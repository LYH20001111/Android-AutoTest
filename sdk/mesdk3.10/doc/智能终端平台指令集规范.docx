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C85B30" w14:textId="77777777" w:rsidR="003843EA" w:rsidRDefault="003843EA">
      <w:pPr>
        <w:spacing w:line="276" w:lineRule="auto"/>
        <w:jc w:val="center"/>
        <w:rPr>
          <w:rFonts w:ascii="黑体"/>
          <w:strike/>
          <w:sz w:val="36"/>
          <w:szCs w:val="36"/>
          <w:shd w:val="pct10" w:color="auto" w:fill="FFFFFF"/>
        </w:rPr>
      </w:pPr>
    </w:p>
    <w:p w14:paraId="1E5F0B85" w14:textId="77777777" w:rsidR="003843EA" w:rsidRDefault="003843EA">
      <w:pPr>
        <w:spacing w:line="276" w:lineRule="auto"/>
        <w:jc w:val="center"/>
        <w:rPr>
          <w:rFonts w:ascii="黑体"/>
          <w:sz w:val="36"/>
          <w:szCs w:val="36"/>
          <w:shd w:val="pct10" w:color="auto" w:fill="FFFFFF"/>
        </w:rPr>
      </w:pPr>
    </w:p>
    <w:p w14:paraId="3F49A0F1" w14:textId="77777777" w:rsidR="003843EA" w:rsidRDefault="00A21561">
      <w:pPr>
        <w:jc w:val="center"/>
        <w:outlineLvl w:val="0"/>
        <w:rPr>
          <w:rFonts w:ascii="黑体"/>
          <w:sz w:val="44"/>
          <w:szCs w:val="44"/>
        </w:rPr>
      </w:pPr>
      <w:bookmarkStart w:id="0" w:name="_Toc18270"/>
      <w:bookmarkStart w:id="1" w:name="_Toc19169"/>
      <w:bookmarkStart w:id="2" w:name="_Toc453057353"/>
      <w:bookmarkStart w:id="3" w:name="_Toc27075"/>
      <w:bookmarkStart w:id="4" w:name="_Toc21493"/>
      <w:r>
        <w:rPr>
          <w:rFonts w:ascii="黑体" w:hint="eastAsia"/>
          <w:sz w:val="44"/>
          <w:szCs w:val="44"/>
        </w:rPr>
        <w:t>智能终端平台指令集规范</w:t>
      </w:r>
      <w:bookmarkEnd w:id="0"/>
      <w:bookmarkEnd w:id="1"/>
      <w:bookmarkEnd w:id="2"/>
      <w:bookmarkEnd w:id="3"/>
      <w:bookmarkEnd w:id="4"/>
    </w:p>
    <w:p w14:paraId="06B01D2A" w14:textId="77777777" w:rsidR="003843EA" w:rsidRDefault="003843EA">
      <w:pPr>
        <w:spacing w:line="276" w:lineRule="auto"/>
        <w:jc w:val="center"/>
        <w:rPr>
          <w:rFonts w:ascii="黑体"/>
          <w:sz w:val="44"/>
          <w:szCs w:val="44"/>
        </w:rPr>
      </w:pPr>
    </w:p>
    <w:p w14:paraId="2D5B7F0B" w14:textId="77777777" w:rsidR="003843EA" w:rsidRDefault="003843EA">
      <w:pPr>
        <w:spacing w:line="276" w:lineRule="auto"/>
        <w:jc w:val="center"/>
        <w:rPr>
          <w:rFonts w:ascii="黑体"/>
          <w:sz w:val="44"/>
          <w:szCs w:val="44"/>
        </w:rPr>
      </w:pPr>
    </w:p>
    <w:p w14:paraId="2A2597F9" w14:textId="77777777" w:rsidR="003843EA" w:rsidRDefault="003843EA">
      <w:pPr>
        <w:spacing w:line="276" w:lineRule="auto"/>
        <w:jc w:val="center"/>
        <w:rPr>
          <w:rFonts w:ascii="黑体"/>
          <w:sz w:val="44"/>
          <w:szCs w:val="44"/>
          <w:shd w:val="pct10" w:color="auto" w:fill="FFFFFF"/>
        </w:rPr>
      </w:pPr>
    </w:p>
    <w:p w14:paraId="7F43F02A" w14:textId="77777777" w:rsidR="003843EA" w:rsidRDefault="003843EA">
      <w:pPr>
        <w:spacing w:line="276" w:lineRule="auto"/>
        <w:jc w:val="center"/>
        <w:rPr>
          <w:rFonts w:ascii="黑体"/>
          <w:sz w:val="44"/>
          <w:szCs w:val="44"/>
          <w:shd w:val="pct10" w:color="auto" w:fill="FFFFFF"/>
        </w:rPr>
      </w:pPr>
    </w:p>
    <w:p w14:paraId="6C616AC0" w14:textId="77777777" w:rsidR="003843EA" w:rsidRDefault="003843EA">
      <w:pPr>
        <w:spacing w:line="276" w:lineRule="auto"/>
        <w:jc w:val="center"/>
        <w:rPr>
          <w:rFonts w:ascii="黑体"/>
          <w:sz w:val="44"/>
          <w:szCs w:val="44"/>
          <w:shd w:val="pct10" w:color="auto" w:fill="FFFFFF"/>
        </w:rPr>
      </w:pPr>
    </w:p>
    <w:p w14:paraId="70492C60" w14:textId="77777777" w:rsidR="003843EA" w:rsidRDefault="000C1203">
      <w:pPr>
        <w:spacing w:line="276" w:lineRule="auto"/>
        <w:jc w:val="center"/>
        <w:rPr>
          <w:rFonts w:ascii="黑体"/>
          <w:sz w:val="36"/>
          <w:szCs w:val="36"/>
          <w:shd w:val="pct10" w:color="auto" w:fill="FFFFFF"/>
        </w:rPr>
      </w:pPr>
      <w:r>
        <w:rPr>
          <w:rFonts w:ascii="黑体"/>
          <w:sz w:val="36"/>
          <w:szCs w:val="36"/>
        </w:rPr>
        <w:pict w14:anchorId="70CFAE85">
          <v:group id="Group 2" o:spid="_x0000_s1029" style="position:absolute;left:0;text-align:left;margin-left:3in;margin-top:11.7pt;width:75pt;height:75pt;rotation:-45;z-index:251659264" coordsize="22,21962" o:gfxdata="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">
            <o:lock v:ext="edit" aspectratio="t"/>
            <v:group id="Group 3" o:spid="_x0000_s1043" style="position:absolute;top:6;width:10;height:10" coordsize="1060,1020" o:gfxdata="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W/Q36+AAAA2gAAAA8AAAAAAAAAAQAgAAAAIgAAAGRycy9kb3ducmV2Lnht&#10;bFBLAQIUABQAAAAIAIdO4kAzLwWeOwAAADkAAAAVAAAAAAAAAAEAIAAAAA0BAABkcnMvZ3JvdXBz&#10;aGFwZXhtbC54bWxQSwUGAAAAAAYABgBgAQAAygMAAAAA&#10;">
              <o:lock v:ext="edit" aspectratio="t"/>
              <v:rect id="Rectangle 4" o:spid="_x0000_s1026" style="position:absolute;width:1060;height:100" o:gfxdata="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28gpvQAA&#10;ANsAAAAPAAAAAAAAAAEAIAAAACIAAABkcnMvZG93bnJldi54bWxQSwECFAAUAAAACACHTuJAMy8F&#10;njsAAAA5AAAAEAAAAAAAAAABACAAAAAMAQAAZHJzL3NoYXBleG1sLnhtbFBLBQYAAAAABgAGAFsB&#10;AAC2AwAAAAA=&#10;" stroked="f">
                <o:lock v:ext="edit" aspectratio="t"/>
              </v:rect>
              <v:rect id="Rectangle 5" o:spid="_x0000_s1052" style="position:absolute;top:108;width:1060;height:100" o:gfxdata="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nQ2Pa8AAAA&#10;2wAAAA8AAAAAAAAAAQAgAAAAIgAAAGRycy9kb3ducmV2LnhtbFBLAQIUABQAAAAIAIdO4kAzLwWe&#10;OwAAADkAAAAQAAAAAAAAAAEAIAAAAAsBAABkcnMvc2hhcGV4bWwueG1sUEsFBgAAAAAGAAYAWwEA&#10;ALUDAAAAAA==&#10;" fillcolor="black" stroked="f">
                <o:lock v:ext="edit" aspectratio="t"/>
              </v:rect>
              <v:rect id="Rectangle 6" o:spid="_x0000_s1051" style="position:absolute;top:204;width:1060;height:100" o:gfxdata="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UXzxbsAAADb&#10;AAAADwAAAAAAAAABACAAAAAiAAAAZHJzL2Rvd25yZXYueG1sUEsBAhQAFAAAAAgAh07iQDMvBZ47&#10;AAAAOQAAABAAAAAAAAAAAQAgAAAACgEAAGRycy9zaGFwZXhtbC54bWxQSwUGAAAAAAYABgBbAQAA&#10;tAMAAAAA&#10;" stroked="f">
                <o:lock v:ext="edit" aspectratio="t"/>
              </v:rect>
              <v:rect id="Rectangle 7" o:spid="_x0000_s1050" style="position:absolute;top:308;width:1060;height:100" o:gfxdata="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k7jGrsAAADb&#10;AAAADwAAAAAAAAABACAAAAAiAAAAZHJzL2Rvd25yZXYueG1sUEsBAhQAFAAAAAgAh07iQDMvBZ47&#10;AAAAOQAAABAAAAAAAAAAAQAgAAAACgEAAGRycy9zaGFwZXhtbC54bWxQSwUGAAAAAAYABgBbAQAA&#10;tAMAAAAA&#10;" fillcolor="black" stroked="f">
                <o:lock v:ext="edit" aspectratio="t"/>
              </v:rect>
              <v:rect id="Rectangle 8" o:spid="_x0000_s1049" style="position:absolute;top:408;width:1060;height:100" o:gfxdata="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qxrsbsAAADb&#10;AAAADwAAAAAAAAABACAAAAAiAAAAZHJzL2Rvd25yZXYueG1sUEsBAhQAFAAAAAgAh07iQDMvBZ47&#10;AAAAOQAAABAAAAAAAAAAAQAgAAAACgEAAGRycy9zaGFwZXhtbC54bWxQSwUGAAAAAAYABgBbAQAA&#10;tAMAAAAA&#10;" stroked="f">
                <o:lock v:ext="edit" aspectratio="t"/>
              </v:rect>
              <v:rect id="Rectangle 9" o:spid="_x0000_s1048" style="position:absolute;top:512;width:1060;height:100" o:gfxdata="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Y5QIK8AAAA&#10;2wAAAA8AAAAAAAAAAQAgAAAAIgAAAGRycy9kb3ducmV2LnhtbFBLAQIUABQAAAAIAIdO4kAzLwWe&#10;OwAAADkAAAAQAAAAAAAAAAEAIAAAAAsBAABkcnMvc2hhcGV4bWwueG1sUEsFBgAAAAAGAAYAWwEA&#10;ALUDAAAAAA==&#10;" fillcolor="black" stroked="f">
                <o:lock v:ext="edit" aspectratio="t"/>
              </v:rect>
              <v:rect id="Rectangle 10" o:spid="_x0000_s1047" style="position:absolute;top:608;width:1060;height:100" o:gfxdata="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rcQvvQAA&#10;ANsAAAAPAAAAAAAAAAEAIAAAACIAAABkcnMvZG93bnJldi54bWxQSwECFAAUAAAACACHTuJAMy8F&#10;njsAAAA5AAAAEAAAAAAAAAABACAAAAAMAQAAZHJzL3NoYXBleG1sLnhtbFBLBQYAAAAABgAGAFsB&#10;AAC2AwAAAAA=&#10;" stroked="f">
                <o:lock v:ext="edit" aspectratio="t"/>
              </v:rect>
              <v:rect id="Rectangle 11" o:spid="_x0000_s1046" style="position:absolute;top:720;width:1060;height:100" o:gfxdata="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em1PC8AAAA&#10;2wAAAA8AAAAAAAAAAQAgAAAAIgAAAGRycy9kb3ducmV2LnhtbFBLAQIUABQAAAAIAIdO4kAzLwWe&#10;OwAAADkAAAAQAAAAAAAAAAEAIAAAAAsBAABkcnMvc2hhcGV4bWwueG1sUEsFBgAAAAAGAAYAWwEA&#10;ALUDAAAAAA==&#10;" fillcolor="black" stroked="f">
                <o:lock v:ext="edit" aspectratio="t"/>
              </v:rect>
              <v:rect id="Rectangle 12" o:spid="_x0000_s1045" style="position:absolute;top:816;width:1060;height:100" o:gfxdata="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unD74A&#10;AADbAAAADwAAAAAAAAABACAAAAAiAAAAZHJzL2Rvd25yZXYueG1sUEsBAhQAFAAAAAgAh07iQDMv&#10;BZ47AAAAOQAAABAAAAAAAAAAAQAgAAAADQEAAGRycy9zaGFwZXhtbC54bWxQSwUGAAAAAAYABgBb&#10;AQAAtwMAAAAA&#10;" stroked="f">
                <o:lock v:ext="edit" aspectratio="t"/>
              </v:rect>
              <v:rect id="Rectangle 13" o:spid="_x0000_s1044" style="position:absolute;top:920;width:1060;height:100" o:gfxdata="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26MPL4A&#10;AADbAAAADwAAAAAAAAABACAAAAAiAAAAZHJzL2Rvd25yZXYueG1sUEsBAhQAFAAAAAgAh07iQDMv&#10;BZ47AAAAOQAAABAAAAAAAAAAAQAgAAAADQEAAGRycy9zaGFwZXhtbC54bWxQSwUGAAAAAAYABgBb&#10;AQAAtwMAAAAA&#10;" fillcolor="black" stroked="f">
                <o:lock v:ext="edit" aspectratio="t"/>
              </v:rect>
            </v:group>
            <v:group id="Group 14" o:spid="_x0000_s1038" style="position:absolute;left:6;width:16;height:15" coordsize="1596,1596" o:gfxdata="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DWV2rvwAAANsAAAAPAAAAAAAAAAEAIAAAACIAAABkcnMvZG93bnJldi54&#10;bWxQSwECFAAUAAAACACHTuJAMy8FnjsAAAA5AAAAFQAAAAAAAAABACAAAAAOAQAAZHJzL2dyb3Vw&#10;c2hhcGV4bWwueG1sUEsFBgAAAAAGAAYAYAEAAMsDAAAAAA==&#10;">
              <o:lock v:ext="edit" aspectratio="t"/>
              <v:rect id="Rectangle 15" o:spid="_x0000_s1042" style="position:absolute;width:1500;height:600" o:gfxdata="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iHFEi/&#10;AAAA2wAAAA8AAAAAAAAAAQAgAAAAIgAAAGRycy9kb3ducmV2LnhtbFBLAQIUABQAAAAIAIdO4kAz&#10;LwWeOwAAADkAAAAQAAAAAAAAAAEAIAAAAA4BAABkcnMvc2hhcGV4bWwueG1sUEsFBgAAAAAGAAYA&#10;WwEAALgDAAAAAA==&#10;" fillcolor="black" stroked="f">
                <o:lock v:ext="edit" aspectratio="t"/>
              </v:rect>
              <v:rect id="Rectangle 16" o:spid="_x0000_s1041" style="position:absolute;left:1496;top:100;width:100;height:500" o:gfxdata="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FWKP74A&#10;AADbAAAADwAAAAAAAAABACAAAAAiAAAAZHJzL2Rvd25yZXYueG1sUEsBAhQAFAAAAAgAh07iQDMv&#10;BZ47AAAAOQAAABAAAAAAAAAAAQAgAAAADQEAAGRycy9zaGFwZXhtbC54bWxQSwUGAAAAAAYABgBb&#10;AQAAtwMAAAAA&#10;" fillcolor="black" stroked="f">
                <o:lock v:ext="edit" aspectratio="t"/>
              </v:rect>
              <v:rect id="Rectangle 17" o:spid="_x0000_s1040" style="position:absolute;left:496;top:596;width:1100;height:1000" o:gfxdata="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cZL6S/&#10;AAAA2wAAAA8AAAAAAAAAAQAgAAAAIgAAAGRycy9kb3ducmV2LnhtbFBLAQIUABQAAAAIAIdO4kAz&#10;LwWeOwAAADkAAAAQAAAAAAAAAAEAIAAAAA4BAABkcnMvc2hhcGV4bWwueG1sUEsFBgAAAAAGAAYA&#10;WwEAALgDAAAAAA==&#10;" fillcolor="black" stroked="f">
                <o:lock v:ext="edit" aspectratio="t"/>
              </v:rect>
              <v:oval id="Oval 18" o:spid="_x0000_s1039" style="position:absolute;left:1392;top:4;width:200;height:200" o:gfxdata="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tTd0bgAAADbAAAA&#10;DwAAAAAAAAABACAAAAAiAAAAZHJzL2Rvd25yZXYueG1sUEsBAhQAFAAAAAgAh07iQDMvBZ47AAAA&#10;OQAAABAAAAAAAAAAAQAgAAAABwEAAGRycy9zaGFwZXhtbC54bWxQSwUGAAAAAAYABgBbAQAAsQMA&#10;AAAA&#10;" fillcolor="black" stroked="f">
                <o:lock v:ext="edit" aspectratio="t"/>
              </v:oval>
            </v:group>
            <v:group id="Group 19" o:spid="_x0000_s1030" style="position:absolute;top:15;width:16;height:6" coordsize="1600,612" o:gfxdata="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tWPI1vwAAANsAAAAPAAAAAAAAAAEAIAAAACIAAABkcnMvZG93bnJldi54&#10;bWxQSwECFAAUAAAACACHTuJAMy8FnjsAAAA5AAAAFQAAAAAAAAABACAAAAAOAQAAZHJzL2dyb3Vw&#10;c2hhcGV4bWwueG1sUEsFBgAAAAAGAAYAYAEAAMsDAAAAAA==&#10;">
              <o:lock v:ext="edit" aspectratio="t"/>
              <v:oval id="Oval 20" o:spid="_x0000_s1037" style="position:absolute;left:12;top:408;width:200;height:200" o:gfxdata="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V7Rwq5AAAA2wAA&#10;AA8AAAAAAAAAAQAgAAAAIgAAAGRycy9kb3ducmV2LnhtbFBLAQIUABQAAAAIAIdO4kAzLwWeOwAA&#10;ADkAAAAQAAAAAAAAAAEAIAAAAAgBAABkcnMvc2hhcGV4bWwueG1sUEsFBgAAAAAGAAYAWwEAALID&#10;AAAAAA==&#10;" fillcolor="black" stroked="f">
                <o:lock v:ext="edit" aspectratio="t"/>
              </v:oval>
              <v:rect id="Rectangle 21" o:spid="_x0000_s1036" style="position:absolute;width:1600;height:100" o:gfxdata="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IiMdK8AAAA&#10;2wAAAA8AAAAAAAAAAQAgAAAAIgAAAGRycy9kb3ducmV2LnhtbFBLAQIUABQAAAAIAIdO4kAzLwWe&#10;OwAAADkAAAAQAAAAAAAAAAEAIAAAAAsBAABkcnMvc2hhcGV4bWwueG1sUEsFBgAAAAAGAAYAWwEA&#10;ALUDAAAAAA==&#10;" stroked="f">
                <o:lock v:ext="edit" aspectratio="t"/>
              </v:rect>
              <v:rect id="Rectangle 22" o:spid="_x0000_s1035" style="position:absolute;top:108;width:1600;height:100" o:gfxdata="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K3GuG/&#10;AAAA2wAAAA8AAAAAAAAAAQAgAAAAIgAAAGRycy9kb3ducmV2LnhtbFBLAQIUABQAAAAIAIdO4kAz&#10;LwWeOwAAADkAAAAQAAAAAAAAAAEAIAAAAA4BAABkcnMvc2hhcGV4bWwueG1sUEsFBgAAAAAGAAYA&#10;WwEAALgDAAAAAA==&#10;" fillcolor="black" stroked="f">
                <o:lock v:ext="edit" aspectratio="t"/>
              </v:rect>
              <v:rect id="Rectangle 23" o:spid="_x0000_s1034" style="position:absolute;top:204;width:1600;height:100" o:gfxdata="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28Cj68AAAA&#10;2wAAAA8AAAAAAAAAAQAgAAAAIgAAAGRycy9kb3ducmV2LnhtbFBLAQIUABQAAAAIAIdO4kAzLwWe&#10;OwAAADkAAAAQAAAAAAAAAAEAIAAAAAsBAABkcnMvc2hhcGV4bWwueG1sUEsFBgAAAAAGAAYAWwEA&#10;ALUDAAAAAA==&#10;" stroked="f">
                <o:lock v:ext="edit" aspectratio="t"/>
              </v:rect>
              <v:rect id="Rectangle 24" o:spid="_x0000_s1033" style="position:absolute;top:308;width:1600;height:100" o:gfxdata="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hInDr4A&#10;AADbAAAADwAAAAAAAAABACAAAAAiAAAAZHJzL2Rvd25yZXYueG1sUEsBAhQAFAAAAAgAh07iQDMv&#10;BZ47AAAAOQAAABAAAAAAAAAAAQAgAAAADQEAAGRycy9zaGFwZXhtbC54bWxQSwUGAAAAAAYABgBb&#10;AQAAtwMAAAAA&#10;" fillcolor="black" stroked="f">
                <o:lock v:ext="edit" aspectratio="t"/>
              </v:rect>
              <v:rect id="Rectangle 25" o:spid="_x0000_s1032" style="position:absolute;left:96;top:512;width:1500;height:100" o:gfxdata="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V6Clb4A&#10;AADbAAAADwAAAAAAAAABACAAAAAiAAAAZHJzL2Rvd25yZXYueG1sUEsBAhQAFAAAAAgAh07iQDMv&#10;BZ47AAAAOQAAABAAAAAAAAAAAQAgAAAADQEAAGRycy9zaGFwZXhtbC54bWxQSwUGAAAAAAYABgBb&#10;AQAAtwMAAAAA&#10;" fillcolor="black" stroked="f">
                <o:lock v:ext="edit" aspectratio="t"/>
              </v:rect>
              <v:rect id="Rectangle 26" o:spid="_x0000_s1031" style="position:absolute;top:408;width:1600;height:100" o:gfxdata="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cuppr4A&#10;AADbAAAADwAAAAAAAAABACAAAAAiAAAAZHJzL2Rvd25yZXYueG1sUEsBAhQAFAAAAAgAh07iQDMv&#10;BZ47AAAAOQAAABAAAAAAAAAAAQAgAAAADQEAAGRycy9zaGFwZXhtbC54bWxQSwUGAAAAAAYABgBb&#10;AQAAtwMAAAAA&#10;" stroked="f">
                <o:lock v:ext="edit" aspectratio="t"/>
              </v:rect>
            </v:group>
          </v:group>
        </w:pict>
      </w:r>
    </w:p>
    <w:p w14:paraId="6A670C2A" w14:textId="77777777" w:rsidR="003843EA" w:rsidRDefault="003843EA">
      <w:pPr>
        <w:spacing w:line="276" w:lineRule="auto"/>
        <w:jc w:val="center"/>
        <w:rPr>
          <w:rFonts w:ascii="黑体"/>
          <w:sz w:val="36"/>
          <w:szCs w:val="36"/>
          <w:shd w:val="pct10" w:color="auto" w:fill="FFFFFF"/>
        </w:rPr>
      </w:pPr>
    </w:p>
    <w:p w14:paraId="0E4A9E2C" w14:textId="77777777" w:rsidR="003843EA" w:rsidRDefault="003843EA">
      <w:pPr>
        <w:spacing w:line="276" w:lineRule="auto"/>
        <w:jc w:val="center"/>
        <w:rPr>
          <w:rFonts w:ascii="黑体"/>
          <w:sz w:val="36"/>
          <w:szCs w:val="36"/>
          <w:shd w:val="pct10" w:color="auto" w:fill="FFFFFF"/>
        </w:rPr>
      </w:pPr>
    </w:p>
    <w:p w14:paraId="5FA2BB93" w14:textId="77777777" w:rsidR="003843EA" w:rsidRDefault="003843EA">
      <w:pPr>
        <w:spacing w:line="276" w:lineRule="auto"/>
        <w:jc w:val="center"/>
        <w:rPr>
          <w:rFonts w:ascii="黑体"/>
          <w:sz w:val="36"/>
          <w:szCs w:val="36"/>
          <w:shd w:val="pct10" w:color="auto" w:fill="FFFFFF"/>
        </w:rPr>
      </w:pPr>
    </w:p>
    <w:p w14:paraId="0102DC16" w14:textId="77777777" w:rsidR="003843EA" w:rsidRDefault="003843EA">
      <w:pPr>
        <w:spacing w:line="276" w:lineRule="auto"/>
        <w:jc w:val="center"/>
        <w:rPr>
          <w:rFonts w:ascii="黑体"/>
          <w:sz w:val="36"/>
          <w:szCs w:val="36"/>
          <w:shd w:val="pct10" w:color="auto" w:fill="FFFFFF"/>
        </w:rPr>
      </w:pPr>
    </w:p>
    <w:p w14:paraId="65C1D7C3" w14:textId="77777777" w:rsidR="003843EA" w:rsidRDefault="003843EA">
      <w:pPr>
        <w:spacing w:line="276" w:lineRule="auto"/>
        <w:jc w:val="center"/>
        <w:rPr>
          <w:rFonts w:ascii="黑体"/>
          <w:sz w:val="36"/>
          <w:szCs w:val="36"/>
          <w:shd w:val="pct10" w:color="auto" w:fill="FFFFFF"/>
        </w:rPr>
      </w:pPr>
    </w:p>
    <w:p w14:paraId="587F2E47" w14:textId="77777777" w:rsidR="003843EA" w:rsidRDefault="003843EA">
      <w:pPr>
        <w:spacing w:line="276" w:lineRule="auto"/>
        <w:jc w:val="center"/>
        <w:rPr>
          <w:rFonts w:ascii="黑体"/>
          <w:sz w:val="36"/>
          <w:szCs w:val="36"/>
          <w:shd w:val="pct10" w:color="auto" w:fill="FFFFFF"/>
        </w:rPr>
      </w:pPr>
    </w:p>
    <w:p w14:paraId="221F4850" w14:textId="77777777" w:rsidR="003843EA" w:rsidRDefault="003843EA">
      <w:pPr>
        <w:spacing w:line="276" w:lineRule="auto"/>
        <w:jc w:val="center"/>
        <w:rPr>
          <w:rFonts w:ascii="黑体"/>
          <w:sz w:val="36"/>
          <w:szCs w:val="36"/>
          <w:shd w:val="pct10" w:color="auto" w:fill="FFFFFF"/>
        </w:rPr>
      </w:pP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76"/>
        <w:gridCol w:w="1344"/>
        <w:gridCol w:w="6160"/>
      </w:tblGrid>
      <w:tr w:rsidR="003843EA" w14:paraId="7754D678" w14:textId="77777777">
        <w:trPr>
          <w:cantSplit/>
          <w:trHeight w:val="319"/>
        </w:trPr>
        <w:tc>
          <w:tcPr>
            <w:tcW w:w="2576" w:type="dxa"/>
            <w:vMerge w:val="restart"/>
            <w:shd w:val="clear" w:color="auto" w:fill="auto"/>
          </w:tcPr>
          <w:p w14:paraId="2525FBD5" w14:textId="77777777" w:rsidR="003843EA" w:rsidRDefault="00A21561">
            <w:pPr>
              <w:spacing w:line="276" w:lineRule="auto"/>
              <w:rPr>
                <w:rFonts w:ascii="黑体" w:hAnsi="宋体"/>
                <w:sz w:val="18"/>
                <w:szCs w:val="18"/>
              </w:rPr>
            </w:pPr>
            <w:r>
              <w:rPr>
                <w:rFonts w:ascii="黑体" w:hAnsi="宋体" w:hint="eastAsia"/>
                <w:sz w:val="18"/>
                <w:szCs w:val="18"/>
              </w:rPr>
              <w:t>文件状态：</w:t>
            </w:r>
          </w:p>
          <w:p w14:paraId="3D3ADAE5" w14:textId="77777777" w:rsidR="003843EA" w:rsidRDefault="00A21561">
            <w:pPr>
              <w:spacing w:line="276" w:lineRule="auto"/>
              <w:ind w:firstLineChars="100" w:firstLine="180"/>
              <w:rPr>
                <w:rFonts w:ascii="黑体" w:hAnsi="宋体"/>
                <w:sz w:val="18"/>
                <w:szCs w:val="18"/>
              </w:rPr>
            </w:pPr>
            <w:r>
              <w:rPr>
                <w:rFonts w:ascii="黑体" w:hAnsi="宋体"/>
                <w:sz w:val="18"/>
                <w:szCs w:val="18"/>
              </w:rPr>
              <w:t xml:space="preserve">[] </w:t>
            </w:r>
            <w:r>
              <w:rPr>
                <w:rFonts w:ascii="黑体" w:hAnsi="宋体" w:hint="eastAsia"/>
                <w:sz w:val="18"/>
                <w:szCs w:val="18"/>
              </w:rPr>
              <w:t>草稿</w:t>
            </w:r>
          </w:p>
          <w:p w14:paraId="15EC45BB" w14:textId="77777777" w:rsidR="003843EA" w:rsidRDefault="00A21561">
            <w:pPr>
              <w:spacing w:line="276" w:lineRule="auto"/>
              <w:ind w:firstLineChars="100" w:firstLine="180"/>
              <w:rPr>
                <w:rFonts w:ascii="黑体" w:hAnsi="宋体"/>
                <w:sz w:val="18"/>
                <w:szCs w:val="18"/>
              </w:rPr>
            </w:pPr>
            <w:r>
              <w:rPr>
                <w:rFonts w:ascii="黑体" w:hAnsi="宋体"/>
                <w:sz w:val="18"/>
                <w:szCs w:val="18"/>
              </w:rPr>
              <w:t>[</w:t>
            </w:r>
            <w:r>
              <w:rPr>
                <w:rFonts w:ascii="黑体" w:hAnsi="宋体" w:hint="eastAsia"/>
                <w:sz w:val="18"/>
                <w:szCs w:val="18"/>
              </w:rPr>
              <w:t>√</w:t>
            </w:r>
            <w:r>
              <w:rPr>
                <w:rFonts w:ascii="黑体" w:hAnsi="宋体"/>
                <w:sz w:val="18"/>
                <w:szCs w:val="18"/>
              </w:rPr>
              <w:t xml:space="preserve">] </w:t>
            </w:r>
            <w:r>
              <w:rPr>
                <w:rFonts w:ascii="黑体" w:hAnsi="宋体" w:hint="eastAsia"/>
                <w:sz w:val="18"/>
                <w:szCs w:val="18"/>
              </w:rPr>
              <w:t>正式发布</w:t>
            </w:r>
          </w:p>
          <w:p w14:paraId="243BD5CD" w14:textId="77777777" w:rsidR="003843EA" w:rsidRDefault="00A21561">
            <w:pPr>
              <w:spacing w:line="276" w:lineRule="auto"/>
              <w:ind w:firstLineChars="100" w:firstLine="180"/>
              <w:rPr>
                <w:rFonts w:ascii="黑体"/>
                <w:sz w:val="18"/>
                <w:szCs w:val="18"/>
              </w:rPr>
            </w:pPr>
            <w:r>
              <w:rPr>
                <w:rFonts w:ascii="黑体" w:hAnsi="宋体"/>
                <w:sz w:val="18"/>
                <w:szCs w:val="18"/>
              </w:rPr>
              <w:t xml:space="preserve">[] </w:t>
            </w:r>
            <w:r>
              <w:rPr>
                <w:rFonts w:ascii="黑体" w:hAnsi="宋体" w:hint="eastAsia"/>
                <w:sz w:val="18"/>
                <w:szCs w:val="18"/>
              </w:rPr>
              <w:t>正在修改</w:t>
            </w:r>
          </w:p>
        </w:tc>
        <w:tc>
          <w:tcPr>
            <w:tcW w:w="1344" w:type="dxa"/>
            <w:shd w:val="clear" w:color="auto" w:fill="D9D9D9"/>
          </w:tcPr>
          <w:p w14:paraId="2685DC29" w14:textId="77777777" w:rsidR="003843EA" w:rsidRDefault="00A21561">
            <w:pPr>
              <w:spacing w:line="276" w:lineRule="auto"/>
              <w:rPr>
                <w:rFonts w:ascii="黑体"/>
                <w:sz w:val="18"/>
                <w:szCs w:val="18"/>
              </w:rPr>
            </w:pPr>
            <w:r>
              <w:rPr>
                <w:rFonts w:ascii="黑体" w:hint="eastAsia"/>
                <w:sz w:val="18"/>
                <w:szCs w:val="18"/>
              </w:rPr>
              <w:t>文件标识：</w:t>
            </w:r>
          </w:p>
        </w:tc>
        <w:tc>
          <w:tcPr>
            <w:tcW w:w="6160" w:type="dxa"/>
          </w:tcPr>
          <w:p w14:paraId="785BDDB1" w14:textId="77777777" w:rsidR="003843EA" w:rsidRDefault="00A21561">
            <w:pPr>
              <w:spacing w:line="276" w:lineRule="auto"/>
              <w:rPr>
                <w:rFonts w:ascii="黑体"/>
                <w:sz w:val="18"/>
                <w:szCs w:val="18"/>
              </w:rPr>
            </w:pPr>
            <w:r>
              <w:rPr>
                <w:rFonts w:ascii="黑体" w:hint="eastAsia"/>
                <w:sz w:val="18"/>
                <w:szCs w:val="18"/>
              </w:rPr>
              <w:t>智能终端平台指令集规范</w:t>
            </w:r>
          </w:p>
        </w:tc>
      </w:tr>
      <w:tr w:rsidR="003843EA" w14:paraId="4B634539" w14:textId="77777777">
        <w:trPr>
          <w:cantSplit/>
          <w:trHeight w:val="319"/>
        </w:trPr>
        <w:tc>
          <w:tcPr>
            <w:tcW w:w="2576" w:type="dxa"/>
            <w:vMerge/>
            <w:shd w:val="clear" w:color="auto" w:fill="auto"/>
          </w:tcPr>
          <w:p w14:paraId="0CB4AD83" w14:textId="77777777" w:rsidR="003843EA" w:rsidRDefault="003843EA">
            <w:pPr>
              <w:spacing w:line="276" w:lineRule="auto"/>
              <w:ind w:firstLineChars="200" w:firstLine="361"/>
              <w:rPr>
                <w:rFonts w:ascii="黑体"/>
                <w:b/>
                <w:bCs/>
                <w:sz w:val="18"/>
                <w:szCs w:val="18"/>
              </w:rPr>
            </w:pPr>
          </w:p>
        </w:tc>
        <w:tc>
          <w:tcPr>
            <w:tcW w:w="1344" w:type="dxa"/>
            <w:shd w:val="clear" w:color="auto" w:fill="D9D9D9"/>
          </w:tcPr>
          <w:p w14:paraId="0A712E12" w14:textId="77777777" w:rsidR="003843EA" w:rsidRDefault="00A21561">
            <w:pPr>
              <w:spacing w:line="276" w:lineRule="auto"/>
              <w:rPr>
                <w:rFonts w:ascii="黑体"/>
                <w:sz w:val="18"/>
                <w:szCs w:val="18"/>
              </w:rPr>
            </w:pPr>
            <w:r>
              <w:rPr>
                <w:rFonts w:ascii="黑体" w:hint="eastAsia"/>
                <w:sz w:val="18"/>
                <w:szCs w:val="18"/>
              </w:rPr>
              <w:t>当前版本：</w:t>
            </w:r>
          </w:p>
        </w:tc>
        <w:tc>
          <w:tcPr>
            <w:tcW w:w="6160" w:type="dxa"/>
          </w:tcPr>
          <w:p w14:paraId="330113D9" w14:textId="77777777" w:rsidR="003843EA" w:rsidRDefault="00A21561">
            <w:pPr>
              <w:spacing w:line="276" w:lineRule="auto"/>
              <w:rPr>
                <w:rFonts w:ascii="黑体"/>
                <w:sz w:val="18"/>
                <w:szCs w:val="18"/>
              </w:rPr>
            </w:pPr>
            <w:r>
              <w:rPr>
                <w:rFonts w:ascii="黑体" w:hint="eastAsia"/>
                <w:sz w:val="18"/>
                <w:szCs w:val="18"/>
              </w:rPr>
              <w:t>1.0.1</w:t>
            </w:r>
          </w:p>
        </w:tc>
      </w:tr>
      <w:tr w:rsidR="003843EA" w14:paraId="212357E8" w14:textId="77777777">
        <w:trPr>
          <w:cantSplit/>
        </w:trPr>
        <w:tc>
          <w:tcPr>
            <w:tcW w:w="2576" w:type="dxa"/>
            <w:vMerge/>
            <w:shd w:val="clear" w:color="auto" w:fill="auto"/>
          </w:tcPr>
          <w:p w14:paraId="3A6369EF" w14:textId="77777777" w:rsidR="003843EA" w:rsidRDefault="003843EA">
            <w:pPr>
              <w:spacing w:line="276" w:lineRule="auto"/>
              <w:ind w:firstLineChars="200" w:firstLine="361"/>
              <w:rPr>
                <w:rFonts w:ascii="黑体"/>
                <w:b/>
                <w:bCs/>
                <w:sz w:val="18"/>
                <w:szCs w:val="18"/>
              </w:rPr>
            </w:pPr>
          </w:p>
        </w:tc>
        <w:tc>
          <w:tcPr>
            <w:tcW w:w="1344" w:type="dxa"/>
            <w:shd w:val="clear" w:color="auto" w:fill="D9D9D9"/>
          </w:tcPr>
          <w:p w14:paraId="12E3C194" w14:textId="77777777" w:rsidR="003843EA" w:rsidRDefault="00A21561">
            <w:pPr>
              <w:spacing w:line="276" w:lineRule="auto"/>
              <w:rPr>
                <w:rFonts w:ascii="黑体"/>
                <w:sz w:val="18"/>
                <w:szCs w:val="18"/>
              </w:rPr>
            </w:pPr>
            <w:r>
              <w:rPr>
                <w:rFonts w:ascii="黑体" w:hint="eastAsia"/>
                <w:sz w:val="18"/>
                <w:szCs w:val="18"/>
              </w:rPr>
              <w:t>作者：</w:t>
            </w:r>
          </w:p>
        </w:tc>
        <w:tc>
          <w:tcPr>
            <w:tcW w:w="6160" w:type="dxa"/>
          </w:tcPr>
          <w:p w14:paraId="468616BE" w14:textId="77777777" w:rsidR="003843EA" w:rsidRDefault="00A21561">
            <w:pPr>
              <w:spacing w:line="276" w:lineRule="auto"/>
              <w:rPr>
                <w:rFonts w:ascii="黑体"/>
                <w:sz w:val="18"/>
                <w:szCs w:val="18"/>
              </w:rPr>
            </w:pPr>
            <w:r>
              <w:rPr>
                <w:rFonts w:ascii="黑体" w:hint="eastAsia"/>
                <w:sz w:val="18"/>
                <w:szCs w:val="18"/>
              </w:rPr>
              <w:t>刘丹林丹兰平</w:t>
            </w:r>
          </w:p>
        </w:tc>
      </w:tr>
      <w:tr w:rsidR="003843EA" w14:paraId="14E152D0" w14:textId="77777777">
        <w:trPr>
          <w:cantSplit/>
        </w:trPr>
        <w:tc>
          <w:tcPr>
            <w:tcW w:w="2576" w:type="dxa"/>
            <w:vMerge/>
            <w:shd w:val="clear" w:color="auto" w:fill="auto"/>
          </w:tcPr>
          <w:p w14:paraId="63F033CC" w14:textId="77777777" w:rsidR="003843EA" w:rsidRDefault="003843EA">
            <w:pPr>
              <w:spacing w:line="276" w:lineRule="auto"/>
              <w:ind w:firstLineChars="200" w:firstLine="361"/>
              <w:rPr>
                <w:rFonts w:ascii="黑体"/>
                <w:b/>
                <w:bCs/>
                <w:sz w:val="18"/>
                <w:szCs w:val="18"/>
              </w:rPr>
            </w:pPr>
          </w:p>
        </w:tc>
        <w:tc>
          <w:tcPr>
            <w:tcW w:w="1344" w:type="dxa"/>
            <w:shd w:val="clear" w:color="auto" w:fill="D9D9D9"/>
          </w:tcPr>
          <w:p w14:paraId="1100151E" w14:textId="77777777" w:rsidR="003843EA" w:rsidRDefault="00A21561">
            <w:pPr>
              <w:spacing w:line="276" w:lineRule="auto"/>
              <w:rPr>
                <w:rFonts w:ascii="黑体"/>
                <w:sz w:val="18"/>
                <w:szCs w:val="18"/>
              </w:rPr>
            </w:pPr>
            <w:r>
              <w:rPr>
                <w:rFonts w:ascii="黑体" w:hint="eastAsia"/>
                <w:sz w:val="18"/>
                <w:szCs w:val="18"/>
              </w:rPr>
              <w:t>完成日期：</w:t>
            </w:r>
          </w:p>
        </w:tc>
        <w:tc>
          <w:tcPr>
            <w:tcW w:w="6160" w:type="dxa"/>
          </w:tcPr>
          <w:p w14:paraId="4B36EAFA" w14:textId="77777777" w:rsidR="003843EA" w:rsidRDefault="00A21561">
            <w:pPr>
              <w:spacing w:line="276" w:lineRule="auto"/>
              <w:rPr>
                <w:rFonts w:ascii="黑体"/>
                <w:sz w:val="18"/>
                <w:szCs w:val="18"/>
              </w:rPr>
            </w:pPr>
            <w:r>
              <w:rPr>
                <w:rFonts w:ascii="黑体" w:hint="eastAsia"/>
                <w:sz w:val="18"/>
                <w:szCs w:val="18"/>
              </w:rPr>
              <w:t>2017.9.4（1.0.0上一版本</w:t>
            </w:r>
            <w:r>
              <w:rPr>
                <w:rFonts w:ascii="黑体"/>
                <w:sz w:val="18"/>
                <w:szCs w:val="18"/>
              </w:rPr>
              <w:t>201</w:t>
            </w:r>
            <w:r>
              <w:rPr>
                <w:rFonts w:ascii="黑体" w:hint="eastAsia"/>
                <w:sz w:val="18"/>
                <w:szCs w:val="18"/>
              </w:rPr>
              <w:t>6.9.30）</w:t>
            </w:r>
          </w:p>
        </w:tc>
      </w:tr>
    </w:tbl>
    <w:p w14:paraId="2332AECF" w14:textId="77777777" w:rsidR="003843EA" w:rsidRDefault="000C1203">
      <w:pPr>
        <w:spacing w:line="276" w:lineRule="auto"/>
        <w:rPr>
          <w:rFonts w:ascii="黑体"/>
          <w:sz w:val="18"/>
          <w:szCs w:val="18"/>
        </w:rPr>
      </w:pPr>
      <w:r>
        <w:rPr>
          <w:rFonts w:ascii="黑体"/>
          <w:sz w:val="18"/>
          <w:szCs w:val="18"/>
        </w:rPr>
        <w:pict w14:anchorId="11F9244F">
          <v:shapetype id="_x0000_t202" coordsize="21600,21600" o:spt="202" path="m,l,21600r21600,l21600,xe">
            <v:stroke joinstyle="miter"/>
            <v:path gradientshapeok="t" o:connecttype="rect"/>
          </v:shapetype>
          <v:shape id="Text Box 27" o:spid="_x0000_s1028" type="#_x0000_t202" style="position:absolute;left:0;text-align:left;margin-left:0;margin-top:12.4pt;width:7in;height:23.4pt;z-index:251657216;mso-position-horizontal-relative:text;mso-position-vertical-relative:text;mso-width-relative:page;mso-height-relative:page" o:gfxdata="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hk3/k1gAAAAcB&#10;AAAPAAAAAAAAAAEAIAAAACIAAABkcnMvZG93bnJldi54bWxQSwECFAAUAAAACACHTuJAzIQKfh0C&#10;AABHBAAADgAAAAAAAAABACAAAAAlAQAAZHJzL2Uyb0RvYy54bWxQSwUGAAAAAAYABgBZAQAAtAUA&#10;AAAA&#10;">
            <v:textbox>
              <w:txbxContent>
                <w:p w14:paraId="148D761E" w14:textId="77777777" w:rsidR="003843EA" w:rsidRDefault="00A21561">
                  <w:pPr>
                    <w:rPr>
                      <w:sz w:val="18"/>
                      <w:szCs w:val="18"/>
                    </w:rPr>
                  </w:pPr>
                  <w:r>
                    <w:rPr>
                      <w:rFonts w:hint="eastAsia"/>
                      <w:sz w:val="18"/>
                      <w:szCs w:val="18"/>
                    </w:rPr>
                    <w:t>此文档所有权归福建新大陆支付技术有限公司所有，任何人员未经允许，不得复制、修改。</w:t>
                  </w:r>
                </w:p>
              </w:txbxContent>
            </v:textbox>
          </v:shape>
        </w:pict>
      </w:r>
      <w:r w:rsidR="00A21561">
        <w:rPr>
          <w:rFonts w:ascii="黑体"/>
          <w:sz w:val="18"/>
          <w:szCs w:val="18"/>
        </w:rPr>
        <w:br w:type="page"/>
      </w:r>
      <w:r w:rsidR="00A21561">
        <w:rPr>
          <w:rFonts w:ascii="黑体" w:hint="eastAsia"/>
          <w:sz w:val="18"/>
          <w:szCs w:val="18"/>
        </w:rPr>
        <w:lastRenderedPageBreak/>
        <w:t>版本历史</w:t>
      </w:r>
    </w:p>
    <w:tbl>
      <w:tblPr>
        <w:tblW w:w="10098" w:type="dxa"/>
        <w:tblInd w:w="108" w:type="dxa"/>
        <w:tblBorders>
          <w:insideH w:val="single" w:sz="18" w:space="0" w:color="FFFFFF"/>
          <w:insideV w:val="single" w:sz="18" w:space="0" w:color="FFFFFF"/>
        </w:tblBorders>
        <w:tblLayout w:type="fixed"/>
        <w:tblLook w:val="04A0" w:firstRow="1" w:lastRow="0" w:firstColumn="1" w:lastColumn="0" w:noHBand="0" w:noVBand="1"/>
      </w:tblPr>
      <w:tblGrid>
        <w:gridCol w:w="1260"/>
        <w:gridCol w:w="1080"/>
        <w:gridCol w:w="1440"/>
        <w:gridCol w:w="1620"/>
        <w:gridCol w:w="4698"/>
      </w:tblGrid>
      <w:tr w:rsidR="003843EA" w14:paraId="72853DD5" w14:textId="77777777">
        <w:tc>
          <w:tcPr>
            <w:tcW w:w="1260" w:type="dxa"/>
            <w:shd w:val="pct20" w:color="000000" w:fill="FFFFFF"/>
            <w:vAlign w:val="center"/>
          </w:tcPr>
          <w:p w14:paraId="00434F2B" w14:textId="77777777" w:rsidR="003843EA" w:rsidRDefault="00A21561">
            <w:pPr>
              <w:spacing w:line="276" w:lineRule="auto"/>
              <w:jc w:val="center"/>
              <w:rPr>
                <w:rFonts w:ascii="黑体"/>
                <w:bCs/>
                <w:sz w:val="18"/>
                <w:szCs w:val="18"/>
              </w:rPr>
            </w:pPr>
            <w:r>
              <w:rPr>
                <w:rFonts w:ascii="黑体" w:hint="eastAsia"/>
                <w:bCs/>
                <w:sz w:val="18"/>
                <w:szCs w:val="18"/>
              </w:rPr>
              <w:t>版本/状态</w:t>
            </w:r>
          </w:p>
        </w:tc>
        <w:tc>
          <w:tcPr>
            <w:tcW w:w="1080" w:type="dxa"/>
            <w:shd w:val="pct20" w:color="000000" w:fill="FFFFFF"/>
            <w:vAlign w:val="center"/>
          </w:tcPr>
          <w:p w14:paraId="3140E36A" w14:textId="77777777" w:rsidR="003843EA" w:rsidRDefault="00A21561">
            <w:pPr>
              <w:spacing w:line="276" w:lineRule="auto"/>
              <w:jc w:val="center"/>
              <w:rPr>
                <w:rFonts w:ascii="黑体"/>
                <w:bCs/>
                <w:sz w:val="18"/>
                <w:szCs w:val="18"/>
              </w:rPr>
            </w:pPr>
            <w:r>
              <w:rPr>
                <w:rFonts w:ascii="黑体" w:hint="eastAsia"/>
                <w:bCs/>
                <w:sz w:val="18"/>
                <w:szCs w:val="18"/>
              </w:rPr>
              <w:t>作者</w:t>
            </w:r>
          </w:p>
        </w:tc>
        <w:tc>
          <w:tcPr>
            <w:tcW w:w="1440" w:type="dxa"/>
            <w:shd w:val="pct20" w:color="000000" w:fill="FFFFFF"/>
            <w:vAlign w:val="center"/>
          </w:tcPr>
          <w:p w14:paraId="2161153B" w14:textId="77777777" w:rsidR="003843EA" w:rsidRDefault="00A21561">
            <w:pPr>
              <w:spacing w:line="276" w:lineRule="auto"/>
              <w:jc w:val="center"/>
              <w:rPr>
                <w:rFonts w:ascii="黑体"/>
                <w:bCs/>
                <w:sz w:val="18"/>
                <w:szCs w:val="18"/>
              </w:rPr>
            </w:pPr>
            <w:r>
              <w:rPr>
                <w:rFonts w:ascii="黑体" w:hint="eastAsia"/>
                <w:bCs/>
                <w:sz w:val="18"/>
                <w:szCs w:val="18"/>
              </w:rPr>
              <w:t>参与者</w:t>
            </w:r>
          </w:p>
        </w:tc>
        <w:tc>
          <w:tcPr>
            <w:tcW w:w="1620" w:type="dxa"/>
            <w:shd w:val="pct20" w:color="000000" w:fill="FFFFFF"/>
            <w:vAlign w:val="center"/>
          </w:tcPr>
          <w:p w14:paraId="24783162" w14:textId="77777777" w:rsidR="003843EA" w:rsidRDefault="00A21561">
            <w:pPr>
              <w:spacing w:line="276" w:lineRule="auto"/>
              <w:jc w:val="center"/>
              <w:rPr>
                <w:rFonts w:ascii="黑体"/>
                <w:bCs/>
                <w:sz w:val="18"/>
                <w:szCs w:val="18"/>
              </w:rPr>
            </w:pPr>
            <w:r>
              <w:rPr>
                <w:rFonts w:ascii="黑体" w:hint="eastAsia"/>
                <w:bCs/>
                <w:sz w:val="18"/>
                <w:szCs w:val="18"/>
              </w:rPr>
              <w:t>起止日期</w:t>
            </w:r>
          </w:p>
        </w:tc>
        <w:tc>
          <w:tcPr>
            <w:tcW w:w="4698" w:type="dxa"/>
            <w:shd w:val="pct20" w:color="000000" w:fill="FFFFFF"/>
            <w:vAlign w:val="center"/>
          </w:tcPr>
          <w:p w14:paraId="320B31E0" w14:textId="77777777" w:rsidR="003843EA" w:rsidRDefault="00A21561">
            <w:pPr>
              <w:spacing w:line="276" w:lineRule="auto"/>
              <w:jc w:val="center"/>
              <w:rPr>
                <w:rFonts w:ascii="黑体"/>
                <w:bCs/>
                <w:sz w:val="18"/>
                <w:szCs w:val="18"/>
              </w:rPr>
            </w:pPr>
            <w:r>
              <w:rPr>
                <w:rFonts w:ascii="黑体" w:hint="eastAsia"/>
                <w:bCs/>
                <w:sz w:val="18"/>
                <w:szCs w:val="18"/>
              </w:rPr>
              <w:t>备注</w:t>
            </w:r>
          </w:p>
        </w:tc>
      </w:tr>
      <w:tr w:rsidR="003843EA" w14:paraId="285D12AA" w14:textId="77777777">
        <w:tc>
          <w:tcPr>
            <w:tcW w:w="1260" w:type="dxa"/>
            <w:tcBorders>
              <w:top w:val="single" w:sz="18" w:space="0" w:color="FFFFFF"/>
              <w:bottom w:val="single" w:sz="18" w:space="0" w:color="FFFFFF"/>
              <w:right w:val="single" w:sz="18" w:space="0" w:color="FFFFFF"/>
            </w:tcBorders>
            <w:shd w:val="pct5" w:color="000000" w:fill="FFFFFF"/>
            <w:vAlign w:val="center"/>
          </w:tcPr>
          <w:p w14:paraId="7CA1FDF3" w14:textId="77777777" w:rsidR="003843EA" w:rsidRDefault="00A21561">
            <w:pPr>
              <w:spacing w:line="276" w:lineRule="auto"/>
              <w:rPr>
                <w:rFonts w:ascii="黑体"/>
                <w:sz w:val="18"/>
                <w:szCs w:val="18"/>
              </w:rPr>
            </w:pPr>
            <w:r>
              <w:rPr>
                <w:rFonts w:ascii="黑体" w:hint="eastAsia"/>
                <w:sz w:val="18"/>
                <w:szCs w:val="18"/>
              </w:rPr>
              <w:t>1</w:t>
            </w:r>
            <w:r>
              <w:rPr>
                <w:rFonts w:ascii="黑体"/>
                <w:sz w:val="18"/>
                <w:szCs w:val="18"/>
              </w:rPr>
              <w:t>.</w:t>
            </w:r>
            <w:r>
              <w:rPr>
                <w:rFonts w:ascii="黑体" w:hint="eastAsia"/>
                <w:sz w:val="18"/>
                <w:szCs w:val="18"/>
              </w:rPr>
              <w:t>1</w:t>
            </w:r>
          </w:p>
        </w:tc>
        <w:tc>
          <w:tcPr>
            <w:tcW w:w="108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6D9850EE" w14:textId="77777777" w:rsidR="003843EA" w:rsidRDefault="00A21561">
            <w:pPr>
              <w:spacing w:line="276" w:lineRule="auto"/>
              <w:rPr>
                <w:rFonts w:ascii="黑体"/>
                <w:sz w:val="18"/>
                <w:szCs w:val="18"/>
              </w:rPr>
            </w:pPr>
            <w:r>
              <w:rPr>
                <w:rFonts w:ascii="黑体" w:hint="eastAsia"/>
                <w:sz w:val="18"/>
                <w:szCs w:val="18"/>
              </w:rPr>
              <w:t>兰平</w:t>
            </w:r>
          </w:p>
        </w:tc>
        <w:tc>
          <w:tcPr>
            <w:tcW w:w="144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0765ABD5" w14:textId="77777777" w:rsidR="003843EA" w:rsidRDefault="003843EA">
            <w:pPr>
              <w:spacing w:line="276" w:lineRule="auto"/>
              <w:rPr>
                <w:rFonts w:ascii="黑体"/>
                <w:b/>
                <w:bCs/>
                <w:sz w:val="18"/>
                <w:szCs w:val="18"/>
              </w:rPr>
            </w:pPr>
          </w:p>
        </w:tc>
        <w:tc>
          <w:tcPr>
            <w:tcW w:w="162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627DB71C" w14:textId="77777777" w:rsidR="003843EA" w:rsidRDefault="00A21561">
            <w:pPr>
              <w:spacing w:line="276" w:lineRule="auto"/>
              <w:rPr>
                <w:rFonts w:ascii="黑体"/>
                <w:sz w:val="18"/>
                <w:szCs w:val="18"/>
              </w:rPr>
            </w:pPr>
            <w:r>
              <w:rPr>
                <w:rFonts w:ascii="黑体" w:hint="eastAsia"/>
                <w:sz w:val="18"/>
                <w:szCs w:val="18"/>
              </w:rPr>
              <w:t>2017.9.4</w:t>
            </w:r>
          </w:p>
        </w:tc>
        <w:tc>
          <w:tcPr>
            <w:tcW w:w="4698" w:type="dxa"/>
            <w:tcBorders>
              <w:top w:val="single" w:sz="18" w:space="0" w:color="FFFFFF"/>
              <w:left w:val="single" w:sz="18" w:space="0" w:color="FFFFFF"/>
              <w:bottom w:val="single" w:sz="18" w:space="0" w:color="FFFFFF"/>
            </w:tcBorders>
            <w:shd w:val="pct5" w:color="000000" w:fill="FFFFFF"/>
            <w:vAlign w:val="center"/>
          </w:tcPr>
          <w:p w14:paraId="0BE697E0" w14:textId="77777777" w:rsidR="003843EA" w:rsidRDefault="00A21561">
            <w:pPr>
              <w:pStyle w:val="MyText"/>
              <w:spacing w:line="276" w:lineRule="auto"/>
              <w:ind w:left="0"/>
              <w:rPr>
                <w:sz w:val="18"/>
                <w:szCs w:val="18"/>
              </w:rPr>
            </w:pPr>
            <w:r>
              <w:rPr>
                <w:rFonts w:hint="eastAsia"/>
                <w:sz w:val="18"/>
                <w:szCs w:val="18"/>
              </w:rPr>
              <w:t>新增获取TUSN指令(</w:t>
            </w:r>
            <w:r>
              <w:t>0xF1 0x0</w:t>
            </w:r>
            <w:r>
              <w:rPr>
                <w:rFonts w:hint="eastAsia"/>
              </w:rPr>
              <w:t>5</w:t>
            </w:r>
            <w:r>
              <w:rPr>
                <w:rFonts w:hint="eastAsia"/>
                <w:sz w:val="18"/>
                <w:szCs w:val="18"/>
              </w:rPr>
              <w:t>)</w:t>
            </w:r>
          </w:p>
        </w:tc>
      </w:tr>
    </w:tbl>
    <w:p w14:paraId="15A1D6A2" w14:textId="77777777" w:rsidR="003843EA" w:rsidRDefault="003843EA">
      <w:pPr>
        <w:spacing w:line="276" w:lineRule="auto"/>
        <w:rPr>
          <w:rFonts w:ascii="黑体"/>
          <w:sz w:val="18"/>
          <w:szCs w:val="18"/>
        </w:rPr>
      </w:pPr>
    </w:p>
    <w:tbl>
      <w:tblPr>
        <w:tblW w:w="10098" w:type="dxa"/>
        <w:tblInd w:w="108" w:type="dxa"/>
        <w:tblBorders>
          <w:insideH w:val="single" w:sz="18" w:space="0" w:color="FFFFFF"/>
          <w:insideV w:val="single" w:sz="18" w:space="0" w:color="FFFFFF"/>
        </w:tblBorders>
        <w:tblLayout w:type="fixed"/>
        <w:tblLook w:val="04A0" w:firstRow="1" w:lastRow="0" w:firstColumn="1" w:lastColumn="0" w:noHBand="0" w:noVBand="1"/>
      </w:tblPr>
      <w:tblGrid>
        <w:gridCol w:w="1260"/>
        <w:gridCol w:w="1080"/>
        <w:gridCol w:w="1440"/>
        <w:gridCol w:w="1620"/>
        <w:gridCol w:w="4698"/>
      </w:tblGrid>
      <w:tr w:rsidR="003843EA" w14:paraId="22A12DD3" w14:textId="77777777">
        <w:tc>
          <w:tcPr>
            <w:tcW w:w="1260" w:type="dxa"/>
            <w:shd w:val="pct20" w:color="000000" w:fill="FFFFFF"/>
            <w:vAlign w:val="center"/>
          </w:tcPr>
          <w:p w14:paraId="7CB3B447" w14:textId="77777777" w:rsidR="003843EA" w:rsidRDefault="00A21561">
            <w:pPr>
              <w:spacing w:line="276" w:lineRule="auto"/>
              <w:jc w:val="center"/>
              <w:rPr>
                <w:rFonts w:ascii="黑体"/>
                <w:bCs/>
                <w:sz w:val="18"/>
                <w:szCs w:val="18"/>
              </w:rPr>
            </w:pPr>
            <w:r>
              <w:rPr>
                <w:rFonts w:ascii="黑体" w:hint="eastAsia"/>
                <w:bCs/>
                <w:sz w:val="18"/>
                <w:szCs w:val="18"/>
              </w:rPr>
              <w:t>版本/状态</w:t>
            </w:r>
          </w:p>
        </w:tc>
        <w:tc>
          <w:tcPr>
            <w:tcW w:w="1080" w:type="dxa"/>
            <w:shd w:val="pct20" w:color="000000" w:fill="FFFFFF"/>
            <w:vAlign w:val="center"/>
          </w:tcPr>
          <w:p w14:paraId="1518072D" w14:textId="77777777" w:rsidR="003843EA" w:rsidRDefault="00A21561">
            <w:pPr>
              <w:spacing w:line="276" w:lineRule="auto"/>
              <w:jc w:val="center"/>
              <w:rPr>
                <w:rFonts w:ascii="黑体"/>
                <w:bCs/>
                <w:sz w:val="18"/>
                <w:szCs w:val="18"/>
              </w:rPr>
            </w:pPr>
            <w:r>
              <w:rPr>
                <w:rFonts w:ascii="黑体" w:hint="eastAsia"/>
                <w:bCs/>
                <w:sz w:val="18"/>
                <w:szCs w:val="18"/>
              </w:rPr>
              <w:t>作者</w:t>
            </w:r>
          </w:p>
        </w:tc>
        <w:tc>
          <w:tcPr>
            <w:tcW w:w="1440" w:type="dxa"/>
            <w:shd w:val="pct20" w:color="000000" w:fill="FFFFFF"/>
            <w:vAlign w:val="center"/>
          </w:tcPr>
          <w:p w14:paraId="55D7F4BB" w14:textId="77777777" w:rsidR="003843EA" w:rsidRDefault="00A21561">
            <w:pPr>
              <w:spacing w:line="276" w:lineRule="auto"/>
              <w:jc w:val="center"/>
              <w:rPr>
                <w:rFonts w:ascii="黑体"/>
                <w:bCs/>
                <w:sz w:val="18"/>
                <w:szCs w:val="18"/>
              </w:rPr>
            </w:pPr>
            <w:r>
              <w:rPr>
                <w:rFonts w:ascii="黑体" w:hint="eastAsia"/>
                <w:bCs/>
                <w:sz w:val="18"/>
                <w:szCs w:val="18"/>
              </w:rPr>
              <w:t>参与者</w:t>
            </w:r>
          </w:p>
        </w:tc>
        <w:tc>
          <w:tcPr>
            <w:tcW w:w="1620" w:type="dxa"/>
            <w:shd w:val="pct20" w:color="000000" w:fill="FFFFFF"/>
            <w:vAlign w:val="center"/>
          </w:tcPr>
          <w:p w14:paraId="58D48A4A" w14:textId="77777777" w:rsidR="003843EA" w:rsidRDefault="00A21561">
            <w:pPr>
              <w:spacing w:line="276" w:lineRule="auto"/>
              <w:jc w:val="center"/>
              <w:rPr>
                <w:rFonts w:ascii="黑体"/>
                <w:bCs/>
                <w:sz w:val="18"/>
                <w:szCs w:val="18"/>
              </w:rPr>
            </w:pPr>
            <w:r>
              <w:rPr>
                <w:rFonts w:ascii="黑体" w:hint="eastAsia"/>
                <w:bCs/>
                <w:sz w:val="18"/>
                <w:szCs w:val="18"/>
              </w:rPr>
              <w:t>起止日期</w:t>
            </w:r>
          </w:p>
        </w:tc>
        <w:tc>
          <w:tcPr>
            <w:tcW w:w="4698" w:type="dxa"/>
            <w:shd w:val="pct20" w:color="000000" w:fill="FFFFFF"/>
            <w:vAlign w:val="center"/>
          </w:tcPr>
          <w:p w14:paraId="6CCA2959" w14:textId="77777777" w:rsidR="003843EA" w:rsidRDefault="00A21561">
            <w:pPr>
              <w:spacing w:line="276" w:lineRule="auto"/>
              <w:jc w:val="center"/>
              <w:rPr>
                <w:rFonts w:ascii="黑体"/>
                <w:bCs/>
                <w:sz w:val="18"/>
                <w:szCs w:val="18"/>
              </w:rPr>
            </w:pPr>
            <w:r>
              <w:rPr>
                <w:rFonts w:ascii="黑体" w:hint="eastAsia"/>
                <w:bCs/>
                <w:sz w:val="18"/>
                <w:szCs w:val="18"/>
              </w:rPr>
              <w:t>备注</w:t>
            </w:r>
          </w:p>
        </w:tc>
      </w:tr>
      <w:tr w:rsidR="003843EA" w14:paraId="7FD4B9B6" w14:textId="77777777">
        <w:tc>
          <w:tcPr>
            <w:tcW w:w="1260" w:type="dxa"/>
            <w:tcBorders>
              <w:top w:val="single" w:sz="18" w:space="0" w:color="FFFFFF"/>
              <w:bottom w:val="single" w:sz="18" w:space="0" w:color="FFFFFF"/>
              <w:right w:val="single" w:sz="18" w:space="0" w:color="FFFFFF"/>
            </w:tcBorders>
            <w:shd w:val="pct5" w:color="000000" w:fill="FFFFFF"/>
            <w:vAlign w:val="center"/>
          </w:tcPr>
          <w:p w14:paraId="1C67C01C" w14:textId="77777777" w:rsidR="003843EA" w:rsidRDefault="00A21561">
            <w:pPr>
              <w:spacing w:line="276" w:lineRule="auto"/>
              <w:rPr>
                <w:rFonts w:ascii="黑体"/>
                <w:sz w:val="18"/>
                <w:szCs w:val="18"/>
              </w:rPr>
            </w:pPr>
            <w:r>
              <w:rPr>
                <w:rFonts w:ascii="黑体" w:hint="eastAsia"/>
                <w:sz w:val="18"/>
                <w:szCs w:val="18"/>
              </w:rPr>
              <w:t>1</w:t>
            </w:r>
            <w:r>
              <w:rPr>
                <w:rFonts w:ascii="黑体"/>
                <w:sz w:val="18"/>
                <w:szCs w:val="18"/>
              </w:rPr>
              <w:t>.0</w:t>
            </w:r>
          </w:p>
          <w:p w14:paraId="5341BE73" w14:textId="77777777" w:rsidR="003843EA" w:rsidRDefault="00A21561">
            <w:pPr>
              <w:spacing w:line="276" w:lineRule="auto"/>
              <w:rPr>
                <w:rFonts w:ascii="黑体"/>
                <w:sz w:val="18"/>
                <w:szCs w:val="18"/>
              </w:rPr>
            </w:pPr>
            <w:r>
              <w:rPr>
                <w:rFonts w:ascii="黑体" w:hint="eastAsia"/>
                <w:sz w:val="18"/>
                <w:szCs w:val="18"/>
              </w:rPr>
              <w:t>发布</w:t>
            </w:r>
          </w:p>
        </w:tc>
        <w:tc>
          <w:tcPr>
            <w:tcW w:w="108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1C34182C" w14:textId="77777777" w:rsidR="003843EA" w:rsidRDefault="00A21561">
            <w:pPr>
              <w:spacing w:line="276" w:lineRule="auto"/>
              <w:rPr>
                <w:rFonts w:ascii="黑体"/>
                <w:sz w:val="18"/>
                <w:szCs w:val="18"/>
              </w:rPr>
            </w:pPr>
            <w:r>
              <w:rPr>
                <w:rFonts w:ascii="黑体" w:hint="eastAsia"/>
                <w:sz w:val="18"/>
                <w:szCs w:val="18"/>
              </w:rPr>
              <w:t>林丹</w:t>
            </w:r>
          </w:p>
        </w:tc>
        <w:tc>
          <w:tcPr>
            <w:tcW w:w="144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15901406" w14:textId="77777777" w:rsidR="003843EA" w:rsidRDefault="003843EA">
            <w:pPr>
              <w:spacing w:line="276" w:lineRule="auto"/>
              <w:rPr>
                <w:rFonts w:ascii="黑体"/>
                <w:b/>
                <w:bCs/>
                <w:sz w:val="18"/>
                <w:szCs w:val="18"/>
              </w:rPr>
            </w:pPr>
          </w:p>
        </w:tc>
        <w:tc>
          <w:tcPr>
            <w:tcW w:w="162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535CDAF5" w14:textId="77777777" w:rsidR="003843EA" w:rsidRDefault="00A21561">
            <w:pPr>
              <w:spacing w:line="276" w:lineRule="auto"/>
              <w:rPr>
                <w:rFonts w:ascii="黑体"/>
                <w:sz w:val="18"/>
                <w:szCs w:val="18"/>
              </w:rPr>
            </w:pPr>
            <w:r>
              <w:rPr>
                <w:rFonts w:ascii="黑体"/>
                <w:sz w:val="18"/>
                <w:szCs w:val="18"/>
              </w:rPr>
              <w:t>201</w:t>
            </w:r>
            <w:r>
              <w:rPr>
                <w:rFonts w:ascii="黑体" w:hint="eastAsia"/>
                <w:sz w:val="18"/>
                <w:szCs w:val="18"/>
              </w:rPr>
              <w:t>6.9.30</w:t>
            </w:r>
          </w:p>
        </w:tc>
        <w:tc>
          <w:tcPr>
            <w:tcW w:w="4698" w:type="dxa"/>
            <w:tcBorders>
              <w:top w:val="single" w:sz="18" w:space="0" w:color="FFFFFF"/>
              <w:left w:val="single" w:sz="18" w:space="0" w:color="FFFFFF"/>
              <w:bottom w:val="single" w:sz="18" w:space="0" w:color="FFFFFF"/>
            </w:tcBorders>
            <w:shd w:val="pct5" w:color="000000" w:fill="FFFFFF"/>
            <w:vAlign w:val="center"/>
          </w:tcPr>
          <w:p w14:paraId="2C48CC5C" w14:textId="77777777" w:rsidR="003843EA" w:rsidRDefault="00A21561">
            <w:pPr>
              <w:spacing w:line="276" w:lineRule="auto"/>
              <w:rPr>
                <w:rFonts w:ascii="黑体"/>
                <w:sz w:val="18"/>
                <w:szCs w:val="18"/>
              </w:rPr>
            </w:pPr>
            <w:r>
              <w:rPr>
                <w:rFonts w:ascii="黑体" w:hint="eastAsia"/>
                <w:sz w:val="18"/>
                <w:szCs w:val="18"/>
              </w:rPr>
              <w:t>基于《新大陆高端指令集规范.doc》重新整理。</w:t>
            </w:r>
          </w:p>
        </w:tc>
      </w:tr>
      <w:tr w:rsidR="003843EA" w14:paraId="30CF9A5C" w14:textId="77777777">
        <w:trPr>
          <w:ins w:id="5" w:author="Microsoft Office 用户" w:date="2017-10-25T09:34:00Z"/>
        </w:trPr>
        <w:tc>
          <w:tcPr>
            <w:tcW w:w="1260" w:type="dxa"/>
            <w:tcBorders>
              <w:top w:val="single" w:sz="18" w:space="0" w:color="FFFFFF"/>
              <w:bottom w:val="single" w:sz="18" w:space="0" w:color="FFFFFF"/>
              <w:right w:val="single" w:sz="18" w:space="0" w:color="FFFFFF"/>
            </w:tcBorders>
            <w:shd w:val="pct5" w:color="000000" w:fill="FFFFFF"/>
            <w:vAlign w:val="center"/>
          </w:tcPr>
          <w:p w14:paraId="1EE58896" w14:textId="77777777" w:rsidR="003843EA" w:rsidRDefault="00A21561">
            <w:pPr>
              <w:spacing w:line="276" w:lineRule="auto"/>
              <w:rPr>
                <w:ins w:id="6" w:author="Microsoft Office 用户" w:date="2017-10-25T09:34:00Z"/>
                <w:rFonts w:ascii="黑体"/>
                <w:sz w:val="18"/>
                <w:szCs w:val="18"/>
              </w:rPr>
            </w:pPr>
            <w:ins w:id="7" w:author="Microsoft Office 用户" w:date="2017-10-25T09:34:00Z">
              <w:r>
                <w:rPr>
                  <w:rFonts w:ascii="黑体"/>
                  <w:sz w:val="18"/>
                  <w:szCs w:val="18"/>
                </w:rPr>
                <w:t>1.0.2</w:t>
              </w:r>
            </w:ins>
          </w:p>
        </w:tc>
        <w:tc>
          <w:tcPr>
            <w:tcW w:w="108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66B59391" w14:textId="77777777" w:rsidR="003843EA" w:rsidRDefault="00A21561">
            <w:pPr>
              <w:spacing w:line="276" w:lineRule="auto"/>
              <w:rPr>
                <w:ins w:id="8" w:author="Microsoft Office 用户" w:date="2017-10-25T09:34:00Z"/>
                <w:rFonts w:ascii="黑体"/>
                <w:sz w:val="18"/>
                <w:szCs w:val="18"/>
              </w:rPr>
            </w:pPr>
            <w:ins w:id="9" w:author="Microsoft Office 用户" w:date="2017-10-25T09:35:00Z">
              <w:r>
                <w:rPr>
                  <w:rFonts w:ascii="黑体" w:hint="eastAsia"/>
                  <w:sz w:val="18"/>
                  <w:szCs w:val="18"/>
                </w:rPr>
                <w:t>刘丹</w:t>
              </w:r>
            </w:ins>
          </w:p>
        </w:tc>
        <w:tc>
          <w:tcPr>
            <w:tcW w:w="144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5EEB20E7" w14:textId="77777777" w:rsidR="003843EA" w:rsidRDefault="003843EA">
            <w:pPr>
              <w:spacing w:line="276" w:lineRule="auto"/>
              <w:rPr>
                <w:ins w:id="10" w:author="Microsoft Office 用户" w:date="2017-10-25T09:34:00Z"/>
                <w:rFonts w:ascii="黑体"/>
                <w:b/>
                <w:bCs/>
                <w:sz w:val="18"/>
                <w:szCs w:val="18"/>
              </w:rPr>
            </w:pPr>
          </w:p>
        </w:tc>
        <w:tc>
          <w:tcPr>
            <w:tcW w:w="162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7D5A2817" w14:textId="77777777" w:rsidR="003843EA" w:rsidRDefault="00A21561">
            <w:pPr>
              <w:spacing w:line="276" w:lineRule="auto"/>
              <w:rPr>
                <w:ins w:id="11" w:author="Microsoft Office 用户" w:date="2017-10-25T09:34:00Z"/>
                <w:rFonts w:ascii="黑体"/>
                <w:sz w:val="18"/>
                <w:szCs w:val="18"/>
              </w:rPr>
            </w:pPr>
            <w:ins w:id="12" w:author="Microsoft Office 用户" w:date="2017-10-25T09:35:00Z">
              <w:r>
                <w:rPr>
                  <w:rFonts w:ascii="黑体" w:hint="eastAsia"/>
                  <w:sz w:val="18"/>
                  <w:szCs w:val="18"/>
                </w:rPr>
                <w:t>2017.10.25</w:t>
              </w:r>
            </w:ins>
          </w:p>
        </w:tc>
        <w:tc>
          <w:tcPr>
            <w:tcW w:w="4698" w:type="dxa"/>
            <w:tcBorders>
              <w:top w:val="single" w:sz="18" w:space="0" w:color="FFFFFF"/>
              <w:left w:val="single" w:sz="18" w:space="0" w:color="FFFFFF"/>
              <w:bottom w:val="single" w:sz="18" w:space="0" w:color="FFFFFF"/>
            </w:tcBorders>
            <w:shd w:val="pct5" w:color="000000" w:fill="FFFFFF"/>
            <w:vAlign w:val="center"/>
          </w:tcPr>
          <w:p w14:paraId="06C0E2F6" w14:textId="77777777" w:rsidR="003843EA" w:rsidRDefault="00A21561">
            <w:pPr>
              <w:spacing w:line="276" w:lineRule="auto"/>
              <w:rPr>
                <w:ins w:id="13" w:author="Microsoft Office 用户" w:date="2017-10-25T09:34:00Z"/>
                <w:rFonts w:ascii="黑体"/>
                <w:sz w:val="18"/>
                <w:szCs w:val="18"/>
              </w:rPr>
            </w:pPr>
            <w:ins w:id="14" w:author="Microsoft Office 用户" w:date="2017-10-25T09:35:00Z">
              <w:r>
                <w:rPr>
                  <w:rFonts w:ascii="黑体" w:hint="eastAsia"/>
                  <w:sz w:val="18"/>
                  <w:szCs w:val="18"/>
                </w:rPr>
                <w:t>扩展账号字段大小，用于兼容存折卡号</w:t>
              </w:r>
            </w:ins>
          </w:p>
        </w:tc>
      </w:tr>
      <w:tr w:rsidR="003843EA" w14:paraId="474D155C" w14:textId="77777777">
        <w:trPr>
          <w:ins w:id="15" w:author="Administrator" w:date="2018-04-18T19:59:00Z"/>
        </w:trPr>
        <w:tc>
          <w:tcPr>
            <w:tcW w:w="1260" w:type="dxa"/>
            <w:tcBorders>
              <w:top w:val="single" w:sz="18" w:space="0" w:color="FFFFFF"/>
              <w:bottom w:val="single" w:sz="18" w:space="0" w:color="FFFFFF"/>
              <w:right w:val="single" w:sz="18" w:space="0" w:color="FFFFFF"/>
            </w:tcBorders>
            <w:shd w:val="pct5" w:color="000000" w:fill="FFFFFF"/>
            <w:vAlign w:val="center"/>
          </w:tcPr>
          <w:p w14:paraId="27618E98" w14:textId="77777777" w:rsidR="003843EA" w:rsidRDefault="00A21561">
            <w:pPr>
              <w:spacing w:line="276" w:lineRule="auto"/>
              <w:rPr>
                <w:ins w:id="16" w:author="Administrator" w:date="2018-04-18T19:59:00Z"/>
                <w:rFonts w:ascii="黑体"/>
                <w:sz w:val="18"/>
                <w:szCs w:val="18"/>
              </w:rPr>
            </w:pPr>
            <w:ins w:id="17" w:author="Administrator" w:date="2018-04-18T19:59:00Z">
              <w:r>
                <w:rPr>
                  <w:rFonts w:ascii="黑体"/>
                  <w:sz w:val="18"/>
                  <w:szCs w:val="18"/>
                </w:rPr>
                <w:t>1.0.3</w:t>
              </w:r>
            </w:ins>
          </w:p>
        </w:tc>
        <w:tc>
          <w:tcPr>
            <w:tcW w:w="108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64A82885" w14:textId="77777777" w:rsidR="003843EA" w:rsidRDefault="00A21561">
            <w:pPr>
              <w:spacing w:line="276" w:lineRule="auto"/>
              <w:rPr>
                <w:ins w:id="18" w:author="Administrator" w:date="2018-04-18T19:59:00Z"/>
                <w:rFonts w:ascii="黑体"/>
                <w:sz w:val="18"/>
                <w:szCs w:val="18"/>
              </w:rPr>
            </w:pPr>
            <w:ins w:id="19" w:author="Administrator" w:date="2018-04-18T19:59:00Z">
              <w:r>
                <w:rPr>
                  <w:rFonts w:ascii="黑体" w:hint="eastAsia"/>
                  <w:sz w:val="18"/>
                  <w:szCs w:val="18"/>
                </w:rPr>
                <w:t>吴辉煌</w:t>
              </w:r>
            </w:ins>
          </w:p>
        </w:tc>
        <w:tc>
          <w:tcPr>
            <w:tcW w:w="144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22276536" w14:textId="77777777" w:rsidR="003843EA" w:rsidRPr="003843EA" w:rsidRDefault="003843EA">
            <w:pPr>
              <w:spacing w:line="276" w:lineRule="auto"/>
              <w:rPr>
                <w:ins w:id="20" w:author="Administrator" w:date="2018-04-18T19:59:00Z"/>
                <w:rFonts w:ascii="黑体"/>
                <w:sz w:val="18"/>
                <w:szCs w:val="18"/>
                <w:rPrChange w:id="21" w:author="Administrator" w:date="2018-04-18T20:00:00Z">
                  <w:rPr>
                    <w:ins w:id="22" w:author="Administrator" w:date="2018-04-18T19:59:00Z"/>
                    <w:rFonts w:ascii="黑体"/>
                    <w:b/>
                    <w:bCs/>
                    <w:sz w:val="18"/>
                    <w:szCs w:val="18"/>
                  </w:rPr>
                </w:rPrChange>
              </w:rPr>
            </w:pPr>
          </w:p>
        </w:tc>
        <w:tc>
          <w:tcPr>
            <w:tcW w:w="162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5C629BDC" w14:textId="77777777" w:rsidR="003843EA" w:rsidRDefault="00A21561">
            <w:pPr>
              <w:spacing w:line="276" w:lineRule="auto"/>
              <w:rPr>
                <w:ins w:id="23" w:author="Administrator" w:date="2018-04-18T19:59:00Z"/>
                <w:rFonts w:ascii="黑体"/>
                <w:sz w:val="18"/>
                <w:szCs w:val="18"/>
              </w:rPr>
            </w:pPr>
            <w:ins w:id="24" w:author="Administrator" w:date="2018-04-18T20:01:00Z">
              <w:r>
                <w:rPr>
                  <w:rFonts w:ascii="黑体" w:hint="eastAsia"/>
                  <w:sz w:val="18"/>
                  <w:szCs w:val="18"/>
                </w:rPr>
                <w:t>2018.04.18</w:t>
              </w:r>
            </w:ins>
          </w:p>
        </w:tc>
        <w:tc>
          <w:tcPr>
            <w:tcW w:w="4698" w:type="dxa"/>
            <w:tcBorders>
              <w:top w:val="single" w:sz="18" w:space="0" w:color="FFFFFF"/>
              <w:left w:val="single" w:sz="18" w:space="0" w:color="FFFFFF"/>
              <w:bottom w:val="single" w:sz="18" w:space="0" w:color="FFFFFF"/>
            </w:tcBorders>
            <w:shd w:val="pct5" w:color="000000" w:fill="FFFFFF"/>
            <w:vAlign w:val="center"/>
          </w:tcPr>
          <w:p w14:paraId="4E023F8E" w14:textId="77777777" w:rsidR="003843EA" w:rsidRDefault="00A21561">
            <w:pPr>
              <w:spacing w:line="276" w:lineRule="auto"/>
              <w:rPr>
                <w:ins w:id="25" w:author="Administrator" w:date="2018-04-18T19:59:00Z"/>
                <w:rFonts w:ascii="黑体"/>
                <w:sz w:val="18"/>
                <w:szCs w:val="18"/>
              </w:rPr>
            </w:pPr>
            <w:ins w:id="26" w:author="Administrator" w:date="2018-04-18T20:03:00Z">
              <w:r>
                <w:rPr>
                  <w:rFonts w:ascii="黑体" w:hint="eastAsia"/>
                  <w:sz w:val="18"/>
                  <w:szCs w:val="18"/>
                </w:rPr>
                <w:t>更改</w:t>
              </w:r>
              <w:r>
                <w:rPr>
                  <w:rFonts w:ascii="黑体" w:hint="eastAsia"/>
                  <w:sz w:val="18"/>
                  <w:szCs w:val="18"/>
                  <w:rPrChange w:id="27" w:author="Administrator" w:date="2018-04-18T20:04:00Z">
                    <w:rPr>
                      <w:rFonts w:hint="eastAsia"/>
                    </w:rPr>
                  </w:rPrChange>
                </w:rPr>
                <w:t>数据加密</w:t>
              </w:r>
              <w:r>
                <w:rPr>
                  <w:rFonts w:ascii="黑体"/>
                  <w:sz w:val="18"/>
                  <w:szCs w:val="18"/>
                  <w:rPrChange w:id="28" w:author="Administrator" w:date="2018-04-18T20:04:00Z">
                    <w:rPr/>
                  </w:rPrChange>
                </w:rPr>
                <w:t>/</w:t>
              </w:r>
              <w:r>
                <w:rPr>
                  <w:rFonts w:ascii="黑体" w:hint="eastAsia"/>
                  <w:sz w:val="18"/>
                  <w:szCs w:val="18"/>
                  <w:rPrChange w:id="29" w:author="Administrator" w:date="2018-04-18T20:04:00Z">
                    <w:rPr>
                      <w:rFonts w:hint="eastAsia"/>
                    </w:rPr>
                  </w:rPrChange>
                </w:rPr>
                <w:t>解密指令</w:t>
              </w:r>
              <w:r>
                <w:rPr>
                  <w:rFonts w:ascii="黑体"/>
                  <w:sz w:val="18"/>
                  <w:szCs w:val="18"/>
                  <w:rPrChange w:id="30" w:author="Administrator" w:date="2018-04-18T20:04:00Z">
                    <w:rPr/>
                  </w:rPrChange>
                </w:rPr>
                <w:t>CBC</w:t>
              </w:r>
              <w:r>
                <w:rPr>
                  <w:rFonts w:ascii="黑体" w:hint="eastAsia"/>
                  <w:sz w:val="18"/>
                  <w:szCs w:val="18"/>
                  <w:rPrChange w:id="31" w:author="Administrator" w:date="2018-04-18T20:04:00Z">
                    <w:rPr>
                      <w:rFonts w:hint="eastAsia"/>
                    </w:rPr>
                  </w:rPrChange>
                </w:rPr>
                <w:t>为变长，新增</w:t>
              </w:r>
            </w:ins>
            <w:ins w:id="32" w:author="Administrator" w:date="2018-04-18T20:04:00Z">
              <w:r>
                <w:rPr>
                  <w:rFonts w:ascii="黑体" w:hint="eastAsia"/>
                  <w:sz w:val="18"/>
                  <w:szCs w:val="18"/>
                  <w:rPrChange w:id="33" w:author="Administrator" w:date="2018-04-18T20:04:00Z">
                    <w:rPr>
                      <w:rFonts w:hint="eastAsia"/>
                    </w:rPr>
                  </w:rPrChange>
                </w:rPr>
                <w:t>获取非卡</w:t>
              </w:r>
              <w:r>
                <w:rPr>
                  <w:rFonts w:ascii="黑体"/>
                  <w:sz w:val="18"/>
                  <w:szCs w:val="18"/>
                  <w:rPrChange w:id="34" w:author="Administrator" w:date="2018-04-18T20:04:00Z">
                    <w:rPr/>
                  </w:rPrChange>
                </w:rPr>
                <w:t>ATS</w:t>
              </w:r>
              <w:r>
                <w:rPr>
                  <w:rFonts w:ascii="黑体" w:hint="eastAsia"/>
                  <w:sz w:val="18"/>
                  <w:szCs w:val="18"/>
                  <w:rPrChange w:id="35" w:author="Administrator" w:date="2018-04-18T20:04:00Z">
                    <w:rPr>
                      <w:rFonts w:hint="eastAsia"/>
                    </w:rPr>
                  </w:rPrChange>
                </w:rPr>
                <w:t>指令。</w:t>
              </w:r>
            </w:ins>
          </w:p>
        </w:tc>
      </w:tr>
      <w:tr w:rsidR="003843EA" w14:paraId="787663E3" w14:textId="77777777">
        <w:trPr>
          <w:ins w:id="36" w:author="Administrator" w:date="2018-05-16T14:47:00Z"/>
        </w:trPr>
        <w:tc>
          <w:tcPr>
            <w:tcW w:w="1260" w:type="dxa"/>
            <w:tcBorders>
              <w:top w:val="single" w:sz="18" w:space="0" w:color="FFFFFF"/>
              <w:bottom w:val="single" w:sz="18" w:space="0" w:color="FFFFFF"/>
              <w:right w:val="single" w:sz="18" w:space="0" w:color="FFFFFF"/>
            </w:tcBorders>
            <w:shd w:val="pct5" w:color="000000" w:fill="FFFFFF"/>
            <w:vAlign w:val="center"/>
          </w:tcPr>
          <w:p w14:paraId="73393E0A" w14:textId="77777777" w:rsidR="003843EA" w:rsidRDefault="00A21561">
            <w:pPr>
              <w:spacing w:line="276" w:lineRule="auto"/>
              <w:rPr>
                <w:ins w:id="37" w:author="Administrator" w:date="2018-05-16T14:47:00Z"/>
                <w:rFonts w:ascii="黑体"/>
                <w:sz w:val="18"/>
                <w:szCs w:val="18"/>
              </w:rPr>
            </w:pPr>
            <w:bookmarkStart w:id="38" w:name="_Toc16017"/>
            <w:bookmarkStart w:id="39" w:name="_Toc453057354"/>
            <w:bookmarkStart w:id="40" w:name="_Toc17343"/>
            <w:bookmarkStart w:id="41" w:name="_Toc14615"/>
            <w:bookmarkStart w:id="42" w:name="_Toc64"/>
            <w:ins w:id="43" w:author="Administrator" w:date="2018-05-16T14:47:00Z">
              <w:r>
                <w:rPr>
                  <w:rFonts w:ascii="黑体"/>
                  <w:sz w:val="18"/>
                  <w:szCs w:val="18"/>
                </w:rPr>
                <w:t>1.0.4</w:t>
              </w:r>
            </w:ins>
          </w:p>
        </w:tc>
        <w:tc>
          <w:tcPr>
            <w:tcW w:w="108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760DFABE" w14:textId="77777777" w:rsidR="003843EA" w:rsidRDefault="00A21561">
            <w:pPr>
              <w:spacing w:line="276" w:lineRule="auto"/>
              <w:rPr>
                <w:ins w:id="44" w:author="Administrator" w:date="2018-05-16T14:47:00Z"/>
                <w:rFonts w:ascii="黑体"/>
                <w:sz w:val="18"/>
                <w:szCs w:val="18"/>
              </w:rPr>
            </w:pPr>
            <w:ins w:id="45" w:author="Administrator" w:date="2018-05-16T14:47:00Z">
              <w:r>
                <w:rPr>
                  <w:rFonts w:ascii="黑体" w:hint="eastAsia"/>
                  <w:sz w:val="18"/>
                  <w:szCs w:val="18"/>
                </w:rPr>
                <w:t>吴辉煌</w:t>
              </w:r>
            </w:ins>
          </w:p>
        </w:tc>
        <w:tc>
          <w:tcPr>
            <w:tcW w:w="144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115947A2" w14:textId="77777777" w:rsidR="003843EA" w:rsidRDefault="003843EA">
            <w:pPr>
              <w:spacing w:line="276" w:lineRule="auto"/>
              <w:rPr>
                <w:ins w:id="46" w:author="Administrator" w:date="2018-05-16T14:47:00Z"/>
                <w:rFonts w:ascii="黑体"/>
                <w:sz w:val="18"/>
                <w:szCs w:val="18"/>
              </w:rPr>
            </w:pPr>
          </w:p>
        </w:tc>
        <w:tc>
          <w:tcPr>
            <w:tcW w:w="162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291DC807" w14:textId="77777777" w:rsidR="003843EA" w:rsidRDefault="00A21561">
            <w:pPr>
              <w:spacing w:line="276" w:lineRule="auto"/>
              <w:rPr>
                <w:ins w:id="47" w:author="Administrator" w:date="2018-05-16T14:47:00Z"/>
                <w:rFonts w:ascii="黑体"/>
                <w:sz w:val="18"/>
                <w:szCs w:val="18"/>
              </w:rPr>
            </w:pPr>
            <w:ins w:id="48" w:author="Administrator" w:date="2018-05-16T14:47:00Z">
              <w:r>
                <w:rPr>
                  <w:rFonts w:ascii="黑体" w:hint="eastAsia"/>
                  <w:sz w:val="18"/>
                  <w:szCs w:val="18"/>
                </w:rPr>
                <w:t>2018.05.16</w:t>
              </w:r>
            </w:ins>
          </w:p>
        </w:tc>
        <w:tc>
          <w:tcPr>
            <w:tcW w:w="4698" w:type="dxa"/>
            <w:tcBorders>
              <w:top w:val="single" w:sz="18" w:space="0" w:color="FFFFFF"/>
              <w:left w:val="single" w:sz="18" w:space="0" w:color="FFFFFF"/>
              <w:bottom w:val="single" w:sz="18" w:space="0" w:color="FFFFFF"/>
            </w:tcBorders>
            <w:shd w:val="pct5" w:color="000000" w:fill="FFFFFF"/>
            <w:vAlign w:val="center"/>
          </w:tcPr>
          <w:p w14:paraId="768F7487" w14:textId="77777777" w:rsidR="003843EA" w:rsidRDefault="00A21561">
            <w:pPr>
              <w:spacing w:line="276" w:lineRule="auto"/>
              <w:rPr>
                <w:ins w:id="49" w:author="Administrator" w:date="2018-05-16T14:47:00Z"/>
                <w:rFonts w:ascii="黑体"/>
                <w:sz w:val="18"/>
                <w:szCs w:val="18"/>
              </w:rPr>
            </w:pPr>
            <w:ins w:id="50" w:author="Administrator" w:date="2018-05-16T14:48:00Z">
              <w:r>
                <w:rPr>
                  <w:rFonts w:ascii="黑体" w:hint="eastAsia"/>
                  <w:sz w:val="18"/>
                  <w:szCs w:val="18"/>
                  <w:rPrChange w:id="51" w:author="Administrator" w:date="2018-05-16T14:49:00Z">
                    <w:rPr>
                      <w:rFonts w:hint="eastAsia"/>
                    </w:rPr>
                  </w:rPrChange>
                </w:rPr>
                <w:t>增加明文装载主密钥</w:t>
              </w:r>
            </w:ins>
            <w:ins w:id="52" w:author="Administrator" w:date="2018-05-16T14:49:00Z">
              <w:r>
                <w:rPr>
                  <w:rFonts w:ascii="黑体" w:hint="eastAsia"/>
                  <w:sz w:val="18"/>
                  <w:szCs w:val="18"/>
                  <w:rPrChange w:id="53" w:author="Administrator" w:date="2018-05-16T14:49:00Z">
                    <w:rPr>
                      <w:rFonts w:hint="eastAsia"/>
                    </w:rPr>
                  </w:rPrChange>
                </w:rPr>
                <w:t>模式</w:t>
              </w:r>
              <w:r>
                <w:rPr>
                  <w:rFonts w:ascii="黑体" w:hint="eastAsia"/>
                  <w:sz w:val="18"/>
                  <w:szCs w:val="18"/>
                </w:rPr>
                <w:t>.</w:t>
              </w:r>
            </w:ins>
          </w:p>
        </w:tc>
      </w:tr>
      <w:tr w:rsidR="003843EA" w14:paraId="6DDA7973" w14:textId="77777777">
        <w:trPr>
          <w:ins w:id="54" w:author="Administrator" w:date="2018-06-07T15:24:00Z"/>
        </w:trPr>
        <w:tc>
          <w:tcPr>
            <w:tcW w:w="1260" w:type="dxa"/>
            <w:tcBorders>
              <w:top w:val="single" w:sz="18" w:space="0" w:color="FFFFFF"/>
              <w:bottom w:val="single" w:sz="18" w:space="0" w:color="FFFFFF"/>
              <w:right w:val="single" w:sz="18" w:space="0" w:color="FFFFFF"/>
            </w:tcBorders>
            <w:shd w:val="pct5" w:color="000000" w:fill="FFFFFF"/>
            <w:vAlign w:val="center"/>
          </w:tcPr>
          <w:p w14:paraId="70E2FD9D" w14:textId="77777777" w:rsidR="003843EA" w:rsidRDefault="00A21561">
            <w:pPr>
              <w:spacing w:line="276" w:lineRule="auto"/>
              <w:rPr>
                <w:ins w:id="55" w:author="Administrator" w:date="2018-06-07T15:24:00Z"/>
                <w:rFonts w:ascii="黑体"/>
                <w:sz w:val="18"/>
                <w:szCs w:val="18"/>
              </w:rPr>
            </w:pPr>
            <w:ins w:id="56" w:author="Administrator" w:date="2018-06-07T15:24:00Z">
              <w:r>
                <w:rPr>
                  <w:rFonts w:ascii="黑体"/>
                  <w:sz w:val="18"/>
                  <w:szCs w:val="18"/>
                </w:rPr>
                <w:t>1.0.</w:t>
              </w:r>
              <w:r>
                <w:rPr>
                  <w:rFonts w:ascii="黑体" w:hint="eastAsia"/>
                  <w:sz w:val="18"/>
                  <w:szCs w:val="18"/>
                </w:rPr>
                <w:t>5</w:t>
              </w:r>
            </w:ins>
          </w:p>
        </w:tc>
        <w:tc>
          <w:tcPr>
            <w:tcW w:w="108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4F285D81" w14:textId="77777777" w:rsidR="003843EA" w:rsidRDefault="00A21561">
            <w:pPr>
              <w:spacing w:line="276" w:lineRule="auto"/>
              <w:rPr>
                <w:ins w:id="57" w:author="Administrator" w:date="2018-06-07T15:24:00Z"/>
                <w:rFonts w:ascii="黑体"/>
                <w:sz w:val="18"/>
                <w:szCs w:val="18"/>
              </w:rPr>
            </w:pPr>
            <w:ins w:id="58" w:author="Administrator" w:date="2018-06-07T15:24:00Z">
              <w:r>
                <w:rPr>
                  <w:rFonts w:ascii="黑体" w:hint="eastAsia"/>
                  <w:sz w:val="18"/>
                  <w:szCs w:val="18"/>
                </w:rPr>
                <w:t>吴辉煌</w:t>
              </w:r>
            </w:ins>
          </w:p>
        </w:tc>
        <w:tc>
          <w:tcPr>
            <w:tcW w:w="144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5A98063D" w14:textId="77777777" w:rsidR="003843EA" w:rsidRDefault="003843EA">
            <w:pPr>
              <w:spacing w:line="276" w:lineRule="auto"/>
              <w:rPr>
                <w:ins w:id="59" w:author="Administrator" w:date="2018-06-07T15:24:00Z"/>
                <w:rFonts w:ascii="黑体"/>
                <w:sz w:val="18"/>
                <w:szCs w:val="18"/>
              </w:rPr>
            </w:pPr>
          </w:p>
        </w:tc>
        <w:tc>
          <w:tcPr>
            <w:tcW w:w="162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15342CFA" w14:textId="77777777" w:rsidR="003843EA" w:rsidRDefault="00A21561">
            <w:pPr>
              <w:spacing w:line="276" w:lineRule="auto"/>
              <w:rPr>
                <w:ins w:id="60" w:author="Administrator" w:date="2018-06-07T15:24:00Z"/>
                <w:rFonts w:ascii="黑体"/>
                <w:sz w:val="18"/>
                <w:szCs w:val="18"/>
              </w:rPr>
            </w:pPr>
            <w:ins w:id="61" w:author="Administrator" w:date="2018-06-07T15:24:00Z">
              <w:r>
                <w:rPr>
                  <w:rFonts w:ascii="黑体" w:hint="eastAsia"/>
                  <w:sz w:val="18"/>
                  <w:szCs w:val="18"/>
                </w:rPr>
                <w:t>2018.06.05</w:t>
              </w:r>
            </w:ins>
          </w:p>
        </w:tc>
        <w:tc>
          <w:tcPr>
            <w:tcW w:w="4698" w:type="dxa"/>
            <w:tcBorders>
              <w:top w:val="single" w:sz="18" w:space="0" w:color="FFFFFF"/>
              <w:left w:val="single" w:sz="18" w:space="0" w:color="FFFFFF"/>
              <w:bottom w:val="single" w:sz="18" w:space="0" w:color="FFFFFF"/>
            </w:tcBorders>
            <w:shd w:val="pct5" w:color="000000" w:fill="FFFFFF"/>
            <w:vAlign w:val="center"/>
          </w:tcPr>
          <w:p w14:paraId="0DAE2BFE" w14:textId="77777777" w:rsidR="003843EA" w:rsidRDefault="00A21561">
            <w:pPr>
              <w:spacing w:line="276" w:lineRule="auto"/>
              <w:rPr>
                <w:ins w:id="62" w:author="Administrator" w:date="2018-06-07T15:24:00Z"/>
                <w:rFonts w:ascii="黑体"/>
                <w:sz w:val="18"/>
                <w:szCs w:val="18"/>
              </w:rPr>
            </w:pPr>
            <w:ins w:id="63" w:author="Administrator" w:date="2018-06-07T15:25:00Z">
              <w:r>
                <w:rPr>
                  <w:rFonts w:ascii="黑体" w:hint="eastAsia"/>
                  <w:sz w:val="18"/>
                  <w:szCs w:val="18"/>
                </w:rPr>
                <w:t>判卡支持多级多联.</w:t>
              </w:r>
            </w:ins>
          </w:p>
        </w:tc>
      </w:tr>
      <w:tr w:rsidR="003843EA" w14:paraId="5B9F435E" w14:textId="77777777">
        <w:trPr>
          <w:ins w:id="64" w:author="Administrator" w:date="2018-06-07T15:26:00Z"/>
        </w:trPr>
        <w:tc>
          <w:tcPr>
            <w:tcW w:w="1260" w:type="dxa"/>
            <w:tcBorders>
              <w:top w:val="single" w:sz="18" w:space="0" w:color="FFFFFF"/>
              <w:bottom w:val="single" w:sz="18" w:space="0" w:color="FFFFFF"/>
              <w:right w:val="single" w:sz="18" w:space="0" w:color="FFFFFF"/>
            </w:tcBorders>
            <w:shd w:val="pct5" w:color="000000" w:fill="FFFFFF"/>
            <w:vAlign w:val="center"/>
          </w:tcPr>
          <w:p w14:paraId="71722A3C" w14:textId="77777777" w:rsidR="003843EA" w:rsidRDefault="00A21561">
            <w:pPr>
              <w:spacing w:line="276" w:lineRule="auto"/>
              <w:rPr>
                <w:ins w:id="65" w:author="Administrator" w:date="2018-06-07T15:26:00Z"/>
                <w:rFonts w:ascii="黑体"/>
                <w:sz w:val="18"/>
                <w:szCs w:val="18"/>
              </w:rPr>
            </w:pPr>
            <w:ins w:id="66" w:author="Administrator" w:date="2018-08-15T15:37:00Z">
              <w:r>
                <w:rPr>
                  <w:rFonts w:ascii="黑体"/>
                  <w:sz w:val="18"/>
                  <w:szCs w:val="18"/>
                </w:rPr>
                <w:t>1.0.</w:t>
              </w:r>
              <w:r>
                <w:rPr>
                  <w:rFonts w:ascii="黑体" w:hint="eastAsia"/>
                  <w:sz w:val="18"/>
                  <w:szCs w:val="18"/>
                </w:rPr>
                <w:t>6</w:t>
              </w:r>
            </w:ins>
          </w:p>
        </w:tc>
        <w:tc>
          <w:tcPr>
            <w:tcW w:w="108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43CB2A92" w14:textId="77777777" w:rsidR="003843EA" w:rsidRDefault="00A21561">
            <w:pPr>
              <w:spacing w:line="276" w:lineRule="auto"/>
              <w:rPr>
                <w:ins w:id="67" w:author="Administrator" w:date="2018-06-07T15:26:00Z"/>
                <w:rFonts w:ascii="黑体"/>
                <w:sz w:val="18"/>
                <w:szCs w:val="18"/>
              </w:rPr>
            </w:pPr>
            <w:ins w:id="68" w:author="Administrator" w:date="2018-08-15T15:37:00Z">
              <w:r>
                <w:rPr>
                  <w:rFonts w:ascii="黑体" w:hint="eastAsia"/>
                  <w:sz w:val="18"/>
                  <w:szCs w:val="18"/>
                </w:rPr>
                <w:t>吴辉煌</w:t>
              </w:r>
            </w:ins>
          </w:p>
        </w:tc>
        <w:tc>
          <w:tcPr>
            <w:tcW w:w="144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642CF6BB" w14:textId="77777777" w:rsidR="003843EA" w:rsidRDefault="003843EA">
            <w:pPr>
              <w:spacing w:line="276" w:lineRule="auto"/>
              <w:rPr>
                <w:ins w:id="69" w:author="Administrator" w:date="2018-06-07T15:26:00Z"/>
                <w:rFonts w:ascii="黑体"/>
                <w:sz w:val="18"/>
                <w:szCs w:val="18"/>
              </w:rPr>
            </w:pPr>
          </w:p>
        </w:tc>
        <w:tc>
          <w:tcPr>
            <w:tcW w:w="162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2C026004" w14:textId="77777777" w:rsidR="003843EA" w:rsidRDefault="00A21561">
            <w:pPr>
              <w:spacing w:line="276" w:lineRule="auto"/>
              <w:rPr>
                <w:ins w:id="70" w:author="Administrator" w:date="2018-06-07T15:26:00Z"/>
                <w:rFonts w:ascii="黑体"/>
                <w:sz w:val="18"/>
                <w:szCs w:val="18"/>
              </w:rPr>
            </w:pPr>
            <w:ins w:id="71" w:author="Administrator" w:date="2018-08-15T15:37:00Z">
              <w:r>
                <w:rPr>
                  <w:rFonts w:ascii="黑体" w:hint="eastAsia"/>
                  <w:sz w:val="18"/>
                  <w:szCs w:val="18"/>
                </w:rPr>
                <w:t>2018.06.07</w:t>
              </w:r>
            </w:ins>
          </w:p>
        </w:tc>
        <w:tc>
          <w:tcPr>
            <w:tcW w:w="4698" w:type="dxa"/>
            <w:tcBorders>
              <w:top w:val="single" w:sz="18" w:space="0" w:color="FFFFFF"/>
              <w:left w:val="single" w:sz="18" w:space="0" w:color="FFFFFF"/>
              <w:bottom w:val="single" w:sz="18" w:space="0" w:color="FFFFFF"/>
            </w:tcBorders>
            <w:shd w:val="pct5" w:color="000000" w:fill="FFFFFF"/>
            <w:vAlign w:val="center"/>
          </w:tcPr>
          <w:p w14:paraId="722A4B7F" w14:textId="77777777" w:rsidR="003843EA" w:rsidRDefault="00A21561">
            <w:pPr>
              <w:spacing w:line="276" w:lineRule="auto"/>
              <w:rPr>
                <w:ins w:id="72" w:author="Administrator" w:date="2018-06-07T15:26:00Z"/>
                <w:rFonts w:ascii="黑体"/>
                <w:sz w:val="18"/>
                <w:szCs w:val="18"/>
              </w:rPr>
            </w:pPr>
            <w:ins w:id="73" w:author="Administrator" w:date="2018-08-15T15:37:00Z">
              <w:r>
                <w:rPr>
                  <w:rFonts w:ascii="黑体" w:hint="eastAsia"/>
                  <w:sz w:val="18"/>
                  <w:szCs w:val="18"/>
                </w:rPr>
                <w:t>增加矢量字体打印;三倍宽高放大;一行支持多种字体、多种字体大小、多种对齐方式.</w:t>
              </w:r>
            </w:ins>
          </w:p>
        </w:tc>
      </w:tr>
      <w:tr w:rsidR="003843EA" w14:paraId="7051D742" w14:textId="77777777">
        <w:trPr>
          <w:ins w:id="74" w:author="Administrator" w:date="2018-08-15T15:37:00Z"/>
        </w:trPr>
        <w:tc>
          <w:tcPr>
            <w:tcW w:w="1260" w:type="dxa"/>
            <w:tcBorders>
              <w:top w:val="single" w:sz="18" w:space="0" w:color="FFFFFF"/>
              <w:bottom w:val="single" w:sz="18" w:space="0" w:color="FFFFFF"/>
              <w:right w:val="single" w:sz="18" w:space="0" w:color="FFFFFF"/>
            </w:tcBorders>
            <w:shd w:val="pct5" w:color="000000" w:fill="FFFFFF"/>
            <w:vAlign w:val="center"/>
          </w:tcPr>
          <w:p w14:paraId="07E84D49" w14:textId="77777777" w:rsidR="003843EA" w:rsidRDefault="00A21561">
            <w:pPr>
              <w:spacing w:line="276" w:lineRule="auto"/>
              <w:rPr>
                <w:ins w:id="75" w:author="Administrator" w:date="2018-08-15T15:37:00Z"/>
                <w:rFonts w:ascii="黑体"/>
                <w:sz w:val="18"/>
                <w:szCs w:val="18"/>
              </w:rPr>
            </w:pPr>
            <w:ins w:id="76" w:author="Administrator" w:date="2018-08-15T15:37:00Z">
              <w:r>
                <w:rPr>
                  <w:rFonts w:ascii="黑体"/>
                  <w:sz w:val="18"/>
                  <w:szCs w:val="18"/>
                </w:rPr>
                <w:t>1.0.</w:t>
              </w:r>
              <w:r>
                <w:rPr>
                  <w:rFonts w:ascii="黑体" w:hint="eastAsia"/>
                  <w:sz w:val="18"/>
                  <w:szCs w:val="18"/>
                </w:rPr>
                <w:t>7</w:t>
              </w:r>
            </w:ins>
          </w:p>
        </w:tc>
        <w:tc>
          <w:tcPr>
            <w:tcW w:w="108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75E99EB7" w14:textId="77777777" w:rsidR="003843EA" w:rsidRDefault="00A21561">
            <w:pPr>
              <w:spacing w:line="276" w:lineRule="auto"/>
              <w:rPr>
                <w:ins w:id="77" w:author="Administrator" w:date="2018-08-15T15:37:00Z"/>
                <w:rFonts w:ascii="黑体"/>
                <w:sz w:val="18"/>
                <w:szCs w:val="18"/>
              </w:rPr>
            </w:pPr>
            <w:ins w:id="78" w:author="Administrator" w:date="2018-08-15T15:37:00Z">
              <w:r>
                <w:rPr>
                  <w:rFonts w:ascii="黑体" w:hint="eastAsia"/>
                  <w:sz w:val="18"/>
                  <w:szCs w:val="18"/>
                </w:rPr>
                <w:t>吴辉煌</w:t>
              </w:r>
            </w:ins>
          </w:p>
        </w:tc>
        <w:tc>
          <w:tcPr>
            <w:tcW w:w="144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1E7AD156" w14:textId="77777777" w:rsidR="003843EA" w:rsidRDefault="003843EA">
            <w:pPr>
              <w:spacing w:line="276" w:lineRule="auto"/>
              <w:rPr>
                <w:ins w:id="79" w:author="Administrator" w:date="2018-08-15T15:37:00Z"/>
                <w:rFonts w:ascii="黑体"/>
                <w:sz w:val="18"/>
                <w:szCs w:val="18"/>
              </w:rPr>
            </w:pPr>
          </w:p>
        </w:tc>
        <w:tc>
          <w:tcPr>
            <w:tcW w:w="162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68BD97A6" w14:textId="77777777" w:rsidR="003843EA" w:rsidRDefault="00A21561">
            <w:pPr>
              <w:spacing w:line="276" w:lineRule="auto"/>
              <w:rPr>
                <w:ins w:id="80" w:author="Administrator" w:date="2018-08-15T15:37:00Z"/>
                <w:rFonts w:ascii="黑体"/>
                <w:sz w:val="18"/>
                <w:szCs w:val="18"/>
              </w:rPr>
            </w:pPr>
            <w:ins w:id="81" w:author="Administrator" w:date="2018-08-15T15:37:00Z">
              <w:r>
                <w:rPr>
                  <w:rFonts w:ascii="黑体" w:hint="eastAsia"/>
                  <w:sz w:val="18"/>
                  <w:szCs w:val="18"/>
                </w:rPr>
                <w:t>2018.08.14</w:t>
              </w:r>
            </w:ins>
          </w:p>
        </w:tc>
        <w:tc>
          <w:tcPr>
            <w:tcW w:w="4698" w:type="dxa"/>
            <w:tcBorders>
              <w:top w:val="single" w:sz="18" w:space="0" w:color="FFFFFF"/>
              <w:left w:val="single" w:sz="18" w:space="0" w:color="FFFFFF"/>
              <w:bottom w:val="single" w:sz="18" w:space="0" w:color="FFFFFF"/>
            </w:tcBorders>
            <w:shd w:val="pct5" w:color="000000" w:fill="FFFFFF"/>
            <w:vAlign w:val="center"/>
          </w:tcPr>
          <w:p w14:paraId="4C6F991D" w14:textId="77777777" w:rsidR="003843EA" w:rsidRDefault="00A21561">
            <w:pPr>
              <w:spacing w:line="276" w:lineRule="auto"/>
              <w:rPr>
                <w:ins w:id="82" w:author="Administrator" w:date="2018-08-15T15:37:00Z"/>
                <w:rFonts w:ascii="黑体"/>
                <w:sz w:val="18"/>
                <w:szCs w:val="18"/>
              </w:rPr>
            </w:pPr>
            <w:ins w:id="83" w:author="Administrator" w:date="2018-08-15T15:38:00Z">
              <w:r>
                <w:rPr>
                  <w:rFonts w:ascii="黑体" w:hint="eastAsia"/>
                  <w:sz w:val="18"/>
                  <w:szCs w:val="18"/>
                </w:rPr>
                <w:t>新增获取</w:t>
              </w:r>
              <w:proofErr w:type="spellStart"/>
              <w:r>
                <w:rPr>
                  <w:rFonts w:ascii="黑体" w:hint="eastAsia"/>
                  <w:sz w:val="18"/>
                  <w:szCs w:val="18"/>
                </w:rPr>
                <w:t>dukptKsn</w:t>
              </w:r>
              <w:proofErr w:type="spellEnd"/>
              <w:r>
                <w:rPr>
                  <w:rFonts w:ascii="黑体" w:hint="eastAsia"/>
                  <w:sz w:val="18"/>
                  <w:szCs w:val="18"/>
                </w:rPr>
                <w:t>.</w:t>
              </w:r>
            </w:ins>
          </w:p>
        </w:tc>
      </w:tr>
      <w:tr w:rsidR="003843EA" w14:paraId="25212FFA" w14:textId="77777777">
        <w:trPr>
          <w:ins w:id="84" w:author="Administrator" w:date="2018-09-12T14:22:00Z"/>
        </w:trPr>
        <w:tc>
          <w:tcPr>
            <w:tcW w:w="1260" w:type="dxa"/>
            <w:tcBorders>
              <w:top w:val="single" w:sz="18" w:space="0" w:color="FFFFFF"/>
              <w:bottom w:val="single" w:sz="18" w:space="0" w:color="FFFFFF"/>
              <w:right w:val="single" w:sz="18" w:space="0" w:color="FFFFFF"/>
            </w:tcBorders>
            <w:shd w:val="pct5" w:color="000000" w:fill="FFFFFF"/>
            <w:vAlign w:val="center"/>
          </w:tcPr>
          <w:p w14:paraId="0EBBE422" w14:textId="77777777" w:rsidR="003843EA" w:rsidRDefault="00A21561">
            <w:pPr>
              <w:spacing w:line="276" w:lineRule="auto"/>
              <w:rPr>
                <w:ins w:id="85" w:author="Administrator" w:date="2018-09-12T14:22:00Z"/>
                <w:rFonts w:ascii="黑体"/>
                <w:sz w:val="18"/>
                <w:szCs w:val="18"/>
              </w:rPr>
            </w:pPr>
            <w:ins w:id="86" w:author="Administrator" w:date="2018-09-26T14:40:00Z">
              <w:r>
                <w:rPr>
                  <w:rFonts w:ascii="黑体"/>
                  <w:sz w:val="18"/>
                  <w:szCs w:val="18"/>
                </w:rPr>
                <w:t>1.0.</w:t>
              </w:r>
              <w:r>
                <w:rPr>
                  <w:rFonts w:ascii="黑体" w:hint="eastAsia"/>
                  <w:sz w:val="18"/>
                  <w:szCs w:val="18"/>
                </w:rPr>
                <w:t>8</w:t>
              </w:r>
            </w:ins>
          </w:p>
        </w:tc>
        <w:tc>
          <w:tcPr>
            <w:tcW w:w="108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592BA838" w14:textId="77777777" w:rsidR="003843EA" w:rsidRDefault="00A21561">
            <w:pPr>
              <w:spacing w:line="276" w:lineRule="auto"/>
              <w:rPr>
                <w:ins w:id="87" w:author="Administrator" w:date="2018-09-12T14:22:00Z"/>
                <w:rFonts w:ascii="黑体"/>
                <w:sz w:val="18"/>
                <w:szCs w:val="18"/>
              </w:rPr>
            </w:pPr>
            <w:ins w:id="88" w:author="Administrator" w:date="2018-09-26T14:40:00Z">
              <w:r>
                <w:rPr>
                  <w:rFonts w:ascii="黑体" w:hint="eastAsia"/>
                  <w:sz w:val="18"/>
                  <w:szCs w:val="18"/>
                </w:rPr>
                <w:t>吴辉煌</w:t>
              </w:r>
            </w:ins>
          </w:p>
        </w:tc>
        <w:tc>
          <w:tcPr>
            <w:tcW w:w="144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7AE14B33" w14:textId="77777777" w:rsidR="003843EA" w:rsidRDefault="003843EA">
            <w:pPr>
              <w:spacing w:line="276" w:lineRule="auto"/>
              <w:rPr>
                <w:ins w:id="89" w:author="Administrator" w:date="2018-09-12T14:22:00Z"/>
                <w:rFonts w:ascii="黑体"/>
                <w:sz w:val="18"/>
                <w:szCs w:val="18"/>
              </w:rPr>
            </w:pPr>
          </w:p>
        </w:tc>
        <w:tc>
          <w:tcPr>
            <w:tcW w:w="162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300EE215" w14:textId="77777777" w:rsidR="003843EA" w:rsidRDefault="00A21561">
            <w:pPr>
              <w:spacing w:line="276" w:lineRule="auto"/>
              <w:rPr>
                <w:ins w:id="90" w:author="Administrator" w:date="2018-09-12T14:22:00Z"/>
                <w:rFonts w:ascii="黑体"/>
                <w:sz w:val="18"/>
                <w:szCs w:val="18"/>
              </w:rPr>
            </w:pPr>
            <w:ins w:id="91" w:author="Administrator" w:date="2018-09-26T14:40:00Z">
              <w:r>
                <w:rPr>
                  <w:rFonts w:ascii="黑体" w:hint="eastAsia"/>
                  <w:sz w:val="18"/>
                  <w:szCs w:val="18"/>
                </w:rPr>
                <w:t>2018.09.12</w:t>
              </w:r>
            </w:ins>
          </w:p>
        </w:tc>
        <w:tc>
          <w:tcPr>
            <w:tcW w:w="4698" w:type="dxa"/>
            <w:tcBorders>
              <w:top w:val="single" w:sz="18" w:space="0" w:color="FFFFFF"/>
              <w:left w:val="single" w:sz="18" w:space="0" w:color="FFFFFF"/>
              <w:bottom w:val="single" w:sz="18" w:space="0" w:color="FFFFFF"/>
            </w:tcBorders>
            <w:shd w:val="pct5" w:color="000000" w:fill="FFFFFF"/>
            <w:vAlign w:val="center"/>
          </w:tcPr>
          <w:p w14:paraId="46041187" w14:textId="77777777" w:rsidR="003843EA" w:rsidRDefault="00A21561">
            <w:pPr>
              <w:spacing w:line="276" w:lineRule="auto"/>
              <w:rPr>
                <w:ins w:id="92" w:author="Administrator" w:date="2018-09-12T14:22:00Z"/>
                <w:rFonts w:ascii="黑体"/>
                <w:sz w:val="18"/>
                <w:szCs w:val="18"/>
              </w:rPr>
            </w:pPr>
            <w:ins w:id="93" w:author="Administrator" w:date="2018-09-26T14:40:00Z">
              <w:r>
                <w:rPr>
                  <w:rFonts w:ascii="黑体" w:hint="eastAsia"/>
                  <w:sz w:val="18"/>
                  <w:szCs w:val="18"/>
                </w:rPr>
                <w:t>MKSK密钥装载模式支持CBC</w:t>
              </w:r>
            </w:ins>
          </w:p>
        </w:tc>
      </w:tr>
      <w:tr w:rsidR="003843EA" w14:paraId="3BA4B27A" w14:textId="77777777">
        <w:trPr>
          <w:ins w:id="94" w:author="Administrator" w:date="2018-09-26T14:40:00Z"/>
        </w:trPr>
        <w:tc>
          <w:tcPr>
            <w:tcW w:w="1260" w:type="dxa"/>
            <w:tcBorders>
              <w:top w:val="single" w:sz="18" w:space="0" w:color="FFFFFF"/>
              <w:bottom w:val="single" w:sz="18" w:space="0" w:color="FFFFFF"/>
              <w:right w:val="single" w:sz="18" w:space="0" w:color="FFFFFF"/>
            </w:tcBorders>
            <w:shd w:val="pct5" w:color="000000" w:fill="FFFFFF"/>
            <w:vAlign w:val="center"/>
          </w:tcPr>
          <w:p w14:paraId="053A4BB0" w14:textId="77777777" w:rsidR="003843EA" w:rsidRDefault="00A21561">
            <w:pPr>
              <w:spacing w:line="276" w:lineRule="auto"/>
              <w:rPr>
                <w:ins w:id="95" w:author="Administrator" w:date="2018-09-26T14:40:00Z"/>
                <w:rFonts w:ascii="黑体"/>
                <w:sz w:val="18"/>
                <w:szCs w:val="18"/>
              </w:rPr>
            </w:pPr>
            <w:ins w:id="96" w:author="Administrator" w:date="2018-09-26T14:40:00Z">
              <w:r>
                <w:rPr>
                  <w:rFonts w:ascii="黑体"/>
                  <w:sz w:val="18"/>
                  <w:szCs w:val="18"/>
                </w:rPr>
                <w:t>1.0.</w:t>
              </w:r>
              <w:r>
                <w:rPr>
                  <w:rFonts w:ascii="黑体" w:hint="eastAsia"/>
                  <w:sz w:val="18"/>
                  <w:szCs w:val="18"/>
                </w:rPr>
                <w:t>9</w:t>
              </w:r>
            </w:ins>
          </w:p>
        </w:tc>
        <w:tc>
          <w:tcPr>
            <w:tcW w:w="108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28764574" w14:textId="77777777" w:rsidR="003843EA" w:rsidRDefault="00A21561">
            <w:pPr>
              <w:spacing w:line="276" w:lineRule="auto"/>
              <w:rPr>
                <w:ins w:id="97" w:author="Administrator" w:date="2018-09-26T14:40:00Z"/>
                <w:rFonts w:ascii="黑体"/>
                <w:sz w:val="18"/>
                <w:szCs w:val="18"/>
              </w:rPr>
            </w:pPr>
            <w:ins w:id="98" w:author="Administrator" w:date="2018-09-26T14:40:00Z">
              <w:r>
                <w:rPr>
                  <w:rFonts w:ascii="黑体" w:hint="eastAsia"/>
                  <w:sz w:val="18"/>
                  <w:szCs w:val="18"/>
                </w:rPr>
                <w:t>吴辉煌</w:t>
              </w:r>
            </w:ins>
          </w:p>
        </w:tc>
        <w:tc>
          <w:tcPr>
            <w:tcW w:w="144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5C53348D" w14:textId="77777777" w:rsidR="003843EA" w:rsidRDefault="003843EA">
            <w:pPr>
              <w:spacing w:line="276" w:lineRule="auto"/>
              <w:rPr>
                <w:ins w:id="99" w:author="Administrator" w:date="2018-09-26T14:40:00Z"/>
                <w:rFonts w:ascii="黑体"/>
                <w:sz w:val="18"/>
                <w:szCs w:val="18"/>
              </w:rPr>
            </w:pPr>
          </w:p>
        </w:tc>
        <w:tc>
          <w:tcPr>
            <w:tcW w:w="162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7F13F503" w14:textId="77777777" w:rsidR="003843EA" w:rsidRDefault="00A21561">
            <w:pPr>
              <w:spacing w:line="276" w:lineRule="auto"/>
              <w:rPr>
                <w:ins w:id="100" w:author="Administrator" w:date="2018-09-26T14:40:00Z"/>
                <w:rFonts w:ascii="黑体"/>
                <w:sz w:val="18"/>
                <w:szCs w:val="18"/>
              </w:rPr>
            </w:pPr>
            <w:ins w:id="101" w:author="Administrator" w:date="2018-09-26T14:40:00Z">
              <w:r>
                <w:rPr>
                  <w:rFonts w:ascii="黑体" w:hint="eastAsia"/>
                  <w:sz w:val="18"/>
                  <w:szCs w:val="18"/>
                </w:rPr>
                <w:t>2018.09.26</w:t>
              </w:r>
            </w:ins>
          </w:p>
        </w:tc>
        <w:tc>
          <w:tcPr>
            <w:tcW w:w="4698" w:type="dxa"/>
            <w:tcBorders>
              <w:top w:val="single" w:sz="18" w:space="0" w:color="FFFFFF"/>
              <w:left w:val="single" w:sz="18" w:space="0" w:color="FFFFFF"/>
              <w:bottom w:val="single" w:sz="18" w:space="0" w:color="FFFFFF"/>
            </w:tcBorders>
            <w:shd w:val="pct5" w:color="000000" w:fill="FFFFFF"/>
            <w:vAlign w:val="center"/>
          </w:tcPr>
          <w:p w14:paraId="3BAB7498" w14:textId="77777777" w:rsidR="003843EA" w:rsidRDefault="00A21561">
            <w:pPr>
              <w:spacing w:line="276" w:lineRule="auto"/>
              <w:rPr>
                <w:ins w:id="102" w:author="Administrator" w:date="2018-09-26T14:40:00Z"/>
                <w:rFonts w:ascii="黑体"/>
                <w:sz w:val="18"/>
                <w:szCs w:val="18"/>
              </w:rPr>
            </w:pPr>
            <w:ins w:id="103" w:author="Administrator" w:date="2018-09-26T14:41:00Z">
              <w:r>
                <w:rPr>
                  <w:rFonts w:ascii="黑体" w:hint="eastAsia"/>
                  <w:sz w:val="18"/>
                  <w:szCs w:val="18"/>
                </w:rPr>
                <w:t>N550新增客显模块</w:t>
              </w:r>
            </w:ins>
          </w:p>
        </w:tc>
      </w:tr>
      <w:tr w:rsidR="003843EA" w14:paraId="77B75067" w14:textId="77777777">
        <w:trPr>
          <w:ins w:id="104" w:author="Administrator" w:date="2018-10-15T20:19:00Z"/>
        </w:trPr>
        <w:tc>
          <w:tcPr>
            <w:tcW w:w="1260" w:type="dxa"/>
            <w:tcBorders>
              <w:top w:val="single" w:sz="18" w:space="0" w:color="FFFFFF"/>
              <w:bottom w:val="single" w:sz="18" w:space="0" w:color="FFFFFF"/>
              <w:right w:val="single" w:sz="18" w:space="0" w:color="FFFFFF"/>
            </w:tcBorders>
            <w:shd w:val="pct5" w:color="000000" w:fill="FFFFFF"/>
            <w:vAlign w:val="center"/>
          </w:tcPr>
          <w:p w14:paraId="385FC232" w14:textId="77777777" w:rsidR="003843EA" w:rsidRDefault="00A21561">
            <w:pPr>
              <w:spacing w:line="276" w:lineRule="auto"/>
              <w:rPr>
                <w:ins w:id="105" w:author="Administrator" w:date="2018-10-15T20:19:00Z"/>
                <w:rFonts w:ascii="黑体"/>
                <w:sz w:val="18"/>
                <w:szCs w:val="18"/>
              </w:rPr>
            </w:pPr>
            <w:ins w:id="106" w:author="Administrator" w:date="2018-10-15T20:19:00Z">
              <w:r>
                <w:rPr>
                  <w:rFonts w:ascii="黑体"/>
                  <w:sz w:val="18"/>
                  <w:szCs w:val="18"/>
                </w:rPr>
                <w:t>1.</w:t>
              </w:r>
            </w:ins>
            <w:ins w:id="107" w:author="Administrator" w:date="2018-10-16T11:11:00Z">
              <w:r>
                <w:rPr>
                  <w:rFonts w:ascii="黑体"/>
                  <w:sz w:val="18"/>
                  <w:szCs w:val="18"/>
                </w:rPr>
                <w:t>1.0</w:t>
              </w:r>
            </w:ins>
          </w:p>
        </w:tc>
        <w:tc>
          <w:tcPr>
            <w:tcW w:w="108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4CA9C3C4" w14:textId="77777777" w:rsidR="003843EA" w:rsidRDefault="00A21561">
            <w:pPr>
              <w:spacing w:line="276" w:lineRule="auto"/>
              <w:rPr>
                <w:ins w:id="108" w:author="Administrator" w:date="2018-10-15T20:19:00Z"/>
                <w:rFonts w:ascii="黑体"/>
                <w:sz w:val="18"/>
                <w:szCs w:val="18"/>
              </w:rPr>
            </w:pPr>
            <w:ins w:id="109" w:author="Administrator" w:date="2018-10-15T20:19:00Z">
              <w:r>
                <w:rPr>
                  <w:rFonts w:ascii="黑体" w:hint="eastAsia"/>
                  <w:sz w:val="18"/>
                  <w:szCs w:val="18"/>
                </w:rPr>
                <w:t>吴辉煌</w:t>
              </w:r>
            </w:ins>
          </w:p>
        </w:tc>
        <w:tc>
          <w:tcPr>
            <w:tcW w:w="144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27C81A9C" w14:textId="77777777" w:rsidR="003843EA" w:rsidRDefault="003843EA">
            <w:pPr>
              <w:spacing w:line="276" w:lineRule="auto"/>
              <w:rPr>
                <w:ins w:id="110" w:author="Administrator" w:date="2018-10-15T20:19:00Z"/>
                <w:rFonts w:ascii="黑体"/>
                <w:sz w:val="18"/>
                <w:szCs w:val="18"/>
              </w:rPr>
            </w:pPr>
          </w:p>
        </w:tc>
        <w:tc>
          <w:tcPr>
            <w:tcW w:w="162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42B1956F" w14:textId="77777777" w:rsidR="003843EA" w:rsidRDefault="00A21561">
            <w:pPr>
              <w:spacing w:line="276" w:lineRule="auto"/>
              <w:rPr>
                <w:ins w:id="111" w:author="Administrator" w:date="2018-10-15T20:19:00Z"/>
                <w:rFonts w:ascii="黑体"/>
                <w:sz w:val="18"/>
                <w:szCs w:val="18"/>
              </w:rPr>
            </w:pPr>
            <w:ins w:id="112" w:author="Administrator" w:date="2018-10-15T20:19:00Z">
              <w:r>
                <w:rPr>
                  <w:rFonts w:ascii="黑体" w:hint="eastAsia"/>
                  <w:sz w:val="18"/>
                  <w:szCs w:val="18"/>
                </w:rPr>
                <w:t>2018.10.12</w:t>
              </w:r>
            </w:ins>
          </w:p>
        </w:tc>
        <w:tc>
          <w:tcPr>
            <w:tcW w:w="4698" w:type="dxa"/>
            <w:tcBorders>
              <w:top w:val="single" w:sz="18" w:space="0" w:color="FFFFFF"/>
              <w:left w:val="single" w:sz="18" w:space="0" w:color="FFFFFF"/>
              <w:bottom w:val="single" w:sz="18" w:space="0" w:color="FFFFFF"/>
            </w:tcBorders>
            <w:shd w:val="pct5" w:color="000000" w:fill="FFFFFF"/>
            <w:vAlign w:val="center"/>
          </w:tcPr>
          <w:p w14:paraId="31BE9718" w14:textId="77777777" w:rsidR="003843EA" w:rsidRDefault="00A21561">
            <w:pPr>
              <w:spacing w:line="276" w:lineRule="auto"/>
              <w:rPr>
                <w:ins w:id="113" w:author="Administrator" w:date="2018-10-15T20:19:00Z"/>
                <w:rFonts w:ascii="黑体"/>
                <w:sz w:val="18"/>
                <w:szCs w:val="18"/>
              </w:rPr>
            </w:pPr>
            <w:ins w:id="114" w:author="Administrator" w:date="2018-10-15T20:19:00Z">
              <w:r>
                <w:rPr>
                  <w:rFonts w:ascii="黑体" w:hint="eastAsia"/>
                  <w:sz w:val="18"/>
                  <w:szCs w:val="18"/>
                </w:rPr>
                <w:t>新增切纸</w:t>
              </w:r>
            </w:ins>
          </w:p>
        </w:tc>
      </w:tr>
      <w:tr w:rsidR="003843EA" w14:paraId="50203106" w14:textId="77777777">
        <w:trPr>
          <w:ins w:id="115" w:author="Administrator" w:date="2018-10-16T11:11:00Z"/>
        </w:trPr>
        <w:tc>
          <w:tcPr>
            <w:tcW w:w="1260" w:type="dxa"/>
            <w:tcBorders>
              <w:top w:val="single" w:sz="18" w:space="0" w:color="FFFFFF"/>
              <w:bottom w:val="single" w:sz="18" w:space="0" w:color="FFFFFF"/>
              <w:right w:val="single" w:sz="18" w:space="0" w:color="FFFFFF"/>
            </w:tcBorders>
            <w:shd w:val="pct5" w:color="000000" w:fill="FFFFFF"/>
            <w:vAlign w:val="center"/>
          </w:tcPr>
          <w:p w14:paraId="4E9473B5" w14:textId="77777777" w:rsidR="003843EA" w:rsidRDefault="00A21561">
            <w:pPr>
              <w:spacing w:line="276" w:lineRule="auto"/>
              <w:rPr>
                <w:ins w:id="116" w:author="Administrator" w:date="2018-10-16T11:11:00Z"/>
                <w:rFonts w:ascii="黑体"/>
                <w:sz w:val="18"/>
                <w:szCs w:val="18"/>
              </w:rPr>
            </w:pPr>
            <w:ins w:id="117" w:author="Administrator" w:date="2018-10-16T11:11:00Z">
              <w:r>
                <w:rPr>
                  <w:rFonts w:ascii="黑体"/>
                  <w:sz w:val="18"/>
                  <w:szCs w:val="18"/>
                </w:rPr>
                <w:t>1.1.1</w:t>
              </w:r>
            </w:ins>
          </w:p>
        </w:tc>
        <w:tc>
          <w:tcPr>
            <w:tcW w:w="108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3027BCFF" w14:textId="77777777" w:rsidR="003843EA" w:rsidRDefault="00A21561">
            <w:pPr>
              <w:spacing w:line="276" w:lineRule="auto"/>
              <w:rPr>
                <w:ins w:id="118" w:author="Administrator" w:date="2018-10-16T11:11:00Z"/>
                <w:rFonts w:ascii="黑体"/>
                <w:sz w:val="18"/>
                <w:szCs w:val="18"/>
              </w:rPr>
            </w:pPr>
            <w:ins w:id="119" w:author="Administrator" w:date="2018-10-16T11:11:00Z">
              <w:r>
                <w:rPr>
                  <w:rFonts w:ascii="黑体" w:hint="eastAsia"/>
                  <w:sz w:val="18"/>
                  <w:szCs w:val="18"/>
                </w:rPr>
                <w:t>吴辉煌</w:t>
              </w:r>
            </w:ins>
          </w:p>
        </w:tc>
        <w:tc>
          <w:tcPr>
            <w:tcW w:w="144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7F8A5F18" w14:textId="77777777" w:rsidR="003843EA" w:rsidRDefault="003843EA">
            <w:pPr>
              <w:spacing w:line="276" w:lineRule="auto"/>
              <w:rPr>
                <w:ins w:id="120" w:author="Administrator" w:date="2018-10-16T11:11:00Z"/>
                <w:rFonts w:ascii="黑体"/>
                <w:sz w:val="18"/>
                <w:szCs w:val="18"/>
              </w:rPr>
            </w:pPr>
          </w:p>
        </w:tc>
        <w:tc>
          <w:tcPr>
            <w:tcW w:w="162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7A6F2176" w14:textId="77777777" w:rsidR="003843EA" w:rsidRDefault="00A21561">
            <w:pPr>
              <w:spacing w:line="276" w:lineRule="auto"/>
              <w:rPr>
                <w:ins w:id="121" w:author="Administrator" w:date="2018-10-16T11:11:00Z"/>
                <w:rFonts w:ascii="黑体"/>
                <w:sz w:val="18"/>
                <w:szCs w:val="18"/>
              </w:rPr>
            </w:pPr>
            <w:ins w:id="122" w:author="Administrator" w:date="2018-10-16T11:11:00Z">
              <w:r>
                <w:rPr>
                  <w:rFonts w:ascii="黑体" w:hint="eastAsia"/>
                  <w:sz w:val="18"/>
                  <w:szCs w:val="18"/>
                </w:rPr>
                <w:t>2018.10.16</w:t>
              </w:r>
            </w:ins>
          </w:p>
        </w:tc>
        <w:tc>
          <w:tcPr>
            <w:tcW w:w="4698" w:type="dxa"/>
            <w:tcBorders>
              <w:top w:val="single" w:sz="18" w:space="0" w:color="FFFFFF"/>
              <w:left w:val="single" w:sz="18" w:space="0" w:color="FFFFFF"/>
              <w:bottom w:val="single" w:sz="18" w:space="0" w:color="FFFFFF"/>
            </w:tcBorders>
            <w:shd w:val="pct5" w:color="000000" w:fill="FFFFFF"/>
            <w:vAlign w:val="center"/>
          </w:tcPr>
          <w:p w14:paraId="1463B4EA" w14:textId="77777777" w:rsidR="003843EA" w:rsidRDefault="00A21561">
            <w:pPr>
              <w:spacing w:line="276" w:lineRule="auto"/>
              <w:rPr>
                <w:ins w:id="123" w:author="Administrator" w:date="2018-10-16T11:11:00Z"/>
                <w:rFonts w:ascii="黑体"/>
                <w:sz w:val="18"/>
                <w:szCs w:val="18"/>
              </w:rPr>
            </w:pPr>
            <w:ins w:id="124" w:author="Administrator" w:date="2018-10-16T11:11:00Z">
              <w:r>
                <w:rPr>
                  <w:rFonts w:ascii="黑体" w:hint="eastAsia"/>
                  <w:sz w:val="18"/>
                  <w:szCs w:val="18"/>
                </w:rPr>
                <w:t>新增设置纸张大小,适用TTF打印</w:t>
              </w:r>
            </w:ins>
          </w:p>
        </w:tc>
      </w:tr>
      <w:tr w:rsidR="003843EA" w14:paraId="4AD19E2A" w14:textId="77777777">
        <w:trPr>
          <w:ins w:id="125" w:author="Administrator" w:date="2018-12-13T09:28:00Z"/>
        </w:trPr>
        <w:tc>
          <w:tcPr>
            <w:tcW w:w="1260" w:type="dxa"/>
            <w:tcBorders>
              <w:top w:val="single" w:sz="18" w:space="0" w:color="FFFFFF"/>
              <w:bottom w:val="single" w:sz="18" w:space="0" w:color="FFFFFF"/>
              <w:right w:val="single" w:sz="18" w:space="0" w:color="FFFFFF"/>
            </w:tcBorders>
            <w:shd w:val="pct5" w:color="000000" w:fill="FFFFFF"/>
            <w:vAlign w:val="center"/>
          </w:tcPr>
          <w:p w14:paraId="7E059FF9" w14:textId="77777777" w:rsidR="003843EA" w:rsidRDefault="00A21561">
            <w:pPr>
              <w:spacing w:line="276" w:lineRule="auto"/>
              <w:rPr>
                <w:ins w:id="126" w:author="Administrator" w:date="2018-12-13T09:28:00Z"/>
                <w:rFonts w:ascii="黑体"/>
                <w:sz w:val="18"/>
                <w:szCs w:val="18"/>
              </w:rPr>
            </w:pPr>
            <w:ins w:id="127" w:author="Administrator" w:date="2018-12-13T09:28:00Z">
              <w:r>
                <w:rPr>
                  <w:rFonts w:ascii="黑体"/>
                  <w:sz w:val="18"/>
                  <w:szCs w:val="18"/>
                </w:rPr>
                <w:t>1.1.2</w:t>
              </w:r>
            </w:ins>
          </w:p>
        </w:tc>
        <w:tc>
          <w:tcPr>
            <w:tcW w:w="108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38D709C5" w14:textId="77777777" w:rsidR="003843EA" w:rsidRDefault="00A21561">
            <w:pPr>
              <w:spacing w:line="276" w:lineRule="auto"/>
              <w:rPr>
                <w:ins w:id="128" w:author="Administrator" w:date="2018-12-13T09:28:00Z"/>
                <w:rFonts w:ascii="黑体"/>
                <w:sz w:val="18"/>
                <w:szCs w:val="18"/>
              </w:rPr>
            </w:pPr>
            <w:ins w:id="129" w:author="Administrator" w:date="2018-12-13T09:28:00Z">
              <w:r>
                <w:rPr>
                  <w:rFonts w:ascii="黑体" w:hint="eastAsia"/>
                  <w:sz w:val="18"/>
                  <w:szCs w:val="18"/>
                </w:rPr>
                <w:t>吴辉煌</w:t>
              </w:r>
            </w:ins>
          </w:p>
        </w:tc>
        <w:tc>
          <w:tcPr>
            <w:tcW w:w="144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2C9E9D37" w14:textId="77777777" w:rsidR="003843EA" w:rsidRDefault="003843EA">
            <w:pPr>
              <w:spacing w:line="276" w:lineRule="auto"/>
              <w:rPr>
                <w:ins w:id="130" w:author="Administrator" w:date="2018-12-13T09:28:00Z"/>
                <w:rFonts w:ascii="黑体"/>
                <w:sz w:val="18"/>
                <w:szCs w:val="18"/>
              </w:rPr>
            </w:pPr>
          </w:p>
        </w:tc>
        <w:tc>
          <w:tcPr>
            <w:tcW w:w="162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5C0207DE" w14:textId="77777777" w:rsidR="003843EA" w:rsidRDefault="00A21561">
            <w:pPr>
              <w:spacing w:line="276" w:lineRule="auto"/>
              <w:rPr>
                <w:ins w:id="131" w:author="Administrator" w:date="2018-12-13T09:28:00Z"/>
                <w:rFonts w:ascii="黑体"/>
                <w:sz w:val="18"/>
                <w:szCs w:val="18"/>
              </w:rPr>
            </w:pPr>
            <w:ins w:id="132" w:author="Administrator" w:date="2018-12-13T09:28:00Z">
              <w:r>
                <w:rPr>
                  <w:rFonts w:ascii="黑体" w:hint="eastAsia"/>
                  <w:sz w:val="18"/>
                  <w:szCs w:val="18"/>
                </w:rPr>
                <w:t>2018.12.13</w:t>
              </w:r>
            </w:ins>
          </w:p>
        </w:tc>
        <w:tc>
          <w:tcPr>
            <w:tcW w:w="4698" w:type="dxa"/>
            <w:tcBorders>
              <w:top w:val="single" w:sz="18" w:space="0" w:color="FFFFFF"/>
              <w:left w:val="single" w:sz="18" w:space="0" w:color="FFFFFF"/>
              <w:bottom w:val="single" w:sz="18" w:space="0" w:color="FFFFFF"/>
            </w:tcBorders>
            <w:shd w:val="pct5" w:color="000000" w:fill="FFFFFF"/>
            <w:vAlign w:val="center"/>
          </w:tcPr>
          <w:p w14:paraId="54F4B507" w14:textId="77777777" w:rsidR="003843EA" w:rsidRDefault="00A21561">
            <w:pPr>
              <w:spacing w:line="276" w:lineRule="auto"/>
              <w:rPr>
                <w:ins w:id="133" w:author="Administrator" w:date="2018-12-13T09:28:00Z"/>
                <w:rFonts w:ascii="黑体"/>
                <w:sz w:val="18"/>
                <w:szCs w:val="18"/>
              </w:rPr>
            </w:pPr>
            <w:ins w:id="134" w:author="Administrator" w:date="2018-12-13T09:28:00Z">
              <w:r>
                <w:rPr>
                  <w:rFonts w:ascii="黑体" w:hint="eastAsia"/>
                </w:rPr>
                <w:t>银联卡sm4算mac模式</w:t>
              </w:r>
            </w:ins>
          </w:p>
        </w:tc>
      </w:tr>
      <w:tr w:rsidR="003843EA" w14:paraId="3D3DADD1" w14:textId="77777777">
        <w:trPr>
          <w:ins w:id="135" w:author="Administrator" w:date="2019-02-26T17:03:00Z"/>
        </w:trPr>
        <w:tc>
          <w:tcPr>
            <w:tcW w:w="1260" w:type="dxa"/>
            <w:tcBorders>
              <w:top w:val="single" w:sz="18" w:space="0" w:color="FFFFFF"/>
              <w:bottom w:val="single" w:sz="18" w:space="0" w:color="FFFFFF"/>
              <w:right w:val="single" w:sz="18" w:space="0" w:color="FFFFFF"/>
            </w:tcBorders>
            <w:shd w:val="pct5" w:color="000000" w:fill="FFFFFF"/>
            <w:vAlign w:val="center"/>
          </w:tcPr>
          <w:p w14:paraId="66AD9C2E" w14:textId="77777777" w:rsidR="003843EA" w:rsidRDefault="00A21561">
            <w:pPr>
              <w:spacing w:line="276" w:lineRule="auto"/>
              <w:rPr>
                <w:ins w:id="136" w:author="Administrator" w:date="2019-02-26T17:03:00Z"/>
                <w:rFonts w:ascii="黑体"/>
                <w:sz w:val="18"/>
                <w:szCs w:val="18"/>
              </w:rPr>
            </w:pPr>
            <w:ins w:id="137" w:author="Administrator" w:date="2019-02-26T17:03:00Z">
              <w:r>
                <w:rPr>
                  <w:rFonts w:ascii="黑体"/>
                  <w:sz w:val="18"/>
                  <w:szCs w:val="18"/>
                </w:rPr>
                <w:t>1.1.</w:t>
              </w:r>
            </w:ins>
            <w:ins w:id="138" w:author="Administrator" w:date="2019-02-26T17:04:00Z">
              <w:r>
                <w:rPr>
                  <w:rFonts w:ascii="黑体" w:hint="eastAsia"/>
                  <w:sz w:val="18"/>
                  <w:szCs w:val="18"/>
                </w:rPr>
                <w:t>3</w:t>
              </w:r>
            </w:ins>
          </w:p>
        </w:tc>
        <w:tc>
          <w:tcPr>
            <w:tcW w:w="108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2D4D7245" w14:textId="77777777" w:rsidR="003843EA" w:rsidRDefault="00A21561">
            <w:pPr>
              <w:spacing w:line="276" w:lineRule="auto"/>
              <w:rPr>
                <w:ins w:id="139" w:author="Administrator" w:date="2019-02-26T17:03:00Z"/>
                <w:rFonts w:ascii="黑体"/>
                <w:sz w:val="18"/>
                <w:szCs w:val="18"/>
              </w:rPr>
            </w:pPr>
            <w:ins w:id="140" w:author="Administrator" w:date="2019-02-26T17:03:00Z">
              <w:r>
                <w:rPr>
                  <w:rFonts w:ascii="黑体" w:hint="eastAsia"/>
                  <w:sz w:val="18"/>
                  <w:szCs w:val="18"/>
                </w:rPr>
                <w:t>吴辉煌</w:t>
              </w:r>
            </w:ins>
          </w:p>
        </w:tc>
        <w:tc>
          <w:tcPr>
            <w:tcW w:w="144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0F258794" w14:textId="77777777" w:rsidR="003843EA" w:rsidRDefault="003843EA">
            <w:pPr>
              <w:spacing w:line="276" w:lineRule="auto"/>
              <w:rPr>
                <w:ins w:id="141" w:author="Administrator" w:date="2019-02-26T17:03:00Z"/>
                <w:rFonts w:ascii="黑体"/>
                <w:sz w:val="18"/>
                <w:szCs w:val="18"/>
              </w:rPr>
            </w:pPr>
          </w:p>
        </w:tc>
        <w:tc>
          <w:tcPr>
            <w:tcW w:w="162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2DCEE952" w14:textId="77777777" w:rsidR="003843EA" w:rsidRDefault="00A21561">
            <w:pPr>
              <w:spacing w:line="276" w:lineRule="auto"/>
              <w:rPr>
                <w:ins w:id="142" w:author="Administrator" w:date="2019-02-26T17:03:00Z"/>
                <w:rFonts w:ascii="黑体"/>
                <w:sz w:val="18"/>
                <w:szCs w:val="18"/>
              </w:rPr>
            </w:pPr>
            <w:ins w:id="143" w:author="Administrator" w:date="2019-02-26T17:03:00Z">
              <w:r>
                <w:rPr>
                  <w:rFonts w:ascii="黑体" w:hint="eastAsia"/>
                  <w:sz w:val="18"/>
                  <w:szCs w:val="18"/>
                </w:rPr>
                <w:t>2019.02.</w:t>
              </w:r>
            </w:ins>
            <w:ins w:id="144" w:author="Administrator" w:date="2019-02-26T17:04:00Z">
              <w:r>
                <w:rPr>
                  <w:rFonts w:ascii="黑体" w:hint="eastAsia"/>
                  <w:sz w:val="18"/>
                  <w:szCs w:val="18"/>
                </w:rPr>
                <w:t>12</w:t>
              </w:r>
            </w:ins>
          </w:p>
        </w:tc>
        <w:tc>
          <w:tcPr>
            <w:tcW w:w="4698" w:type="dxa"/>
            <w:tcBorders>
              <w:top w:val="single" w:sz="18" w:space="0" w:color="FFFFFF"/>
              <w:left w:val="single" w:sz="18" w:space="0" w:color="FFFFFF"/>
              <w:bottom w:val="single" w:sz="18" w:space="0" w:color="FFFFFF"/>
            </w:tcBorders>
            <w:shd w:val="pct5" w:color="000000" w:fill="FFFFFF"/>
            <w:vAlign w:val="center"/>
          </w:tcPr>
          <w:p w14:paraId="75D9BD3C" w14:textId="77777777" w:rsidR="003843EA" w:rsidRDefault="00A21561">
            <w:pPr>
              <w:spacing w:line="276" w:lineRule="auto"/>
              <w:rPr>
                <w:ins w:id="145" w:author="Administrator" w:date="2019-02-26T17:03:00Z"/>
                <w:rFonts w:ascii="黑体"/>
                <w:sz w:val="18"/>
                <w:szCs w:val="18"/>
              </w:rPr>
            </w:pPr>
            <w:ins w:id="146" w:author="Administrator" w:date="2019-02-26T17:04:00Z">
              <w:r>
                <w:rPr>
                  <w:rFonts w:ascii="黑体" w:hint="eastAsia"/>
                </w:rPr>
                <w:t>主密钥</w:t>
              </w:r>
            </w:ins>
            <w:ins w:id="147" w:author="Administrator" w:date="2019-02-26T17:05:00Z">
              <w:r>
                <w:rPr>
                  <w:rFonts w:ascii="黑体" w:hint="eastAsia"/>
                </w:rPr>
                <w:t>、</w:t>
              </w:r>
            </w:ins>
            <w:ins w:id="148" w:author="Administrator" w:date="2019-02-26T17:04:00Z">
              <w:r>
                <w:rPr>
                  <w:rFonts w:ascii="黑体" w:hint="eastAsia"/>
                  <w:rPrChange w:id="149" w:author="Administrator" w:date="2019-02-26T17:04:00Z">
                    <w:rPr>
                      <w:rFonts w:hint="eastAsia"/>
                    </w:rPr>
                  </w:rPrChange>
                </w:rPr>
                <w:t>工作密钥装载支持</w:t>
              </w:r>
              <w:r>
                <w:rPr>
                  <w:rFonts w:ascii="黑体"/>
                  <w:rPrChange w:id="150" w:author="Administrator" w:date="2019-02-26T17:04:00Z">
                    <w:rPr/>
                  </w:rPrChange>
                </w:rPr>
                <w:t>AES</w:t>
              </w:r>
            </w:ins>
          </w:p>
        </w:tc>
      </w:tr>
      <w:tr w:rsidR="003843EA" w14:paraId="1126278D" w14:textId="77777777">
        <w:trPr>
          <w:ins w:id="151" w:author="Administrator" w:date="2019-02-26T17:03:00Z"/>
        </w:trPr>
        <w:tc>
          <w:tcPr>
            <w:tcW w:w="1260" w:type="dxa"/>
            <w:tcBorders>
              <w:top w:val="single" w:sz="18" w:space="0" w:color="FFFFFF"/>
              <w:bottom w:val="single" w:sz="18" w:space="0" w:color="FFFFFF"/>
              <w:right w:val="single" w:sz="18" w:space="0" w:color="FFFFFF"/>
            </w:tcBorders>
            <w:shd w:val="pct5" w:color="000000" w:fill="FFFFFF"/>
            <w:vAlign w:val="center"/>
          </w:tcPr>
          <w:p w14:paraId="0242110F" w14:textId="77777777" w:rsidR="003843EA" w:rsidRDefault="00A21561">
            <w:pPr>
              <w:spacing w:line="276" w:lineRule="auto"/>
              <w:rPr>
                <w:ins w:id="152" w:author="Administrator" w:date="2019-02-26T17:03:00Z"/>
                <w:rFonts w:ascii="黑体"/>
                <w:sz w:val="18"/>
                <w:szCs w:val="18"/>
              </w:rPr>
            </w:pPr>
            <w:r>
              <w:rPr>
                <w:rFonts w:ascii="黑体"/>
                <w:sz w:val="18"/>
                <w:szCs w:val="18"/>
              </w:rPr>
              <w:t>1.1.</w:t>
            </w:r>
            <w:ins w:id="153" w:author="Administrator" w:date="2019-02-26T17:04:00Z">
              <w:r>
                <w:rPr>
                  <w:rFonts w:ascii="黑体" w:hint="eastAsia"/>
                  <w:sz w:val="18"/>
                  <w:szCs w:val="18"/>
                </w:rPr>
                <w:t>4</w:t>
              </w:r>
            </w:ins>
            <w:del w:id="154" w:author="Administrator" w:date="2019-02-26T17:04:00Z">
              <w:r>
                <w:rPr>
                  <w:rFonts w:ascii="黑体"/>
                  <w:sz w:val="18"/>
                  <w:szCs w:val="18"/>
                </w:rPr>
                <w:delText>2</w:delText>
              </w:r>
            </w:del>
          </w:p>
        </w:tc>
        <w:tc>
          <w:tcPr>
            <w:tcW w:w="108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3B950FAB" w14:textId="77777777" w:rsidR="003843EA" w:rsidRDefault="00A21561">
            <w:pPr>
              <w:spacing w:line="276" w:lineRule="auto"/>
              <w:rPr>
                <w:ins w:id="155" w:author="Administrator" w:date="2019-02-26T17:03:00Z"/>
                <w:rFonts w:ascii="黑体"/>
                <w:sz w:val="18"/>
                <w:szCs w:val="18"/>
              </w:rPr>
            </w:pPr>
            <w:r>
              <w:rPr>
                <w:rFonts w:ascii="黑体" w:hint="eastAsia"/>
                <w:sz w:val="18"/>
                <w:szCs w:val="18"/>
              </w:rPr>
              <w:t>吴辉煌</w:t>
            </w:r>
          </w:p>
        </w:tc>
        <w:tc>
          <w:tcPr>
            <w:tcW w:w="144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6086D4D5" w14:textId="77777777" w:rsidR="003843EA" w:rsidRDefault="003843EA">
            <w:pPr>
              <w:spacing w:line="276" w:lineRule="auto"/>
              <w:rPr>
                <w:ins w:id="156" w:author="Administrator" w:date="2019-02-26T17:03:00Z"/>
                <w:rFonts w:ascii="黑体"/>
                <w:sz w:val="18"/>
                <w:szCs w:val="18"/>
              </w:rPr>
            </w:pPr>
          </w:p>
        </w:tc>
        <w:tc>
          <w:tcPr>
            <w:tcW w:w="162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2F9FEBB0" w14:textId="77777777" w:rsidR="003843EA" w:rsidRDefault="00A21561">
            <w:pPr>
              <w:spacing w:line="276" w:lineRule="auto"/>
              <w:rPr>
                <w:ins w:id="157" w:author="Administrator" w:date="2019-02-26T17:03:00Z"/>
                <w:rFonts w:ascii="黑体"/>
                <w:sz w:val="18"/>
                <w:szCs w:val="18"/>
              </w:rPr>
            </w:pPr>
            <w:r>
              <w:rPr>
                <w:rFonts w:ascii="黑体" w:hint="eastAsia"/>
                <w:sz w:val="18"/>
                <w:szCs w:val="18"/>
              </w:rPr>
              <w:t>2019.02.26</w:t>
            </w:r>
          </w:p>
        </w:tc>
        <w:tc>
          <w:tcPr>
            <w:tcW w:w="4698" w:type="dxa"/>
            <w:tcBorders>
              <w:top w:val="single" w:sz="18" w:space="0" w:color="FFFFFF"/>
              <w:left w:val="single" w:sz="18" w:space="0" w:color="FFFFFF"/>
              <w:bottom w:val="single" w:sz="18" w:space="0" w:color="FFFFFF"/>
            </w:tcBorders>
            <w:shd w:val="pct5" w:color="000000" w:fill="FFFFFF"/>
            <w:vAlign w:val="center"/>
          </w:tcPr>
          <w:p w14:paraId="25217F87" w14:textId="77777777" w:rsidR="003843EA" w:rsidRDefault="00A21561">
            <w:pPr>
              <w:spacing w:line="276" w:lineRule="auto"/>
              <w:rPr>
                <w:ins w:id="158" w:author="Administrator" w:date="2019-02-26T17:03:00Z"/>
                <w:rFonts w:ascii="黑体"/>
              </w:rPr>
            </w:pPr>
            <w:ins w:id="159" w:author="Administrator" w:date="2019-02-26T17:04:00Z">
              <w:r>
                <w:rPr>
                  <w:rFonts w:ascii="黑体"/>
                  <w:rPrChange w:id="160" w:author="Administrator" w:date="2019-02-26T17:04:00Z">
                    <w:rPr/>
                  </w:rPrChange>
                </w:rPr>
                <w:t>AES</w:t>
              </w:r>
              <w:r>
                <w:rPr>
                  <w:rFonts w:ascii="黑体" w:hint="eastAsia"/>
                  <w:rPrChange w:id="161" w:author="Administrator" w:date="2019-02-26T17:04:00Z">
                    <w:rPr>
                      <w:rFonts w:hint="eastAsia"/>
                    </w:rPr>
                  </w:rPrChange>
                </w:rPr>
                <w:t>支持</w:t>
              </w:r>
              <w:r>
                <w:rPr>
                  <w:rFonts w:ascii="黑体"/>
                  <w:rPrChange w:id="162" w:author="Administrator" w:date="2019-02-26T17:04:00Z">
                    <w:rPr/>
                  </w:rPrChange>
                </w:rPr>
                <w:t>ECB/CBC</w:t>
              </w:r>
              <w:r>
                <w:rPr>
                  <w:rFonts w:ascii="黑体" w:hint="eastAsia"/>
                  <w:rPrChange w:id="163" w:author="Administrator" w:date="2019-02-26T17:04:00Z">
                    <w:rPr>
                      <w:rFonts w:hint="eastAsia"/>
                    </w:rPr>
                  </w:rPrChange>
                </w:rPr>
                <w:t>加密解密</w:t>
              </w:r>
              <w:r>
                <w:rPr>
                  <w:rFonts w:ascii="黑体"/>
                  <w:rPrChange w:id="164" w:author="Administrator" w:date="2019-02-26T17:04:00Z">
                    <w:rPr/>
                  </w:rPrChange>
                </w:rPr>
                <w:t xml:space="preserve"> </w:t>
              </w:r>
            </w:ins>
            <w:del w:id="165" w:author="Administrator" w:date="2019-02-26T17:04:00Z">
              <w:r>
                <w:rPr>
                  <w:rFonts w:ascii="黑体" w:hint="eastAsia"/>
                </w:rPr>
                <w:delText>银联卡sm4算mac模式</w:delText>
              </w:r>
            </w:del>
          </w:p>
        </w:tc>
      </w:tr>
      <w:tr w:rsidR="003843EA" w14:paraId="3A00CBEC" w14:textId="77777777">
        <w:trPr>
          <w:ins w:id="166" w:author="Administrator" w:date="2019-03-04T14:42:00Z"/>
        </w:trPr>
        <w:tc>
          <w:tcPr>
            <w:tcW w:w="1260" w:type="dxa"/>
            <w:tcBorders>
              <w:top w:val="single" w:sz="18" w:space="0" w:color="FFFFFF"/>
              <w:bottom w:val="single" w:sz="18" w:space="0" w:color="FFFFFF"/>
              <w:right w:val="single" w:sz="18" w:space="0" w:color="FFFFFF"/>
            </w:tcBorders>
            <w:shd w:val="pct5" w:color="000000" w:fill="FFFFFF"/>
            <w:vAlign w:val="center"/>
          </w:tcPr>
          <w:p w14:paraId="7FC806F6" w14:textId="77777777" w:rsidR="003843EA" w:rsidRDefault="00A21561">
            <w:pPr>
              <w:spacing w:line="276" w:lineRule="auto"/>
              <w:rPr>
                <w:ins w:id="167" w:author="Administrator" w:date="2019-03-04T14:42:00Z"/>
                <w:rFonts w:ascii="黑体"/>
                <w:sz w:val="18"/>
                <w:szCs w:val="18"/>
              </w:rPr>
            </w:pPr>
            <w:r>
              <w:rPr>
                <w:rFonts w:ascii="黑体"/>
                <w:sz w:val="18"/>
                <w:szCs w:val="18"/>
              </w:rPr>
              <w:t>1.1.</w:t>
            </w:r>
            <w:ins w:id="168" w:author="Administrator" w:date="2019-03-04T14:42:00Z">
              <w:r>
                <w:rPr>
                  <w:rFonts w:ascii="黑体" w:hint="eastAsia"/>
                  <w:sz w:val="18"/>
                  <w:szCs w:val="18"/>
                </w:rPr>
                <w:t>5</w:t>
              </w:r>
            </w:ins>
            <w:del w:id="169" w:author="Administrator" w:date="2019-03-04T14:42:00Z">
              <w:r>
                <w:rPr>
                  <w:rFonts w:ascii="黑体" w:hint="eastAsia"/>
                  <w:sz w:val="18"/>
                  <w:szCs w:val="18"/>
                </w:rPr>
                <w:delText>4</w:delText>
              </w:r>
            </w:del>
          </w:p>
        </w:tc>
        <w:tc>
          <w:tcPr>
            <w:tcW w:w="108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37C01B28" w14:textId="77777777" w:rsidR="003843EA" w:rsidRDefault="00A21561">
            <w:pPr>
              <w:spacing w:line="276" w:lineRule="auto"/>
              <w:rPr>
                <w:ins w:id="170" w:author="Administrator" w:date="2019-03-04T14:42:00Z"/>
                <w:rFonts w:ascii="黑体"/>
                <w:sz w:val="18"/>
                <w:szCs w:val="18"/>
              </w:rPr>
            </w:pPr>
            <w:r>
              <w:rPr>
                <w:rFonts w:ascii="黑体" w:hint="eastAsia"/>
                <w:sz w:val="18"/>
                <w:szCs w:val="18"/>
              </w:rPr>
              <w:t>吴辉煌</w:t>
            </w:r>
          </w:p>
        </w:tc>
        <w:tc>
          <w:tcPr>
            <w:tcW w:w="144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5FDE96E2" w14:textId="77777777" w:rsidR="003843EA" w:rsidRDefault="003843EA">
            <w:pPr>
              <w:spacing w:line="276" w:lineRule="auto"/>
              <w:rPr>
                <w:ins w:id="171" w:author="Administrator" w:date="2019-03-04T14:42:00Z"/>
                <w:rFonts w:ascii="黑体"/>
                <w:sz w:val="18"/>
                <w:szCs w:val="18"/>
              </w:rPr>
            </w:pPr>
          </w:p>
        </w:tc>
        <w:tc>
          <w:tcPr>
            <w:tcW w:w="162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794F55A2" w14:textId="77777777" w:rsidR="003843EA" w:rsidRDefault="00A21561">
            <w:pPr>
              <w:spacing w:line="276" w:lineRule="auto"/>
              <w:rPr>
                <w:ins w:id="172" w:author="Administrator" w:date="2019-03-04T14:42:00Z"/>
                <w:rFonts w:ascii="黑体"/>
                <w:sz w:val="18"/>
                <w:szCs w:val="18"/>
              </w:rPr>
            </w:pPr>
            <w:r>
              <w:rPr>
                <w:rFonts w:ascii="黑体" w:hint="eastAsia"/>
                <w:sz w:val="18"/>
                <w:szCs w:val="18"/>
              </w:rPr>
              <w:t>2019.0</w:t>
            </w:r>
            <w:ins w:id="173" w:author="Administrator" w:date="2019-03-04T14:42:00Z">
              <w:r>
                <w:rPr>
                  <w:rFonts w:ascii="黑体" w:hint="eastAsia"/>
                  <w:sz w:val="18"/>
                  <w:szCs w:val="18"/>
                </w:rPr>
                <w:t>3</w:t>
              </w:r>
            </w:ins>
            <w:del w:id="174" w:author="Administrator" w:date="2019-03-04T14:42:00Z">
              <w:r>
                <w:rPr>
                  <w:rFonts w:ascii="黑体" w:hint="eastAsia"/>
                  <w:sz w:val="18"/>
                  <w:szCs w:val="18"/>
                </w:rPr>
                <w:delText>2</w:delText>
              </w:r>
            </w:del>
            <w:r>
              <w:rPr>
                <w:rFonts w:ascii="黑体" w:hint="eastAsia"/>
                <w:sz w:val="18"/>
                <w:szCs w:val="18"/>
              </w:rPr>
              <w:t>.</w:t>
            </w:r>
            <w:ins w:id="175" w:author="Administrator" w:date="2019-03-04T14:42:00Z">
              <w:r>
                <w:rPr>
                  <w:rFonts w:ascii="黑体" w:hint="eastAsia"/>
                  <w:sz w:val="18"/>
                  <w:szCs w:val="18"/>
                </w:rPr>
                <w:t>04</w:t>
              </w:r>
            </w:ins>
            <w:del w:id="176" w:author="Administrator" w:date="2019-03-04T14:42:00Z">
              <w:r>
                <w:rPr>
                  <w:rFonts w:ascii="黑体" w:hint="eastAsia"/>
                  <w:sz w:val="18"/>
                  <w:szCs w:val="18"/>
                </w:rPr>
                <w:delText>26</w:delText>
              </w:r>
            </w:del>
          </w:p>
        </w:tc>
        <w:tc>
          <w:tcPr>
            <w:tcW w:w="4698" w:type="dxa"/>
            <w:tcBorders>
              <w:top w:val="single" w:sz="18" w:space="0" w:color="FFFFFF"/>
              <w:left w:val="single" w:sz="18" w:space="0" w:color="FFFFFF"/>
              <w:bottom w:val="single" w:sz="18" w:space="0" w:color="FFFFFF"/>
            </w:tcBorders>
            <w:shd w:val="pct5" w:color="000000" w:fill="FFFFFF"/>
            <w:vAlign w:val="center"/>
          </w:tcPr>
          <w:p w14:paraId="73951984" w14:textId="77777777" w:rsidR="003843EA" w:rsidRDefault="00A21561">
            <w:pPr>
              <w:spacing w:line="276" w:lineRule="auto"/>
              <w:rPr>
                <w:ins w:id="177" w:author="Administrator" w:date="2019-03-04T14:42:00Z"/>
                <w:rFonts w:ascii="黑体"/>
              </w:rPr>
            </w:pPr>
            <w:ins w:id="178" w:author="Administrator" w:date="2019-03-11T14:07:00Z">
              <w:r>
                <w:rPr>
                  <w:rFonts w:ascii="黑体" w:hint="eastAsia"/>
                </w:rPr>
                <w:t xml:space="preserve">MK/SK </w:t>
              </w:r>
            </w:ins>
            <w:ins w:id="179" w:author="Administrator" w:date="2019-03-04T14:42:00Z">
              <w:r>
                <w:rPr>
                  <w:rFonts w:ascii="黑体" w:hint="eastAsia"/>
                </w:rPr>
                <w:t>MAC AES</w:t>
              </w:r>
            </w:ins>
            <w:del w:id="180" w:author="Administrator" w:date="2019-03-04T14:42:00Z">
              <w:r>
                <w:rPr>
                  <w:rFonts w:ascii="黑体" w:hint="eastAsia"/>
                </w:rPr>
                <w:delText xml:space="preserve">AES支持ECB/CBC加密解密 </w:delText>
              </w:r>
            </w:del>
          </w:p>
        </w:tc>
      </w:tr>
      <w:tr w:rsidR="003843EA" w14:paraId="0322C08A" w14:textId="77777777">
        <w:trPr>
          <w:ins w:id="181" w:author="Administrator" w:date="2019-03-11T16:15:00Z"/>
        </w:trPr>
        <w:tc>
          <w:tcPr>
            <w:tcW w:w="1260" w:type="dxa"/>
            <w:tcBorders>
              <w:top w:val="single" w:sz="18" w:space="0" w:color="FFFFFF"/>
              <w:bottom w:val="single" w:sz="18" w:space="0" w:color="FFFFFF"/>
              <w:right w:val="single" w:sz="18" w:space="0" w:color="FFFFFF"/>
            </w:tcBorders>
            <w:shd w:val="pct5" w:color="000000" w:fill="FFFFFF"/>
            <w:vAlign w:val="center"/>
          </w:tcPr>
          <w:p w14:paraId="4B9BF706" w14:textId="77777777" w:rsidR="003843EA" w:rsidRDefault="00A21561">
            <w:pPr>
              <w:spacing w:line="276" w:lineRule="auto"/>
              <w:rPr>
                <w:ins w:id="182" w:author="Administrator" w:date="2019-03-11T16:15:00Z"/>
                <w:rFonts w:ascii="黑体"/>
                <w:sz w:val="18"/>
                <w:szCs w:val="18"/>
              </w:rPr>
            </w:pPr>
            <w:r>
              <w:rPr>
                <w:rFonts w:ascii="黑体"/>
                <w:sz w:val="18"/>
                <w:szCs w:val="18"/>
              </w:rPr>
              <w:t>1.1.</w:t>
            </w:r>
            <w:ins w:id="183" w:author="Administrator" w:date="2019-03-11T16:16:00Z">
              <w:r>
                <w:rPr>
                  <w:rFonts w:ascii="黑体" w:hint="eastAsia"/>
                  <w:sz w:val="18"/>
                  <w:szCs w:val="18"/>
                </w:rPr>
                <w:t>5</w:t>
              </w:r>
            </w:ins>
            <w:del w:id="184" w:author="Administrator" w:date="2019-03-11T16:16:00Z">
              <w:r>
                <w:rPr>
                  <w:rFonts w:ascii="黑体" w:hint="eastAsia"/>
                  <w:sz w:val="18"/>
                  <w:szCs w:val="18"/>
                </w:rPr>
                <w:delText>5</w:delText>
              </w:r>
            </w:del>
          </w:p>
        </w:tc>
        <w:tc>
          <w:tcPr>
            <w:tcW w:w="108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3960764D" w14:textId="77777777" w:rsidR="003843EA" w:rsidRDefault="00A21561">
            <w:pPr>
              <w:spacing w:line="276" w:lineRule="auto"/>
              <w:rPr>
                <w:ins w:id="185" w:author="Administrator" w:date="2019-03-11T16:15:00Z"/>
                <w:rFonts w:ascii="黑体"/>
                <w:sz w:val="18"/>
                <w:szCs w:val="18"/>
              </w:rPr>
            </w:pPr>
            <w:r>
              <w:rPr>
                <w:rFonts w:ascii="黑体" w:hint="eastAsia"/>
                <w:sz w:val="18"/>
                <w:szCs w:val="18"/>
              </w:rPr>
              <w:t>吴辉煌</w:t>
            </w:r>
          </w:p>
        </w:tc>
        <w:tc>
          <w:tcPr>
            <w:tcW w:w="144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44A728A3" w14:textId="77777777" w:rsidR="003843EA" w:rsidRDefault="003843EA">
            <w:pPr>
              <w:spacing w:line="276" w:lineRule="auto"/>
              <w:rPr>
                <w:ins w:id="186" w:author="Administrator" w:date="2019-03-11T16:15:00Z"/>
                <w:rFonts w:ascii="黑体"/>
                <w:sz w:val="18"/>
                <w:szCs w:val="18"/>
              </w:rPr>
            </w:pPr>
          </w:p>
        </w:tc>
        <w:tc>
          <w:tcPr>
            <w:tcW w:w="162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5BCEC5B0" w14:textId="77777777" w:rsidR="003843EA" w:rsidRDefault="00A21561">
            <w:pPr>
              <w:spacing w:line="276" w:lineRule="auto"/>
              <w:rPr>
                <w:ins w:id="187" w:author="Administrator" w:date="2019-03-11T16:15:00Z"/>
                <w:rFonts w:ascii="黑体"/>
                <w:sz w:val="18"/>
                <w:szCs w:val="18"/>
              </w:rPr>
            </w:pPr>
            <w:r>
              <w:rPr>
                <w:rFonts w:ascii="黑体" w:hint="eastAsia"/>
                <w:sz w:val="18"/>
                <w:szCs w:val="18"/>
              </w:rPr>
              <w:t>2019.03.</w:t>
            </w:r>
            <w:ins w:id="188" w:author="Administrator" w:date="2019-03-11T16:15:00Z">
              <w:r>
                <w:rPr>
                  <w:rFonts w:ascii="黑体" w:hint="eastAsia"/>
                  <w:sz w:val="18"/>
                  <w:szCs w:val="18"/>
                </w:rPr>
                <w:t>11</w:t>
              </w:r>
            </w:ins>
            <w:del w:id="189" w:author="Administrator" w:date="2019-03-11T16:15:00Z">
              <w:r>
                <w:rPr>
                  <w:rFonts w:ascii="黑体" w:hint="eastAsia"/>
                  <w:sz w:val="18"/>
                  <w:szCs w:val="18"/>
                </w:rPr>
                <w:delText>04</w:delText>
              </w:r>
            </w:del>
          </w:p>
        </w:tc>
        <w:tc>
          <w:tcPr>
            <w:tcW w:w="4698" w:type="dxa"/>
            <w:tcBorders>
              <w:top w:val="single" w:sz="18" w:space="0" w:color="FFFFFF"/>
              <w:left w:val="single" w:sz="18" w:space="0" w:color="FFFFFF"/>
              <w:bottom w:val="single" w:sz="18" w:space="0" w:color="FFFFFF"/>
            </w:tcBorders>
            <w:shd w:val="pct5" w:color="000000" w:fill="FFFFFF"/>
            <w:vAlign w:val="center"/>
          </w:tcPr>
          <w:p w14:paraId="2682CDED" w14:textId="77777777" w:rsidR="003843EA" w:rsidRDefault="00A21561">
            <w:pPr>
              <w:spacing w:line="276" w:lineRule="auto"/>
              <w:rPr>
                <w:ins w:id="190" w:author="Administrator" w:date="2019-03-11T16:15:00Z"/>
                <w:rFonts w:ascii="黑体"/>
              </w:rPr>
            </w:pPr>
            <w:r>
              <w:rPr>
                <w:rFonts w:ascii="黑体" w:hint="eastAsia"/>
              </w:rPr>
              <w:t>MK/SK</w:t>
            </w:r>
            <w:ins w:id="191" w:author="Administrator" w:date="2019-03-11T16:15:00Z">
              <w:r>
                <w:rPr>
                  <w:rFonts w:ascii="黑体" w:hint="eastAsia"/>
                </w:rPr>
                <w:t xml:space="preserve"> </w:t>
              </w:r>
            </w:ins>
            <w:ins w:id="192" w:author="Administrator" w:date="2019-03-11T16:16:00Z">
              <w:r>
                <w:rPr>
                  <w:rFonts w:ascii="黑体" w:hint="eastAsia"/>
                </w:rPr>
                <w:t xml:space="preserve"> AES</w:t>
              </w:r>
            </w:ins>
            <w:ins w:id="193" w:author="Administrator" w:date="2019-03-11T16:15:00Z">
              <w:r>
                <w:rPr>
                  <w:rFonts w:ascii="黑体" w:hint="eastAsia"/>
                </w:rPr>
                <w:t>校验密钥是否</w:t>
              </w:r>
            </w:ins>
            <w:ins w:id="194" w:author="Administrator" w:date="2019-03-11T16:16:00Z">
              <w:r>
                <w:rPr>
                  <w:rFonts w:ascii="黑体" w:hint="eastAsia"/>
                </w:rPr>
                <w:t>存在</w:t>
              </w:r>
            </w:ins>
            <w:del w:id="195" w:author="Administrator" w:date="2019-03-11T16:16:00Z">
              <w:r>
                <w:rPr>
                  <w:rFonts w:ascii="黑体" w:hint="eastAsia"/>
                </w:rPr>
                <w:delText xml:space="preserve"> MAC AES</w:delText>
              </w:r>
            </w:del>
          </w:p>
        </w:tc>
      </w:tr>
      <w:tr w:rsidR="003843EA" w14:paraId="66D4C5BF" w14:textId="77777777">
        <w:trPr>
          <w:ins w:id="196" w:author="Administrator" w:date="2019-03-28T09:13:00Z"/>
        </w:trPr>
        <w:tc>
          <w:tcPr>
            <w:tcW w:w="1260" w:type="dxa"/>
            <w:tcBorders>
              <w:top w:val="single" w:sz="18" w:space="0" w:color="FFFFFF"/>
              <w:bottom w:val="single" w:sz="18" w:space="0" w:color="FFFFFF"/>
              <w:right w:val="single" w:sz="18" w:space="0" w:color="FFFFFF"/>
            </w:tcBorders>
            <w:shd w:val="pct5" w:color="000000" w:fill="FFFFFF"/>
            <w:vAlign w:val="center"/>
          </w:tcPr>
          <w:p w14:paraId="67410D87" w14:textId="77777777" w:rsidR="003843EA" w:rsidRDefault="00A21561">
            <w:pPr>
              <w:spacing w:line="276" w:lineRule="auto"/>
              <w:rPr>
                <w:ins w:id="197" w:author="Administrator" w:date="2019-03-28T09:13:00Z"/>
                <w:rFonts w:ascii="黑体"/>
                <w:sz w:val="18"/>
                <w:szCs w:val="18"/>
              </w:rPr>
            </w:pPr>
            <w:r>
              <w:rPr>
                <w:rFonts w:ascii="黑体"/>
                <w:sz w:val="18"/>
                <w:szCs w:val="18"/>
              </w:rPr>
              <w:t>1.1.</w:t>
            </w:r>
            <w:r>
              <w:rPr>
                <w:rFonts w:ascii="黑体" w:hint="eastAsia"/>
                <w:sz w:val="18"/>
                <w:szCs w:val="18"/>
              </w:rPr>
              <w:t>5</w:t>
            </w:r>
          </w:p>
        </w:tc>
        <w:tc>
          <w:tcPr>
            <w:tcW w:w="108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45B0D201" w14:textId="77777777" w:rsidR="003843EA" w:rsidRDefault="00A21561">
            <w:pPr>
              <w:spacing w:line="276" w:lineRule="auto"/>
              <w:rPr>
                <w:ins w:id="198" w:author="Administrator" w:date="2019-03-28T09:13:00Z"/>
                <w:rFonts w:ascii="黑体"/>
                <w:sz w:val="18"/>
                <w:szCs w:val="18"/>
              </w:rPr>
            </w:pPr>
            <w:r>
              <w:rPr>
                <w:rFonts w:ascii="黑体" w:hint="eastAsia"/>
                <w:sz w:val="18"/>
                <w:szCs w:val="18"/>
              </w:rPr>
              <w:t>吴辉煌</w:t>
            </w:r>
          </w:p>
        </w:tc>
        <w:tc>
          <w:tcPr>
            <w:tcW w:w="144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2B7558AA" w14:textId="77777777" w:rsidR="003843EA" w:rsidRDefault="003843EA">
            <w:pPr>
              <w:spacing w:line="276" w:lineRule="auto"/>
              <w:rPr>
                <w:ins w:id="199" w:author="Administrator" w:date="2019-03-28T09:13:00Z"/>
                <w:rFonts w:ascii="黑体"/>
                <w:sz w:val="18"/>
                <w:szCs w:val="18"/>
              </w:rPr>
            </w:pPr>
          </w:p>
        </w:tc>
        <w:tc>
          <w:tcPr>
            <w:tcW w:w="1620" w:type="dxa"/>
            <w:tcBorders>
              <w:top w:val="single" w:sz="18" w:space="0" w:color="FFFFFF"/>
              <w:left w:val="single" w:sz="18" w:space="0" w:color="FFFFFF"/>
              <w:bottom w:val="single" w:sz="18" w:space="0" w:color="FFFFFF"/>
              <w:right w:val="single" w:sz="18" w:space="0" w:color="FFFFFF"/>
            </w:tcBorders>
            <w:shd w:val="pct5" w:color="000000" w:fill="FFFFFF"/>
            <w:vAlign w:val="center"/>
          </w:tcPr>
          <w:p w14:paraId="4FD7459A" w14:textId="77777777" w:rsidR="003843EA" w:rsidRDefault="00A21561">
            <w:pPr>
              <w:spacing w:line="276" w:lineRule="auto"/>
              <w:rPr>
                <w:ins w:id="200" w:author="Administrator" w:date="2019-03-28T09:13:00Z"/>
                <w:rFonts w:ascii="黑体"/>
                <w:sz w:val="18"/>
                <w:szCs w:val="18"/>
              </w:rPr>
            </w:pPr>
            <w:r>
              <w:rPr>
                <w:rFonts w:ascii="黑体" w:hint="eastAsia"/>
                <w:sz w:val="18"/>
                <w:szCs w:val="18"/>
              </w:rPr>
              <w:t>2019.03.</w:t>
            </w:r>
            <w:ins w:id="201" w:author="Administrator" w:date="2019-03-28T09:13:00Z">
              <w:r>
                <w:rPr>
                  <w:rFonts w:ascii="黑体" w:hint="eastAsia"/>
                  <w:sz w:val="18"/>
                  <w:szCs w:val="18"/>
                </w:rPr>
                <w:t>28</w:t>
              </w:r>
            </w:ins>
            <w:del w:id="202" w:author="Administrator" w:date="2019-03-28T09:13:00Z">
              <w:r>
                <w:rPr>
                  <w:rFonts w:ascii="黑体" w:hint="eastAsia"/>
                  <w:sz w:val="18"/>
                  <w:szCs w:val="18"/>
                </w:rPr>
                <w:delText>11</w:delText>
              </w:r>
            </w:del>
          </w:p>
        </w:tc>
        <w:tc>
          <w:tcPr>
            <w:tcW w:w="4698" w:type="dxa"/>
            <w:tcBorders>
              <w:top w:val="single" w:sz="18" w:space="0" w:color="FFFFFF"/>
              <w:left w:val="single" w:sz="18" w:space="0" w:color="FFFFFF"/>
              <w:bottom w:val="single" w:sz="18" w:space="0" w:color="FFFFFF"/>
            </w:tcBorders>
            <w:shd w:val="pct5" w:color="000000" w:fill="FFFFFF"/>
            <w:vAlign w:val="center"/>
          </w:tcPr>
          <w:p w14:paraId="1096089A" w14:textId="77777777" w:rsidR="003843EA" w:rsidRDefault="00A21561">
            <w:pPr>
              <w:spacing w:line="276" w:lineRule="auto"/>
              <w:rPr>
                <w:ins w:id="203" w:author="Administrator" w:date="2019-03-28T09:13:00Z"/>
                <w:rFonts w:ascii="黑体"/>
              </w:rPr>
            </w:pPr>
            <w:r>
              <w:rPr>
                <w:rFonts w:ascii="黑体" w:hint="eastAsia"/>
              </w:rPr>
              <w:t>MK/SK  AES</w:t>
            </w:r>
            <w:ins w:id="204" w:author="Administrator" w:date="2019-03-28T09:13:00Z">
              <w:r>
                <w:rPr>
                  <w:rFonts w:ascii="黑体" w:hint="eastAsia"/>
                </w:rPr>
                <w:t xml:space="preserve"> 密码输入接口</w:t>
              </w:r>
            </w:ins>
            <w:del w:id="205" w:author="Administrator" w:date="2019-03-28T09:13:00Z">
              <w:r>
                <w:rPr>
                  <w:rFonts w:ascii="黑体" w:hint="eastAsia"/>
                </w:rPr>
                <w:delText>校验密钥是否存在</w:delText>
              </w:r>
            </w:del>
          </w:p>
        </w:tc>
      </w:tr>
    </w:tbl>
    <w:p w14:paraId="0BB32D5F" w14:textId="77777777" w:rsidR="003843EA" w:rsidRDefault="003843EA">
      <w:pPr>
        <w:pStyle w:val="MyDoc1"/>
        <w:numPr>
          <w:ilvl w:val="0"/>
          <w:numId w:val="0"/>
        </w:numPr>
        <w:jc w:val="center"/>
        <w:rPr>
          <w:ins w:id="206" w:author="Administrator" w:date="2018-08-15T15:37:00Z"/>
          <w:b/>
          <w:sz w:val="44"/>
          <w:szCs w:val="44"/>
        </w:rPr>
      </w:pPr>
    </w:p>
    <w:p w14:paraId="73E04816" w14:textId="77777777" w:rsidR="003843EA" w:rsidRDefault="00A21561">
      <w:pPr>
        <w:pStyle w:val="MyDoc1"/>
        <w:numPr>
          <w:ilvl w:val="0"/>
          <w:numId w:val="0"/>
        </w:numPr>
        <w:jc w:val="center"/>
        <w:rPr>
          <w:b/>
          <w:sz w:val="44"/>
          <w:szCs w:val="44"/>
        </w:rPr>
      </w:pPr>
      <w:r>
        <w:rPr>
          <w:rFonts w:hint="eastAsia"/>
          <w:b/>
          <w:sz w:val="44"/>
          <w:szCs w:val="44"/>
        </w:rPr>
        <w:t>目录</w:t>
      </w:r>
      <w:bookmarkEnd w:id="38"/>
      <w:bookmarkEnd w:id="39"/>
      <w:bookmarkEnd w:id="40"/>
      <w:bookmarkEnd w:id="41"/>
      <w:bookmarkEnd w:id="42"/>
    </w:p>
    <w:p w14:paraId="7E3A6521" w14:textId="77777777" w:rsidR="003843EA" w:rsidRDefault="00A21561">
      <w:pPr>
        <w:pStyle w:val="TOC1"/>
        <w:tabs>
          <w:tab w:val="right" w:leader="dot" w:pos="10080"/>
        </w:tabs>
      </w:pPr>
      <w:r>
        <w:rPr>
          <w:rFonts w:ascii="黑体" w:hAnsi="宋体" w:hint="eastAsia"/>
          <w:sz w:val="18"/>
          <w:szCs w:val="18"/>
        </w:rPr>
        <w:fldChar w:fldCharType="begin"/>
      </w:r>
      <w:r>
        <w:rPr>
          <w:rFonts w:ascii="黑体" w:hAnsi="宋体" w:hint="eastAsia"/>
          <w:sz w:val="18"/>
          <w:szCs w:val="18"/>
        </w:rPr>
        <w:instrText xml:space="preserve">TOC \o "1-3" \h \u </w:instrText>
      </w:r>
      <w:r>
        <w:rPr>
          <w:rFonts w:ascii="黑体" w:hAnsi="宋体" w:hint="eastAsia"/>
          <w:sz w:val="18"/>
          <w:szCs w:val="18"/>
        </w:rPr>
        <w:fldChar w:fldCharType="separate"/>
      </w:r>
      <w:hyperlink w:anchor="_Toc8968" w:history="1">
        <w:r>
          <w:t xml:space="preserve">1 </w:t>
        </w:r>
        <w:r>
          <w:rPr>
            <w:rFonts w:hint="eastAsia"/>
          </w:rPr>
          <w:t>文档介绍</w:t>
        </w:r>
        <w:r>
          <w:tab/>
        </w:r>
      </w:hyperlink>
    </w:p>
    <w:p w14:paraId="2146ADFC" w14:textId="77777777" w:rsidR="003843EA" w:rsidRDefault="000C1203">
      <w:pPr>
        <w:pStyle w:val="TOC2"/>
        <w:tabs>
          <w:tab w:val="right" w:leader="dot" w:pos="10080"/>
        </w:tabs>
      </w:pPr>
      <w:hyperlink w:anchor="_Toc32746" w:history="1">
        <w:r w:rsidR="00A21561">
          <w:t xml:space="preserve">1.1 </w:t>
        </w:r>
        <w:r w:rsidR="00A21561">
          <w:rPr>
            <w:rFonts w:hint="eastAsia"/>
          </w:rPr>
          <w:t>文档目的</w:t>
        </w:r>
        <w:r w:rsidR="00A21561">
          <w:tab/>
        </w:r>
      </w:hyperlink>
    </w:p>
    <w:p w14:paraId="2F8D4DED" w14:textId="77777777" w:rsidR="003843EA" w:rsidRDefault="000C1203">
      <w:pPr>
        <w:pStyle w:val="TOC2"/>
        <w:tabs>
          <w:tab w:val="right" w:leader="dot" w:pos="10080"/>
        </w:tabs>
      </w:pPr>
      <w:hyperlink w:anchor="_Toc12244" w:history="1">
        <w:r w:rsidR="00A21561">
          <w:t xml:space="preserve">1.2 </w:t>
        </w:r>
        <w:r w:rsidR="00A21561">
          <w:rPr>
            <w:rFonts w:hint="eastAsia"/>
          </w:rPr>
          <w:t>文档范围</w:t>
        </w:r>
        <w:r w:rsidR="00A21561">
          <w:tab/>
        </w:r>
      </w:hyperlink>
    </w:p>
    <w:p w14:paraId="5AF34B79" w14:textId="77777777" w:rsidR="003843EA" w:rsidRDefault="000C1203">
      <w:pPr>
        <w:pStyle w:val="TOC2"/>
        <w:tabs>
          <w:tab w:val="right" w:leader="dot" w:pos="10080"/>
        </w:tabs>
      </w:pPr>
      <w:hyperlink w:anchor="_Toc18523" w:history="1">
        <w:r w:rsidR="00A21561">
          <w:t xml:space="preserve">1.3 </w:t>
        </w:r>
        <w:r w:rsidR="00A21561">
          <w:rPr>
            <w:rFonts w:hint="eastAsia"/>
          </w:rPr>
          <w:t>读者对象</w:t>
        </w:r>
        <w:r w:rsidR="00A21561">
          <w:tab/>
        </w:r>
      </w:hyperlink>
    </w:p>
    <w:p w14:paraId="42A33AA5" w14:textId="77777777" w:rsidR="003843EA" w:rsidRDefault="000C1203">
      <w:pPr>
        <w:pStyle w:val="TOC2"/>
        <w:tabs>
          <w:tab w:val="right" w:leader="dot" w:pos="10080"/>
        </w:tabs>
      </w:pPr>
      <w:hyperlink w:anchor="_Toc21028" w:history="1">
        <w:r w:rsidR="00A21561">
          <w:t xml:space="preserve">1.4 </w:t>
        </w:r>
        <w:r w:rsidR="00A21561">
          <w:rPr>
            <w:rFonts w:hint="eastAsia"/>
          </w:rPr>
          <w:t>参考文献</w:t>
        </w:r>
        <w:r w:rsidR="00A21561">
          <w:tab/>
        </w:r>
      </w:hyperlink>
    </w:p>
    <w:p w14:paraId="0B0DB60B" w14:textId="77777777" w:rsidR="003843EA" w:rsidRDefault="000C1203">
      <w:pPr>
        <w:pStyle w:val="TOC2"/>
        <w:tabs>
          <w:tab w:val="right" w:leader="dot" w:pos="10080"/>
        </w:tabs>
      </w:pPr>
      <w:hyperlink w:anchor="_Toc5657" w:history="1">
        <w:r w:rsidR="00A21561">
          <w:t xml:space="preserve">1.5 </w:t>
        </w:r>
        <w:r w:rsidR="00A21561">
          <w:rPr>
            <w:rFonts w:hint="eastAsia"/>
          </w:rPr>
          <w:t>术语与缩写解释</w:t>
        </w:r>
        <w:r w:rsidR="00A21561">
          <w:tab/>
        </w:r>
      </w:hyperlink>
    </w:p>
    <w:p w14:paraId="280D7F44" w14:textId="77777777" w:rsidR="003843EA" w:rsidRDefault="000C1203">
      <w:pPr>
        <w:pStyle w:val="TOC1"/>
        <w:tabs>
          <w:tab w:val="right" w:leader="dot" w:pos="10080"/>
        </w:tabs>
      </w:pPr>
      <w:hyperlink w:anchor="_Toc21499" w:history="1">
        <w:r w:rsidR="00A21561">
          <w:t xml:space="preserve">2 </w:t>
        </w:r>
        <w:r w:rsidR="00A21561">
          <w:rPr>
            <w:rFonts w:hint="eastAsia"/>
          </w:rPr>
          <w:t>通信要求</w:t>
        </w:r>
        <w:r w:rsidR="00A21561">
          <w:tab/>
        </w:r>
      </w:hyperlink>
    </w:p>
    <w:p w14:paraId="28D8212E" w14:textId="77777777" w:rsidR="003843EA" w:rsidRDefault="000C1203">
      <w:pPr>
        <w:pStyle w:val="TOC2"/>
        <w:tabs>
          <w:tab w:val="right" w:leader="dot" w:pos="10080"/>
        </w:tabs>
      </w:pPr>
      <w:hyperlink w:anchor="_Toc13315" w:history="1">
        <w:r w:rsidR="00A21561">
          <w:t xml:space="preserve">2.1 </w:t>
        </w:r>
        <w:r w:rsidR="00A21561">
          <w:rPr>
            <w:rFonts w:hint="eastAsia"/>
          </w:rPr>
          <w:t>双向通信</w:t>
        </w:r>
        <w:r w:rsidR="00A21561">
          <w:tab/>
        </w:r>
      </w:hyperlink>
    </w:p>
    <w:p w14:paraId="067DB483" w14:textId="77777777" w:rsidR="003843EA" w:rsidRDefault="000C1203">
      <w:pPr>
        <w:pStyle w:val="TOC2"/>
        <w:tabs>
          <w:tab w:val="right" w:leader="dot" w:pos="10080"/>
        </w:tabs>
      </w:pPr>
      <w:hyperlink w:anchor="_Toc25107" w:history="1">
        <w:r w:rsidR="00A21561">
          <w:t xml:space="preserve">2.2 </w:t>
        </w:r>
        <w:r w:rsidR="00A21561">
          <w:rPr>
            <w:rFonts w:hint="eastAsia"/>
          </w:rPr>
          <w:t>数据帧定义</w:t>
        </w:r>
        <w:r w:rsidR="00A21561">
          <w:tab/>
        </w:r>
      </w:hyperlink>
    </w:p>
    <w:p w14:paraId="1F82AE0E" w14:textId="77777777" w:rsidR="003843EA" w:rsidRDefault="000C1203">
      <w:pPr>
        <w:pStyle w:val="TOC3"/>
        <w:tabs>
          <w:tab w:val="right" w:leader="dot" w:pos="10080"/>
        </w:tabs>
      </w:pPr>
      <w:hyperlink w:anchor="_Toc23513" w:history="1">
        <w:r w:rsidR="00A21561">
          <w:rPr>
            <w:snapToGrid w:val="0"/>
            <w:color w:val="000000"/>
            <w:w w:val="0"/>
            <w:kern w:val="0"/>
            <w:szCs w:val="0"/>
          </w:rPr>
          <w:t xml:space="preserve">2.2.1 </w:t>
        </w:r>
        <w:r w:rsidR="00A21561">
          <w:rPr>
            <w:rFonts w:hint="eastAsia"/>
          </w:rPr>
          <w:t>报文格式</w:t>
        </w:r>
        <w:r w:rsidR="00A21561">
          <w:tab/>
        </w:r>
      </w:hyperlink>
    </w:p>
    <w:p w14:paraId="735C05DB" w14:textId="77777777" w:rsidR="003843EA" w:rsidRDefault="000C1203">
      <w:pPr>
        <w:pStyle w:val="TOC3"/>
        <w:tabs>
          <w:tab w:val="right" w:leader="dot" w:pos="10080"/>
        </w:tabs>
      </w:pPr>
      <w:hyperlink w:anchor="_Toc22358" w:history="1">
        <w:r w:rsidR="00A21561">
          <w:rPr>
            <w:snapToGrid w:val="0"/>
            <w:color w:val="000000"/>
            <w:w w:val="0"/>
            <w:kern w:val="0"/>
            <w:szCs w:val="0"/>
          </w:rPr>
          <w:t xml:space="preserve">2.2.2 </w:t>
        </w:r>
        <w:r w:rsidR="00A21561">
          <w:rPr>
            <w:rFonts w:hint="eastAsia"/>
          </w:rPr>
          <w:t>报文说明</w:t>
        </w:r>
        <w:r w:rsidR="00A21561">
          <w:tab/>
        </w:r>
      </w:hyperlink>
    </w:p>
    <w:p w14:paraId="2C599A4C" w14:textId="77777777" w:rsidR="003843EA" w:rsidRDefault="000C1203">
      <w:pPr>
        <w:pStyle w:val="TOC3"/>
        <w:tabs>
          <w:tab w:val="right" w:leader="dot" w:pos="10080"/>
        </w:tabs>
      </w:pPr>
      <w:hyperlink w:anchor="_Toc3167" w:history="1">
        <w:r w:rsidR="00A21561">
          <w:rPr>
            <w:snapToGrid w:val="0"/>
            <w:color w:val="000000"/>
            <w:w w:val="0"/>
            <w:kern w:val="0"/>
            <w:szCs w:val="0"/>
          </w:rPr>
          <w:t xml:space="preserve">2.2.3 </w:t>
        </w:r>
        <w:r w:rsidR="00A21561">
          <w:rPr>
            <w:rFonts w:hint="eastAsia"/>
          </w:rPr>
          <w:t>指令列表</w:t>
        </w:r>
        <w:r w:rsidR="00A21561">
          <w:tab/>
        </w:r>
      </w:hyperlink>
    </w:p>
    <w:p w14:paraId="04811348" w14:textId="77777777" w:rsidR="003843EA" w:rsidRDefault="000C1203">
      <w:pPr>
        <w:pStyle w:val="TOC3"/>
        <w:tabs>
          <w:tab w:val="right" w:leader="dot" w:pos="10080"/>
        </w:tabs>
      </w:pPr>
      <w:hyperlink w:anchor="_Toc4339" w:history="1">
        <w:r w:rsidR="00A21561">
          <w:t>非接寻卡检测</w:t>
        </w:r>
        <w:r w:rsidR="00A21561">
          <w:tab/>
        </w:r>
      </w:hyperlink>
    </w:p>
    <w:p w14:paraId="66CD5113" w14:textId="77777777" w:rsidR="003843EA" w:rsidRDefault="000C1203">
      <w:pPr>
        <w:pStyle w:val="TOC3"/>
        <w:tabs>
          <w:tab w:val="right" w:leader="dot" w:pos="10080"/>
        </w:tabs>
      </w:pPr>
      <w:hyperlink w:anchor="_Toc2462" w:history="1">
        <w:r w:rsidR="00A21561">
          <w:rPr>
            <w:rFonts w:hint="eastAsia"/>
          </w:rPr>
          <w:t>非接</w:t>
        </w:r>
        <w:r w:rsidR="00A21561">
          <w:rPr>
            <w:rFonts w:hint="eastAsia"/>
          </w:rPr>
          <w:t>CPU</w:t>
        </w:r>
        <w:r w:rsidR="00A21561">
          <w:rPr>
            <w:rFonts w:hint="eastAsia"/>
          </w:rPr>
          <w:t>卡通讯指令</w:t>
        </w:r>
        <w:r w:rsidR="00A21561">
          <w:tab/>
        </w:r>
      </w:hyperlink>
    </w:p>
    <w:p w14:paraId="6DAC2E46" w14:textId="77777777" w:rsidR="003843EA" w:rsidRDefault="000C1203">
      <w:pPr>
        <w:pStyle w:val="TOC3"/>
        <w:tabs>
          <w:tab w:val="right" w:leader="dot" w:pos="10080"/>
        </w:tabs>
      </w:pPr>
      <w:hyperlink w:anchor="_Toc30745" w:history="1">
        <w:r w:rsidR="00A21561">
          <w:rPr>
            <w:rFonts w:hint="eastAsia"/>
          </w:rPr>
          <w:t>存储密钥</w:t>
        </w:r>
        <w:r w:rsidR="00A21561">
          <w:tab/>
        </w:r>
      </w:hyperlink>
    </w:p>
    <w:p w14:paraId="0178349C" w14:textId="77777777" w:rsidR="003843EA" w:rsidRDefault="000C1203">
      <w:pPr>
        <w:pStyle w:val="TOC3"/>
        <w:tabs>
          <w:tab w:val="right" w:leader="dot" w:pos="10080"/>
        </w:tabs>
      </w:pPr>
      <w:hyperlink w:anchor="_Toc8232" w:history="1">
        <w:r w:rsidR="00A21561">
          <w:rPr>
            <w:rFonts w:hint="eastAsia"/>
          </w:rPr>
          <w:t>加载密钥</w:t>
        </w:r>
        <w:r w:rsidR="00A21561">
          <w:tab/>
        </w:r>
      </w:hyperlink>
    </w:p>
    <w:p w14:paraId="7B86FDD7" w14:textId="77777777" w:rsidR="003843EA" w:rsidRDefault="000C1203">
      <w:pPr>
        <w:pStyle w:val="TOC3"/>
        <w:tabs>
          <w:tab w:val="right" w:leader="dot" w:pos="10080"/>
        </w:tabs>
      </w:pPr>
      <w:hyperlink w:anchor="_Toc5799" w:history="1">
        <w:r w:rsidR="00A21561">
          <w:rPr>
            <w:rFonts w:hint="eastAsia"/>
          </w:rPr>
          <w:t>使用外部密钥进行认证</w:t>
        </w:r>
        <w:r w:rsidR="00A21561">
          <w:tab/>
        </w:r>
      </w:hyperlink>
    </w:p>
    <w:p w14:paraId="04C511A7" w14:textId="77777777" w:rsidR="003843EA" w:rsidRDefault="000C1203">
      <w:pPr>
        <w:pStyle w:val="TOC3"/>
        <w:tabs>
          <w:tab w:val="right" w:leader="dot" w:pos="10080"/>
        </w:tabs>
      </w:pPr>
      <w:hyperlink w:anchor="_Toc19343" w:history="1">
        <w:r w:rsidR="00A21561">
          <w:rPr>
            <w:rFonts w:hint="eastAsia"/>
          </w:rPr>
          <w:t>读块数据</w:t>
        </w:r>
        <w:r w:rsidR="00A21561">
          <w:tab/>
        </w:r>
      </w:hyperlink>
    </w:p>
    <w:p w14:paraId="1742EBF1" w14:textId="77777777" w:rsidR="003843EA" w:rsidRDefault="000C1203">
      <w:pPr>
        <w:pStyle w:val="TOC3"/>
        <w:tabs>
          <w:tab w:val="right" w:leader="dot" w:pos="10080"/>
        </w:tabs>
      </w:pPr>
      <w:hyperlink w:anchor="_Toc30298" w:history="1">
        <w:r w:rsidR="00A21561">
          <w:rPr>
            <w:rFonts w:hint="eastAsia"/>
          </w:rPr>
          <w:t>写块数据</w:t>
        </w:r>
        <w:r w:rsidR="00A21561">
          <w:tab/>
        </w:r>
      </w:hyperlink>
    </w:p>
    <w:p w14:paraId="7D623FD5" w14:textId="77777777" w:rsidR="003843EA" w:rsidRDefault="000C1203">
      <w:pPr>
        <w:pStyle w:val="TOC3"/>
        <w:tabs>
          <w:tab w:val="right" w:leader="dot" w:pos="10080"/>
        </w:tabs>
      </w:pPr>
      <w:hyperlink w:anchor="_Toc8550" w:history="1">
        <w:r w:rsidR="00A21561">
          <w:rPr>
            <w:rFonts w:hint="eastAsia"/>
          </w:rPr>
          <w:t>增量操作</w:t>
        </w:r>
        <w:r w:rsidR="00A21561">
          <w:tab/>
        </w:r>
      </w:hyperlink>
    </w:p>
    <w:p w14:paraId="3D37D2ED" w14:textId="77777777" w:rsidR="003843EA" w:rsidRDefault="000C1203">
      <w:pPr>
        <w:pStyle w:val="TOC3"/>
        <w:tabs>
          <w:tab w:val="right" w:leader="dot" w:pos="10080"/>
        </w:tabs>
      </w:pPr>
      <w:hyperlink w:anchor="_Toc17963" w:history="1">
        <w:r w:rsidR="00A21561">
          <w:rPr>
            <w:rFonts w:hint="eastAsia"/>
          </w:rPr>
          <w:t>减量操作</w:t>
        </w:r>
        <w:r w:rsidR="00A21561">
          <w:tab/>
        </w:r>
      </w:hyperlink>
    </w:p>
    <w:p w14:paraId="21A3B460" w14:textId="77777777" w:rsidR="003843EA" w:rsidRDefault="000C1203">
      <w:pPr>
        <w:pStyle w:val="TOC3"/>
        <w:tabs>
          <w:tab w:val="right" w:leader="dot" w:pos="10080"/>
        </w:tabs>
      </w:pPr>
      <w:hyperlink w:anchor="_Toc11660" w:history="1">
        <w:r w:rsidR="00A21561">
          <w:rPr>
            <w:rFonts w:hint="eastAsia"/>
          </w:rPr>
          <w:t>非接寻卡</w:t>
        </w:r>
        <w:r w:rsidR="00A21561">
          <w:tab/>
        </w:r>
      </w:hyperlink>
    </w:p>
    <w:p w14:paraId="204B9E65" w14:textId="77777777" w:rsidR="003843EA" w:rsidRDefault="000C1203">
      <w:pPr>
        <w:pStyle w:val="TOC3"/>
        <w:tabs>
          <w:tab w:val="right" w:leader="dot" w:pos="10080"/>
        </w:tabs>
      </w:pPr>
      <w:hyperlink w:anchor="_Toc24588" w:history="1">
        <w:r w:rsidR="00A21561">
          <w:rPr>
            <w:rFonts w:hint="eastAsia"/>
          </w:rPr>
          <w:t>非接防冲突</w:t>
        </w:r>
        <w:r w:rsidR="00A21561">
          <w:tab/>
        </w:r>
      </w:hyperlink>
    </w:p>
    <w:p w14:paraId="1008422A" w14:textId="77777777" w:rsidR="003843EA" w:rsidRDefault="000C1203">
      <w:pPr>
        <w:pStyle w:val="TOC3"/>
        <w:tabs>
          <w:tab w:val="right" w:leader="dot" w:pos="10080"/>
        </w:tabs>
      </w:pPr>
      <w:hyperlink w:anchor="_Toc4497" w:history="1">
        <w:r w:rsidR="00A21561">
          <w:rPr>
            <w:rFonts w:hint="eastAsia"/>
          </w:rPr>
          <w:t>非接卡选卡</w:t>
        </w:r>
        <w:r w:rsidR="00A21561">
          <w:tab/>
        </w:r>
      </w:hyperlink>
    </w:p>
    <w:p w14:paraId="27DF04F3" w14:textId="77777777" w:rsidR="003843EA" w:rsidRDefault="000C1203">
      <w:pPr>
        <w:pStyle w:val="TOC3"/>
        <w:tabs>
          <w:tab w:val="right" w:leader="dot" w:pos="10080"/>
        </w:tabs>
      </w:pPr>
      <w:hyperlink w:anchor="_Toc22820" w:history="1">
        <w:r w:rsidR="00A21561">
          <w:rPr>
            <w:rFonts w:hint="eastAsia"/>
          </w:rPr>
          <w:t>非接卡激活</w:t>
        </w:r>
        <w:r w:rsidR="00A21561">
          <w:tab/>
        </w:r>
      </w:hyperlink>
    </w:p>
    <w:p w14:paraId="31CDA0E4" w14:textId="77777777" w:rsidR="003843EA" w:rsidRDefault="000C1203">
      <w:pPr>
        <w:pStyle w:val="TOC3"/>
        <w:tabs>
          <w:tab w:val="right" w:leader="dot" w:pos="10080"/>
        </w:tabs>
      </w:pPr>
      <w:hyperlink w:anchor="_Toc2160" w:history="1">
        <w:r w:rsidR="00A21561">
          <w:rPr>
            <w:rFonts w:hint="eastAsia"/>
          </w:rPr>
          <w:t>非接在位检测</w:t>
        </w:r>
        <w:r w:rsidR="00A21561">
          <w:tab/>
        </w:r>
      </w:hyperlink>
    </w:p>
    <w:p w14:paraId="38A210A9" w14:textId="77777777" w:rsidR="003843EA" w:rsidRDefault="000C1203">
      <w:pPr>
        <w:pStyle w:val="TOC3"/>
        <w:tabs>
          <w:tab w:val="right" w:leader="dot" w:pos="10080"/>
        </w:tabs>
      </w:pPr>
      <w:hyperlink w:anchor="_Toc22832" w:history="1">
        <w:r w:rsidR="00A21561">
          <w:rPr>
            <w:rFonts w:hint="eastAsia"/>
          </w:rPr>
          <w:t>获取指定长度随机数</w:t>
        </w:r>
        <w:r w:rsidR="00A21561">
          <w:tab/>
        </w:r>
      </w:hyperlink>
    </w:p>
    <w:p w14:paraId="3C660853" w14:textId="77777777" w:rsidR="003843EA" w:rsidRDefault="000C1203">
      <w:pPr>
        <w:pStyle w:val="TOC3"/>
        <w:tabs>
          <w:tab w:val="right" w:leader="dot" w:pos="10080"/>
        </w:tabs>
      </w:pPr>
      <w:hyperlink w:anchor="_Toc14583" w:history="1">
        <w:r w:rsidR="00A21561">
          <w:rPr>
            <w:rFonts w:hint="eastAsia"/>
          </w:rPr>
          <w:t>PINPAD</w:t>
        </w:r>
        <w:r w:rsidR="00A21561">
          <w:rPr>
            <w:rFonts w:hint="eastAsia"/>
          </w:rPr>
          <w:t>口初始化</w:t>
        </w:r>
        <w:r w:rsidR="00A21561">
          <w:tab/>
        </w:r>
      </w:hyperlink>
    </w:p>
    <w:p w14:paraId="315A2554" w14:textId="77777777" w:rsidR="003843EA" w:rsidRDefault="000C1203">
      <w:pPr>
        <w:pStyle w:val="TOC3"/>
        <w:tabs>
          <w:tab w:val="right" w:leader="dot" w:pos="10080"/>
        </w:tabs>
      </w:pPr>
      <w:hyperlink w:anchor="_Toc6588" w:history="1">
        <w:r w:rsidR="00A21561">
          <w:rPr>
            <w:rFonts w:hint="eastAsia"/>
          </w:rPr>
          <w:t>外部密码键盘数据透传</w:t>
        </w:r>
        <w:r w:rsidR="00A21561">
          <w:tab/>
        </w:r>
      </w:hyperlink>
    </w:p>
    <w:p w14:paraId="6A56E4CD" w14:textId="77777777" w:rsidR="003843EA" w:rsidRDefault="000C1203">
      <w:pPr>
        <w:pStyle w:val="TOC3"/>
        <w:tabs>
          <w:tab w:val="right" w:leader="dot" w:pos="10080"/>
        </w:tabs>
      </w:pPr>
      <w:hyperlink w:anchor="_Toc21651" w:history="1">
        <w:r w:rsidR="00A21561">
          <w:rPr>
            <w:rFonts w:hint="eastAsia"/>
          </w:rPr>
          <w:t>装载</w:t>
        </w:r>
        <w:r w:rsidR="00A21561">
          <w:t>DUKPT</w:t>
        </w:r>
        <w:r w:rsidR="00A21561">
          <w:t>的</w:t>
        </w:r>
        <w:r w:rsidR="00A21561">
          <w:t>KSN</w:t>
        </w:r>
        <w:r w:rsidR="00A21561">
          <w:t>和初始密钥</w:t>
        </w:r>
        <w:r w:rsidR="00A21561">
          <w:tab/>
        </w:r>
      </w:hyperlink>
    </w:p>
    <w:p w14:paraId="22946BC9" w14:textId="77777777" w:rsidR="003843EA" w:rsidRDefault="000C1203">
      <w:pPr>
        <w:pStyle w:val="TOC3"/>
        <w:tabs>
          <w:tab w:val="right" w:leader="dot" w:pos="10080"/>
        </w:tabs>
      </w:pPr>
      <w:hyperlink w:anchor="_Toc13386" w:history="1">
        <w:r w:rsidR="00A21561">
          <w:rPr>
            <w:rFonts w:hint="eastAsia"/>
          </w:rPr>
          <w:t>删除密钥</w:t>
        </w:r>
        <w:r w:rsidR="00A21561">
          <w:tab/>
        </w:r>
      </w:hyperlink>
    </w:p>
    <w:p w14:paraId="32F7B34B" w14:textId="77777777" w:rsidR="003843EA" w:rsidRDefault="000C1203">
      <w:pPr>
        <w:pStyle w:val="TOC3"/>
        <w:tabs>
          <w:tab w:val="right" w:leader="dot" w:pos="10080"/>
        </w:tabs>
      </w:pPr>
      <w:hyperlink w:anchor="_Toc11613" w:history="1">
        <w:r w:rsidR="00A21561">
          <w:rPr>
            <w:rFonts w:hint="eastAsia"/>
          </w:rPr>
          <w:t>设置银商密钥索引</w:t>
        </w:r>
        <w:r w:rsidR="00A21561">
          <w:tab/>
        </w:r>
      </w:hyperlink>
    </w:p>
    <w:p w14:paraId="63A623B4" w14:textId="77777777" w:rsidR="003843EA" w:rsidRDefault="000C1203">
      <w:pPr>
        <w:pStyle w:val="TOC3"/>
        <w:tabs>
          <w:tab w:val="right" w:leader="dot" w:pos="10080"/>
        </w:tabs>
      </w:pPr>
      <w:hyperlink w:anchor="_Toc24236" w:history="1">
        <w:r w:rsidR="00A21561">
          <w:rPr>
            <w:rFonts w:hint="eastAsia"/>
          </w:rPr>
          <w:t>增加银商</w:t>
        </w:r>
        <w:r w:rsidR="00A21561">
          <w:rPr>
            <w:rFonts w:hint="eastAsia"/>
          </w:rPr>
          <w:t>ksn</w:t>
        </w:r>
        <w:r w:rsidR="00A21561">
          <w:rPr>
            <w:rFonts w:hint="eastAsia"/>
          </w:rPr>
          <w:t>号</w:t>
        </w:r>
        <w:r w:rsidR="00A21561">
          <w:tab/>
        </w:r>
      </w:hyperlink>
    </w:p>
    <w:p w14:paraId="77B499F6" w14:textId="77777777" w:rsidR="003843EA" w:rsidRDefault="000C1203">
      <w:pPr>
        <w:pStyle w:val="TOC3"/>
        <w:tabs>
          <w:tab w:val="right" w:leader="dot" w:pos="10080"/>
        </w:tabs>
      </w:pPr>
      <w:hyperlink w:anchor="_Toc1428" w:history="1">
        <w:r w:rsidR="00A21561">
          <w:rPr>
            <w:rFonts w:hint="eastAsia"/>
          </w:rPr>
          <w:t>检测密钥是否存在</w:t>
        </w:r>
        <w:r w:rsidR="00A21561">
          <w:tab/>
        </w:r>
      </w:hyperlink>
    </w:p>
    <w:p w14:paraId="66836FF2" w14:textId="77777777" w:rsidR="003843EA" w:rsidRDefault="000C1203">
      <w:pPr>
        <w:pStyle w:val="TOC3"/>
        <w:tabs>
          <w:tab w:val="right" w:leader="dot" w:pos="10080"/>
        </w:tabs>
      </w:pPr>
      <w:hyperlink w:anchor="_Toc28434" w:history="1">
        <w:r w:rsidR="00A21561">
          <w:rPr>
            <w:rFonts w:hint="eastAsia"/>
          </w:rPr>
          <w:t>打印指令</w:t>
        </w:r>
        <w:r w:rsidR="00A21561">
          <w:tab/>
        </w:r>
      </w:hyperlink>
    </w:p>
    <w:p w14:paraId="5B6A813C" w14:textId="77777777" w:rsidR="003843EA" w:rsidRDefault="000C1203">
      <w:pPr>
        <w:pStyle w:val="TOC3"/>
        <w:tabs>
          <w:tab w:val="right" w:leader="dot" w:pos="10080"/>
        </w:tabs>
      </w:pPr>
      <w:hyperlink w:anchor="_Toc11241" w:history="1">
        <w:r w:rsidR="00A21561">
          <w:rPr>
            <w:rFonts w:hint="eastAsia"/>
          </w:rPr>
          <w:t>打印图片指令</w:t>
        </w:r>
        <w:r w:rsidR="00A21561">
          <w:tab/>
        </w:r>
      </w:hyperlink>
    </w:p>
    <w:p w14:paraId="1FECD156" w14:textId="77777777" w:rsidR="003843EA" w:rsidRDefault="000C1203">
      <w:pPr>
        <w:pStyle w:val="TOC3"/>
        <w:tabs>
          <w:tab w:val="right" w:leader="dot" w:pos="10080"/>
        </w:tabs>
      </w:pPr>
      <w:hyperlink w:anchor="_Toc3482" w:history="1">
        <w:r w:rsidR="00A21561">
          <w:t>设置二值化阈值</w:t>
        </w:r>
        <w:r w:rsidR="00A21561">
          <w:tab/>
        </w:r>
      </w:hyperlink>
    </w:p>
    <w:p w14:paraId="5B27915B" w14:textId="77777777" w:rsidR="003843EA" w:rsidRDefault="000C1203">
      <w:pPr>
        <w:pStyle w:val="TOC3"/>
        <w:tabs>
          <w:tab w:val="right" w:leader="dot" w:pos="10080"/>
        </w:tabs>
      </w:pPr>
      <w:hyperlink w:anchor="_Toc21333" w:history="1">
        <w:r w:rsidR="00A21561">
          <w:rPr>
            <w:snapToGrid w:val="0"/>
            <w:color w:val="000000"/>
            <w:w w:val="0"/>
            <w:kern w:val="0"/>
            <w:szCs w:val="0"/>
          </w:rPr>
          <w:t xml:space="preserve">2.2.4 </w:t>
        </w:r>
        <w:r w:rsidR="00A21561">
          <w:rPr>
            <w:rFonts w:hint="eastAsia"/>
          </w:rPr>
          <w:t>响应码说明</w:t>
        </w:r>
        <w:r w:rsidR="00A21561">
          <w:tab/>
        </w:r>
      </w:hyperlink>
    </w:p>
    <w:p w14:paraId="180023FB" w14:textId="77777777" w:rsidR="003843EA" w:rsidRDefault="000C1203">
      <w:pPr>
        <w:pStyle w:val="TOC1"/>
        <w:tabs>
          <w:tab w:val="right" w:leader="dot" w:pos="10080"/>
        </w:tabs>
      </w:pPr>
      <w:hyperlink w:anchor="_Toc26477" w:history="1">
        <w:r w:rsidR="00A21561">
          <w:t xml:space="preserve">3 </w:t>
        </w:r>
        <w:r w:rsidR="00A21561">
          <w:rPr>
            <w:rFonts w:hint="eastAsia"/>
          </w:rPr>
          <w:t>指令格式</w:t>
        </w:r>
        <w:r w:rsidR="00A21561">
          <w:tab/>
        </w:r>
      </w:hyperlink>
    </w:p>
    <w:p w14:paraId="58711871" w14:textId="77777777" w:rsidR="003843EA" w:rsidRDefault="000C1203">
      <w:pPr>
        <w:pStyle w:val="TOC2"/>
        <w:tabs>
          <w:tab w:val="right" w:leader="dot" w:pos="10080"/>
        </w:tabs>
      </w:pPr>
      <w:hyperlink w:anchor="_Toc19008" w:history="1">
        <w:r w:rsidR="00A21561">
          <w:t xml:space="preserve">3.1 </w:t>
        </w:r>
        <w:r w:rsidR="00A21561">
          <w:rPr>
            <w:rFonts w:hint="eastAsia"/>
          </w:rPr>
          <w:t>键盘类</w:t>
        </w:r>
        <w:r w:rsidR="00A21561">
          <w:tab/>
        </w:r>
      </w:hyperlink>
    </w:p>
    <w:p w14:paraId="05C3931A" w14:textId="77777777" w:rsidR="003843EA" w:rsidRDefault="000C1203">
      <w:pPr>
        <w:pStyle w:val="TOC3"/>
        <w:tabs>
          <w:tab w:val="right" w:leader="dot" w:pos="10080"/>
        </w:tabs>
      </w:pPr>
      <w:hyperlink w:anchor="_Toc6054" w:history="1">
        <w:r w:rsidR="00A21561">
          <w:rPr>
            <w:snapToGrid w:val="0"/>
            <w:color w:val="000000"/>
            <w:w w:val="0"/>
            <w:kern w:val="0"/>
            <w:szCs w:val="0"/>
          </w:rPr>
          <w:t xml:space="preserve">3.1.1 </w:t>
        </w:r>
        <w:r w:rsidR="00A21561">
          <w:rPr>
            <w:rFonts w:hint="eastAsia"/>
          </w:rPr>
          <w:t>获取键盘缓冲区中键值</w:t>
        </w:r>
        <w:r w:rsidR="00A21561">
          <w:tab/>
        </w:r>
      </w:hyperlink>
    </w:p>
    <w:p w14:paraId="3AEEFD13" w14:textId="77777777" w:rsidR="003843EA" w:rsidRDefault="000C1203">
      <w:pPr>
        <w:pStyle w:val="TOC3"/>
        <w:tabs>
          <w:tab w:val="right" w:leader="dot" w:pos="10080"/>
        </w:tabs>
      </w:pPr>
      <w:hyperlink w:anchor="_Toc5190" w:history="1">
        <w:r w:rsidR="00A21561">
          <w:rPr>
            <w:snapToGrid w:val="0"/>
            <w:color w:val="000000"/>
            <w:w w:val="0"/>
            <w:kern w:val="0"/>
            <w:szCs w:val="0"/>
          </w:rPr>
          <w:t xml:space="preserve">3.1.2 </w:t>
        </w:r>
        <w:r w:rsidR="00A21561">
          <w:rPr>
            <w:rFonts w:hint="eastAsia"/>
          </w:rPr>
          <w:t>获取按键值</w:t>
        </w:r>
        <w:r w:rsidR="00A21561">
          <w:tab/>
        </w:r>
      </w:hyperlink>
    </w:p>
    <w:p w14:paraId="7D6F9751" w14:textId="77777777" w:rsidR="003843EA" w:rsidRDefault="000C1203">
      <w:pPr>
        <w:pStyle w:val="TOC3"/>
        <w:tabs>
          <w:tab w:val="right" w:leader="dot" w:pos="10080"/>
        </w:tabs>
      </w:pPr>
      <w:hyperlink w:anchor="_Toc23707" w:history="1">
        <w:r w:rsidR="00A21561">
          <w:rPr>
            <w:snapToGrid w:val="0"/>
            <w:color w:val="000000"/>
            <w:w w:val="0"/>
            <w:kern w:val="0"/>
            <w:szCs w:val="0"/>
          </w:rPr>
          <w:t xml:space="preserve">3.1.3 </w:t>
        </w:r>
        <w:r w:rsidR="00A21561">
          <w:rPr>
            <w:rFonts w:hint="eastAsia"/>
          </w:rPr>
          <w:t>获取输入字符串</w:t>
        </w:r>
        <w:r w:rsidR="00A21561">
          <w:tab/>
        </w:r>
      </w:hyperlink>
    </w:p>
    <w:p w14:paraId="3D0D0153" w14:textId="77777777" w:rsidR="003843EA" w:rsidRDefault="000C1203">
      <w:pPr>
        <w:pStyle w:val="TOC3"/>
        <w:tabs>
          <w:tab w:val="right" w:leader="dot" w:pos="10080"/>
        </w:tabs>
      </w:pPr>
      <w:hyperlink w:anchor="_Toc17131" w:history="1">
        <w:r w:rsidR="00A21561">
          <w:rPr>
            <w:snapToGrid w:val="0"/>
            <w:color w:val="000000"/>
            <w:w w:val="0"/>
            <w:kern w:val="0"/>
            <w:szCs w:val="0"/>
          </w:rPr>
          <w:t xml:space="preserve">3.1.4 </w:t>
        </w:r>
        <w:r w:rsidR="00A21561">
          <w:rPr>
            <w:rFonts w:hint="eastAsia"/>
          </w:rPr>
          <w:t>获取输入字符串并在设备内部保存</w:t>
        </w:r>
        <w:r w:rsidR="00A21561">
          <w:tab/>
        </w:r>
      </w:hyperlink>
    </w:p>
    <w:p w14:paraId="36F8B395" w14:textId="77777777" w:rsidR="003843EA" w:rsidRDefault="000C1203">
      <w:pPr>
        <w:pStyle w:val="TOC2"/>
        <w:tabs>
          <w:tab w:val="right" w:leader="dot" w:pos="10080"/>
        </w:tabs>
      </w:pPr>
      <w:hyperlink w:anchor="_Toc9280" w:history="1">
        <w:r w:rsidR="00A21561">
          <w:t xml:space="preserve">3.2 </w:t>
        </w:r>
        <w:r w:rsidR="00A21561">
          <w:rPr>
            <w:rFonts w:hint="eastAsia"/>
          </w:rPr>
          <w:t>存储类</w:t>
        </w:r>
        <w:r w:rsidR="00A21561">
          <w:tab/>
        </w:r>
      </w:hyperlink>
    </w:p>
    <w:p w14:paraId="7E0E1A37" w14:textId="77777777" w:rsidR="003843EA" w:rsidRDefault="000C1203">
      <w:pPr>
        <w:pStyle w:val="TOC3"/>
        <w:tabs>
          <w:tab w:val="right" w:leader="dot" w:pos="10080"/>
        </w:tabs>
      </w:pPr>
      <w:hyperlink w:anchor="_Toc3303" w:history="1">
        <w:r w:rsidR="00A21561">
          <w:rPr>
            <w:snapToGrid w:val="0"/>
            <w:color w:val="000000"/>
            <w:w w:val="0"/>
            <w:kern w:val="0"/>
            <w:szCs w:val="0"/>
          </w:rPr>
          <w:t xml:space="preserve">3.2.1 </w:t>
        </w:r>
        <w:r w:rsidR="00A21561">
          <w:rPr>
            <w:rFonts w:hint="eastAsia"/>
          </w:rPr>
          <w:t>初始化存储记录</w:t>
        </w:r>
        <w:r w:rsidR="00A21561">
          <w:tab/>
        </w:r>
      </w:hyperlink>
    </w:p>
    <w:p w14:paraId="7E10ADEE" w14:textId="77777777" w:rsidR="003843EA" w:rsidRDefault="000C1203">
      <w:pPr>
        <w:pStyle w:val="TOC3"/>
        <w:tabs>
          <w:tab w:val="right" w:leader="dot" w:pos="10080"/>
        </w:tabs>
      </w:pPr>
      <w:hyperlink w:anchor="_Toc4274" w:history="1">
        <w:r w:rsidR="00A21561">
          <w:rPr>
            <w:snapToGrid w:val="0"/>
            <w:color w:val="000000"/>
            <w:w w:val="0"/>
            <w:kern w:val="0"/>
            <w:szCs w:val="0"/>
          </w:rPr>
          <w:t xml:space="preserve">3.2.2 </w:t>
        </w:r>
        <w:r w:rsidR="00A21561">
          <w:rPr>
            <w:rFonts w:hint="eastAsia"/>
          </w:rPr>
          <w:t>获取存储记录数</w:t>
        </w:r>
        <w:r w:rsidR="00A21561">
          <w:tab/>
        </w:r>
      </w:hyperlink>
    </w:p>
    <w:p w14:paraId="60ED90B3" w14:textId="77777777" w:rsidR="003843EA" w:rsidRDefault="000C1203">
      <w:pPr>
        <w:pStyle w:val="TOC3"/>
        <w:tabs>
          <w:tab w:val="right" w:leader="dot" w:pos="10080"/>
        </w:tabs>
      </w:pPr>
      <w:hyperlink w:anchor="_Toc24831" w:history="1">
        <w:r w:rsidR="00A21561">
          <w:rPr>
            <w:snapToGrid w:val="0"/>
            <w:color w:val="000000"/>
            <w:w w:val="0"/>
            <w:kern w:val="0"/>
            <w:szCs w:val="0"/>
          </w:rPr>
          <w:t xml:space="preserve">3.2.3 </w:t>
        </w:r>
        <w:r w:rsidR="00A21561">
          <w:rPr>
            <w:rFonts w:hint="eastAsia"/>
          </w:rPr>
          <w:t>增加存储记录</w:t>
        </w:r>
        <w:r w:rsidR="00A21561">
          <w:tab/>
        </w:r>
      </w:hyperlink>
    </w:p>
    <w:p w14:paraId="14D50C01" w14:textId="77777777" w:rsidR="003843EA" w:rsidRDefault="000C1203">
      <w:pPr>
        <w:pStyle w:val="TOC3"/>
        <w:tabs>
          <w:tab w:val="right" w:leader="dot" w:pos="10080"/>
        </w:tabs>
      </w:pPr>
      <w:hyperlink w:anchor="_Toc24124" w:history="1">
        <w:r w:rsidR="00A21561">
          <w:rPr>
            <w:snapToGrid w:val="0"/>
            <w:color w:val="000000"/>
            <w:w w:val="0"/>
            <w:kern w:val="0"/>
            <w:szCs w:val="0"/>
          </w:rPr>
          <w:t xml:space="preserve">3.2.4 </w:t>
        </w:r>
        <w:r w:rsidR="00A21561">
          <w:rPr>
            <w:rFonts w:hint="eastAsia"/>
          </w:rPr>
          <w:t>更新存储记录</w:t>
        </w:r>
        <w:r w:rsidR="00A21561">
          <w:tab/>
        </w:r>
      </w:hyperlink>
    </w:p>
    <w:p w14:paraId="4C3A4832" w14:textId="77777777" w:rsidR="003843EA" w:rsidRDefault="000C1203">
      <w:pPr>
        <w:pStyle w:val="TOC3"/>
        <w:tabs>
          <w:tab w:val="right" w:leader="dot" w:pos="10080"/>
        </w:tabs>
      </w:pPr>
      <w:hyperlink w:anchor="_Toc22664" w:history="1">
        <w:r w:rsidR="00A21561">
          <w:rPr>
            <w:snapToGrid w:val="0"/>
            <w:color w:val="000000"/>
            <w:w w:val="0"/>
            <w:kern w:val="0"/>
            <w:szCs w:val="0"/>
          </w:rPr>
          <w:t xml:space="preserve">3.2.5 </w:t>
        </w:r>
        <w:r w:rsidR="00A21561">
          <w:rPr>
            <w:rFonts w:hint="eastAsia"/>
          </w:rPr>
          <w:t>获取存储记录</w:t>
        </w:r>
        <w:r w:rsidR="00A21561">
          <w:tab/>
        </w:r>
      </w:hyperlink>
    </w:p>
    <w:p w14:paraId="72F08B17" w14:textId="77777777" w:rsidR="003843EA" w:rsidRDefault="000C1203">
      <w:pPr>
        <w:pStyle w:val="TOC3"/>
        <w:tabs>
          <w:tab w:val="right" w:leader="dot" w:pos="10080"/>
        </w:tabs>
      </w:pPr>
      <w:hyperlink w:anchor="_Toc7755" w:history="1">
        <w:r w:rsidR="00A21561">
          <w:rPr>
            <w:snapToGrid w:val="0"/>
            <w:color w:val="000000"/>
            <w:w w:val="0"/>
            <w:kern w:val="0"/>
            <w:szCs w:val="0"/>
          </w:rPr>
          <w:t xml:space="preserve">3.2.6 </w:t>
        </w:r>
        <w:r w:rsidR="00A21561">
          <w:rPr>
            <w:rFonts w:hint="eastAsia"/>
          </w:rPr>
          <w:t>写文件</w:t>
        </w:r>
        <w:r w:rsidR="00A21561">
          <w:tab/>
        </w:r>
      </w:hyperlink>
    </w:p>
    <w:p w14:paraId="1114E4E6" w14:textId="77777777" w:rsidR="003843EA" w:rsidRDefault="000C1203">
      <w:pPr>
        <w:pStyle w:val="TOC3"/>
        <w:tabs>
          <w:tab w:val="right" w:leader="dot" w:pos="10080"/>
        </w:tabs>
      </w:pPr>
      <w:hyperlink w:anchor="_Toc20221" w:history="1">
        <w:r w:rsidR="00A21561">
          <w:rPr>
            <w:snapToGrid w:val="0"/>
            <w:color w:val="000000"/>
            <w:w w:val="0"/>
            <w:kern w:val="0"/>
            <w:szCs w:val="0"/>
          </w:rPr>
          <w:t xml:space="preserve">3.2.7 </w:t>
        </w:r>
        <w:r w:rsidR="00A21561">
          <w:rPr>
            <w:rFonts w:hint="eastAsia"/>
          </w:rPr>
          <w:t>读文件</w:t>
        </w:r>
        <w:r w:rsidR="00A21561">
          <w:tab/>
        </w:r>
      </w:hyperlink>
    </w:p>
    <w:p w14:paraId="699E02A0" w14:textId="77777777" w:rsidR="003843EA" w:rsidRDefault="000C1203">
      <w:pPr>
        <w:pStyle w:val="TOC3"/>
        <w:tabs>
          <w:tab w:val="right" w:leader="dot" w:pos="10080"/>
        </w:tabs>
      </w:pPr>
      <w:hyperlink w:anchor="_Toc5928" w:history="1">
        <w:r w:rsidR="00A21561">
          <w:rPr>
            <w:snapToGrid w:val="0"/>
            <w:color w:val="000000"/>
            <w:w w:val="0"/>
            <w:kern w:val="0"/>
            <w:szCs w:val="0"/>
          </w:rPr>
          <w:t xml:space="preserve">3.2.8 </w:t>
        </w:r>
        <w:r w:rsidR="00A21561">
          <w:rPr>
            <w:rFonts w:hint="eastAsia"/>
          </w:rPr>
          <w:t>删除文件</w:t>
        </w:r>
        <w:r w:rsidR="00A21561">
          <w:tab/>
        </w:r>
      </w:hyperlink>
    </w:p>
    <w:p w14:paraId="6DD7A15E" w14:textId="77777777" w:rsidR="003843EA" w:rsidRDefault="000C1203">
      <w:pPr>
        <w:pStyle w:val="TOC2"/>
        <w:tabs>
          <w:tab w:val="right" w:leader="dot" w:pos="10080"/>
        </w:tabs>
      </w:pPr>
      <w:hyperlink w:anchor="_Toc20307" w:history="1">
        <w:r w:rsidR="00A21561">
          <w:t xml:space="preserve">3.3 </w:t>
        </w:r>
        <w:r w:rsidR="00A21561">
          <w:rPr>
            <w:rFonts w:hint="eastAsia"/>
          </w:rPr>
          <w:t>磁条卡类</w:t>
        </w:r>
        <w:r w:rsidR="00A21561">
          <w:tab/>
        </w:r>
      </w:hyperlink>
    </w:p>
    <w:p w14:paraId="04568CE9" w14:textId="77777777" w:rsidR="003843EA" w:rsidRDefault="000C1203">
      <w:pPr>
        <w:pStyle w:val="TOC3"/>
        <w:tabs>
          <w:tab w:val="right" w:leader="dot" w:pos="10080"/>
        </w:tabs>
      </w:pPr>
      <w:hyperlink w:anchor="_Toc22139" w:history="1">
        <w:r w:rsidR="00A21561">
          <w:rPr>
            <w:snapToGrid w:val="0"/>
            <w:color w:val="000000"/>
            <w:w w:val="0"/>
            <w:kern w:val="0"/>
            <w:szCs w:val="0"/>
          </w:rPr>
          <w:t xml:space="preserve">3.3.1 </w:t>
        </w:r>
        <w:r w:rsidR="00A21561">
          <w:rPr>
            <w:rFonts w:hint="eastAsia"/>
          </w:rPr>
          <w:t>开启读卡器</w:t>
        </w:r>
        <w:r w:rsidR="00A21561">
          <w:tab/>
        </w:r>
      </w:hyperlink>
    </w:p>
    <w:p w14:paraId="07688091" w14:textId="77777777" w:rsidR="003843EA" w:rsidRDefault="000C1203">
      <w:pPr>
        <w:pStyle w:val="TOC3"/>
        <w:tabs>
          <w:tab w:val="right" w:leader="dot" w:pos="10080"/>
        </w:tabs>
      </w:pPr>
      <w:hyperlink w:anchor="_Toc19703" w:history="1">
        <w:r w:rsidR="00A21561">
          <w:rPr>
            <w:snapToGrid w:val="0"/>
            <w:color w:val="000000"/>
            <w:w w:val="0"/>
            <w:kern w:val="0"/>
            <w:szCs w:val="0"/>
          </w:rPr>
          <w:t xml:space="preserve">3.3.2 </w:t>
        </w:r>
        <w:r w:rsidR="00A21561">
          <w:rPr>
            <w:rFonts w:hint="eastAsia"/>
          </w:rPr>
          <w:t>关闭读卡器</w:t>
        </w:r>
        <w:r w:rsidR="00A21561">
          <w:tab/>
        </w:r>
      </w:hyperlink>
    </w:p>
    <w:p w14:paraId="4F18FDD0" w14:textId="77777777" w:rsidR="003843EA" w:rsidRDefault="000C1203">
      <w:pPr>
        <w:pStyle w:val="TOC3"/>
        <w:tabs>
          <w:tab w:val="right" w:leader="dot" w:pos="10080"/>
        </w:tabs>
      </w:pPr>
      <w:hyperlink w:anchor="_Toc13533" w:history="1">
        <w:r w:rsidR="00A21561">
          <w:rPr>
            <w:snapToGrid w:val="0"/>
            <w:color w:val="000000"/>
            <w:w w:val="0"/>
            <w:kern w:val="0"/>
            <w:szCs w:val="0"/>
          </w:rPr>
          <w:t xml:space="preserve">3.3.3 </w:t>
        </w:r>
        <w:r w:rsidR="00A21561">
          <w:rPr>
            <w:rFonts w:hint="eastAsia"/>
          </w:rPr>
          <w:t>读磁条卡（明文）</w:t>
        </w:r>
        <w:r w:rsidR="00A21561">
          <w:tab/>
        </w:r>
      </w:hyperlink>
    </w:p>
    <w:p w14:paraId="0CCDE4D0" w14:textId="77777777" w:rsidR="003843EA" w:rsidRDefault="000C1203">
      <w:pPr>
        <w:pStyle w:val="TOC3"/>
        <w:tabs>
          <w:tab w:val="right" w:leader="dot" w:pos="10080"/>
        </w:tabs>
      </w:pPr>
      <w:hyperlink w:anchor="_Toc3469" w:history="1">
        <w:r w:rsidR="00A21561">
          <w:rPr>
            <w:snapToGrid w:val="0"/>
            <w:color w:val="000000"/>
            <w:w w:val="0"/>
            <w:kern w:val="0"/>
            <w:szCs w:val="0"/>
          </w:rPr>
          <w:t xml:space="preserve">3.3.4 </w:t>
        </w:r>
        <w:r w:rsidR="00A21561">
          <w:rPr>
            <w:rFonts w:hint="eastAsia"/>
          </w:rPr>
          <w:t>读磁条卡（密文）</w:t>
        </w:r>
        <w:r w:rsidR="00A21561">
          <w:tab/>
        </w:r>
      </w:hyperlink>
    </w:p>
    <w:p w14:paraId="51CFC7A5" w14:textId="77777777" w:rsidR="003843EA" w:rsidRDefault="000C1203">
      <w:pPr>
        <w:pStyle w:val="TOC3"/>
        <w:tabs>
          <w:tab w:val="right" w:leader="dot" w:pos="10080"/>
        </w:tabs>
      </w:pPr>
      <w:hyperlink w:anchor="_Toc15109" w:history="1">
        <w:r w:rsidR="00A21561">
          <w:rPr>
            <w:snapToGrid w:val="0"/>
            <w:color w:val="000000"/>
            <w:w w:val="0"/>
            <w:kern w:val="0"/>
            <w:szCs w:val="0"/>
          </w:rPr>
          <w:t xml:space="preserve">3.3.5 </w:t>
        </w:r>
        <w:r w:rsidR="00A21561">
          <w:rPr>
            <w:rFonts w:hint="eastAsia"/>
          </w:rPr>
          <w:t>读磁条卡（内部保存）</w:t>
        </w:r>
        <w:r w:rsidR="00A21561">
          <w:tab/>
        </w:r>
      </w:hyperlink>
    </w:p>
    <w:p w14:paraId="2B2AD4BE" w14:textId="77777777" w:rsidR="003843EA" w:rsidRDefault="000C1203">
      <w:pPr>
        <w:pStyle w:val="TOC3"/>
        <w:tabs>
          <w:tab w:val="right" w:leader="dot" w:pos="10080"/>
        </w:tabs>
      </w:pPr>
      <w:hyperlink w:anchor="_Toc4596" w:history="1">
        <w:r w:rsidR="00A21561">
          <w:rPr>
            <w:snapToGrid w:val="0"/>
            <w:color w:val="000000"/>
            <w:w w:val="0"/>
            <w:kern w:val="0"/>
            <w:szCs w:val="0"/>
          </w:rPr>
          <w:t xml:space="preserve">3.3.6 </w:t>
        </w:r>
        <w:r w:rsidR="00A21561">
          <w:rPr>
            <w:rFonts w:hint="eastAsia"/>
          </w:rPr>
          <w:t>计算磁道信息</w:t>
        </w:r>
        <w:r w:rsidR="00A21561">
          <w:tab/>
        </w:r>
      </w:hyperlink>
    </w:p>
    <w:p w14:paraId="253041A9" w14:textId="77777777" w:rsidR="003843EA" w:rsidRDefault="000C1203">
      <w:pPr>
        <w:pStyle w:val="TOC2"/>
        <w:tabs>
          <w:tab w:val="right" w:leader="dot" w:pos="10080"/>
        </w:tabs>
      </w:pPr>
      <w:hyperlink w:anchor="_Toc7508" w:history="1">
        <w:r w:rsidR="00A21561">
          <w:t xml:space="preserve">3.4 </w:t>
        </w:r>
        <w:r w:rsidR="00A21561">
          <w:rPr>
            <w:rFonts w:hint="eastAsia"/>
          </w:rPr>
          <w:t>IC</w:t>
        </w:r>
        <w:r w:rsidR="00A21561">
          <w:rPr>
            <w:rFonts w:hint="eastAsia"/>
          </w:rPr>
          <w:t>卡类</w:t>
        </w:r>
        <w:r w:rsidR="00A21561">
          <w:tab/>
        </w:r>
      </w:hyperlink>
    </w:p>
    <w:p w14:paraId="4753B28E" w14:textId="77777777" w:rsidR="003843EA" w:rsidRDefault="000C1203">
      <w:pPr>
        <w:pStyle w:val="TOC3"/>
        <w:tabs>
          <w:tab w:val="right" w:leader="dot" w:pos="10080"/>
        </w:tabs>
      </w:pPr>
      <w:hyperlink w:anchor="_Toc25" w:history="1">
        <w:r w:rsidR="00A21561">
          <w:rPr>
            <w:snapToGrid w:val="0"/>
            <w:color w:val="000000"/>
            <w:w w:val="0"/>
            <w:kern w:val="0"/>
            <w:szCs w:val="0"/>
          </w:rPr>
          <w:t xml:space="preserve">3.4.1 </w:t>
        </w:r>
        <w:r w:rsidR="00A21561">
          <w:t>IC</w:t>
        </w:r>
        <w:r w:rsidR="00A21561">
          <w:rPr>
            <w:rFonts w:hint="eastAsia"/>
          </w:rPr>
          <w:t>卡检测</w:t>
        </w:r>
        <w:r w:rsidR="00A21561">
          <w:tab/>
        </w:r>
      </w:hyperlink>
    </w:p>
    <w:p w14:paraId="70F5DA55" w14:textId="77777777" w:rsidR="003843EA" w:rsidRDefault="000C1203">
      <w:pPr>
        <w:pStyle w:val="TOC3"/>
        <w:tabs>
          <w:tab w:val="right" w:leader="dot" w:pos="10080"/>
        </w:tabs>
      </w:pPr>
      <w:hyperlink w:anchor="_Toc26829" w:history="1">
        <w:r w:rsidR="00A21561">
          <w:rPr>
            <w:snapToGrid w:val="0"/>
            <w:color w:val="000000"/>
            <w:w w:val="0"/>
            <w:kern w:val="0"/>
            <w:szCs w:val="0"/>
          </w:rPr>
          <w:t xml:space="preserve">3.4.2 </w:t>
        </w:r>
        <w:r w:rsidR="00A21561">
          <w:t>IC</w:t>
        </w:r>
        <w:r w:rsidR="00A21561">
          <w:rPr>
            <w:rFonts w:hint="eastAsia"/>
          </w:rPr>
          <w:t>卡上电</w:t>
        </w:r>
        <w:r w:rsidR="00A21561">
          <w:tab/>
        </w:r>
      </w:hyperlink>
    </w:p>
    <w:p w14:paraId="22C5EC89" w14:textId="77777777" w:rsidR="003843EA" w:rsidRDefault="000C1203">
      <w:pPr>
        <w:pStyle w:val="TOC3"/>
        <w:tabs>
          <w:tab w:val="right" w:leader="dot" w:pos="10080"/>
        </w:tabs>
      </w:pPr>
      <w:hyperlink w:anchor="_Toc23702" w:history="1">
        <w:r w:rsidR="00A21561">
          <w:rPr>
            <w:snapToGrid w:val="0"/>
            <w:color w:val="000000"/>
            <w:w w:val="0"/>
            <w:kern w:val="0"/>
            <w:szCs w:val="0"/>
          </w:rPr>
          <w:t xml:space="preserve">3.4.3 </w:t>
        </w:r>
        <w:r w:rsidR="00A21561">
          <w:t>IC</w:t>
        </w:r>
        <w:r w:rsidR="00A21561">
          <w:rPr>
            <w:rFonts w:hint="eastAsia"/>
          </w:rPr>
          <w:t>卡下电</w:t>
        </w:r>
        <w:r w:rsidR="00A21561">
          <w:tab/>
        </w:r>
      </w:hyperlink>
    </w:p>
    <w:p w14:paraId="1E100EC6" w14:textId="77777777" w:rsidR="003843EA" w:rsidRDefault="000C1203">
      <w:pPr>
        <w:pStyle w:val="TOC3"/>
        <w:tabs>
          <w:tab w:val="right" w:leader="dot" w:pos="10080"/>
        </w:tabs>
      </w:pPr>
      <w:hyperlink w:anchor="_Toc5307" w:history="1">
        <w:r w:rsidR="00A21561">
          <w:rPr>
            <w:snapToGrid w:val="0"/>
            <w:color w:val="000000"/>
            <w:w w:val="0"/>
            <w:kern w:val="0"/>
            <w:szCs w:val="0"/>
          </w:rPr>
          <w:t xml:space="preserve">3.4.4 </w:t>
        </w:r>
        <w:r w:rsidR="00A21561">
          <w:t>IC</w:t>
        </w:r>
        <w:r w:rsidR="00A21561">
          <w:rPr>
            <w:rFonts w:hint="eastAsia"/>
          </w:rPr>
          <w:t>卡通讯</w:t>
        </w:r>
        <w:r w:rsidR="00A21561">
          <w:tab/>
        </w:r>
      </w:hyperlink>
    </w:p>
    <w:p w14:paraId="691394F3" w14:textId="77777777" w:rsidR="003843EA" w:rsidRDefault="000C1203">
      <w:pPr>
        <w:pStyle w:val="TOC2"/>
        <w:tabs>
          <w:tab w:val="right" w:leader="dot" w:pos="10080"/>
        </w:tabs>
      </w:pPr>
      <w:hyperlink w:anchor="_Toc6718" w:history="1">
        <w:r w:rsidR="00A21561">
          <w:t xml:space="preserve">3.5 </w:t>
        </w:r>
        <w:r w:rsidR="00A21561">
          <w:rPr>
            <w:rFonts w:hint="eastAsia"/>
          </w:rPr>
          <w:t>非接</w:t>
        </w:r>
        <w:r w:rsidR="00A21561">
          <w:t>卡类</w:t>
        </w:r>
        <w:r w:rsidR="00A21561">
          <w:tab/>
        </w:r>
      </w:hyperlink>
    </w:p>
    <w:p w14:paraId="2F461202" w14:textId="77777777" w:rsidR="003843EA" w:rsidRDefault="000C1203">
      <w:pPr>
        <w:pStyle w:val="TOC3"/>
        <w:tabs>
          <w:tab w:val="right" w:leader="dot" w:pos="10080"/>
        </w:tabs>
      </w:pPr>
      <w:hyperlink w:anchor="_Toc1680" w:history="1">
        <w:r w:rsidR="00A21561">
          <w:rPr>
            <w:snapToGrid w:val="0"/>
            <w:color w:val="000000"/>
            <w:w w:val="0"/>
            <w:kern w:val="0"/>
            <w:szCs w:val="0"/>
          </w:rPr>
          <w:t xml:space="preserve">3.5.1 </w:t>
        </w:r>
        <w:r w:rsidR="00A21561">
          <w:rPr>
            <w:rFonts w:hint="eastAsia"/>
          </w:rPr>
          <w:t>非接寻卡检测</w:t>
        </w:r>
        <w:r w:rsidR="00A21561">
          <w:tab/>
        </w:r>
      </w:hyperlink>
    </w:p>
    <w:p w14:paraId="2E2DA780" w14:textId="77777777" w:rsidR="003843EA" w:rsidRDefault="000C1203">
      <w:pPr>
        <w:pStyle w:val="TOC3"/>
        <w:tabs>
          <w:tab w:val="right" w:leader="dot" w:pos="10080"/>
        </w:tabs>
      </w:pPr>
      <w:hyperlink w:anchor="_Toc30458" w:history="1">
        <w:r w:rsidR="00A21561">
          <w:rPr>
            <w:snapToGrid w:val="0"/>
            <w:color w:val="000000"/>
            <w:w w:val="0"/>
            <w:kern w:val="0"/>
            <w:szCs w:val="0"/>
          </w:rPr>
          <w:t xml:space="preserve">3.5.2 </w:t>
        </w:r>
        <w:r w:rsidR="00A21561">
          <w:rPr>
            <w:rFonts w:hint="eastAsia"/>
          </w:rPr>
          <w:t>非接下电指令</w:t>
        </w:r>
        <w:r w:rsidR="00A21561">
          <w:tab/>
        </w:r>
      </w:hyperlink>
    </w:p>
    <w:p w14:paraId="287FABFF" w14:textId="77777777" w:rsidR="003843EA" w:rsidRDefault="000C1203">
      <w:pPr>
        <w:pStyle w:val="TOC3"/>
        <w:tabs>
          <w:tab w:val="right" w:leader="dot" w:pos="10080"/>
        </w:tabs>
      </w:pPr>
      <w:hyperlink w:anchor="_Toc16840" w:history="1">
        <w:r w:rsidR="00A21561">
          <w:rPr>
            <w:snapToGrid w:val="0"/>
            <w:color w:val="000000"/>
            <w:w w:val="0"/>
            <w:kern w:val="0"/>
            <w:szCs w:val="0"/>
          </w:rPr>
          <w:t xml:space="preserve">3.5.3 </w:t>
        </w:r>
        <w:r w:rsidR="00A21561">
          <w:rPr>
            <w:rFonts w:hint="eastAsia"/>
          </w:rPr>
          <w:t>非接</w:t>
        </w:r>
        <w:r w:rsidR="00A21561">
          <w:rPr>
            <w:rFonts w:hint="eastAsia"/>
          </w:rPr>
          <w:t>CPU</w:t>
        </w:r>
        <w:r w:rsidR="00A21561">
          <w:rPr>
            <w:rFonts w:hint="eastAsia"/>
          </w:rPr>
          <w:t>卡通讯指令</w:t>
        </w:r>
        <w:r w:rsidR="00A21561">
          <w:tab/>
        </w:r>
      </w:hyperlink>
    </w:p>
    <w:p w14:paraId="44F62EF4" w14:textId="77777777" w:rsidR="003843EA" w:rsidRDefault="000C1203">
      <w:pPr>
        <w:pStyle w:val="TOC3"/>
        <w:tabs>
          <w:tab w:val="right" w:leader="dot" w:pos="10080"/>
        </w:tabs>
      </w:pPr>
      <w:hyperlink w:anchor="_Toc6314" w:history="1">
        <w:r w:rsidR="00A21561">
          <w:rPr>
            <w:snapToGrid w:val="0"/>
            <w:color w:val="000000"/>
            <w:w w:val="0"/>
            <w:kern w:val="0"/>
            <w:szCs w:val="0"/>
          </w:rPr>
          <w:t xml:space="preserve">3.5.4 </w:t>
        </w:r>
        <w:r w:rsidR="00A21561">
          <w:rPr>
            <w:rFonts w:hint="eastAsia"/>
          </w:rPr>
          <w:t>存储密钥</w:t>
        </w:r>
        <w:r w:rsidR="00A21561">
          <w:tab/>
        </w:r>
      </w:hyperlink>
    </w:p>
    <w:p w14:paraId="33740DE6" w14:textId="77777777" w:rsidR="003843EA" w:rsidRDefault="000C1203">
      <w:pPr>
        <w:pStyle w:val="TOC3"/>
        <w:tabs>
          <w:tab w:val="right" w:leader="dot" w:pos="10080"/>
        </w:tabs>
      </w:pPr>
      <w:hyperlink w:anchor="_Toc3027" w:history="1">
        <w:r w:rsidR="00A21561">
          <w:rPr>
            <w:snapToGrid w:val="0"/>
            <w:color w:val="000000"/>
            <w:w w:val="0"/>
            <w:kern w:val="0"/>
            <w:szCs w:val="0"/>
          </w:rPr>
          <w:t xml:space="preserve">3.5.5 </w:t>
        </w:r>
        <w:r w:rsidR="00A21561">
          <w:rPr>
            <w:rFonts w:hint="eastAsia"/>
          </w:rPr>
          <w:t>加载密钥</w:t>
        </w:r>
        <w:r w:rsidR="00A21561">
          <w:tab/>
        </w:r>
      </w:hyperlink>
    </w:p>
    <w:p w14:paraId="0646006F" w14:textId="77777777" w:rsidR="003843EA" w:rsidRDefault="000C1203">
      <w:pPr>
        <w:pStyle w:val="TOC3"/>
        <w:tabs>
          <w:tab w:val="right" w:leader="dot" w:pos="10080"/>
        </w:tabs>
      </w:pPr>
      <w:hyperlink w:anchor="_Toc12768" w:history="1">
        <w:r w:rsidR="00A21561">
          <w:rPr>
            <w:snapToGrid w:val="0"/>
            <w:color w:val="000000"/>
            <w:w w:val="0"/>
            <w:kern w:val="0"/>
            <w:szCs w:val="0"/>
          </w:rPr>
          <w:t xml:space="preserve">3.5.6 </w:t>
        </w:r>
        <w:r w:rsidR="00A21561">
          <w:rPr>
            <w:rFonts w:hint="eastAsia"/>
          </w:rPr>
          <w:t>使用加载的密钥进行认证</w:t>
        </w:r>
        <w:r w:rsidR="00A21561">
          <w:tab/>
        </w:r>
      </w:hyperlink>
    </w:p>
    <w:p w14:paraId="468B4790" w14:textId="77777777" w:rsidR="003843EA" w:rsidRDefault="000C1203">
      <w:pPr>
        <w:pStyle w:val="TOC3"/>
        <w:tabs>
          <w:tab w:val="right" w:leader="dot" w:pos="10080"/>
        </w:tabs>
      </w:pPr>
      <w:hyperlink w:anchor="_Toc19534" w:history="1">
        <w:r w:rsidR="00A21561">
          <w:rPr>
            <w:snapToGrid w:val="0"/>
            <w:color w:val="000000"/>
            <w:w w:val="0"/>
            <w:kern w:val="0"/>
            <w:szCs w:val="0"/>
          </w:rPr>
          <w:t xml:space="preserve">3.5.7 </w:t>
        </w:r>
        <w:r w:rsidR="00A21561">
          <w:rPr>
            <w:rFonts w:hint="eastAsia"/>
          </w:rPr>
          <w:t>使用外部密钥进行认证</w:t>
        </w:r>
        <w:r w:rsidR="00A21561">
          <w:tab/>
        </w:r>
      </w:hyperlink>
    </w:p>
    <w:p w14:paraId="684543B7" w14:textId="77777777" w:rsidR="003843EA" w:rsidRDefault="000C1203">
      <w:pPr>
        <w:pStyle w:val="TOC3"/>
        <w:tabs>
          <w:tab w:val="right" w:leader="dot" w:pos="10080"/>
        </w:tabs>
      </w:pPr>
      <w:hyperlink w:anchor="_Toc30134" w:history="1">
        <w:r w:rsidR="00A21561">
          <w:rPr>
            <w:snapToGrid w:val="0"/>
            <w:color w:val="000000"/>
            <w:w w:val="0"/>
            <w:kern w:val="0"/>
            <w:szCs w:val="0"/>
          </w:rPr>
          <w:t xml:space="preserve">3.5.8 </w:t>
        </w:r>
        <w:r w:rsidR="00A21561">
          <w:rPr>
            <w:rFonts w:hint="eastAsia"/>
          </w:rPr>
          <w:t>读块数据</w:t>
        </w:r>
        <w:r w:rsidR="00A21561">
          <w:tab/>
        </w:r>
      </w:hyperlink>
    </w:p>
    <w:p w14:paraId="4443AC9B" w14:textId="77777777" w:rsidR="003843EA" w:rsidRDefault="000C1203">
      <w:pPr>
        <w:pStyle w:val="TOC3"/>
        <w:tabs>
          <w:tab w:val="right" w:leader="dot" w:pos="10080"/>
        </w:tabs>
      </w:pPr>
      <w:hyperlink w:anchor="_Toc29721" w:history="1">
        <w:r w:rsidR="00A21561">
          <w:rPr>
            <w:snapToGrid w:val="0"/>
            <w:color w:val="000000"/>
            <w:w w:val="0"/>
            <w:kern w:val="0"/>
            <w:szCs w:val="0"/>
          </w:rPr>
          <w:t xml:space="preserve">3.5.9 </w:t>
        </w:r>
        <w:r w:rsidR="00A21561">
          <w:rPr>
            <w:rFonts w:hint="eastAsia"/>
          </w:rPr>
          <w:t>写块数据</w:t>
        </w:r>
        <w:r w:rsidR="00A21561">
          <w:tab/>
        </w:r>
      </w:hyperlink>
    </w:p>
    <w:p w14:paraId="73418A13" w14:textId="77777777" w:rsidR="003843EA" w:rsidRDefault="000C1203">
      <w:pPr>
        <w:pStyle w:val="TOC3"/>
        <w:tabs>
          <w:tab w:val="right" w:leader="dot" w:pos="10080"/>
        </w:tabs>
      </w:pPr>
      <w:hyperlink w:anchor="_Toc6924" w:history="1">
        <w:r w:rsidR="00A21561">
          <w:rPr>
            <w:snapToGrid w:val="0"/>
            <w:color w:val="000000"/>
            <w:w w:val="0"/>
            <w:kern w:val="0"/>
            <w:szCs w:val="0"/>
          </w:rPr>
          <w:t xml:space="preserve">3.5.10 </w:t>
        </w:r>
        <w:r w:rsidR="00A21561">
          <w:rPr>
            <w:rFonts w:hint="eastAsia"/>
          </w:rPr>
          <w:t>增量操作</w:t>
        </w:r>
        <w:r w:rsidR="00A21561">
          <w:tab/>
        </w:r>
      </w:hyperlink>
    </w:p>
    <w:p w14:paraId="345AFDF4" w14:textId="77777777" w:rsidR="003843EA" w:rsidRDefault="000C1203">
      <w:pPr>
        <w:pStyle w:val="TOC3"/>
        <w:tabs>
          <w:tab w:val="right" w:leader="dot" w:pos="10080"/>
        </w:tabs>
      </w:pPr>
      <w:hyperlink w:anchor="_Toc18958" w:history="1">
        <w:r w:rsidR="00A21561">
          <w:rPr>
            <w:snapToGrid w:val="0"/>
            <w:color w:val="000000"/>
            <w:w w:val="0"/>
            <w:kern w:val="0"/>
            <w:szCs w:val="0"/>
          </w:rPr>
          <w:t xml:space="preserve">3.5.11 </w:t>
        </w:r>
        <w:r w:rsidR="00A21561">
          <w:rPr>
            <w:rFonts w:hint="eastAsia"/>
          </w:rPr>
          <w:t>减量操作</w:t>
        </w:r>
        <w:r w:rsidR="00A21561">
          <w:tab/>
        </w:r>
      </w:hyperlink>
    </w:p>
    <w:p w14:paraId="21CD47A5" w14:textId="77777777" w:rsidR="003843EA" w:rsidRDefault="000C1203">
      <w:pPr>
        <w:pStyle w:val="TOC3"/>
        <w:tabs>
          <w:tab w:val="right" w:leader="dot" w:pos="10080"/>
        </w:tabs>
      </w:pPr>
      <w:hyperlink w:anchor="_Toc29419" w:history="1">
        <w:r w:rsidR="00A21561">
          <w:rPr>
            <w:snapToGrid w:val="0"/>
            <w:color w:val="000000"/>
            <w:w w:val="0"/>
            <w:kern w:val="0"/>
            <w:szCs w:val="0"/>
          </w:rPr>
          <w:t xml:space="preserve">3.5.12 </w:t>
        </w:r>
        <w:r w:rsidR="00A21561">
          <w:rPr>
            <w:rFonts w:hint="eastAsia"/>
          </w:rPr>
          <w:t>非接寻卡</w:t>
        </w:r>
        <w:r w:rsidR="00A21561">
          <w:tab/>
        </w:r>
      </w:hyperlink>
    </w:p>
    <w:p w14:paraId="5B423BCA" w14:textId="77777777" w:rsidR="003843EA" w:rsidRDefault="000C1203">
      <w:pPr>
        <w:pStyle w:val="TOC3"/>
        <w:tabs>
          <w:tab w:val="right" w:leader="dot" w:pos="10080"/>
        </w:tabs>
      </w:pPr>
      <w:hyperlink w:anchor="_Toc12889" w:history="1">
        <w:r w:rsidR="00A21561">
          <w:rPr>
            <w:snapToGrid w:val="0"/>
            <w:color w:val="000000"/>
            <w:w w:val="0"/>
            <w:kern w:val="0"/>
            <w:szCs w:val="0"/>
          </w:rPr>
          <w:t xml:space="preserve">3.5.13 </w:t>
        </w:r>
        <w:r w:rsidR="00A21561">
          <w:rPr>
            <w:rFonts w:hint="eastAsia"/>
          </w:rPr>
          <w:t>非接防冲突</w:t>
        </w:r>
        <w:r w:rsidR="00A21561">
          <w:tab/>
        </w:r>
      </w:hyperlink>
    </w:p>
    <w:p w14:paraId="16FC8CBA" w14:textId="77777777" w:rsidR="003843EA" w:rsidRDefault="000C1203">
      <w:pPr>
        <w:pStyle w:val="TOC3"/>
        <w:tabs>
          <w:tab w:val="right" w:leader="dot" w:pos="10080"/>
        </w:tabs>
      </w:pPr>
      <w:hyperlink w:anchor="_Toc29420" w:history="1">
        <w:r w:rsidR="00A21561">
          <w:rPr>
            <w:snapToGrid w:val="0"/>
            <w:color w:val="000000"/>
            <w:w w:val="0"/>
            <w:kern w:val="0"/>
            <w:szCs w:val="0"/>
          </w:rPr>
          <w:t xml:space="preserve">3.5.14 </w:t>
        </w:r>
        <w:r w:rsidR="00A21561">
          <w:rPr>
            <w:rFonts w:hint="eastAsia"/>
          </w:rPr>
          <w:t>非接卡选卡</w:t>
        </w:r>
        <w:r w:rsidR="00A21561">
          <w:tab/>
        </w:r>
      </w:hyperlink>
    </w:p>
    <w:p w14:paraId="71AF74F6" w14:textId="77777777" w:rsidR="003843EA" w:rsidRDefault="000C1203">
      <w:pPr>
        <w:pStyle w:val="TOC3"/>
        <w:tabs>
          <w:tab w:val="right" w:leader="dot" w:pos="10080"/>
        </w:tabs>
      </w:pPr>
      <w:hyperlink w:anchor="_Toc28111" w:history="1">
        <w:r w:rsidR="00A21561">
          <w:rPr>
            <w:snapToGrid w:val="0"/>
            <w:color w:val="000000"/>
            <w:w w:val="0"/>
            <w:kern w:val="0"/>
            <w:szCs w:val="0"/>
          </w:rPr>
          <w:t xml:space="preserve">3.5.15 </w:t>
        </w:r>
        <w:r w:rsidR="00A21561">
          <w:rPr>
            <w:rFonts w:hint="eastAsia"/>
          </w:rPr>
          <w:t>非接卡激活</w:t>
        </w:r>
        <w:r w:rsidR="00A21561">
          <w:tab/>
        </w:r>
      </w:hyperlink>
    </w:p>
    <w:p w14:paraId="732706D0" w14:textId="77777777" w:rsidR="003843EA" w:rsidRDefault="000C1203">
      <w:pPr>
        <w:pStyle w:val="TOC3"/>
        <w:tabs>
          <w:tab w:val="right" w:leader="dot" w:pos="10080"/>
        </w:tabs>
      </w:pPr>
      <w:hyperlink w:anchor="_Toc23493" w:history="1">
        <w:r w:rsidR="00A21561">
          <w:rPr>
            <w:snapToGrid w:val="0"/>
            <w:color w:val="000000"/>
            <w:w w:val="0"/>
            <w:kern w:val="0"/>
            <w:szCs w:val="0"/>
          </w:rPr>
          <w:t xml:space="preserve">3.5.16 </w:t>
        </w:r>
        <w:r w:rsidR="00A21561">
          <w:rPr>
            <w:rFonts w:hint="eastAsia"/>
          </w:rPr>
          <w:t>非接在位检测</w:t>
        </w:r>
        <w:r w:rsidR="00A21561">
          <w:tab/>
        </w:r>
      </w:hyperlink>
    </w:p>
    <w:p w14:paraId="3B3D46BC" w14:textId="77777777" w:rsidR="003843EA" w:rsidRDefault="000C1203">
      <w:pPr>
        <w:pStyle w:val="TOC2"/>
        <w:tabs>
          <w:tab w:val="right" w:leader="dot" w:pos="10080"/>
        </w:tabs>
      </w:pPr>
      <w:hyperlink w:anchor="_Toc30895" w:history="1">
        <w:r w:rsidR="00A21561">
          <w:t xml:space="preserve">3.6 </w:t>
        </w:r>
        <w:r w:rsidR="00A21561">
          <w:rPr>
            <w:rFonts w:hint="eastAsia"/>
          </w:rPr>
          <w:t>安全认证类</w:t>
        </w:r>
        <w:r w:rsidR="00A21561">
          <w:tab/>
        </w:r>
      </w:hyperlink>
    </w:p>
    <w:p w14:paraId="38CF66CD" w14:textId="77777777" w:rsidR="003843EA" w:rsidRDefault="000C1203">
      <w:pPr>
        <w:pStyle w:val="TOC3"/>
        <w:tabs>
          <w:tab w:val="right" w:leader="dot" w:pos="10080"/>
        </w:tabs>
      </w:pPr>
      <w:hyperlink w:anchor="_Toc11441" w:history="1">
        <w:r w:rsidR="00A21561">
          <w:rPr>
            <w:snapToGrid w:val="0"/>
            <w:color w:val="000000"/>
            <w:w w:val="0"/>
            <w:kern w:val="0"/>
            <w:szCs w:val="0"/>
          </w:rPr>
          <w:t xml:space="preserve">3.6.1 </w:t>
        </w:r>
        <w:r w:rsidR="00A21561">
          <w:rPr>
            <w:rFonts w:hint="eastAsia"/>
          </w:rPr>
          <w:t>读取设备信息</w:t>
        </w:r>
        <w:r w:rsidR="00A21561">
          <w:tab/>
        </w:r>
      </w:hyperlink>
    </w:p>
    <w:p w14:paraId="07A78B69" w14:textId="77777777" w:rsidR="003843EA" w:rsidRDefault="000C1203">
      <w:pPr>
        <w:pStyle w:val="TOC3"/>
        <w:tabs>
          <w:tab w:val="right" w:leader="dot" w:pos="10080"/>
        </w:tabs>
      </w:pPr>
      <w:hyperlink w:anchor="_Toc26040" w:history="1">
        <w:r w:rsidR="00A21561">
          <w:rPr>
            <w:snapToGrid w:val="0"/>
            <w:color w:val="000000"/>
            <w:w w:val="0"/>
            <w:kern w:val="0"/>
            <w:szCs w:val="0"/>
          </w:rPr>
          <w:t xml:space="preserve">3.6.2 </w:t>
        </w:r>
        <w:r w:rsidR="00A21561">
          <w:rPr>
            <w:rFonts w:hint="eastAsia"/>
          </w:rPr>
          <w:t>获取随机数</w:t>
        </w:r>
        <w:r w:rsidR="00A21561">
          <w:tab/>
        </w:r>
      </w:hyperlink>
    </w:p>
    <w:p w14:paraId="419BF2D1" w14:textId="77777777" w:rsidR="003843EA" w:rsidRDefault="000C1203">
      <w:pPr>
        <w:pStyle w:val="TOC3"/>
        <w:tabs>
          <w:tab w:val="right" w:leader="dot" w:pos="10080"/>
        </w:tabs>
      </w:pPr>
      <w:hyperlink w:anchor="_Toc10322" w:history="1">
        <w:r w:rsidR="00A21561">
          <w:rPr>
            <w:snapToGrid w:val="0"/>
            <w:color w:val="000000"/>
            <w:w w:val="0"/>
            <w:kern w:val="0"/>
            <w:szCs w:val="0"/>
          </w:rPr>
          <w:t xml:space="preserve">3.6.3 </w:t>
        </w:r>
        <w:r w:rsidR="00A21561">
          <w:rPr>
            <w:rFonts w:hint="eastAsia"/>
          </w:rPr>
          <w:t>设备认证</w:t>
        </w:r>
        <w:r w:rsidR="00A21561">
          <w:tab/>
        </w:r>
      </w:hyperlink>
    </w:p>
    <w:p w14:paraId="16BF1432" w14:textId="77777777" w:rsidR="003843EA" w:rsidRDefault="000C1203">
      <w:pPr>
        <w:pStyle w:val="TOC3"/>
        <w:tabs>
          <w:tab w:val="right" w:leader="dot" w:pos="10080"/>
        </w:tabs>
      </w:pPr>
      <w:hyperlink w:anchor="_Toc19044" w:history="1">
        <w:r w:rsidR="00A21561">
          <w:rPr>
            <w:snapToGrid w:val="0"/>
            <w:color w:val="000000"/>
            <w:w w:val="0"/>
            <w:kern w:val="0"/>
            <w:szCs w:val="0"/>
          </w:rPr>
          <w:t xml:space="preserve">3.6.4 </w:t>
        </w:r>
        <w:r w:rsidR="00A21561">
          <w:rPr>
            <w:rFonts w:hint="eastAsia"/>
          </w:rPr>
          <w:t>获取指定长度随机数</w:t>
        </w:r>
        <w:r w:rsidR="00A21561">
          <w:tab/>
        </w:r>
      </w:hyperlink>
    </w:p>
    <w:p w14:paraId="3B767497" w14:textId="77777777" w:rsidR="003843EA" w:rsidRDefault="000C1203">
      <w:pPr>
        <w:pStyle w:val="TOC2"/>
        <w:tabs>
          <w:tab w:val="right" w:leader="dot" w:pos="10080"/>
        </w:tabs>
      </w:pPr>
      <w:hyperlink w:anchor="_Toc19902" w:history="1">
        <w:r w:rsidR="00A21561">
          <w:t xml:space="preserve">3.7 </w:t>
        </w:r>
        <w:r w:rsidR="00A21561">
          <w:rPr>
            <w:rFonts w:hint="eastAsia"/>
          </w:rPr>
          <w:t>密码键盘类</w:t>
        </w:r>
        <w:r w:rsidR="00A21561">
          <w:tab/>
        </w:r>
      </w:hyperlink>
    </w:p>
    <w:p w14:paraId="4A63A80F" w14:textId="77777777" w:rsidR="003843EA" w:rsidRDefault="000C1203">
      <w:pPr>
        <w:pStyle w:val="TOC3"/>
        <w:tabs>
          <w:tab w:val="right" w:leader="dot" w:pos="10080"/>
        </w:tabs>
      </w:pPr>
      <w:hyperlink w:anchor="_Toc20849" w:history="1">
        <w:r w:rsidR="00A21561">
          <w:rPr>
            <w:snapToGrid w:val="0"/>
            <w:color w:val="000000"/>
            <w:w w:val="0"/>
            <w:kern w:val="0"/>
            <w:szCs w:val="0"/>
          </w:rPr>
          <w:t xml:space="preserve">3.7.1 </w:t>
        </w:r>
        <w:r w:rsidR="00A21561">
          <w:rPr>
            <w:rFonts w:hint="eastAsia"/>
          </w:rPr>
          <w:t>密码输入</w:t>
        </w:r>
        <w:r w:rsidR="00A21561">
          <w:tab/>
        </w:r>
      </w:hyperlink>
    </w:p>
    <w:p w14:paraId="6C33342B" w14:textId="77777777" w:rsidR="003843EA" w:rsidRDefault="000C1203">
      <w:pPr>
        <w:pStyle w:val="TOC3"/>
        <w:tabs>
          <w:tab w:val="right" w:leader="dot" w:pos="10080"/>
        </w:tabs>
      </w:pPr>
      <w:hyperlink w:anchor="_Toc32198" w:history="1">
        <w:r w:rsidR="00A21561">
          <w:rPr>
            <w:snapToGrid w:val="0"/>
            <w:color w:val="000000"/>
            <w:w w:val="0"/>
            <w:kern w:val="0"/>
            <w:szCs w:val="0"/>
          </w:rPr>
          <w:t xml:space="preserve">3.7.2 </w:t>
        </w:r>
        <w:r w:rsidR="00A21561">
          <w:rPr>
            <w:rFonts w:hint="eastAsia"/>
          </w:rPr>
          <w:t>装载主密钥</w:t>
        </w:r>
        <w:r w:rsidR="00A21561">
          <w:tab/>
        </w:r>
      </w:hyperlink>
    </w:p>
    <w:p w14:paraId="036544F8" w14:textId="77777777" w:rsidR="003843EA" w:rsidRDefault="000C1203">
      <w:pPr>
        <w:pStyle w:val="TOC3"/>
        <w:tabs>
          <w:tab w:val="right" w:leader="dot" w:pos="10080"/>
        </w:tabs>
      </w:pPr>
      <w:hyperlink w:anchor="_Toc28778" w:history="1">
        <w:r w:rsidR="00A21561">
          <w:rPr>
            <w:snapToGrid w:val="0"/>
            <w:color w:val="000000"/>
            <w:w w:val="0"/>
            <w:kern w:val="0"/>
            <w:szCs w:val="0"/>
          </w:rPr>
          <w:t xml:space="preserve">3.7.3 </w:t>
        </w:r>
        <w:r w:rsidR="00A21561">
          <w:rPr>
            <w:rFonts w:hint="eastAsia"/>
          </w:rPr>
          <w:t>数据加密</w:t>
        </w:r>
        <w:r w:rsidR="00A21561">
          <w:t>/</w:t>
        </w:r>
        <w:r w:rsidR="00A21561">
          <w:t>解密</w:t>
        </w:r>
        <w:r w:rsidR="00A21561">
          <w:tab/>
        </w:r>
      </w:hyperlink>
    </w:p>
    <w:p w14:paraId="5F138E92" w14:textId="77777777" w:rsidR="003843EA" w:rsidRDefault="000C1203">
      <w:pPr>
        <w:pStyle w:val="TOC3"/>
        <w:tabs>
          <w:tab w:val="right" w:leader="dot" w:pos="10080"/>
        </w:tabs>
      </w:pPr>
      <w:hyperlink w:anchor="_Toc6082" w:history="1">
        <w:r w:rsidR="00A21561">
          <w:rPr>
            <w:snapToGrid w:val="0"/>
            <w:color w:val="000000"/>
            <w:w w:val="0"/>
            <w:kern w:val="0"/>
            <w:szCs w:val="0"/>
          </w:rPr>
          <w:t xml:space="preserve">3.7.4 </w:t>
        </w:r>
        <w:r w:rsidR="00A21561">
          <w:t>MAC</w:t>
        </w:r>
        <w:r w:rsidR="00A21561">
          <w:t>计算</w:t>
        </w:r>
        <w:r w:rsidR="00A21561">
          <w:tab/>
        </w:r>
      </w:hyperlink>
    </w:p>
    <w:p w14:paraId="0C5164E3" w14:textId="77777777" w:rsidR="003843EA" w:rsidRDefault="000C1203">
      <w:pPr>
        <w:pStyle w:val="TOC3"/>
        <w:tabs>
          <w:tab w:val="right" w:leader="dot" w:pos="10080"/>
        </w:tabs>
      </w:pPr>
      <w:hyperlink w:anchor="_Toc12638" w:history="1">
        <w:r w:rsidR="00A21561">
          <w:rPr>
            <w:snapToGrid w:val="0"/>
            <w:color w:val="000000"/>
            <w:w w:val="0"/>
            <w:kern w:val="0"/>
            <w:szCs w:val="0"/>
          </w:rPr>
          <w:t xml:space="preserve">3.7.5 </w:t>
        </w:r>
        <w:r w:rsidR="00A21561">
          <w:rPr>
            <w:rFonts w:hint="eastAsia"/>
          </w:rPr>
          <w:t>装载工作密钥</w:t>
        </w:r>
        <w:r w:rsidR="00A21561">
          <w:rPr>
            <w:rFonts w:hint="eastAsia"/>
          </w:rPr>
          <w:t>/</w:t>
        </w:r>
        <w:r w:rsidR="00A21561">
          <w:rPr>
            <w:rFonts w:hint="eastAsia"/>
          </w:rPr>
          <w:t>计算工作密钥</w:t>
        </w:r>
        <w:r w:rsidR="00A21561">
          <w:rPr>
            <w:rFonts w:hint="eastAsia"/>
          </w:rPr>
          <w:t>CheckValue</w:t>
        </w:r>
        <w:r w:rsidR="00A21561">
          <w:tab/>
        </w:r>
      </w:hyperlink>
    </w:p>
    <w:p w14:paraId="299816E2" w14:textId="77777777" w:rsidR="003843EA" w:rsidRDefault="000C1203">
      <w:pPr>
        <w:pStyle w:val="TOC3"/>
        <w:tabs>
          <w:tab w:val="right" w:leader="dot" w:pos="10080"/>
        </w:tabs>
      </w:pPr>
      <w:hyperlink w:anchor="_Toc19795" w:history="1">
        <w:r w:rsidR="00A21561">
          <w:rPr>
            <w:snapToGrid w:val="0"/>
            <w:color w:val="000000"/>
            <w:w w:val="0"/>
            <w:kern w:val="0"/>
            <w:szCs w:val="0"/>
          </w:rPr>
          <w:t xml:space="preserve">3.7.6 </w:t>
        </w:r>
        <w:r w:rsidR="00A21561">
          <w:t>MAC</w:t>
        </w:r>
        <w:r w:rsidR="00A21561">
          <w:t>计算（敏感信息从内部获取）</w:t>
        </w:r>
        <w:r w:rsidR="00A21561">
          <w:tab/>
        </w:r>
      </w:hyperlink>
    </w:p>
    <w:p w14:paraId="4AB29B57" w14:textId="77777777" w:rsidR="003843EA" w:rsidRDefault="000C1203">
      <w:pPr>
        <w:pStyle w:val="TOC3"/>
        <w:tabs>
          <w:tab w:val="right" w:leader="dot" w:pos="10080"/>
        </w:tabs>
      </w:pPr>
      <w:hyperlink w:anchor="_Toc14344" w:history="1">
        <w:r w:rsidR="00A21561">
          <w:rPr>
            <w:snapToGrid w:val="0"/>
            <w:color w:val="000000"/>
            <w:w w:val="0"/>
            <w:kern w:val="0"/>
            <w:szCs w:val="0"/>
          </w:rPr>
          <w:t xml:space="preserve">3.7.7 </w:t>
        </w:r>
        <w:r w:rsidR="00A21561">
          <w:rPr>
            <w:rFonts w:hint="eastAsia"/>
          </w:rPr>
          <w:t>PINPAD</w:t>
        </w:r>
        <w:r w:rsidR="00A21561">
          <w:rPr>
            <w:rFonts w:hint="eastAsia"/>
          </w:rPr>
          <w:t>口初始化</w:t>
        </w:r>
        <w:r w:rsidR="00A21561">
          <w:tab/>
        </w:r>
      </w:hyperlink>
    </w:p>
    <w:p w14:paraId="40FE3E22" w14:textId="77777777" w:rsidR="003843EA" w:rsidRDefault="000C1203">
      <w:pPr>
        <w:pStyle w:val="TOC3"/>
        <w:tabs>
          <w:tab w:val="right" w:leader="dot" w:pos="10080"/>
        </w:tabs>
      </w:pPr>
      <w:hyperlink w:anchor="_Toc4444" w:history="1">
        <w:r w:rsidR="00A21561">
          <w:rPr>
            <w:snapToGrid w:val="0"/>
            <w:color w:val="000000"/>
            <w:w w:val="0"/>
            <w:kern w:val="0"/>
            <w:szCs w:val="0"/>
          </w:rPr>
          <w:t xml:space="preserve">3.7.8 </w:t>
        </w:r>
        <w:r w:rsidR="00A21561">
          <w:rPr>
            <w:rFonts w:hint="eastAsia"/>
          </w:rPr>
          <w:t>密码输入（外接密码键盘）</w:t>
        </w:r>
        <w:r w:rsidR="00A21561">
          <w:tab/>
        </w:r>
      </w:hyperlink>
    </w:p>
    <w:p w14:paraId="74A27CE8" w14:textId="77777777" w:rsidR="003843EA" w:rsidRDefault="000C1203">
      <w:pPr>
        <w:pStyle w:val="TOC3"/>
        <w:tabs>
          <w:tab w:val="right" w:leader="dot" w:pos="10080"/>
        </w:tabs>
      </w:pPr>
      <w:hyperlink w:anchor="_Toc31088" w:history="1">
        <w:r w:rsidR="00A21561">
          <w:rPr>
            <w:snapToGrid w:val="0"/>
            <w:color w:val="000000"/>
            <w:w w:val="0"/>
            <w:kern w:val="0"/>
            <w:szCs w:val="0"/>
          </w:rPr>
          <w:t xml:space="preserve">3.7.9 </w:t>
        </w:r>
        <w:r w:rsidR="00A21561">
          <w:rPr>
            <w:rFonts w:hint="eastAsia"/>
          </w:rPr>
          <w:t>装载主密钥（外接密码键盘）</w:t>
        </w:r>
        <w:r w:rsidR="00A21561">
          <w:tab/>
        </w:r>
      </w:hyperlink>
    </w:p>
    <w:p w14:paraId="189ED954" w14:textId="77777777" w:rsidR="003843EA" w:rsidRDefault="000C1203">
      <w:pPr>
        <w:pStyle w:val="TOC3"/>
        <w:tabs>
          <w:tab w:val="right" w:leader="dot" w:pos="10080"/>
        </w:tabs>
      </w:pPr>
      <w:hyperlink w:anchor="_Toc25525" w:history="1">
        <w:r w:rsidR="00A21561">
          <w:rPr>
            <w:snapToGrid w:val="0"/>
            <w:color w:val="000000"/>
            <w:w w:val="0"/>
            <w:kern w:val="0"/>
            <w:szCs w:val="0"/>
          </w:rPr>
          <w:t xml:space="preserve">3.7.10 </w:t>
        </w:r>
        <w:r w:rsidR="00A21561">
          <w:rPr>
            <w:rFonts w:hint="eastAsia"/>
          </w:rPr>
          <w:t>数据加密</w:t>
        </w:r>
        <w:r w:rsidR="00A21561">
          <w:t>/</w:t>
        </w:r>
        <w:r w:rsidR="00A21561">
          <w:t>解密</w:t>
        </w:r>
        <w:r w:rsidR="00A21561">
          <w:rPr>
            <w:rFonts w:hint="eastAsia"/>
          </w:rPr>
          <w:t>（外接密码键盘）</w:t>
        </w:r>
        <w:r w:rsidR="00A21561">
          <w:tab/>
        </w:r>
      </w:hyperlink>
    </w:p>
    <w:p w14:paraId="21042789" w14:textId="77777777" w:rsidR="003843EA" w:rsidRDefault="000C1203">
      <w:pPr>
        <w:pStyle w:val="TOC3"/>
        <w:tabs>
          <w:tab w:val="right" w:leader="dot" w:pos="10080"/>
        </w:tabs>
      </w:pPr>
      <w:hyperlink w:anchor="_Toc342" w:history="1">
        <w:r w:rsidR="00A21561">
          <w:rPr>
            <w:snapToGrid w:val="0"/>
            <w:color w:val="000000"/>
            <w:w w:val="0"/>
            <w:kern w:val="0"/>
            <w:szCs w:val="0"/>
          </w:rPr>
          <w:t xml:space="preserve">3.7.11 </w:t>
        </w:r>
        <w:r w:rsidR="00A21561">
          <w:t>MAC</w:t>
        </w:r>
        <w:r w:rsidR="00A21561">
          <w:t>计算</w:t>
        </w:r>
        <w:r w:rsidR="00A21561">
          <w:rPr>
            <w:rFonts w:hint="eastAsia"/>
          </w:rPr>
          <w:t>（外接密码键盘）</w:t>
        </w:r>
        <w:r w:rsidR="00A21561">
          <w:tab/>
        </w:r>
      </w:hyperlink>
    </w:p>
    <w:p w14:paraId="376D7934" w14:textId="77777777" w:rsidR="003843EA" w:rsidRDefault="000C1203">
      <w:pPr>
        <w:pStyle w:val="TOC3"/>
        <w:tabs>
          <w:tab w:val="right" w:leader="dot" w:pos="10080"/>
        </w:tabs>
      </w:pPr>
      <w:hyperlink w:anchor="_Toc1878" w:history="1">
        <w:r w:rsidR="00A21561">
          <w:rPr>
            <w:snapToGrid w:val="0"/>
            <w:color w:val="000000"/>
            <w:w w:val="0"/>
            <w:kern w:val="0"/>
            <w:szCs w:val="0"/>
          </w:rPr>
          <w:t xml:space="preserve">3.7.12 </w:t>
        </w:r>
        <w:r w:rsidR="00A21561">
          <w:rPr>
            <w:rFonts w:hint="eastAsia"/>
          </w:rPr>
          <w:t>装载工作密钥（外接密码键盘）</w:t>
        </w:r>
        <w:r w:rsidR="00A21561">
          <w:tab/>
        </w:r>
      </w:hyperlink>
    </w:p>
    <w:p w14:paraId="7DCF8FD6" w14:textId="77777777" w:rsidR="003843EA" w:rsidRDefault="000C1203">
      <w:pPr>
        <w:pStyle w:val="TOC3"/>
        <w:tabs>
          <w:tab w:val="right" w:leader="dot" w:pos="10080"/>
        </w:tabs>
      </w:pPr>
      <w:hyperlink w:anchor="_Toc15392" w:history="1">
        <w:r w:rsidR="00A21561">
          <w:rPr>
            <w:snapToGrid w:val="0"/>
            <w:color w:val="000000"/>
            <w:w w:val="0"/>
            <w:kern w:val="0"/>
            <w:szCs w:val="0"/>
          </w:rPr>
          <w:t xml:space="preserve">3.7.13 </w:t>
        </w:r>
        <w:r w:rsidR="00A21561">
          <w:rPr>
            <w:rFonts w:hint="eastAsia"/>
          </w:rPr>
          <w:t>外部密码键盘数据透传</w:t>
        </w:r>
        <w:r w:rsidR="00A21561">
          <w:tab/>
        </w:r>
      </w:hyperlink>
    </w:p>
    <w:p w14:paraId="1ECDFDAE" w14:textId="77777777" w:rsidR="003843EA" w:rsidRDefault="000C1203">
      <w:pPr>
        <w:pStyle w:val="TOC3"/>
        <w:tabs>
          <w:tab w:val="right" w:leader="dot" w:pos="10080"/>
        </w:tabs>
      </w:pPr>
      <w:hyperlink w:anchor="_Toc24341" w:history="1">
        <w:r w:rsidR="00A21561">
          <w:rPr>
            <w:snapToGrid w:val="0"/>
            <w:color w:val="000000"/>
            <w:w w:val="0"/>
            <w:kern w:val="0"/>
            <w:szCs w:val="0"/>
          </w:rPr>
          <w:t xml:space="preserve">3.7.14 </w:t>
        </w:r>
        <w:r w:rsidR="00A21561">
          <w:rPr>
            <w:rFonts w:hint="eastAsia"/>
          </w:rPr>
          <w:t>装载</w:t>
        </w:r>
        <w:r w:rsidR="00A21561">
          <w:t>DUKPT</w:t>
        </w:r>
        <w:r w:rsidR="00A21561">
          <w:t>的</w:t>
        </w:r>
        <w:r w:rsidR="00A21561">
          <w:t>KSN</w:t>
        </w:r>
        <w:r w:rsidR="00A21561">
          <w:t>和初始密钥</w:t>
        </w:r>
        <w:r w:rsidR="00A21561">
          <w:tab/>
        </w:r>
      </w:hyperlink>
    </w:p>
    <w:p w14:paraId="5F89B647" w14:textId="77777777" w:rsidR="003843EA" w:rsidRDefault="000C1203">
      <w:pPr>
        <w:pStyle w:val="TOC3"/>
        <w:tabs>
          <w:tab w:val="right" w:leader="dot" w:pos="10080"/>
        </w:tabs>
      </w:pPr>
      <w:hyperlink w:anchor="_Toc12588" w:history="1">
        <w:r w:rsidR="00A21561">
          <w:rPr>
            <w:snapToGrid w:val="0"/>
            <w:color w:val="000000"/>
            <w:w w:val="0"/>
            <w:kern w:val="0"/>
            <w:szCs w:val="0"/>
          </w:rPr>
          <w:t xml:space="preserve">3.7.15 </w:t>
        </w:r>
        <w:r w:rsidR="00A21561">
          <w:rPr>
            <w:rFonts w:hint="eastAsia"/>
          </w:rPr>
          <w:t>删除密钥</w:t>
        </w:r>
        <w:r w:rsidR="00A21561">
          <w:tab/>
        </w:r>
      </w:hyperlink>
    </w:p>
    <w:p w14:paraId="4122B93B" w14:textId="77777777" w:rsidR="003843EA" w:rsidRDefault="000C1203">
      <w:pPr>
        <w:pStyle w:val="TOC3"/>
        <w:tabs>
          <w:tab w:val="right" w:leader="dot" w:pos="10080"/>
        </w:tabs>
      </w:pPr>
      <w:hyperlink w:anchor="_Toc14512" w:history="1">
        <w:r w:rsidR="00A21561">
          <w:rPr>
            <w:snapToGrid w:val="0"/>
            <w:color w:val="000000"/>
            <w:w w:val="0"/>
            <w:kern w:val="0"/>
            <w:szCs w:val="0"/>
          </w:rPr>
          <w:t xml:space="preserve">3.7.16 </w:t>
        </w:r>
        <w:r w:rsidR="00A21561">
          <w:rPr>
            <w:rFonts w:hint="eastAsia"/>
          </w:rPr>
          <w:t>密码键盘初始化（</w:t>
        </w:r>
        <w:r w:rsidR="00A21561">
          <w:t>N900</w:t>
        </w:r>
        <w:r w:rsidR="00A21561">
          <w:t>专用</w:t>
        </w:r>
        <w:r w:rsidR="00A21561">
          <w:rPr>
            <w:rFonts w:hint="eastAsia"/>
          </w:rPr>
          <w:t>）</w:t>
        </w:r>
        <w:r w:rsidR="00A21561">
          <w:tab/>
        </w:r>
      </w:hyperlink>
    </w:p>
    <w:p w14:paraId="6C28D470" w14:textId="77777777" w:rsidR="003843EA" w:rsidRDefault="000C1203">
      <w:pPr>
        <w:pStyle w:val="TOC3"/>
        <w:tabs>
          <w:tab w:val="right" w:leader="dot" w:pos="10080"/>
        </w:tabs>
      </w:pPr>
      <w:hyperlink w:anchor="_Toc5176" w:history="1">
        <w:r w:rsidR="00A21561">
          <w:rPr>
            <w:snapToGrid w:val="0"/>
            <w:color w:val="000000"/>
            <w:w w:val="0"/>
            <w:kern w:val="0"/>
            <w:szCs w:val="0"/>
          </w:rPr>
          <w:t xml:space="preserve">3.7.17 </w:t>
        </w:r>
        <w:r w:rsidR="00A21561">
          <w:rPr>
            <w:rFonts w:hint="eastAsia"/>
          </w:rPr>
          <w:t>设置银商密钥索引</w:t>
        </w:r>
        <w:r w:rsidR="00A21561">
          <w:tab/>
        </w:r>
      </w:hyperlink>
    </w:p>
    <w:p w14:paraId="756ABBE1" w14:textId="77777777" w:rsidR="003843EA" w:rsidRDefault="000C1203">
      <w:pPr>
        <w:pStyle w:val="TOC3"/>
        <w:tabs>
          <w:tab w:val="right" w:leader="dot" w:pos="10080"/>
        </w:tabs>
      </w:pPr>
      <w:hyperlink w:anchor="_Toc20873" w:history="1">
        <w:r w:rsidR="00A21561">
          <w:rPr>
            <w:snapToGrid w:val="0"/>
            <w:color w:val="000000"/>
            <w:w w:val="0"/>
            <w:kern w:val="0"/>
            <w:szCs w:val="0"/>
          </w:rPr>
          <w:t xml:space="preserve">3.7.18 </w:t>
        </w:r>
        <w:r w:rsidR="00A21561">
          <w:rPr>
            <w:rFonts w:hint="eastAsia"/>
          </w:rPr>
          <w:t>增加银商</w:t>
        </w:r>
        <w:r w:rsidR="00A21561">
          <w:rPr>
            <w:rFonts w:hint="eastAsia"/>
          </w:rPr>
          <w:t>ksn</w:t>
        </w:r>
        <w:r w:rsidR="00A21561">
          <w:rPr>
            <w:rFonts w:hint="eastAsia"/>
          </w:rPr>
          <w:t>号</w:t>
        </w:r>
        <w:r w:rsidR="00A21561">
          <w:tab/>
        </w:r>
      </w:hyperlink>
    </w:p>
    <w:p w14:paraId="1AB695DC" w14:textId="77777777" w:rsidR="003843EA" w:rsidRDefault="000C1203">
      <w:pPr>
        <w:pStyle w:val="TOC3"/>
        <w:tabs>
          <w:tab w:val="right" w:leader="dot" w:pos="10080"/>
        </w:tabs>
      </w:pPr>
      <w:hyperlink w:anchor="_Toc27653" w:history="1">
        <w:r w:rsidR="00A21561">
          <w:rPr>
            <w:rFonts w:hint="eastAsia"/>
            <w:snapToGrid w:val="0"/>
            <w:color w:val="000000"/>
            <w:w w:val="0"/>
            <w:kern w:val="0"/>
            <w:szCs w:val="0"/>
          </w:rPr>
          <w:t xml:space="preserve">3.7.19 </w:t>
        </w:r>
        <w:r w:rsidR="00A21561">
          <w:rPr>
            <w:rFonts w:hint="eastAsia"/>
          </w:rPr>
          <w:t>检测密钥是否存在</w:t>
        </w:r>
        <w:r w:rsidR="00A21561">
          <w:tab/>
        </w:r>
      </w:hyperlink>
    </w:p>
    <w:p w14:paraId="699FDAC8" w14:textId="77777777" w:rsidR="003843EA" w:rsidRDefault="000C1203">
      <w:pPr>
        <w:pStyle w:val="TOC2"/>
        <w:tabs>
          <w:tab w:val="right" w:leader="dot" w:pos="10080"/>
        </w:tabs>
      </w:pPr>
      <w:hyperlink w:anchor="_Toc7859" w:history="1">
        <w:r w:rsidR="00A21561">
          <w:t xml:space="preserve">3.8 </w:t>
        </w:r>
        <w:r w:rsidR="00A21561">
          <w:rPr>
            <w:rFonts w:hint="eastAsia"/>
          </w:rPr>
          <w:t>打印类</w:t>
        </w:r>
        <w:r w:rsidR="00A21561">
          <w:tab/>
        </w:r>
      </w:hyperlink>
    </w:p>
    <w:p w14:paraId="34991DE6" w14:textId="77777777" w:rsidR="003843EA" w:rsidRDefault="000C1203">
      <w:pPr>
        <w:pStyle w:val="TOC3"/>
        <w:tabs>
          <w:tab w:val="right" w:leader="dot" w:pos="10080"/>
        </w:tabs>
      </w:pPr>
      <w:hyperlink w:anchor="_Toc21495" w:history="1">
        <w:r w:rsidR="00A21561">
          <w:rPr>
            <w:snapToGrid w:val="0"/>
            <w:color w:val="000000"/>
            <w:w w:val="0"/>
            <w:kern w:val="0"/>
            <w:szCs w:val="0"/>
          </w:rPr>
          <w:t xml:space="preserve">3.8.1 </w:t>
        </w:r>
        <w:r w:rsidR="00A21561">
          <w:rPr>
            <w:rFonts w:hint="eastAsia"/>
          </w:rPr>
          <w:t>初始化指令</w:t>
        </w:r>
        <w:r w:rsidR="00A21561">
          <w:tab/>
        </w:r>
      </w:hyperlink>
    </w:p>
    <w:p w14:paraId="711CC1F7" w14:textId="77777777" w:rsidR="003843EA" w:rsidRDefault="000C1203">
      <w:pPr>
        <w:pStyle w:val="TOC3"/>
        <w:tabs>
          <w:tab w:val="right" w:leader="dot" w:pos="10080"/>
        </w:tabs>
      </w:pPr>
      <w:hyperlink w:anchor="_Toc4406" w:history="1">
        <w:r w:rsidR="00A21561">
          <w:rPr>
            <w:snapToGrid w:val="0"/>
            <w:color w:val="000000"/>
            <w:w w:val="0"/>
            <w:kern w:val="0"/>
            <w:szCs w:val="0"/>
          </w:rPr>
          <w:t xml:space="preserve">3.8.2 </w:t>
        </w:r>
        <w:r w:rsidR="00A21561">
          <w:rPr>
            <w:rFonts w:hint="eastAsia"/>
          </w:rPr>
          <w:t>获取打印机状态指令</w:t>
        </w:r>
        <w:r w:rsidR="00A21561">
          <w:tab/>
        </w:r>
      </w:hyperlink>
    </w:p>
    <w:p w14:paraId="774A1085" w14:textId="77777777" w:rsidR="003843EA" w:rsidRDefault="000C1203">
      <w:pPr>
        <w:pStyle w:val="TOC3"/>
        <w:tabs>
          <w:tab w:val="right" w:leader="dot" w:pos="10080"/>
        </w:tabs>
      </w:pPr>
      <w:hyperlink w:anchor="_Toc13193" w:history="1">
        <w:r w:rsidR="00A21561">
          <w:rPr>
            <w:snapToGrid w:val="0"/>
            <w:color w:val="000000"/>
            <w:w w:val="0"/>
            <w:kern w:val="0"/>
            <w:szCs w:val="0"/>
          </w:rPr>
          <w:t xml:space="preserve">3.8.3 </w:t>
        </w:r>
        <w:r w:rsidR="00A21561">
          <w:rPr>
            <w:rFonts w:hint="eastAsia"/>
          </w:rPr>
          <w:t>走纸指令</w:t>
        </w:r>
        <w:r w:rsidR="00A21561">
          <w:tab/>
        </w:r>
      </w:hyperlink>
    </w:p>
    <w:p w14:paraId="6F68BED1" w14:textId="77777777" w:rsidR="003843EA" w:rsidRDefault="000C1203">
      <w:pPr>
        <w:pStyle w:val="TOC3"/>
        <w:tabs>
          <w:tab w:val="right" w:leader="dot" w:pos="10080"/>
        </w:tabs>
      </w:pPr>
      <w:hyperlink w:anchor="_Toc10959" w:history="1">
        <w:r w:rsidR="00A21561">
          <w:rPr>
            <w:snapToGrid w:val="0"/>
            <w:color w:val="000000"/>
            <w:w w:val="0"/>
            <w:kern w:val="0"/>
            <w:szCs w:val="0"/>
          </w:rPr>
          <w:t xml:space="preserve">3.8.4 </w:t>
        </w:r>
        <w:r w:rsidR="00A21561">
          <w:rPr>
            <w:rFonts w:hint="eastAsia"/>
          </w:rPr>
          <w:t>字库设置指令</w:t>
        </w:r>
        <w:r w:rsidR="00A21561">
          <w:tab/>
        </w:r>
      </w:hyperlink>
    </w:p>
    <w:p w14:paraId="206D458C" w14:textId="77777777" w:rsidR="003843EA" w:rsidRDefault="000C1203">
      <w:pPr>
        <w:pStyle w:val="TOC3"/>
        <w:tabs>
          <w:tab w:val="right" w:leader="dot" w:pos="10080"/>
        </w:tabs>
      </w:pPr>
      <w:hyperlink w:anchor="_Toc9455" w:history="1">
        <w:r w:rsidR="00A21561">
          <w:rPr>
            <w:snapToGrid w:val="0"/>
            <w:color w:val="000000"/>
            <w:w w:val="0"/>
            <w:kern w:val="0"/>
            <w:szCs w:val="0"/>
          </w:rPr>
          <w:t xml:space="preserve">3.8.5 </w:t>
        </w:r>
        <w:r w:rsidR="00A21561">
          <w:rPr>
            <w:rFonts w:hint="eastAsia"/>
          </w:rPr>
          <w:t>行间距设置指令</w:t>
        </w:r>
        <w:r w:rsidR="00A21561">
          <w:tab/>
        </w:r>
      </w:hyperlink>
    </w:p>
    <w:p w14:paraId="1B11DBCF" w14:textId="77777777" w:rsidR="003843EA" w:rsidRDefault="000C1203">
      <w:pPr>
        <w:pStyle w:val="TOC3"/>
        <w:tabs>
          <w:tab w:val="right" w:leader="dot" w:pos="10080"/>
        </w:tabs>
      </w:pPr>
      <w:hyperlink w:anchor="_Toc26278" w:history="1">
        <w:r w:rsidR="00A21561">
          <w:rPr>
            <w:snapToGrid w:val="0"/>
            <w:color w:val="000000"/>
            <w:w w:val="0"/>
            <w:kern w:val="0"/>
            <w:szCs w:val="0"/>
          </w:rPr>
          <w:t xml:space="preserve">3.8.6 </w:t>
        </w:r>
        <w:r w:rsidR="00A21561">
          <w:rPr>
            <w:rFonts w:hint="eastAsia"/>
          </w:rPr>
          <w:t>打印浓度设置指令</w:t>
        </w:r>
        <w:r w:rsidR="00A21561">
          <w:tab/>
        </w:r>
      </w:hyperlink>
    </w:p>
    <w:p w14:paraId="172A66C6" w14:textId="77777777" w:rsidR="003843EA" w:rsidRDefault="000C1203">
      <w:pPr>
        <w:pStyle w:val="TOC3"/>
        <w:tabs>
          <w:tab w:val="right" w:leader="dot" w:pos="10080"/>
        </w:tabs>
      </w:pPr>
      <w:hyperlink w:anchor="_Toc24941" w:history="1">
        <w:r w:rsidR="00A21561">
          <w:rPr>
            <w:snapToGrid w:val="0"/>
            <w:color w:val="000000"/>
            <w:w w:val="0"/>
            <w:kern w:val="0"/>
            <w:szCs w:val="0"/>
          </w:rPr>
          <w:t xml:space="preserve">3.8.7 </w:t>
        </w:r>
        <w:r w:rsidR="00A21561">
          <w:rPr>
            <w:rFonts w:hint="eastAsia"/>
          </w:rPr>
          <w:t>字体设置指令</w:t>
        </w:r>
        <w:r w:rsidR="00A21561">
          <w:tab/>
        </w:r>
      </w:hyperlink>
    </w:p>
    <w:p w14:paraId="50B573D9" w14:textId="77777777" w:rsidR="003843EA" w:rsidRDefault="000C1203">
      <w:pPr>
        <w:pStyle w:val="TOC3"/>
        <w:tabs>
          <w:tab w:val="right" w:leader="dot" w:pos="10080"/>
        </w:tabs>
      </w:pPr>
      <w:hyperlink w:anchor="_Toc194" w:history="1">
        <w:r w:rsidR="00A21561">
          <w:rPr>
            <w:snapToGrid w:val="0"/>
            <w:color w:val="000000"/>
            <w:w w:val="0"/>
            <w:kern w:val="0"/>
            <w:szCs w:val="0"/>
          </w:rPr>
          <w:t xml:space="preserve">3.8.8 </w:t>
        </w:r>
        <w:r w:rsidR="00A21561">
          <w:rPr>
            <w:rFonts w:hint="eastAsia"/>
          </w:rPr>
          <w:t>打印指令</w:t>
        </w:r>
        <w:r w:rsidR="00A21561">
          <w:tab/>
        </w:r>
      </w:hyperlink>
    </w:p>
    <w:p w14:paraId="5C2A3554" w14:textId="77777777" w:rsidR="003843EA" w:rsidRDefault="000C1203">
      <w:pPr>
        <w:pStyle w:val="TOC3"/>
        <w:tabs>
          <w:tab w:val="right" w:leader="dot" w:pos="10080"/>
        </w:tabs>
      </w:pPr>
      <w:hyperlink w:anchor="_Toc17785" w:history="1">
        <w:r w:rsidR="00A21561">
          <w:rPr>
            <w:snapToGrid w:val="0"/>
            <w:color w:val="000000"/>
            <w:w w:val="0"/>
            <w:kern w:val="0"/>
            <w:szCs w:val="0"/>
          </w:rPr>
          <w:t xml:space="preserve">3.8.9 </w:t>
        </w:r>
        <w:r w:rsidR="00A21561">
          <w:rPr>
            <w:rFonts w:hint="eastAsia"/>
          </w:rPr>
          <w:t>打印图片指令</w:t>
        </w:r>
        <w:r w:rsidR="00A21561">
          <w:tab/>
        </w:r>
      </w:hyperlink>
    </w:p>
    <w:p w14:paraId="5A4CCE20" w14:textId="77777777" w:rsidR="003843EA" w:rsidRDefault="000C1203">
      <w:pPr>
        <w:pStyle w:val="TOC3"/>
        <w:tabs>
          <w:tab w:val="right" w:leader="dot" w:pos="10080"/>
        </w:tabs>
      </w:pPr>
      <w:hyperlink w:anchor="_Toc23073" w:history="1">
        <w:r w:rsidR="00A21561">
          <w:rPr>
            <w:snapToGrid w:val="0"/>
            <w:color w:val="000000"/>
            <w:w w:val="0"/>
            <w:kern w:val="0"/>
            <w:szCs w:val="0"/>
          </w:rPr>
          <w:t xml:space="preserve">3.8.10 </w:t>
        </w:r>
        <w:r w:rsidR="00A21561">
          <w:t>设置二值化阈值</w:t>
        </w:r>
        <w:r w:rsidR="00A21561">
          <w:tab/>
        </w:r>
      </w:hyperlink>
    </w:p>
    <w:p w14:paraId="4F8C9012" w14:textId="77777777" w:rsidR="003843EA" w:rsidRDefault="000C1203">
      <w:pPr>
        <w:pStyle w:val="TOC2"/>
        <w:tabs>
          <w:tab w:val="right" w:leader="dot" w:pos="10080"/>
        </w:tabs>
      </w:pPr>
      <w:hyperlink w:anchor="_Toc21231" w:history="1">
        <w:r w:rsidR="00A21561">
          <w:t>3.9 PBOC</w:t>
        </w:r>
        <w:r w:rsidR="00A21561">
          <w:rPr>
            <w:rFonts w:hint="eastAsia"/>
          </w:rPr>
          <w:t>类</w:t>
        </w:r>
        <w:r w:rsidR="00A21561">
          <w:tab/>
        </w:r>
      </w:hyperlink>
    </w:p>
    <w:p w14:paraId="5E7FD256" w14:textId="77777777" w:rsidR="003843EA" w:rsidRDefault="000C1203">
      <w:pPr>
        <w:pStyle w:val="TOC3"/>
        <w:tabs>
          <w:tab w:val="right" w:leader="dot" w:pos="10080"/>
        </w:tabs>
      </w:pPr>
      <w:hyperlink w:anchor="_Toc26275" w:history="1">
        <w:r w:rsidR="00A21561">
          <w:rPr>
            <w:snapToGrid w:val="0"/>
            <w:color w:val="000000"/>
            <w:w w:val="0"/>
            <w:kern w:val="0"/>
            <w:szCs w:val="0"/>
          </w:rPr>
          <w:t xml:space="preserve">3.9.1 </w:t>
        </w:r>
        <w:r w:rsidR="00A21561">
          <w:t>PBOC</w:t>
        </w:r>
        <w:r w:rsidR="00A21561">
          <w:t>设置公钥</w:t>
        </w:r>
        <w:r w:rsidR="00A21561">
          <w:tab/>
        </w:r>
      </w:hyperlink>
    </w:p>
    <w:p w14:paraId="68B5183D" w14:textId="77777777" w:rsidR="003843EA" w:rsidRDefault="000C1203">
      <w:pPr>
        <w:pStyle w:val="TOC3"/>
        <w:tabs>
          <w:tab w:val="right" w:leader="dot" w:pos="10080"/>
        </w:tabs>
      </w:pPr>
      <w:hyperlink w:anchor="_Toc2525" w:history="1">
        <w:r w:rsidR="00A21561">
          <w:rPr>
            <w:snapToGrid w:val="0"/>
            <w:color w:val="000000"/>
            <w:w w:val="0"/>
            <w:kern w:val="0"/>
            <w:szCs w:val="0"/>
          </w:rPr>
          <w:t xml:space="preserve">3.9.2 </w:t>
        </w:r>
        <w:r w:rsidR="00A21561">
          <w:t>PBOC</w:t>
        </w:r>
        <w:r w:rsidR="00A21561">
          <w:t>设置</w:t>
        </w:r>
        <w:r w:rsidR="00A21561">
          <w:t>AID</w:t>
        </w:r>
        <w:r w:rsidR="00A21561">
          <w:tab/>
        </w:r>
      </w:hyperlink>
    </w:p>
    <w:p w14:paraId="066FC4B0" w14:textId="77777777" w:rsidR="003843EA" w:rsidRDefault="000C1203">
      <w:pPr>
        <w:pStyle w:val="TOC3"/>
        <w:tabs>
          <w:tab w:val="right" w:leader="dot" w:pos="10080"/>
        </w:tabs>
      </w:pPr>
      <w:hyperlink w:anchor="_Toc15138" w:history="1">
        <w:r w:rsidR="00A21561">
          <w:rPr>
            <w:snapToGrid w:val="0"/>
            <w:color w:val="000000"/>
            <w:w w:val="0"/>
            <w:kern w:val="0"/>
            <w:szCs w:val="0"/>
          </w:rPr>
          <w:t xml:space="preserve">3.9.3 </w:t>
        </w:r>
        <w:r w:rsidR="00A21561">
          <w:t>PBOC</w:t>
        </w:r>
        <w:r w:rsidR="00A21561">
          <w:t>设置终端属性</w:t>
        </w:r>
        <w:r w:rsidR="00A21561">
          <w:tab/>
        </w:r>
      </w:hyperlink>
    </w:p>
    <w:p w14:paraId="08D95654" w14:textId="77777777" w:rsidR="003843EA" w:rsidRDefault="000C1203">
      <w:pPr>
        <w:pStyle w:val="TOC3"/>
        <w:tabs>
          <w:tab w:val="right" w:leader="dot" w:pos="10080"/>
        </w:tabs>
      </w:pPr>
      <w:hyperlink w:anchor="_Toc29869" w:history="1">
        <w:r w:rsidR="00A21561">
          <w:rPr>
            <w:snapToGrid w:val="0"/>
            <w:color w:val="000000"/>
            <w:w w:val="0"/>
            <w:kern w:val="0"/>
            <w:szCs w:val="0"/>
          </w:rPr>
          <w:t xml:space="preserve">3.9.4 </w:t>
        </w:r>
        <w:r w:rsidR="00A21561">
          <w:t>PBOC</w:t>
        </w:r>
        <w:r w:rsidR="00A21561">
          <w:rPr>
            <w:rFonts w:hint="eastAsia"/>
          </w:rPr>
          <w:t>取交易数据</w:t>
        </w:r>
        <w:r w:rsidR="00A21561">
          <w:tab/>
        </w:r>
      </w:hyperlink>
    </w:p>
    <w:p w14:paraId="14D18572" w14:textId="77777777" w:rsidR="003843EA" w:rsidRDefault="000C1203">
      <w:pPr>
        <w:pStyle w:val="TOC3"/>
        <w:tabs>
          <w:tab w:val="right" w:leader="dot" w:pos="10080"/>
        </w:tabs>
      </w:pPr>
      <w:hyperlink w:anchor="_Toc17770" w:history="1">
        <w:r w:rsidR="00A21561">
          <w:rPr>
            <w:snapToGrid w:val="0"/>
            <w:color w:val="000000"/>
            <w:w w:val="0"/>
            <w:kern w:val="0"/>
            <w:szCs w:val="0"/>
          </w:rPr>
          <w:t xml:space="preserve">3.9.5 </w:t>
        </w:r>
        <w:r w:rsidR="00A21561">
          <w:t>PBOC</w:t>
        </w:r>
        <w:r w:rsidR="00A21561">
          <w:t>执行标准流程</w:t>
        </w:r>
        <w:r w:rsidR="00A21561">
          <w:tab/>
        </w:r>
      </w:hyperlink>
    </w:p>
    <w:p w14:paraId="44F93158" w14:textId="77777777" w:rsidR="003843EA" w:rsidRDefault="000C1203">
      <w:pPr>
        <w:pStyle w:val="TOC3"/>
        <w:tabs>
          <w:tab w:val="right" w:leader="dot" w:pos="10080"/>
        </w:tabs>
      </w:pPr>
      <w:hyperlink w:anchor="_Toc27330" w:history="1">
        <w:r w:rsidR="00A21561">
          <w:rPr>
            <w:snapToGrid w:val="0"/>
            <w:color w:val="000000"/>
            <w:w w:val="0"/>
            <w:kern w:val="0"/>
            <w:szCs w:val="0"/>
          </w:rPr>
          <w:t xml:space="preserve">3.9.6 </w:t>
        </w:r>
        <w:r w:rsidR="00A21561">
          <w:t>PBOC</w:t>
        </w:r>
        <w:r w:rsidR="00A21561">
          <w:t>二次授权</w:t>
        </w:r>
        <w:r w:rsidR="00A21561">
          <w:tab/>
        </w:r>
      </w:hyperlink>
    </w:p>
    <w:p w14:paraId="26E6C906" w14:textId="77777777" w:rsidR="003843EA" w:rsidRDefault="000C1203">
      <w:pPr>
        <w:pStyle w:val="TOC3"/>
        <w:tabs>
          <w:tab w:val="right" w:leader="dot" w:pos="10080"/>
        </w:tabs>
      </w:pPr>
      <w:hyperlink w:anchor="_Toc17661" w:history="1">
        <w:r w:rsidR="00A21561">
          <w:rPr>
            <w:snapToGrid w:val="0"/>
            <w:color w:val="000000"/>
            <w:w w:val="0"/>
            <w:kern w:val="0"/>
            <w:szCs w:val="0"/>
          </w:rPr>
          <w:t xml:space="preserve">3.9.7 </w:t>
        </w:r>
        <w:r w:rsidR="00A21561">
          <w:t>PBOC</w:t>
        </w:r>
        <w:r w:rsidR="00A21561">
          <w:t>流程结束</w:t>
        </w:r>
        <w:r w:rsidR="00A21561">
          <w:tab/>
        </w:r>
      </w:hyperlink>
    </w:p>
    <w:p w14:paraId="7EBAACAA" w14:textId="77777777" w:rsidR="003843EA" w:rsidRDefault="000C1203">
      <w:pPr>
        <w:pStyle w:val="TOC3"/>
        <w:tabs>
          <w:tab w:val="right" w:leader="dot" w:pos="10080"/>
        </w:tabs>
      </w:pPr>
      <w:hyperlink w:anchor="_Toc25784" w:history="1">
        <w:r w:rsidR="00A21561">
          <w:rPr>
            <w:snapToGrid w:val="0"/>
            <w:color w:val="000000"/>
            <w:w w:val="0"/>
            <w:kern w:val="0"/>
            <w:szCs w:val="0"/>
          </w:rPr>
          <w:t xml:space="preserve">3.9.8 </w:t>
        </w:r>
        <w:r w:rsidR="00A21561">
          <w:t>qPBOC</w:t>
        </w:r>
        <w:r w:rsidR="00A21561">
          <w:rPr>
            <w:rFonts w:hint="eastAsia"/>
          </w:rPr>
          <w:t>流程</w:t>
        </w:r>
        <w:r w:rsidR="00A21561">
          <w:tab/>
        </w:r>
      </w:hyperlink>
    </w:p>
    <w:p w14:paraId="5A7EEC85" w14:textId="77777777" w:rsidR="003843EA" w:rsidRDefault="000C1203">
      <w:pPr>
        <w:pStyle w:val="TOC3"/>
        <w:tabs>
          <w:tab w:val="right" w:leader="dot" w:pos="10080"/>
        </w:tabs>
      </w:pPr>
      <w:hyperlink w:anchor="_Toc4787" w:history="1">
        <w:r w:rsidR="00A21561">
          <w:rPr>
            <w:snapToGrid w:val="0"/>
            <w:color w:val="000000"/>
            <w:w w:val="0"/>
            <w:kern w:val="0"/>
            <w:szCs w:val="0"/>
          </w:rPr>
          <w:t xml:space="preserve">3.9.9 </w:t>
        </w:r>
        <w:r w:rsidR="00A21561">
          <w:t>取末当前交易信息</w:t>
        </w:r>
        <w:r w:rsidR="00A21561">
          <w:tab/>
        </w:r>
      </w:hyperlink>
    </w:p>
    <w:p w14:paraId="52448069" w14:textId="77777777" w:rsidR="003843EA" w:rsidRDefault="000C1203">
      <w:pPr>
        <w:pStyle w:val="TOC3"/>
        <w:tabs>
          <w:tab w:val="right" w:leader="dot" w:pos="10080"/>
        </w:tabs>
      </w:pPr>
      <w:hyperlink w:anchor="_Toc22505" w:history="1">
        <w:r w:rsidR="00A21561">
          <w:rPr>
            <w:snapToGrid w:val="0"/>
            <w:color w:val="000000"/>
            <w:w w:val="0"/>
            <w:kern w:val="0"/>
            <w:szCs w:val="0"/>
          </w:rPr>
          <w:t xml:space="preserve">3.9.10 </w:t>
        </w:r>
        <w:r w:rsidR="00A21561">
          <w:rPr>
            <w:rFonts w:hint="eastAsia"/>
          </w:rPr>
          <w:t>天津津通卡脱机数据认证流程</w:t>
        </w:r>
        <w:r w:rsidR="00A21561">
          <w:tab/>
        </w:r>
      </w:hyperlink>
    </w:p>
    <w:p w14:paraId="28FF0AAC" w14:textId="77777777" w:rsidR="003843EA" w:rsidRDefault="000C1203">
      <w:pPr>
        <w:pStyle w:val="TOC2"/>
        <w:tabs>
          <w:tab w:val="right" w:leader="dot" w:pos="10080"/>
        </w:tabs>
      </w:pPr>
      <w:hyperlink w:anchor="_Toc30404" w:history="1">
        <w:r w:rsidR="00A21561">
          <w:t xml:space="preserve">3.10 </w:t>
        </w:r>
        <w:r w:rsidR="00A21561">
          <w:rPr>
            <w:rFonts w:hint="eastAsia"/>
          </w:rPr>
          <w:t>终端管理类</w:t>
        </w:r>
        <w:r w:rsidR="00A21561">
          <w:tab/>
        </w:r>
      </w:hyperlink>
    </w:p>
    <w:p w14:paraId="5B4929BF" w14:textId="77777777" w:rsidR="003843EA" w:rsidRDefault="000C1203">
      <w:pPr>
        <w:pStyle w:val="TOC3"/>
        <w:tabs>
          <w:tab w:val="right" w:leader="dot" w:pos="10080"/>
        </w:tabs>
      </w:pPr>
      <w:hyperlink w:anchor="_Toc31467" w:history="1">
        <w:r w:rsidR="00A21561">
          <w:rPr>
            <w:snapToGrid w:val="0"/>
            <w:color w:val="000000"/>
            <w:w w:val="0"/>
            <w:kern w:val="0"/>
            <w:szCs w:val="0"/>
          </w:rPr>
          <w:t xml:space="preserve">3.10.1 </w:t>
        </w:r>
        <w:r w:rsidR="00A21561">
          <w:rPr>
            <w:rFonts w:hint="eastAsia"/>
          </w:rPr>
          <w:t>蜂鸣指令</w:t>
        </w:r>
        <w:r w:rsidR="00A21561">
          <w:tab/>
        </w:r>
      </w:hyperlink>
    </w:p>
    <w:p w14:paraId="20D3663F" w14:textId="77777777" w:rsidR="003843EA" w:rsidRDefault="000C1203">
      <w:pPr>
        <w:pStyle w:val="TOC3"/>
        <w:tabs>
          <w:tab w:val="right" w:leader="dot" w:pos="10080"/>
        </w:tabs>
      </w:pPr>
      <w:hyperlink w:anchor="_Toc1983" w:history="1">
        <w:r w:rsidR="00A21561">
          <w:rPr>
            <w:snapToGrid w:val="0"/>
            <w:color w:val="000000"/>
            <w:w w:val="0"/>
            <w:kern w:val="0"/>
            <w:szCs w:val="0"/>
          </w:rPr>
          <w:t xml:space="preserve">3.10.2 </w:t>
        </w:r>
        <w:r w:rsidR="00A21561">
          <w:rPr>
            <w:rFonts w:hint="eastAsia"/>
          </w:rPr>
          <w:t>指示灯闪烁指令</w:t>
        </w:r>
        <w:r w:rsidR="00A21561">
          <w:tab/>
        </w:r>
      </w:hyperlink>
    </w:p>
    <w:p w14:paraId="69063AE7" w14:textId="77777777" w:rsidR="003843EA" w:rsidRDefault="000C1203">
      <w:pPr>
        <w:pStyle w:val="TOC3"/>
        <w:tabs>
          <w:tab w:val="right" w:leader="dot" w:pos="10080"/>
        </w:tabs>
      </w:pPr>
      <w:hyperlink w:anchor="_Toc8987" w:history="1">
        <w:r w:rsidR="00A21561">
          <w:rPr>
            <w:snapToGrid w:val="0"/>
            <w:color w:val="000000"/>
            <w:w w:val="0"/>
            <w:kern w:val="0"/>
            <w:szCs w:val="0"/>
          </w:rPr>
          <w:t xml:space="preserve">3.10.3 </w:t>
        </w:r>
        <w:r w:rsidR="00A21561">
          <w:rPr>
            <w:rFonts w:hint="eastAsia"/>
          </w:rPr>
          <w:t>设置时间日期</w:t>
        </w:r>
        <w:r w:rsidR="00A21561">
          <w:tab/>
        </w:r>
      </w:hyperlink>
    </w:p>
    <w:p w14:paraId="2F0E9CB7" w14:textId="77777777" w:rsidR="003843EA" w:rsidRDefault="000C1203">
      <w:pPr>
        <w:pStyle w:val="TOC3"/>
        <w:tabs>
          <w:tab w:val="right" w:leader="dot" w:pos="10080"/>
        </w:tabs>
      </w:pPr>
      <w:hyperlink w:anchor="_Toc8812" w:history="1">
        <w:r w:rsidR="00A21561">
          <w:rPr>
            <w:snapToGrid w:val="0"/>
            <w:color w:val="000000"/>
            <w:w w:val="0"/>
            <w:kern w:val="0"/>
            <w:szCs w:val="0"/>
          </w:rPr>
          <w:t xml:space="preserve">3.10.4 </w:t>
        </w:r>
        <w:r w:rsidR="00A21561">
          <w:rPr>
            <w:rFonts w:hint="eastAsia"/>
          </w:rPr>
          <w:t>获取时间日期</w:t>
        </w:r>
        <w:r w:rsidR="00A21561">
          <w:tab/>
        </w:r>
      </w:hyperlink>
    </w:p>
    <w:p w14:paraId="5E9EE86D" w14:textId="77777777" w:rsidR="003843EA" w:rsidRDefault="000C1203">
      <w:pPr>
        <w:pStyle w:val="TOC3"/>
        <w:tabs>
          <w:tab w:val="right" w:leader="dot" w:pos="10080"/>
        </w:tabs>
      </w:pPr>
      <w:hyperlink w:anchor="_Toc11131" w:history="1">
        <w:r w:rsidR="00A21561">
          <w:rPr>
            <w:snapToGrid w:val="0"/>
            <w:color w:val="000000"/>
            <w:w w:val="0"/>
            <w:kern w:val="0"/>
            <w:szCs w:val="0"/>
          </w:rPr>
          <w:t xml:space="preserve">3.10.5 </w:t>
        </w:r>
        <w:r w:rsidR="00A21561">
          <w:rPr>
            <w:rFonts w:hint="eastAsia"/>
          </w:rPr>
          <w:t>设置终端参数</w:t>
        </w:r>
        <w:r w:rsidR="00A21561">
          <w:tab/>
        </w:r>
      </w:hyperlink>
    </w:p>
    <w:p w14:paraId="11479689" w14:textId="77777777" w:rsidR="003843EA" w:rsidRDefault="000C1203">
      <w:pPr>
        <w:pStyle w:val="TOC3"/>
        <w:tabs>
          <w:tab w:val="right" w:leader="dot" w:pos="10080"/>
        </w:tabs>
      </w:pPr>
      <w:hyperlink w:anchor="_Toc18876" w:history="1">
        <w:r w:rsidR="00A21561">
          <w:rPr>
            <w:snapToGrid w:val="0"/>
            <w:color w:val="000000"/>
            <w:w w:val="0"/>
            <w:kern w:val="0"/>
            <w:szCs w:val="0"/>
          </w:rPr>
          <w:t xml:space="preserve">3.10.6 </w:t>
        </w:r>
        <w:r w:rsidR="00A21561">
          <w:rPr>
            <w:rFonts w:hint="eastAsia"/>
          </w:rPr>
          <w:t>读取终端参数</w:t>
        </w:r>
        <w:r w:rsidR="00A21561">
          <w:tab/>
        </w:r>
      </w:hyperlink>
    </w:p>
    <w:p w14:paraId="0266BFB1" w14:textId="77777777" w:rsidR="003843EA" w:rsidRDefault="000C1203">
      <w:pPr>
        <w:pStyle w:val="TOC3"/>
        <w:tabs>
          <w:tab w:val="right" w:leader="dot" w:pos="10080"/>
        </w:tabs>
      </w:pPr>
      <w:hyperlink w:anchor="_Toc5984" w:history="1">
        <w:r w:rsidR="00A21561">
          <w:rPr>
            <w:snapToGrid w:val="0"/>
            <w:color w:val="000000"/>
            <w:w w:val="0"/>
            <w:kern w:val="0"/>
            <w:szCs w:val="0"/>
          </w:rPr>
          <w:t xml:space="preserve">3.10.7 </w:t>
        </w:r>
        <w:r w:rsidR="00A21561">
          <w:rPr>
            <w:rFonts w:hint="eastAsia"/>
          </w:rPr>
          <w:t>取消</w:t>
        </w:r>
        <w:r w:rsidR="00A21561">
          <w:t>/</w:t>
        </w:r>
        <w:r w:rsidR="00A21561">
          <w:t>复位操作</w:t>
        </w:r>
        <w:r w:rsidR="00A21561">
          <w:tab/>
        </w:r>
      </w:hyperlink>
    </w:p>
    <w:p w14:paraId="3AD4AC70" w14:textId="77777777" w:rsidR="003843EA" w:rsidRDefault="000C1203">
      <w:pPr>
        <w:pStyle w:val="TOC3"/>
        <w:tabs>
          <w:tab w:val="right" w:leader="dot" w:pos="10080"/>
        </w:tabs>
      </w:pPr>
      <w:hyperlink w:anchor="_Toc30670" w:history="1">
        <w:r w:rsidR="00A21561">
          <w:rPr>
            <w:snapToGrid w:val="0"/>
            <w:color w:val="000000"/>
            <w:w w:val="0"/>
            <w:kern w:val="0"/>
            <w:szCs w:val="0"/>
          </w:rPr>
          <w:t xml:space="preserve">3.10.8 </w:t>
        </w:r>
        <w:r w:rsidR="00A21561">
          <w:rPr>
            <w:rFonts w:hint="eastAsia"/>
          </w:rPr>
          <w:t>升级应用</w:t>
        </w:r>
        <w:r w:rsidR="00A21561">
          <w:tab/>
        </w:r>
      </w:hyperlink>
    </w:p>
    <w:p w14:paraId="0BE814F1" w14:textId="77777777" w:rsidR="003843EA" w:rsidRDefault="000C1203">
      <w:pPr>
        <w:pStyle w:val="TOC3"/>
        <w:tabs>
          <w:tab w:val="right" w:leader="dot" w:pos="10080"/>
        </w:tabs>
      </w:pPr>
      <w:hyperlink w:anchor="_Toc26438" w:history="1">
        <w:r w:rsidR="00A21561">
          <w:rPr>
            <w:snapToGrid w:val="0"/>
            <w:color w:val="000000"/>
            <w:w w:val="0"/>
            <w:kern w:val="0"/>
            <w:szCs w:val="0"/>
          </w:rPr>
          <w:t xml:space="preserve">3.10.9 </w:t>
        </w:r>
        <w:r w:rsidR="00A21561">
          <w:rPr>
            <w:rFonts w:hint="eastAsia"/>
          </w:rPr>
          <w:t>回响测试</w:t>
        </w:r>
        <w:r w:rsidR="00A21561">
          <w:tab/>
        </w:r>
      </w:hyperlink>
    </w:p>
    <w:p w14:paraId="61781A45" w14:textId="77777777" w:rsidR="003843EA" w:rsidRDefault="000C1203">
      <w:pPr>
        <w:pStyle w:val="TOC3"/>
        <w:tabs>
          <w:tab w:val="right" w:leader="dot" w:pos="10080"/>
        </w:tabs>
      </w:pPr>
      <w:hyperlink w:anchor="_Toc4210" w:history="1">
        <w:r w:rsidR="00A21561">
          <w:rPr>
            <w:snapToGrid w:val="0"/>
            <w:color w:val="000000"/>
            <w:w w:val="0"/>
            <w:kern w:val="0"/>
            <w:szCs w:val="0"/>
          </w:rPr>
          <w:t xml:space="preserve">3.10.10 </w:t>
        </w:r>
        <w:r w:rsidR="00A21561">
          <w:rPr>
            <w:rFonts w:hint="eastAsia"/>
          </w:rPr>
          <w:t>设备操作</w:t>
        </w:r>
        <w:r w:rsidR="00A21561">
          <w:tab/>
        </w:r>
      </w:hyperlink>
    </w:p>
    <w:p w14:paraId="5794B629" w14:textId="77777777" w:rsidR="003843EA" w:rsidRDefault="000C1203">
      <w:pPr>
        <w:pStyle w:val="TOC3"/>
        <w:tabs>
          <w:tab w:val="right" w:leader="dot" w:pos="10080"/>
        </w:tabs>
      </w:pPr>
      <w:hyperlink w:anchor="_Toc2854" w:history="1">
        <w:r w:rsidR="00A21561">
          <w:rPr>
            <w:snapToGrid w:val="0"/>
            <w:color w:val="000000"/>
            <w:w w:val="0"/>
            <w:kern w:val="0"/>
            <w:szCs w:val="0"/>
          </w:rPr>
          <w:t xml:space="preserve">3.10.11 </w:t>
        </w:r>
        <w:r w:rsidR="00A21561">
          <w:rPr>
            <w:rFonts w:hint="eastAsia"/>
          </w:rPr>
          <w:t>确认操作</w:t>
        </w:r>
        <w:r w:rsidR="00A21561">
          <w:tab/>
        </w:r>
      </w:hyperlink>
    </w:p>
    <w:p w14:paraId="7F1D2EB6" w14:textId="77777777" w:rsidR="003843EA" w:rsidRDefault="000C1203">
      <w:pPr>
        <w:pStyle w:val="TOC3"/>
        <w:tabs>
          <w:tab w:val="right" w:leader="dot" w:pos="10080"/>
        </w:tabs>
      </w:pPr>
      <w:hyperlink w:anchor="_Toc24977" w:history="1">
        <w:r w:rsidR="00A21561">
          <w:rPr>
            <w:snapToGrid w:val="0"/>
            <w:color w:val="000000"/>
            <w:w w:val="0"/>
            <w:kern w:val="0"/>
            <w:szCs w:val="0"/>
          </w:rPr>
          <w:t xml:space="preserve">3.10.12 </w:t>
        </w:r>
        <w:r w:rsidR="00A21561">
          <w:rPr>
            <w:rFonts w:hint="eastAsia"/>
          </w:rPr>
          <w:t>开关按键音</w:t>
        </w:r>
        <w:r w:rsidR="00A21561">
          <w:tab/>
        </w:r>
      </w:hyperlink>
    </w:p>
    <w:p w14:paraId="1D960AEF" w14:textId="77777777" w:rsidR="003843EA" w:rsidRDefault="000C1203">
      <w:pPr>
        <w:pStyle w:val="TOC3"/>
        <w:tabs>
          <w:tab w:val="right" w:leader="dot" w:pos="10080"/>
        </w:tabs>
      </w:pPr>
      <w:hyperlink w:anchor="_Toc20269" w:history="1">
        <w:r w:rsidR="00A21561">
          <w:rPr>
            <w:snapToGrid w:val="0"/>
            <w:color w:val="000000"/>
            <w:w w:val="0"/>
            <w:kern w:val="0"/>
            <w:szCs w:val="0"/>
          </w:rPr>
          <w:t xml:space="preserve">3.10.13 </w:t>
        </w:r>
        <w:r w:rsidR="00A21561">
          <w:rPr>
            <w:rFonts w:hint="eastAsia"/>
          </w:rPr>
          <w:t>点亮</w:t>
        </w:r>
        <w:r w:rsidR="00A21561">
          <w:rPr>
            <w:rFonts w:hint="eastAsia"/>
          </w:rPr>
          <w:t>/</w:t>
        </w:r>
        <w:r w:rsidR="00A21561">
          <w:rPr>
            <w:rFonts w:hint="eastAsia"/>
          </w:rPr>
          <w:t>熄灭指示灯</w:t>
        </w:r>
        <w:r w:rsidR="00A21561">
          <w:tab/>
        </w:r>
      </w:hyperlink>
    </w:p>
    <w:p w14:paraId="202E2E65" w14:textId="77777777" w:rsidR="003843EA" w:rsidRDefault="000C1203">
      <w:pPr>
        <w:pStyle w:val="TOC3"/>
        <w:tabs>
          <w:tab w:val="right" w:leader="dot" w:pos="10080"/>
        </w:tabs>
      </w:pPr>
      <w:hyperlink w:anchor="_Toc9841" w:history="1">
        <w:r w:rsidR="00A21561">
          <w:rPr>
            <w:snapToGrid w:val="0"/>
            <w:color w:val="000000"/>
            <w:w w:val="0"/>
            <w:kern w:val="0"/>
            <w:szCs w:val="0"/>
          </w:rPr>
          <w:t xml:space="preserve">3.10.14 </w:t>
        </w:r>
        <w:r w:rsidR="00A21561">
          <w:rPr>
            <w:rFonts w:hint="eastAsia"/>
          </w:rPr>
          <w:t>数据透传</w:t>
        </w:r>
        <w:r w:rsidR="00A21561">
          <w:tab/>
        </w:r>
      </w:hyperlink>
    </w:p>
    <w:p w14:paraId="26B69BAE" w14:textId="77777777" w:rsidR="003843EA" w:rsidRDefault="000C1203">
      <w:pPr>
        <w:pStyle w:val="TOC1"/>
        <w:tabs>
          <w:tab w:val="right" w:leader="dot" w:pos="10080"/>
        </w:tabs>
      </w:pPr>
      <w:hyperlink w:anchor="_Toc10313" w:history="1">
        <w:r w:rsidR="00A21561">
          <w:rPr>
            <w:rFonts w:ascii="黑体" w:hAnsi="宋体" w:hint="eastAsia"/>
          </w:rPr>
          <w:t>附录A-脚本打印命令规范</w:t>
        </w:r>
        <w:r w:rsidR="00A21561">
          <w:tab/>
        </w:r>
      </w:hyperlink>
    </w:p>
    <w:p w14:paraId="467F2486" w14:textId="77777777" w:rsidR="003843EA" w:rsidRDefault="000C1203">
      <w:pPr>
        <w:pStyle w:val="TOC1"/>
        <w:tabs>
          <w:tab w:val="right" w:leader="dot" w:pos="10080"/>
        </w:tabs>
      </w:pPr>
      <w:hyperlink w:anchor="_Toc5125" w:history="1">
        <w:r w:rsidR="00A21561">
          <w:rPr>
            <w:rFonts w:ascii="黑体" w:hAnsi="宋体" w:hint="eastAsia"/>
          </w:rPr>
          <w:t>附录A-脚本打印命令规范</w:t>
        </w:r>
        <w:r w:rsidR="00A21561">
          <w:tab/>
        </w:r>
      </w:hyperlink>
    </w:p>
    <w:p w14:paraId="16A8F901" w14:textId="77777777" w:rsidR="003843EA" w:rsidRDefault="000C1203">
      <w:pPr>
        <w:pStyle w:val="TOC1"/>
        <w:tabs>
          <w:tab w:val="right" w:leader="dot" w:pos="10080"/>
        </w:tabs>
      </w:pPr>
      <w:hyperlink w:anchor="_Toc9337" w:history="1">
        <w:r w:rsidR="00A21561">
          <w:rPr>
            <w:rFonts w:ascii="黑体" w:hAnsi="宋体" w:hint="eastAsia"/>
          </w:rPr>
          <w:t>附录B-</w:t>
        </w:r>
        <w:r w:rsidR="00A21561">
          <w:rPr>
            <w:rFonts w:ascii="黑体" w:hAnsi="宋体"/>
          </w:rPr>
          <w:t xml:space="preserve"> Memory </w:t>
        </w:r>
        <w:r w:rsidR="00A21561">
          <w:rPr>
            <w:rFonts w:ascii="黑体" w:hAnsi="宋体" w:hint="eastAsia"/>
          </w:rPr>
          <w:t>操作</w:t>
        </w:r>
        <w:r w:rsidR="00A21561">
          <w:rPr>
            <w:rFonts w:ascii="黑体" w:hAnsi="宋体"/>
          </w:rPr>
          <w:t xml:space="preserve"> APDU </w:t>
        </w:r>
        <w:r w:rsidR="00A21561">
          <w:rPr>
            <w:rFonts w:ascii="黑体" w:hAnsi="宋体" w:hint="eastAsia"/>
          </w:rPr>
          <w:t>命令</w:t>
        </w:r>
        <w:r w:rsidR="00A21561">
          <w:tab/>
        </w:r>
      </w:hyperlink>
    </w:p>
    <w:p w14:paraId="6B656A69" w14:textId="77777777" w:rsidR="003843EA" w:rsidRDefault="000C1203">
      <w:pPr>
        <w:pStyle w:val="TOC1"/>
        <w:tabs>
          <w:tab w:val="right" w:leader="dot" w:pos="10080"/>
        </w:tabs>
      </w:pPr>
      <w:hyperlink w:anchor="_Toc16856" w:history="1">
        <w:r w:rsidR="00A21561">
          <w:rPr>
            <w:rFonts w:ascii="黑体" w:hAnsi="宋体" w:hint="eastAsia"/>
          </w:rPr>
          <w:t>附录C-电子签名</w:t>
        </w:r>
        <w:r w:rsidR="00A21561">
          <w:tab/>
        </w:r>
      </w:hyperlink>
    </w:p>
    <w:p w14:paraId="2CB03030" w14:textId="77777777" w:rsidR="003843EA" w:rsidRDefault="000C1203">
      <w:pPr>
        <w:pStyle w:val="TOC1"/>
        <w:tabs>
          <w:tab w:val="right" w:leader="dot" w:pos="10080"/>
        </w:tabs>
      </w:pPr>
      <w:hyperlink w:anchor="_Toc24694" w:history="1">
        <w:r w:rsidR="00A21561">
          <w:rPr>
            <w:rFonts w:ascii="黑体" w:hAnsi="宋体" w:hint="eastAsia"/>
          </w:rPr>
          <w:t>附录D-磁道加密算法</w:t>
        </w:r>
        <w:r w:rsidR="00A21561">
          <w:tab/>
        </w:r>
      </w:hyperlink>
    </w:p>
    <w:p w14:paraId="7E356698" w14:textId="77777777" w:rsidR="003843EA" w:rsidRDefault="000C1203">
      <w:pPr>
        <w:pStyle w:val="TOC2"/>
        <w:tabs>
          <w:tab w:val="right" w:leader="dot" w:pos="10080"/>
        </w:tabs>
      </w:pPr>
      <w:hyperlink w:anchor="_Toc14233" w:history="1">
        <w:r w:rsidR="00A21561">
          <w:rPr>
            <w:rFonts w:asciiTheme="minorHAnsi" w:eastAsiaTheme="minorEastAsia" w:hAnsiTheme="minorHAnsi"/>
            <w:szCs w:val="21"/>
          </w:rPr>
          <w:t>1</w:t>
        </w:r>
        <w:r w:rsidR="00A21561">
          <w:rPr>
            <w:rFonts w:asciiTheme="minorHAnsi" w:eastAsiaTheme="minorEastAsia" w:hAnsiTheme="minorHAnsi"/>
            <w:szCs w:val="21"/>
          </w:rPr>
          <w:t>、</w:t>
        </w:r>
        <w:r w:rsidR="00A21561">
          <w:rPr>
            <w:rFonts w:asciiTheme="minorHAnsi" w:eastAsiaTheme="minorEastAsia" w:hAnsiTheme="minorHAnsi" w:hint="eastAsia"/>
            <w:szCs w:val="21"/>
          </w:rPr>
          <w:t>银联</w:t>
        </w:r>
        <w:r w:rsidR="00A21561">
          <w:tab/>
        </w:r>
      </w:hyperlink>
    </w:p>
    <w:p w14:paraId="61ADC828" w14:textId="77777777" w:rsidR="003843EA" w:rsidRDefault="000C1203">
      <w:pPr>
        <w:pStyle w:val="TOC2"/>
        <w:tabs>
          <w:tab w:val="right" w:leader="dot" w:pos="10080"/>
        </w:tabs>
      </w:pPr>
      <w:hyperlink w:anchor="_Toc5035" w:history="1">
        <w:r w:rsidR="00A21561">
          <w:rPr>
            <w:rFonts w:asciiTheme="minorHAnsi" w:eastAsiaTheme="minorEastAsia" w:hAnsiTheme="minorHAnsi"/>
            <w:szCs w:val="21"/>
          </w:rPr>
          <w:t>2</w:t>
        </w:r>
        <w:r w:rsidR="00A21561">
          <w:rPr>
            <w:rFonts w:asciiTheme="minorHAnsi" w:eastAsiaTheme="minorEastAsia" w:hAnsiTheme="minorHAnsi"/>
            <w:szCs w:val="21"/>
          </w:rPr>
          <w:t>、</w:t>
        </w:r>
        <w:r w:rsidR="00A21561">
          <w:rPr>
            <w:rFonts w:asciiTheme="minorHAnsi" w:eastAsiaTheme="minorEastAsia" w:hAnsiTheme="minorHAnsi" w:hint="eastAsia"/>
            <w:szCs w:val="21"/>
          </w:rPr>
          <w:t>银商</w:t>
        </w:r>
        <w:r w:rsidR="00A21561">
          <w:tab/>
        </w:r>
      </w:hyperlink>
    </w:p>
    <w:p w14:paraId="62E498F2" w14:textId="77777777" w:rsidR="003843EA" w:rsidRDefault="000C1203">
      <w:pPr>
        <w:pStyle w:val="TOC2"/>
        <w:tabs>
          <w:tab w:val="right" w:leader="dot" w:pos="10080"/>
        </w:tabs>
      </w:pPr>
      <w:hyperlink w:anchor="_Toc11184" w:history="1">
        <w:r w:rsidR="00A21561">
          <w:rPr>
            <w:rFonts w:asciiTheme="minorHAnsi" w:eastAsiaTheme="minorEastAsia" w:hAnsiTheme="minorHAnsi"/>
            <w:szCs w:val="21"/>
          </w:rPr>
          <w:t>3</w:t>
        </w:r>
        <w:r w:rsidR="00A21561">
          <w:rPr>
            <w:rFonts w:asciiTheme="minorHAnsi" w:eastAsiaTheme="minorEastAsia" w:hAnsiTheme="minorHAnsi"/>
            <w:szCs w:val="21"/>
          </w:rPr>
          <w:t>、</w:t>
        </w:r>
        <w:r w:rsidR="00A21561">
          <w:rPr>
            <w:rFonts w:asciiTheme="minorHAnsi" w:eastAsiaTheme="minorEastAsia" w:hAnsiTheme="minorHAnsi" w:hint="eastAsia"/>
            <w:szCs w:val="21"/>
          </w:rPr>
          <w:t>擎动</w:t>
        </w:r>
        <w:r w:rsidR="00A21561">
          <w:tab/>
        </w:r>
      </w:hyperlink>
    </w:p>
    <w:p w14:paraId="76CC63C3" w14:textId="77777777" w:rsidR="003843EA" w:rsidRDefault="000C1203">
      <w:pPr>
        <w:pStyle w:val="TOC2"/>
        <w:tabs>
          <w:tab w:val="right" w:leader="dot" w:pos="10080"/>
        </w:tabs>
      </w:pPr>
      <w:hyperlink w:anchor="_Toc11489" w:history="1">
        <w:r w:rsidR="00A21561">
          <w:rPr>
            <w:rFonts w:asciiTheme="minorHAnsi" w:eastAsiaTheme="minorEastAsia" w:hAnsiTheme="minorHAnsi"/>
            <w:szCs w:val="21"/>
          </w:rPr>
          <w:t>4</w:t>
        </w:r>
        <w:r w:rsidR="00A21561">
          <w:rPr>
            <w:rFonts w:asciiTheme="minorHAnsi" w:eastAsiaTheme="minorEastAsia" w:hAnsiTheme="minorHAnsi"/>
            <w:szCs w:val="21"/>
          </w:rPr>
          <w:t>、</w:t>
        </w:r>
        <w:r w:rsidR="00A21561">
          <w:rPr>
            <w:rFonts w:asciiTheme="minorHAnsi" w:eastAsiaTheme="minorEastAsia" w:hAnsiTheme="minorHAnsi" w:hint="eastAsia"/>
            <w:szCs w:val="21"/>
          </w:rPr>
          <w:t>移付宝</w:t>
        </w:r>
        <w:r w:rsidR="00A21561">
          <w:tab/>
        </w:r>
      </w:hyperlink>
    </w:p>
    <w:p w14:paraId="1A1C269B" w14:textId="77777777" w:rsidR="003843EA" w:rsidRDefault="000C1203">
      <w:pPr>
        <w:pStyle w:val="TOC2"/>
        <w:tabs>
          <w:tab w:val="right" w:leader="dot" w:pos="10080"/>
        </w:tabs>
      </w:pPr>
      <w:hyperlink w:anchor="_Toc9150" w:history="1">
        <w:r w:rsidR="00A21561">
          <w:rPr>
            <w:rFonts w:asciiTheme="minorHAnsi" w:eastAsiaTheme="minorEastAsia" w:hAnsiTheme="minorHAnsi"/>
            <w:szCs w:val="21"/>
          </w:rPr>
          <w:t>5</w:t>
        </w:r>
        <w:r w:rsidR="00A21561">
          <w:rPr>
            <w:rFonts w:asciiTheme="minorHAnsi" w:eastAsiaTheme="minorEastAsia" w:hAnsiTheme="minorHAnsi"/>
            <w:szCs w:val="21"/>
          </w:rPr>
          <w:t>、</w:t>
        </w:r>
        <w:r w:rsidR="00A21561">
          <w:rPr>
            <w:rFonts w:asciiTheme="minorHAnsi" w:eastAsiaTheme="minorEastAsia" w:hAnsiTheme="minorHAnsi" w:hint="eastAsia"/>
            <w:szCs w:val="21"/>
          </w:rPr>
          <w:t>富友</w:t>
        </w:r>
        <w:r w:rsidR="00A21561">
          <w:tab/>
        </w:r>
      </w:hyperlink>
    </w:p>
    <w:p w14:paraId="4501B80A" w14:textId="77777777" w:rsidR="003843EA" w:rsidRDefault="000C1203">
      <w:pPr>
        <w:pStyle w:val="TOC2"/>
        <w:tabs>
          <w:tab w:val="right" w:leader="dot" w:pos="10080"/>
        </w:tabs>
      </w:pPr>
      <w:hyperlink w:anchor="_Toc3398" w:history="1">
        <w:r w:rsidR="00A21561">
          <w:rPr>
            <w:rFonts w:asciiTheme="minorHAnsi" w:eastAsiaTheme="minorEastAsia" w:hAnsiTheme="minorHAnsi"/>
            <w:szCs w:val="21"/>
          </w:rPr>
          <w:t>6</w:t>
        </w:r>
        <w:r w:rsidR="00A21561">
          <w:rPr>
            <w:rFonts w:asciiTheme="minorHAnsi" w:eastAsiaTheme="minorEastAsia" w:hAnsiTheme="minorHAnsi"/>
            <w:szCs w:val="21"/>
          </w:rPr>
          <w:t>、</w:t>
        </w:r>
        <w:r w:rsidR="00A21561">
          <w:rPr>
            <w:rFonts w:asciiTheme="minorHAnsi" w:eastAsiaTheme="minorEastAsia" w:hAnsiTheme="minorHAnsi" w:hint="eastAsia"/>
            <w:szCs w:val="21"/>
          </w:rPr>
          <w:t>拉卡拉</w:t>
        </w:r>
        <w:r w:rsidR="00A21561">
          <w:tab/>
        </w:r>
      </w:hyperlink>
    </w:p>
    <w:p w14:paraId="6DFE2628" w14:textId="77777777" w:rsidR="003843EA" w:rsidRDefault="000C1203">
      <w:pPr>
        <w:pStyle w:val="TOC2"/>
        <w:tabs>
          <w:tab w:val="right" w:leader="dot" w:pos="10080"/>
        </w:tabs>
      </w:pPr>
      <w:hyperlink w:anchor="_Toc28164" w:history="1">
        <w:r w:rsidR="00A21561">
          <w:rPr>
            <w:rFonts w:asciiTheme="minorHAnsi" w:eastAsiaTheme="minorEastAsia" w:hAnsiTheme="minorHAnsi"/>
            <w:szCs w:val="21"/>
          </w:rPr>
          <w:t>7</w:t>
        </w:r>
        <w:r w:rsidR="00A21561">
          <w:rPr>
            <w:rFonts w:asciiTheme="minorHAnsi" w:eastAsiaTheme="minorEastAsia" w:hAnsiTheme="minorHAnsi"/>
            <w:szCs w:val="21"/>
          </w:rPr>
          <w:t>、</w:t>
        </w:r>
        <w:r w:rsidR="00A21561">
          <w:rPr>
            <w:rFonts w:asciiTheme="minorHAnsi" w:eastAsiaTheme="minorEastAsia" w:hAnsiTheme="minorHAnsi" w:hint="eastAsia"/>
            <w:szCs w:val="21"/>
          </w:rPr>
          <w:t>联动优势</w:t>
        </w:r>
        <w:r w:rsidR="00A21561">
          <w:tab/>
        </w:r>
      </w:hyperlink>
    </w:p>
    <w:p w14:paraId="4A0AB428" w14:textId="77777777" w:rsidR="003843EA" w:rsidRDefault="000C1203">
      <w:pPr>
        <w:pStyle w:val="TOC1"/>
        <w:tabs>
          <w:tab w:val="right" w:leader="dot" w:pos="10080"/>
        </w:tabs>
      </w:pPr>
      <w:hyperlink w:anchor="_Toc7355" w:history="1">
        <w:r w:rsidR="00A21561">
          <w:rPr>
            <w:rFonts w:ascii="黑体" w:hAnsi="宋体" w:hint="eastAsia"/>
          </w:rPr>
          <w:t>附录E-PINBLOCK算法</w:t>
        </w:r>
        <w:r w:rsidR="00A21561">
          <w:tab/>
        </w:r>
      </w:hyperlink>
    </w:p>
    <w:p w14:paraId="17AE4477" w14:textId="77777777" w:rsidR="003843EA" w:rsidRDefault="000C1203">
      <w:pPr>
        <w:pStyle w:val="TOC2"/>
        <w:tabs>
          <w:tab w:val="right" w:leader="dot" w:pos="10080"/>
        </w:tabs>
      </w:pPr>
      <w:hyperlink w:anchor="_Toc25335" w:history="1">
        <w:r w:rsidR="00A21561">
          <w:rPr>
            <w:rFonts w:asciiTheme="minorHAnsi" w:eastAsiaTheme="minorEastAsia" w:hAnsiTheme="minorHAnsi"/>
            <w:szCs w:val="21"/>
          </w:rPr>
          <w:t>1</w:t>
        </w:r>
        <w:r w:rsidR="00A21561">
          <w:rPr>
            <w:rFonts w:asciiTheme="minorHAnsi" w:eastAsiaTheme="minorEastAsia" w:hAnsiTheme="minorHAnsi"/>
            <w:szCs w:val="21"/>
          </w:rPr>
          <w:t>、</w:t>
        </w:r>
        <w:r w:rsidR="00A21561">
          <w:rPr>
            <w:rFonts w:asciiTheme="minorHAnsi" w:eastAsiaTheme="minorEastAsia" w:hAnsiTheme="minorHAnsi" w:hint="eastAsia"/>
            <w:szCs w:val="21"/>
          </w:rPr>
          <w:t>MK/SK</w:t>
        </w:r>
        <w:r w:rsidR="00A21561">
          <w:tab/>
        </w:r>
      </w:hyperlink>
    </w:p>
    <w:p w14:paraId="13854C38" w14:textId="77777777" w:rsidR="003843EA" w:rsidRDefault="000C1203">
      <w:pPr>
        <w:pStyle w:val="TOC2"/>
        <w:tabs>
          <w:tab w:val="right" w:leader="dot" w:pos="10080"/>
        </w:tabs>
      </w:pPr>
      <w:hyperlink w:anchor="_Toc2446" w:history="1">
        <w:r w:rsidR="00A21561">
          <w:rPr>
            <w:rFonts w:asciiTheme="minorHAnsi" w:eastAsiaTheme="minorEastAsia" w:hAnsiTheme="minorHAnsi"/>
            <w:szCs w:val="21"/>
          </w:rPr>
          <w:t>2</w:t>
        </w:r>
        <w:r w:rsidR="00A21561">
          <w:rPr>
            <w:rFonts w:asciiTheme="minorHAnsi" w:eastAsiaTheme="minorEastAsia" w:hAnsiTheme="minorHAnsi"/>
            <w:szCs w:val="21"/>
          </w:rPr>
          <w:t>、</w:t>
        </w:r>
        <w:r w:rsidR="00A21561">
          <w:rPr>
            <w:rFonts w:asciiTheme="minorHAnsi" w:eastAsiaTheme="minorEastAsia" w:hAnsiTheme="minorHAnsi" w:hint="eastAsia"/>
            <w:szCs w:val="21"/>
          </w:rPr>
          <w:t>DUKPT</w:t>
        </w:r>
        <w:r w:rsidR="00A21561">
          <w:tab/>
        </w:r>
      </w:hyperlink>
    </w:p>
    <w:p w14:paraId="7BC9C2A7" w14:textId="77777777" w:rsidR="003843EA" w:rsidRDefault="000C1203">
      <w:pPr>
        <w:pStyle w:val="TOC2"/>
        <w:tabs>
          <w:tab w:val="right" w:leader="dot" w:pos="10080"/>
        </w:tabs>
      </w:pPr>
      <w:hyperlink w:anchor="_Toc6292" w:history="1">
        <w:r w:rsidR="00A21561">
          <w:rPr>
            <w:rFonts w:asciiTheme="minorHAnsi" w:eastAsiaTheme="minorEastAsia" w:hAnsiTheme="minorHAnsi"/>
            <w:szCs w:val="21"/>
          </w:rPr>
          <w:t>3</w:t>
        </w:r>
        <w:r w:rsidR="00A21561">
          <w:rPr>
            <w:rFonts w:asciiTheme="minorHAnsi" w:eastAsiaTheme="minorEastAsia" w:hAnsiTheme="minorHAnsi"/>
            <w:szCs w:val="21"/>
          </w:rPr>
          <w:t>、</w:t>
        </w:r>
        <w:r w:rsidR="00A21561">
          <w:rPr>
            <w:rFonts w:asciiTheme="minorHAnsi" w:eastAsiaTheme="minorEastAsia" w:hAnsiTheme="minorHAnsi" w:hint="eastAsia"/>
            <w:szCs w:val="21"/>
          </w:rPr>
          <w:t>FIXED</w:t>
        </w:r>
        <w:r w:rsidR="00A21561">
          <w:rPr>
            <w:rFonts w:asciiTheme="minorHAnsi" w:eastAsiaTheme="minorEastAsia" w:hAnsiTheme="minorHAnsi" w:hint="eastAsia"/>
            <w:szCs w:val="21"/>
          </w:rPr>
          <w:t>（银商一盒宝）</w:t>
        </w:r>
        <w:r w:rsidR="00A21561">
          <w:tab/>
        </w:r>
      </w:hyperlink>
    </w:p>
    <w:p w14:paraId="063D775C" w14:textId="77777777" w:rsidR="003843EA" w:rsidRDefault="000C1203">
      <w:pPr>
        <w:pStyle w:val="TOC2"/>
        <w:tabs>
          <w:tab w:val="right" w:leader="dot" w:pos="10080"/>
        </w:tabs>
      </w:pPr>
      <w:hyperlink w:anchor="_Toc22286" w:history="1">
        <w:r w:rsidR="00A21561">
          <w:rPr>
            <w:rFonts w:asciiTheme="minorHAnsi" w:eastAsiaTheme="minorEastAsia" w:hAnsiTheme="minorHAnsi"/>
            <w:szCs w:val="21"/>
          </w:rPr>
          <w:t>4</w:t>
        </w:r>
        <w:r w:rsidR="00A21561">
          <w:rPr>
            <w:rFonts w:asciiTheme="minorHAnsi" w:eastAsiaTheme="minorEastAsia" w:hAnsiTheme="minorHAnsi"/>
            <w:szCs w:val="21"/>
          </w:rPr>
          <w:t>、</w:t>
        </w:r>
        <w:r w:rsidR="00A21561">
          <w:rPr>
            <w:rFonts w:asciiTheme="minorHAnsi" w:eastAsiaTheme="minorEastAsia" w:hAnsiTheme="minorHAnsi" w:hint="eastAsia"/>
            <w:szCs w:val="21"/>
          </w:rPr>
          <w:t>FIXED</w:t>
        </w:r>
        <w:r w:rsidR="00A21561">
          <w:rPr>
            <w:rFonts w:asciiTheme="minorHAnsi" w:eastAsiaTheme="minorEastAsia" w:hAnsiTheme="minorHAnsi" w:hint="eastAsia"/>
            <w:szCs w:val="21"/>
          </w:rPr>
          <w:t>（北京拉卡拉）</w:t>
        </w:r>
        <w:r w:rsidR="00A21561">
          <w:tab/>
        </w:r>
      </w:hyperlink>
    </w:p>
    <w:p w14:paraId="7F18AD1B" w14:textId="77777777" w:rsidR="003843EA" w:rsidRDefault="000C1203">
      <w:pPr>
        <w:pStyle w:val="TOC2"/>
        <w:tabs>
          <w:tab w:val="right" w:leader="dot" w:pos="10080"/>
        </w:tabs>
      </w:pPr>
      <w:hyperlink w:anchor="_Toc15663" w:history="1">
        <w:r w:rsidR="00A21561">
          <w:rPr>
            <w:rFonts w:asciiTheme="minorHAnsi" w:eastAsiaTheme="minorEastAsia" w:hAnsiTheme="minorHAnsi"/>
            <w:szCs w:val="21"/>
          </w:rPr>
          <w:t>5</w:t>
        </w:r>
        <w:r w:rsidR="00A21561">
          <w:rPr>
            <w:rFonts w:asciiTheme="minorHAnsi" w:eastAsiaTheme="minorEastAsia" w:hAnsiTheme="minorHAnsi"/>
            <w:szCs w:val="21"/>
          </w:rPr>
          <w:t>、</w:t>
        </w:r>
        <w:r w:rsidR="00A21561">
          <w:rPr>
            <w:rFonts w:asciiTheme="minorHAnsi" w:eastAsiaTheme="minorEastAsia" w:hAnsiTheme="minorHAnsi" w:hint="eastAsia"/>
            <w:szCs w:val="21"/>
          </w:rPr>
          <w:t>MK/SK</w:t>
        </w:r>
        <w:r w:rsidR="00A21561">
          <w:rPr>
            <w:rFonts w:asciiTheme="minorHAnsi" w:eastAsiaTheme="minorEastAsia" w:hAnsiTheme="minorHAnsi" w:hint="eastAsia"/>
            <w:szCs w:val="21"/>
          </w:rPr>
          <w:t>（上海拉卡拉）</w:t>
        </w:r>
        <w:r w:rsidR="00A21561">
          <w:tab/>
        </w:r>
      </w:hyperlink>
    </w:p>
    <w:p w14:paraId="70B5D6D9" w14:textId="77777777" w:rsidR="003843EA" w:rsidRDefault="000C1203">
      <w:pPr>
        <w:pStyle w:val="TOC2"/>
        <w:tabs>
          <w:tab w:val="right" w:leader="dot" w:pos="10080"/>
        </w:tabs>
      </w:pPr>
      <w:hyperlink w:anchor="_Toc14736" w:history="1">
        <w:r w:rsidR="00A21561">
          <w:rPr>
            <w:rFonts w:hint="eastAsia"/>
          </w:rPr>
          <w:t xml:space="preserve">C.1 </w:t>
        </w:r>
        <w:r w:rsidR="00A21561">
          <w:rPr>
            <w:rFonts w:hint="eastAsia"/>
          </w:rPr>
          <w:t>用于</w:t>
        </w:r>
        <w:r w:rsidR="00A21561">
          <w:rPr>
            <w:rFonts w:hint="eastAsia"/>
          </w:rPr>
          <w:t>PIN</w:t>
        </w:r>
        <w:r w:rsidR="00A21561">
          <w:rPr>
            <w:rFonts w:hint="eastAsia"/>
          </w:rPr>
          <w:t>加、解密的主账号</w:t>
        </w:r>
        <w:r w:rsidR="00A21561">
          <w:rPr>
            <w:rFonts w:hint="eastAsia"/>
          </w:rPr>
          <w:t>PAN</w:t>
        </w:r>
        <w:r w:rsidR="00A21561">
          <w:rPr>
            <w:rFonts w:hint="eastAsia"/>
          </w:rPr>
          <w:t>取法</w:t>
        </w:r>
        <w:r w:rsidR="00A21561">
          <w:tab/>
        </w:r>
      </w:hyperlink>
    </w:p>
    <w:p w14:paraId="0B002E5C" w14:textId="77777777" w:rsidR="003843EA" w:rsidRDefault="000C1203">
      <w:pPr>
        <w:pStyle w:val="TOC2"/>
        <w:tabs>
          <w:tab w:val="right" w:leader="dot" w:pos="10080"/>
        </w:tabs>
      </w:pPr>
      <w:hyperlink w:anchor="_Toc15821" w:history="1">
        <w:r w:rsidR="00A21561">
          <w:rPr>
            <w:rFonts w:hint="eastAsia"/>
          </w:rPr>
          <w:t xml:space="preserve">C.2  </w:t>
        </w:r>
        <w:r w:rsidR="00A21561">
          <w:t>PIN</w:t>
        </w:r>
        <w:r w:rsidR="00A21561">
          <w:rPr>
            <w:rFonts w:hint="eastAsia"/>
          </w:rPr>
          <w:t>的长度</w:t>
        </w:r>
        <w:r w:rsidR="00A21561">
          <w:tab/>
        </w:r>
      </w:hyperlink>
    </w:p>
    <w:p w14:paraId="20FF25B6" w14:textId="77777777" w:rsidR="003843EA" w:rsidRDefault="000C1203">
      <w:pPr>
        <w:pStyle w:val="TOC2"/>
        <w:tabs>
          <w:tab w:val="right" w:leader="dot" w:pos="10080"/>
        </w:tabs>
      </w:pPr>
      <w:hyperlink w:anchor="_Toc29672" w:history="1">
        <w:r w:rsidR="00A21561">
          <w:rPr>
            <w:rFonts w:hint="eastAsia"/>
          </w:rPr>
          <w:t>C.3  PIN</w:t>
        </w:r>
        <w:r w:rsidR="00A21561">
          <w:rPr>
            <w:rFonts w:hint="eastAsia"/>
          </w:rPr>
          <w:t>格式</w:t>
        </w:r>
        <w:r w:rsidR="00A21561">
          <w:tab/>
        </w:r>
      </w:hyperlink>
    </w:p>
    <w:p w14:paraId="775689FC" w14:textId="77777777" w:rsidR="003843EA" w:rsidRDefault="000C1203">
      <w:pPr>
        <w:pStyle w:val="TOC2"/>
        <w:tabs>
          <w:tab w:val="right" w:leader="dot" w:pos="10080"/>
        </w:tabs>
      </w:pPr>
      <w:hyperlink w:anchor="_Toc15440" w:history="1">
        <w:r w:rsidR="00A21561">
          <w:rPr>
            <w:rFonts w:asciiTheme="minorHAnsi" w:eastAsiaTheme="minorEastAsia" w:hAnsiTheme="minorHAnsi"/>
            <w:szCs w:val="21"/>
          </w:rPr>
          <w:t>6</w:t>
        </w:r>
        <w:r w:rsidR="00A21561">
          <w:rPr>
            <w:rFonts w:asciiTheme="minorHAnsi" w:eastAsiaTheme="minorEastAsia" w:hAnsiTheme="minorHAnsi"/>
            <w:szCs w:val="21"/>
          </w:rPr>
          <w:t>、</w:t>
        </w:r>
        <w:r w:rsidR="00A21561">
          <w:rPr>
            <w:rFonts w:asciiTheme="minorHAnsi" w:eastAsiaTheme="minorEastAsia" w:hAnsiTheme="minorHAnsi" w:hint="eastAsia"/>
            <w:szCs w:val="21"/>
          </w:rPr>
          <w:t>三维度</w:t>
        </w:r>
        <w:r w:rsidR="00A21561">
          <w:rPr>
            <w:rFonts w:asciiTheme="minorHAnsi" w:eastAsiaTheme="minorEastAsia" w:hAnsiTheme="minorHAnsi" w:hint="eastAsia"/>
            <w:szCs w:val="21"/>
          </w:rPr>
          <w:t>PINBLOCK</w:t>
        </w:r>
        <w:r w:rsidR="00A21561">
          <w:rPr>
            <w:rFonts w:asciiTheme="minorHAnsi" w:eastAsiaTheme="minorEastAsia" w:hAnsiTheme="minorHAnsi" w:hint="eastAsia"/>
            <w:szCs w:val="21"/>
          </w:rPr>
          <w:t>算法</w:t>
        </w:r>
        <w:r w:rsidR="00A21561">
          <w:tab/>
        </w:r>
      </w:hyperlink>
    </w:p>
    <w:p w14:paraId="4DF884B4" w14:textId="77777777" w:rsidR="003843EA" w:rsidRDefault="000C1203">
      <w:pPr>
        <w:pStyle w:val="TOC2"/>
        <w:tabs>
          <w:tab w:val="right" w:leader="dot" w:pos="10080"/>
        </w:tabs>
      </w:pPr>
      <w:hyperlink w:anchor="_Toc18786" w:history="1">
        <w:r w:rsidR="00A21561">
          <w:rPr>
            <w:rFonts w:hint="eastAsia"/>
          </w:rPr>
          <w:t xml:space="preserve">C.1 </w:t>
        </w:r>
        <w:r w:rsidR="00A21561">
          <w:rPr>
            <w:rFonts w:hint="eastAsia"/>
          </w:rPr>
          <w:t>用于</w:t>
        </w:r>
        <w:r w:rsidR="00A21561">
          <w:rPr>
            <w:rFonts w:hint="eastAsia"/>
          </w:rPr>
          <w:t>PIN</w:t>
        </w:r>
        <w:r w:rsidR="00A21561">
          <w:rPr>
            <w:rFonts w:hint="eastAsia"/>
          </w:rPr>
          <w:t>加、解密的主账号</w:t>
        </w:r>
        <w:r w:rsidR="00A21561">
          <w:rPr>
            <w:rFonts w:hint="eastAsia"/>
          </w:rPr>
          <w:t>PAN</w:t>
        </w:r>
        <w:r w:rsidR="00A21561">
          <w:rPr>
            <w:rFonts w:hint="eastAsia"/>
          </w:rPr>
          <w:t>取法</w:t>
        </w:r>
        <w:r w:rsidR="00A21561">
          <w:tab/>
        </w:r>
      </w:hyperlink>
    </w:p>
    <w:p w14:paraId="5207C67B" w14:textId="77777777" w:rsidR="003843EA" w:rsidRDefault="000C1203">
      <w:pPr>
        <w:pStyle w:val="TOC2"/>
        <w:tabs>
          <w:tab w:val="right" w:leader="dot" w:pos="10080"/>
        </w:tabs>
      </w:pPr>
      <w:hyperlink w:anchor="_Toc15353" w:history="1">
        <w:r w:rsidR="00A21561">
          <w:rPr>
            <w:rFonts w:hint="eastAsia"/>
          </w:rPr>
          <w:t xml:space="preserve">C.2  </w:t>
        </w:r>
        <w:r w:rsidR="00A21561">
          <w:t>PIN</w:t>
        </w:r>
        <w:r w:rsidR="00A21561">
          <w:rPr>
            <w:rFonts w:hint="eastAsia"/>
          </w:rPr>
          <w:t>的长度</w:t>
        </w:r>
        <w:r w:rsidR="00A21561">
          <w:tab/>
        </w:r>
      </w:hyperlink>
    </w:p>
    <w:p w14:paraId="0F563567" w14:textId="77777777" w:rsidR="003843EA" w:rsidRDefault="000C1203">
      <w:pPr>
        <w:pStyle w:val="TOC2"/>
        <w:tabs>
          <w:tab w:val="right" w:leader="dot" w:pos="10080"/>
        </w:tabs>
      </w:pPr>
      <w:hyperlink w:anchor="_Toc28859" w:history="1">
        <w:r w:rsidR="00A21561">
          <w:rPr>
            <w:rFonts w:hint="eastAsia"/>
          </w:rPr>
          <w:t>C.3  PIN</w:t>
        </w:r>
        <w:r w:rsidR="00A21561">
          <w:rPr>
            <w:rFonts w:hint="eastAsia"/>
          </w:rPr>
          <w:t>格式</w:t>
        </w:r>
        <w:r w:rsidR="00A21561">
          <w:tab/>
        </w:r>
      </w:hyperlink>
    </w:p>
    <w:p w14:paraId="794B664A" w14:textId="77777777" w:rsidR="003843EA" w:rsidRDefault="000C1203">
      <w:pPr>
        <w:pStyle w:val="TOC1"/>
        <w:tabs>
          <w:tab w:val="right" w:leader="dot" w:pos="10080"/>
        </w:tabs>
      </w:pPr>
      <w:hyperlink w:anchor="_Toc24337" w:history="1">
        <w:r w:rsidR="00A21561">
          <w:rPr>
            <w:rFonts w:ascii="黑体" w:hAnsi="宋体" w:hint="eastAsia"/>
          </w:rPr>
          <w:t>附录F-mac加密算法</w:t>
        </w:r>
        <w:r w:rsidR="00A21561">
          <w:tab/>
        </w:r>
      </w:hyperlink>
    </w:p>
    <w:p w14:paraId="5CA015B9" w14:textId="77777777" w:rsidR="003843EA" w:rsidRDefault="000C1203">
      <w:pPr>
        <w:pStyle w:val="TOC2"/>
        <w:tabs>
          <w:tab w:val="right" w:leader="dot" w:pos="10080"/>
        </w:tabs>
      </w:pPr>
      <w:hyperlink w:anchor="_Toc6060" w:history="1">
        <w:r w:rsidR="00A21561">
          <w:rPr>
            <w:rFonts w:asciiTheme="minorHAnsi" w:eastAsiaTheme="minorEastAsia" w:hAnsiTheme="minorHAnsi" w:hint="eastAsia"/>
            <w:szCs w:val="21"/>
          </w:rPr>
          <w:t>1</w:t>
        </w:r>
        <w:r w:rsidR="00A21561">
          <w:rPr>
            <w:rFonts w:asciiTheme="minorHAnsi" w:eastAsiaTheme="minorEastAsia" w:hAnsiTheme="minorHAnsi" w:hint="eastAsia"/>
            <w:szCs w:val="21"/>
          </w:rPr>
          <w:t>、</w:t>
        </w:r>
        <w:r w:rsidR="00A21561">
          <w:rPr>
            <w:rFonts w:asciiTheme="minorHAnsi" w:eastAsiaTheme="minorEastAsia" w:hAnsiTheme="minorHAnsi" w:hint="eastAsia"/>
            <w:szCs w:val="21"/>
          </w:rPr>
          <w:t>X99</w:t>
        </w:r>
        <w:r w:rsidR="00A21561">
          <w:tab/>
        </w:r>
      </w:hyperlink>
    </w:p>
    <w:p w14:paraId="046E4954" w14:textId="77777777" w:rsidR="003843EA" w:rsidRDefault="000C1203">
      <w:pPr>
        <w:pStyle w:val="TOC2"/>
        <w:tabs>
          <w:tab w:val="right" w:leader="dot" w:pos="10080"/>
        </w:tabs>
      </w:pPr>
      <w:hyperlink w:anchor="_Toc9908" w:history="1">
        <w:r w:rsidR="00A21561">
          <w:rPr>
            <w:rFonts w:asciiTheme="minorHAnsi" w:eastAsiaTheme="minorEastAsia" w:hAnsiTheme="minorHAnsi" w:hint="eastAsia"/>
            <w:szCs w:val="21"/>
          </w:rPr>
          <w:t>2</w:t>
        </w:r>
        <w:r w:rsidR="00A21561">
          <w:rPr>
            <w:rFonts w:asciiTheme="minorHAnsi" w:eastAsiaTheme="minorEastAsia" w:hAnsiTheme="minorHAnsi" w:hint="eastAsia"/>
            <w:szCs w:val="21"/>
          </w:rPr>
          <w:t>、</w:t>
        </w:r>
        <w:r w:rsidR="00A21561">
          <w:rPr>
            <w:rFonts w:asciiTheme="minorHAnsi" w:eastAsiaTheme="minorEastAsia" w:hAnsiTheme="minorHAnsi"/>
            <w:szCs w:val="21"/>
          </w:rPr>
          <w:t>MAC9606</w:t>
        </w:r>
        <w:r w:rsidR="00A21561">
          <w:tab/>
        </w:r>
      </w:hyperlink>
    </w:p>
    <w:p w14:paraId="15FFDD4E" w14:textId="77777777" w:rsidR="003843EA" w:rsidRDefault="000C1203">
      <w:pPr>
        <w:pStyle w:val="TOC2"/>
        <w:tabs>
          <w:tab w:val="right" w:leader="dot" w:pos="10080"/>
        </w:tabs>
      </w:pPr>
      <w:hyperlink w:anchor="_Toc17412" w:history="1">
        <w:r w:rsidR="00A21561">
          <w:rPr>
            <w:rFonts w:asciiTheme="minorHAnsi" w:eastAsiaTheme="minorEastAsia" w:hAnsiTheme="minorHAnsi" w:hint="eastAsia"/>
            <w:szCs w:val="21"/>
          </w:rPr>
          <w:t>3</w:t>
        </w:r>
        <w:r w:rsidR="00A21561">
          <w:rPr>
            <w:rFonts w:asciiTheme="minorHAnsi" w:eastAsiaTheme="minorEastAsia" w:hAnsiTheme="minorHAnsi" w:hint="eastAsia"/>
            <w:szCs w:val="21"/>
          </w:rPr>
          <w:t>、</w:t>
        </w:r>
        <w:r w:rsidR="00A21561">
          <w:rPr>
            <w:rFonts w:asciiTheme="minorHAnsi" w:eastAsiaTheme="minorEastAsia" w:hAnsiTheme="minorHAnsi" w:hint="eastAsia"/>
            <w:szCs w:val="21"/>
          </w:rPr>
          <w:t>X919</w:t>
        </w:r>
        <w:r w:rsidR="00A21561">
          <w:tab/>
        </w:r>
      </w:hyperlink>
    </w:p>
    <w:p w14:paraId="13D9BF3F" w14:textId="77777777" w:rsidR="003843EA" w:rsidRDefault="000C1203">
      <w:pPr>
        <w:pStyle w:val="TOC2"/>
        <w:tabs>
          <w:tab w:val="right" w:leader="dot" w:pos="10080"/>
        </w:tabs>
      </w:pPr>
      <w:hyperlink w:anchor="_Toc28176" w:history="1">
        <w:r w:rsidR="00A21561">
          <w:rPr>
            <w:rFonts w:asciiTheme="minorHAnsi" w:eastAsiaTheme="minorEastAsia" w:hAnsiTheme="minorHAnsi" w:hint="eastAsia"/>
            <w:szCs w:val="21"/>
          </w:rPr>
          <w:t>4</w:t>
        </w:r>
        <w:r w:rsidR="00A21561">
          <w:rPr>
            <w:rFonts w:asciiTheme="minorHAnsi" w:eastAsiaTheme="minorEastAsia" w:hAnsiTheme="minorHAnsi" w:hint="eastAsia"/>
            <w:szCs w:val="21"/>
          </w:rPr>
          <w:t>、</w:t>
        </w:r>
        <w:r w:rsidR="00A21561">
          <w:rPr>
            <w:rFonts w:asciiTheme="minorHAnsi" w:eastAsiaTheme="minorEastAsia" w:hAnsiTheme="minorHAnsi" w:hint="eastAsia"/>
            <w:szCs w:val="21"/>
          </w:rPr>
          <w:t>ECB</w:t>
        </w:r>
        <w:r w:rsidR="00A21561">
          <w:tab/>
        </w:r>
      </w:hyperlink>
    </w:p>
    <w:p w14:paraId="238A996C" w14:textId="77777777" w:rsidR="003843EA" w:rsidRDefault="000C1203">
      <w:pPr>
        <w:pStyle w:val="TOC2"/>
        <w:tabs>
          <w:tab w:val="right" w:leader="dot" w:pos="10080"/>
        </w:tabs>
      </w:pPr>
      <w:hyperlink w:anchor="_Toc1639" w:history="1">
        <w:r w:rsidR="00A21561">
          <w:rPr>
            <w:rFonts w:asciiTheme="minorHAnsi" w:eastAsiaTheme="minorEastAsia" w:hAnsiTheme="minorHAnsi"/>
            <w:szCs w:val="21"/>
          </w:rPr>
          <w:t xml:space="preserve">(1) </w:t>
        </w:r>
        <w:r w:rsidR="00A21561">
          <w:rPr>
            <w:rFonts w:asciiTheme="minorHAnsi" w:eastAsiaTheme="minorEastAsia" w:hAnsiTheme="minorHAnsi" w:hint="eastAsia"/>
            <w:szCs w:val="21"/>
          </w:rPr>
          <w:t>拉卡拉</w:t>
        </w:r>
        <w:r w:rsidR="00A21561">
          <w:rPr>
            <w:rFonts w:asciiTheme="minorHAnsi" w:eastAsiaTheme="minorEastAsia" w:hAnsiTheme="minorHAnsi" w:hint="eastAsia"/>
            <w:szCs w:val="21"/>
          </w:rPr>
          <w:t>mac</w:t>
        </w:r>
        <w:r w:rsidR="00A21561">
          <w:rPr>
            <w:rFonts w:asciiTheme="minorHAnsi" w:eastAsiaTheme="minorEastAsia" w:hAnsiTheme="minorHAnsi" w:hint="eastAsia"/>
            <w:szCs w:val="21"/>
          </w:rPr>
          <w:t>算法</w:t>
        </w:r>
        <w:r w:rsidR="00A21561">
          <w:tab/>
        </w:r>
      </w:hyperlink>
    </w:p>
    <w:p w14:paraId="172C8D4B" w14:textId="77777777" w:rsidR="003843EA" w:rsidRDefault="000C1203">
      <w:pPr>
        <w:pStyle w:val="TOC1"/>
        <w:tabs>
          <w:tab w:val="right" w:leader="dot" w:pos="10080"/>
        </w:tabs>
      </w:pPr>
      <w:hyperlink w:anchor="_Toc25759" w:history="1">
        <w:r w:rsidR="00A21561">
          <w:rPr>
            <w:rFonts w:ascii="黑体" w:hAnsi="宋体" w:hint="eastAsia"/>
          </w:rPr>
          <w:t>附录G-DUKPT密钥使用相关</w:t>
        </w:r>
        <w:r w:rsidR="00A21561">
          <w:tab/>
        </w:r>
      </w:hyperlink>
    </w:p>
    <w:p w14:paraId="23352D8C" w14:textId="77777777" w:rsidR="003843EA" w:rsidRDefault="00A21561">
      <w:pPr>
        <w:pStyle w:val="TOC1"/>
        <w:tabs>
          <w:tab w:val="right" w:leader="dot" w:pos="10070"/>
        </w:tabs>
        <w:rPr>
          <w:rFonts w:ascii="黑体" w:hAnsi="宋体"/>
          <w:sz w:val="18"/>
          <w:szCs w:val="18"/>
        </w:rPr>
      </w:pPr>
      <w:r>
        <w:rPr>
          <w:rFonts w:ascii="黑体" w:hAnsi="宋体" w:hint="eastAsia"/>
          <w:szCs w:val="18"/>
        </w:rPr>
        <w:fldChar w:fldCharType="end"/>
      </w:r>
    </w:p>
    <w:p w14:paraId="4A210948" w14:textId="77777777" w:rsidR="003843EA" w:rsidRDefault="00A21561">
      <w:pPr>
        <w:pStyle w:val="MyDoc1"/>
      </w:pPr>
      <w:bookmarkStart w:id="207" w:name="_Toc12563"/>
      <w:bookmarkStart w:id="208" w:name="_Toc4704"/>
      <w:bookmarkStart w:id="209" w:name="_Toc142729888"/>
      <w:bookmarkStart w:id="210" w:name="_Toc453057355"/>
      <w:bookmarkStart w:id="211" w:name="_Toc18413"/>
      <w:bookmarkStart w:id="212" w:name="_Toc8968"/>
      <w:r>
        <w:rPr>
          <w:rFonts w:hint="eastAsia"/>
        </w:rPr>
        <w:t>文档介绍</w:t>
      </w:r>
      <w:bookmarkEnd w:id="207"/>
      <w:bookmarkEnd w:id="208"/>
      <w:bookmarkEnd w:id="209"/>
      <w:bookmarkEnd w:id="210"/>
      <w:bookmarkEnd w:id="211"/>
      <w:bookmarkEnd w:id="212"/>
    </w:p>
    <w:p w14:paraId="706DFC8D" w14:textId="77777777" w:rsidR="003843EA" w:rsidRDefault="00A21561">
      <w:pPr>
        <w:pStyle w:val="MyDoc11"/>
      </w:pPr>
      <w:bookmarkStart w:id="213" w:name="_Toc32746"/>
      <w:bookmarkStart w:id="214" w:name="_Toc21161"/>
      <w:bookmarkStart w:id="215" w:name="_Toc142729889"/>
      <w:bookmarkStart w:id="216" w:name="_Toc11440"/>
      <w:bookmarkStart w:id="217" w:name="_Toc16046"/>
      <w:bookmarkStart w:id="218" w:name="_Toc453057356"/>
      <w:r>
        <w:rPr>
          <w:rFonts w:hint="eastAsia"/>
        </w:rPr>
        <w:t>文档目的</w:t>
      </w:r>
      <w:bookmarkEnd w:id="213"/>
      <w:bookmarkEnd w:id="214"/>
      <w:bookmarkEnd w:id="215"/>
      <w:bookmarkEnd w:id="216"/>
      <w:bookmarkEnd w:id="217"/>
      <w:bookmarkEnd w:id="218"/>
    </w:p>
    <w:p w14:paraId="467E8E8E" w14:textId="77777777" w:rsidR="003843EA" w:rsidRDefault="00A21561">
      <w:pPr>
        <w:pStyle w:val="MyText"/>
        <w:spacing w:line="276" w:lineRule="auto"/>
      </w:pPr>
      <w:r>
        <w:rPr>
          <w:rFonts w:hint="eastAsia"/>
        </w:rPr>
        <w:t>本文档用于供新大陆智能pos产品及应用开发人员参阅。</w:t>
      </w:r>
    </w:p>
    <w:p w14:paraId="002FB5A2" w14:textId="77777777" w:rsidR="003843EA" w:rsidRDefault="00A21561">
      <w:pPr>
        <w:pStyle w:val="MyDoc11"/>
      </w:pPr>
      <w:bookmarkStart w:id="219" w:name="_Toc16897"/>
      <w:bookmarkStart w:id="220" w:name="_Toc453057357"/>
      <w:bookmarkStart w:id="221" w:name="_Toc12244"/>
      <w:bookmarkStart w:id="222" w:name="_Toc142729890"/>
      <w:bookmarkStart w:id="223" w:name="_Toc17119"/>
      <w:bookmarkStart w:id="224" w:name="_Toc1917"/>
      <w:r>
        <w:rPr>
          <w:rFonts w:hint="eastAsia"/>
        </w:rPr>
        <w:t>文档范围</w:t>
      </w:r>
      <w:bookmarkEnd w:id="219"/>
      <w:bookmarkEnd w:id="220"/>
      <w:bookmarkEnd w:id="221"/>
      <w:bookmarkEnd w:id="222"/>
      <w:bookmarkEnd w:id="223"/>
      <w:bookmarkEnd w:id="224"/>
    </w:p>
    <w:p w14:paraId="4157A560" w14:textId="77777777" w:rsidR="003843EA" w:rsidRDefault="00A21561">
      <w:pPr>
        <w:pStyle w:val="MyText"/>
        <w:spacing w:line="276" w:lineRule="auto"/>
      </w:pPr>
      <w:r>
        <w:rPr>
          <w:rFonts w:hint="eastAsia"/>
        </w:rPr>
        <w:lastRenderedPageBreak/>
        <w:t>本文档详细描述智能pos</w:t>
      </w:r>
      <w:r>
        <w:t>相关操作指令接口，包括系统指令、业务指令、以及PBOC相关操作流程</w:t>
      </w:r>
      <w:r>
        <w:rPr>
          <w:rFonts w:hint="eastAsia"/>
        </w:rPr>
        <w:t>。</w:t>
      </w:r>
    </w:p>
    <w:p w14:paraId="5A701D15" w14:textId="77777777" w:rsidR="003843EA" w:rsidRDefault="00A21561">
      <w:pPr>
        <w:pStyle w:val="MyDoc11"/>
      </w:pPr>
      <w:bookmarkStart w:id="225" w:name="_Toc453057358"/>
      <w:bookmarkStart w:id="226" w:name="_Toc23069"/>
      <w:bookmarkStart w:id="227" w:name="_Toc15073"/>
      <w:bookmarkStart w:id="228" w:name="_Toc18523"/>
      <w:bookmarkStart w:id="229" w:name="_Toc142729891"/>
      <w:bookmarkStart w:id="230" w:name="_Toc12485"/>
      <w:r>
        <w:rPr>
          <w:rFonts w:hint="eastAsia"/>
        </w:rPr>
        <w:t>读者对象</w:t>
      </w:r>
      <w:bookmarkEnd w:id="225"/>
      <w:bookmarkEnd w:id="226"/>
      <w:bookmarkEnd w:id="227"/>
      <w:bookmarkEnd w:id="228"/>
      <w:bookmarkEnd w:id="229"/>
      <w:bookmarkEnd w:id="230"/>
    </w:p>
    <w:p w14:paraId="1A188240" w14:textId="77777777" w:rsidR="003843EA" w:rsidRDefault="00A21561">
      <w:pPr>
        <w:pStyle w:val="MyText"/>
        <w:spacing w:line="276" w:lineRule="auto"/>
      </w:pPr>
      <w:r>
        <w:rPr>
          <w:rFonts w:hint="eastAsia"/>
        </w:rPr>
        <w:t>智能pos相关产品及应用开发人员。</w:t>
      </w:r>
    </w:p>
    <w:p w14:paraId="3949A000" w14:textId="77777777" w:rsidR="003843EA" w:rsidRDefault="00A21561">
      <w:pPr>
        <w:pStyle w:val="MyDoc11"/>
      </w:pPr>
      <w:bookmarkStart w:id="231" w:name="_Toc17089"/>
      <w:bookmarkStart w:id="232" w:name="_Toc21028"/>
      <w:bookmarkStart w:id="233" w:name="_Toc20838"/>
      <w:bookmarkStart w:id="234" w:name="_Toc142729892"/>
      <w:bookmarkStart w:id="235" w:name="_Toc453057359"/>
      <w:bookmarkStart w:id="236" w:name="_Toc21061"/>
      <w:r>
        <w:rPr>
          <w:rFonts w:hint="eastAsia"/>
        </w:rPr>
        <w:t>参考文献</w:t>
      </w:r>
      <w:bookmarkEnd w:id="231"/>
      <w:bookmarkEnd w:id="232"/>
      <w:bookmarkEnd w:id="233"/>
      <w:bookmarkEnd w:id="234"/>
      <w:bookmarkEnd w:id="235"/>
      <w:bookmarkEnd w:id="236"/>
    </w:p>
    <w:p w14:paraId="588BF62B" w14:textId="77777777" w:rsidR="003843EA" w:rsidRDefault="00A21561">
      <w:pPr>
        <w:pStyle w:val="MyText"/>
        <w:spacing w:line="276" w:lineRule="auto"/>
      </w:pPr>
      <w:r>
        <w:rPr>
          <w:rFonts w:hint="eastAsia"/>
        </w:rPr>
        <w:t>《高端平台指令集规范V2.7.35_20160927》</w:t>
      </w:r>
    </w:p>
    <w:p w14:paraId="0C6FA51E" w14:textId="77777777" w:rsidR="003843EA" w:rsidRDefault="00A21561">
      <w:pPr>
        <w:pStyle w:val="MyText"/>
        <w:spacing w:line="276" w:lineRule="auto"/>
      </w:pPr>
      <w:r>
        <w:rPr>
          <w:rFonts w:hint="eastAsia"/>
        </w:rPr>
        <w:t>《</w:t>
      </w:r>
      <w:r>
        <w:rPr>
          <w:rFonts w:hAnsi="微软雅黑" w:hint="eastAsia"/>
          <w:sz w:val="18"/>
        </w:rPr>
        <w:t>销售点终端</w:t>
      </w:r>
      <w:r>
        <w:rPr>
          <w:rFonts w:hAnsi="微软雅黑"/>
          <w:sz w:val="18"/>
        </w:rPr>
        <w:t>(POS)应用规范(QCUP_009.1-2012).doc</w:t>
      </w:r>
      <w:r>
        <w:rPr>
          <w:rFonts w:hint="eastAsia"/>
        </w:rPr>
        <w:t>》</w:t>
      </w:r>
    </w:p>
    <w:p w14:paraId="321E2D0B" w14:textId="77777777" w:rsidR="003843EA" w:rsidRDefault="00A21561">
      <w:pPr>
        <w:pStyle w:val="MyText"/>
        <w:spacing w:line="276" w:lineRule="auto"/>
      </w:pPr>
      <w:r>
        <w:rPr>
          <w:rFonts w:hint="eastAsia"/>
        </w:rPr>
        <w:t>《中国金融集成电路（</w:t>
      </w:r>
      <w:r>
        <w:t>IC）卡规范》</w:t>
      </w:r>
    </w:p>
    <w:p w14:paraId="4AB2BADD" w14:textId="77777777" w:rsidR="003843EA" w:rsidRDefault="00A21561">
      <w:pPr>
        <w:pStyle w:val="MyDoc11"/>
      </w:pPr>
      <w:bookmarkStart w:id="237" w:name="_Toc5657"/>
      <w:bookmarkStart w:id="238" w:name="_Toc142729893"/>
      <w:bookmarkStart w:id="239" w:name="_Toc29348"/>
      <w:bookmarkStart w:id="240" w:name="_Toc31541"/>
      <w:bookmarkStart w:id="241" w:name="_Toc453057360"/>
      <w:bookmarkStart w:id="242" w:name="_Toc16858"/>
      <w:r>
        <w:rPr>
          <w:rFonts w:hint="eastAsia"/>
        </w:rPr>
        <w:t>术语与缩写解释</w:t>
      </w:r>
      <w:bookmarkEnd w:id="237"/>
      <w:bookmarkEnd w:id="238"/>
      <w:bookmarkEnd w:id="239"/>
      <w:bookmarkEnd w:id="240"/>
      <w:bookmarkEnd w:id="241"/>
      <w:bookmarkEnd w:id="242"/>
    </w:p>
    <w:tbl>
      <w:tblPr>
        <w:tblW w:w="8663" w:type="dxa"/>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6503"/>
      </w:tblGrid>
      <w:tr w:rsidR="003843EA" w14:paraId="1E3756AD" w14:textId="77777777">
        <w:trPr>
          <w:cantSplit/>
        </w:trPr>
        <w:tc>
          <w:tcPr>
            <w:tcW w:w="2160" w:type="dxa"/>
            <w:shd w:val="clear" w:color="auto" w:fill="D9D9D9"/>
          </w:tcPr>
          <w:p w14:paraId="45B78F25" w14:textId="77777777" w:rsidR="003843EA" w:rsidRDefault="00A21561">
            <w:pPr>
              <w:tabs>
                <w:tab w:val="left" w:pos="3346"/>
              </w:tabs>
              <w:spacing w:line="276" w:lineRule="auto"/>
              <w:jc w:val="center"/>
              <w:rPr>
                <w:rFonts w:ascii="黑体" w:hAnsi="宋体"/>
                <w:szCs w:val="21"/>
              </w:rPr>
            </w:pPr>
            <w:r>
              <w:rPr>
                <w:rFonts w:ascii="黑体" w:hAnsi="宋体" w:hint="eastAsia"/>
                <w:szCs w:val="21"/>
              </w:rPr>
              <w:t>缩写</w:t>
            </w:r>
            <w:r>
              <w:rPr>
                <w:rFonts w:ascii="黑体" w:hAnsi="宋体"/>
                <w:szCs w:val="21"/>
              </w:rPr>
              <w:t>/术语</w:t>
            </w:r>
          </w:p>
        </w:tc>
        <w:tc>
          <w:tcPr>
            <w:tcW w:w="6503" w:type="dxa"/>
            <w:shd w:val="clear" w:color="auto" w:fill="D9D9D9"/>
          </w:tcPr>
          <w:p w14:paraId="2DFB56A2" w14:textId="77777777" w:rsidR="003843EA" w:rsidRDefault="00A21561">
            <w:pPr>
              <w:tabs>
                <w:tab w:val="left" w:pos="3346"/>
              </w:tabs>
              <w:spacing w:line="276" w:lineRule="auto"/>
              <w:jc w:val="center"/>
              <w:rPr>
                <w:rFonts w:ascii="黑体" w:hAnsi="宋体"/>
                <w:szCs w:val="21"/>
              </w:rPr>
            </w:pPr>
            <w:r>
              <w:rPr>
                <w:rFonts w:ascii="黑体" w:hAnsi="宋体" w:hint="eastAsia"/>
                <w:szCs w:val="21"/>
              </w:rPr>
              <w:t>解释</w:t>
            </w:r>
          </w:p>
        </w:tc>
      </w:tr>
      <w:tr w:rsidR="003843EA" w14:paraId="2639D75D" w14:textId="77777777">
        <w:trPr>
          <w:cantSplit/>
        </w:trPr>
        <w:tc>
          <w:tcPr>
            <w:tcW w:w="2160" w:type="dxa"/>
          </w:tcPr>
          <w:p w14:paraId="4C04EBCF" w14:textId="77777777" w:rsidR="003843EA" w:rsidRDefault="00A21561">
            <w:pPr>
              <w:tabs>
                <w:tab w:val="left" w:pos="3346"/>
              </w:tabs>
              <w:spacing w:line="276" w:lineRule="auto"/>
              <w:rPr>
                <w:rFonts w:ascii="黑体" w:hAnsi="宋体"/>
                <w:szCs w:val="21"/>
              </w:rPr>
            </w:pPr>
            <w:r>
              <w:rPr>
                <w:rFonts w:ascii="黑体" w:hAnsi="宋体" w:hint="eastAsia"/>
                <w:szCs w:val="21"/>
              </w:rPr>
              <w:t>智能pos</w:t>
            </w:r>
          </w:p>
        </w:tc>
        <w:tc>
          <w:tcPr>
            <w:tcW w:w="6503" w:type="dxa"/>
          </w:tcPr>
          <w:p w14:paraId="73D7508B" w14:textId="77777777" w:rsidR="003843EA" w:rsidRDefault="00A21561">
            <w:pPr>
              <w:tabs>
                <w:tab w:val="left" w:pos="3346"/>
              </w:tabs>
              <w:spacing w:line="276" w:lineRule="auto"/>
              <w:rPr>
                <w:rFonts w:ascii="黑体" w:hAnsi="宋体"/>
                <w:szCs w:val="21"/>
              </w:rPr>
            </w:pPr>
            <w:r>
              <w:rPr>
                <w:rFonts w:ascii="黑体" w:hAnsi="宋体" w:hint="eastAsia"/>
                <w:szCs w:val="21"/>
              </w:rPr>
              <w:t>新大陆智能移动支付</w:t>
            </w:r>
            <w:r>
              <w:rPr>
                <w:rFonts w:ascii="黑体" w:hAnsi="宋体"/>
                <w:szCs w:val="21"/>
              </w:rPr>
              <w:t>POS的简称</w:t>
            </w:r>
          </w:p>
        </w:tc>
      </w:tr>
      <w:tr w:rsidR="003843EA" w14:paraId="591874BE" w14:textId="77777777">
        <w:trPr>
          <w:cantSplit/>
        </w:trPr>
        <w:tc>
          <w:tcPr>
            <w:tcW w:w="2160" w:type="dxa"/>
          </w:tcPr>
          <w:p w14:paraId="1407CFCC" w14:textId="77777777" w:rsidR="003843EA" w:rsidRDefault="00A21561">
            <w:pPr>
              <w:tabs>
                <w:tab w:val="left" w:pos="3346"/>
              </w:tabs>
              <w:spacing w:line="276" w:lineRule="auto"/>
              <w:rPr>
                <w:rFonts w:ascii="黑体" w:hAnsi="宋体"/>
                <w:szCs w:val="21"/>
              </w:rPr>
            </w:pPr>
            <w:r>
              <w:rPr>
                <w:rFonts w:ascii="黑体" w:hAnsi="宋体"/>
                <w:szCs w:val="21"/>
              </w:rPr>
              <w:t>LL...xx</w:t>
            </w:r>
          </w:p>
        </w:tc>
        <w:tc>
          <w:tcPr>
            <w:tcW w:w="6503" w:type="dxa"/>
          </w:tcPr>
          <w:p w14:paraId="0ABB83C1" w14:textId="77777777" w:rsidR="003843EA" w:rsidRDefault="00A21561">
            <w:pPr>
              <w:tabs>
                <w:tab w:val="left" w:pos="3346"/>
              </w:tabs>
              <w:spacing w:line="276" w:lineRule="auto"/>
              <w:rPr>
                <w:rFonts w:ascii="黑体" w:hAnsi="宋体"/>
                <w:szCs w:val="21"/>
              </w:rPr>
            </w:pPr>
            <w:r>
              <w:rPr>
                <w:rFonts w:ascii="黑体" w:hAnsi="宋体" w:hint="eastAsia"/>
                <w:szCs w:val="21"/>
              </w:rPr>
              <w:t>用两个字节表示长度，</w:t>
            </w:r>
            <w:r>
              <w:rPr>
                <w:rFonts w:ascii="黑体" w:hAnsi="宋体"/>
                <w:szCs w:val="21"/>
              </w:rPr>
              <w:t>xx为最大长度，</w:t>
            </w:r>
            <w:r>
              <w:rPr>
                <w:rFonts w:ascii="黑体" w:hAnsi="宋体" w:hint="eastAsia"/>
                <w:szCs w:val="21"/>
              </w:rPr>
              <w:t>如：</w:t>
            </w:r>
          </w:p>
          <w:p w14:paraId="56BA30E5" w14:textId="77777777" w:rsidR="003843EA" w:rsidRDefault="00A21561">
            <w:pPr>
              <w:tabs>
                <w:tab w:val="left" w:pos="3346"/>
              </w:tabs>
              <w:spacing w:line="276" w:lineRule="auto"/>
              <w:rPr>
                <w:rFonts w:ascii="黑体" w:hAnsi="宋体"/>
                <w:szCs w:val="21"/>
              </w:rPr>
            </w:pPr>
            <w:r>
              <w:rPr>
                <w:rFonts w:ascii="黑体" w:hAnsi="宋体"/>
                <w:szCs w:val="21"/>
              </w:rPr>
              <w:t>LL = 0x01 0x23，表示123个字节长度</w:t>
            </w:r>
          </w:p>
          <w:p w14:paraId="3FF29A5B" w14:textId="77777777" w:rsidR="003843EA" w:rsidRDefault="00A21561">
            <w:pPr>
              <w:tabs>
                <w:tab w:val="left" w:pos="3346"/>
              </w:tabs>
              <w:spacing w:line="276" w:lineRule="auto"/>
              <w:rPr>
                <w:rFonts w:ascii="黑体" w:hAnsi="宋体"/>
                <w:szCs w:val="21"/>
              </w:rPr>
            </w:pPr>
            <w:r>
              <w:rPr>
                <w:rFonts w:ascii="黑体" w:hAnsi="宋体"/>
                <w:szCs w:val="21"/>
              </w:rPr>
              <w:t>LL...20，表示最长不超过20个字节</w:t>
            </w:r>
          </w:p>
        </w:tc>
      </w:tr>
      <w:tr w:rsidR="003843EA" w14:paraId="5B1D85E8" w14:textId="77777777">
        <w:trPr>
          <w:cantSplit/>
        </w:trPr>
        <w:tc>
          <w:tcPr>
            <w:tcW w:w="2160" w:type="dxa"/>
          </w:tcPr>
          <w:p w14:paraId="1A437524" w14:textId="77777777" w:rsidR="003843EA" w:rsidRDefault="00A21561">
            <w:pPr>
              <w:tabs>
                <w:tab w:val="left" w:pos="3346"/>
              </w:tabs>
              <w:spacing w:line="276" w:lineRule="auto"/>
              <w:rPr>
                <w:rFonts w:ascii="黑体" w:hAnsi="宋体"/>
                <w:szCs w:val="21"/>
              </w:rPr>
            </w:pPr>
            <w:r>
              <w:rPr>
                <w:rFonts w:ascii="黑体" w:hAnsi="宋体"/>
                <w:szCs w:val="21"/>
              </w:rPr>
              <w:t>var</w:t>
            </w:r>
          </w:p>
        </w:tc>
        <w:tc>
          <w:tcPr>
            <w:tcW w:w="6503" w:type="dxa"/>
          </w:tcPr>
          <w:p w14:paraId="28F1B0EF" w14:textId="77777777" w:rsidR="003843EA" w:rsidRDefault="00A21561">
            <w:pPr>
              <w:tabs>
                <w:tab w:val="left" w:pos="3346"/>
              </w:tabs>
              <w:spacing w:line="276" w:lineRule="auto"/>
              <w:rPr>
                <w:rFonts w:ascii="黑体" w:hAnsi="宋体"/>
                <w:szCs w:val="21"/>
              </w:rPr>
            </w:pPr>
            <w:r>
              <w:rPr>
                <w:rFonts w:ascii="黑体" w:hint="eastAsia"/>
              </w:rPr>
              <w:t>可变长。变长数据的格式另有说明</w:t>
            </w:r>
          </w:p>
        </w:tc>
      </w:tr>
      <w:tr w:rsidR="003843EA" w14:paraId="1F2148C2" w14:textId="77777777">
        <w:trPr>
          <w:cantSplit/>
        </w:trPr>
        <w:tc>
          <w:tcPr>
            <w:tcW w:w="2160" w:type="dxa"/>
          </w:tcPr>
          <w:p w14:paraId="16A70141" w14:textId="77777777" w:rsidR="003843EA" w:rsidRDefault="00A21561">
            <w:pPr>
              <w:tabs>
                <w:tab w:val="left" w:pos="3346"/>
              </w:tabs>
              <w:spacing w:line="276" w:lineRule="auto"/>
              <w:rPr>
                <w:rFonts w:ascii="黑体" w:hAnsi="宋体"/>
                <w:szCs w:val="21"/>
              </w:rPr>
            </w:pPr>
            <w:r>
              <w:rPr>
                <w:rFonts w:ascii="黑体"/>
              </w:rPr>
              <w:t>a</w:t>
            </w:r>
          </w:p>
        </w:tc>
        <w:tc>
          <w:tcPr>
            <w:tcW w:w="6503" w:type="dxa"/>
          </w:tcPr>
          <w:p w14:paraId="1FE7EAA4" w14:textId="77777777" w:rsidR="003843EA" w:rsidRDefault="00A21561">
            <w:pPr>
              <w:tabs>
                <w:tab w:val="left" w:pos="3346"/>
              </w:tabs>
              <w:spacing w:line="276" w:lineRule="auto"/>
              <w:rPr>
                <w:rFonts w:ascii="黑体" w:hAnsi="宋体"/>
                <w:szCs w:val="21"/>
              </w:rPr>
            </w:pPr>
            <w:r>
              <w:rPr>
                <w:rFonts w:ascii="黑体" w:hint="eastAsia"/>
              </w:rPr>
              <w:t>每个字节包含一个字符的字母数据元（A-Z，a-z）</w:t>
            </w:r>
          </w:p>
        </w:tc>
      </w:tr>
      <w:tr w:rsidR="003843EA" w14:paraId="443F5810" w14:textId="77777777">
        <w:trPr>
          <w:cantSplit/>
        </w:trPr>
        <w:tc>
          <w:tcPr>
            <w:tcW w:w="2160" w:type="dxa"/>
          </w:tcPr>
          <w:p w14:paraId="5AF0F046" w14:textId="77777777" w:rsidR="003843EA" w:rsidRDefault="00A21561">
            <w:pPr>
              <w:tabs>
                <w:tab w:val="left" w:pos="3346"/>
              </w:tabs>
              <w:spacing w:line="276" w:lineRule="auto"/>
              <w:rPr>
                <w:rFonts w:ascii="黑体" w:hAnsi="宋体"/>
                <w:szCs w:val="21"/>
              </w:rPr>
            </w:pPr>
            <w:r>
              <w:rPr>
                <w:rFonts w:ascii="黑体"/>
              </w:rPr>
              <w:t>an</w:t>
            </w:r>
          </w:p>
        </w:tc>
        <w:tc>
          <w:tcPr>
            <w:tcW w:w="6503" w:type="dxa"/>
          </w:tcPr>
          <w:p w14:paraId="683E974D" w14:textId="77777777" w:rsidR="003843EA" w:rsidRDefault="00A21561">
            <w:pPr>
              <w:tabs>
                <w:tab w:val="left" w:pos="3346"/>
              </w:tabs>
              <w:spacing w:line="276" w:lineRule="auto"/>
              <w:rPr>
                <w:rFonts w:ascii="黑体" w:hAnsi="宋体"/>
                <w:szCs w:val="21"/>
              </w:rPr>
            </w:pPr>
            <w:r>
              <w:rPr>
                <w:rFonts w:ascii="黑体" w:hint="eastAsia"/>
              </w:rPr>
              <w:t>每个字节包含一个字符字母数字型数据元（A-Z，a-z，0-9）</w:t>
            </w:r>
          </w:p>
        </w:tc>
      </w:tr>
      <w:tr w:rsidR="003843EA" w14:paraId="716189FE" w14:textId="77777777">
        <w:trPr>
          <w:cantSplit/>
        </w:trPr>
        <w:tc>
          <w:tcPr>
            <w:tcW w:w="2160" w:type="dxa"/>
          </w:tcPr>
          <w:p w14:paraId="4D2237A7" w14:textId="77777777" w:rsidR="003843EA" w:rsidRDefault="00A21561">
            <w:pPr>
              <w:tabs>
                <w:tab w:val="left" w:pos="3346"/>
              </w:tabs>
              <w:spacing w:line="276" w:lineRule="auto"/>
              <w:rPr>
                <w:rFonts w:ascii="黑体"/>
              </w:rPr>
            </w:pPr>
            <w:proofErr w:type="spellStart"/>
            <w:r>
              <w:rPr>
                <w:rFonts w:ascii="黑体"/>
              </w:rPr>
              <w:t>ans</w:t>
            </w:r>
            <w:proofErr w:type="spellEnd"/>
          </w:p>
        </w:tc>
        <w:tc>
          <w:tcPr>
            <w:tcW w:w="6503" w:type="dxa"/>
          </w:tcPr>
          <w:p w14:paraId="34BDD357" w14:textId="77777777" w:rsidR="003843EA" w:rsidRDefault="00A21561">
            <w:pPr>
              <w:tabs>
                <w:tab w:val="left" w:pos="3346"/>
              </w:tabs>
              <w:spacing w:line="276" w:lineRule="auto"/>
              <w:rPr>
                <w:rFonts w:ascii="黑体"/>
              </w:rPr>
            </w:pPr>
            <w:r>
              <w:rPr>
                <w:rFonts w:ascii="黑体" w:hint="eastAsia"/>
                <w:sz w:val="22"/>
              </w:rPr>
              <w:t>字母数字及特殊字符型</w:t>
            </w:r>
          </w:p>
        </w:tc>
      </w:tr>
      <w:tr w:rsidR="003843EA" w14:paraId="216A1E9D" w14:textId="77777777">
        <w:trPr>
          <w:cantSplit/>
        </w:trPr>
        <w:tc>
          <w:tcPr>
            <w:tcW w:w="2160" w:type="dxa"/>
          </w:tcPr>
          <w:p w14:paraId="45F7C9DD" w14:textId="77777777" w:rsidR="003843EA" w:rsidRDefault="00A21561">
            <w:pPr>
              <w:tabs>
                <w:tab w:val="left" w:pos="3346"/>
              </w:tabs>
              <w:spacing w:line="276" w:lineRule="auto"/>
              <w:rPr>
                <w:rFonts w:ascii="黑体"/>
              </w:rPr>
            </w:pPr>
            <w:r>
              <w:rPr>
                <w:rFonts w:ascii="黑体" w:hint="eastAsia"/>
              </w:rPr>
              <w:t>B、b</w:t>
            </w:r>
          </w:p>
        </w:tc>
        <w:tc>
          <w:tcPr>
            <w:tcW w:w="6503" w:type="dxa"/>
          </w:tcPr>
          <w:p w14:paraId="4E07EF0A" w14:textId="77777777" w:rsidR="003843EA" w:rsidRDefault="00A21561">
            <w:pPr>
              <w:tabs>
                <w:tab w:val="left" w:pos="3346"/>
              </w:tabs>
              <w:spacing w:line="276" w:lineRule="auto"/>
              <w:rPr>
                <w:rFonts w:ascii="黑体"/>
                <w:sz w:val="22"/>
              </w:rPr>
            </w:pPr>
            <w:r>
              <w:rPr>
                <w:rFonts w:ascii="黑体" w:hint="eastAsia"/>
              </w:rPr>
              <w:t>二进制（二进制数或者位组合）</w:t>
            </w:r>
          </w:p>
        </w:tc>
      </w:tr>
      <w:tr w:rsidR="003843EA" w14:paraId="6193AC73" w14:textId="77777777">
        <w:trPr>
          <w:cantSplit/>
        </w:trPr>
        <w:tc>
          <w:tcPr>
            <w:tcW w:w="2160" w:type="dxa"/>
          </w:tcPr>
          <w:p w14:paraId="7F25278D" w14:textId="77777777" w:rsidR="003843EA" w:rsidRDefault="00A21561">
            <w:pPr>
              <w:tabs>
                <w:tab w:val="left" w:pos="3346"/>
              </w:tabs>
              <w:spacing w:line="276" w:lineRule="auto"/>
              <w:rPr>
                <w:rFonts w:ascii="黑体"/>
              </w:rPr>
            </w:pPr>
            <w:proofErr w:type="spellStart"/>
            <w:r>
              <w:rPr>
                <w:rFonts w:ascii="黑体"/>
              </w:rPr>
              <w:t>cn</w:t>
            </w:r>
            <w:proofErr w:type="spellEnd"/>
          </w:p>
        </w:tc>
        <w:tc>
          <w:tcPr>
            <w:tcW w:w="6503" w:type="dxa"/>
          </w:tcPr>
          <w:p w14:paraId="4F6B471B" w14:textId="77777777" w:rsidR="003843EA" w:rsidRDefault="00A21561">
            <w:pPr>
              <w:tabs>
                <w:tab w:val="left" w:pos="3346"/>
              </w:tabs>
              <w:spacing w:line="276" w:lineRule="auto"/>
              <w:rPr>
                <w:rFonts w:ascii="黑体"/>
                <w:sz w:val="22"/>
              </w:rPr>
            </w:pPr>
            <w:r>
              <w:rPr>
                <w:rFonts w:ascii="黑体" w:hint="eastAsia"/>
              </w:rPr>
              <w:t>压缩数字，每个字节由‘0’－‘9’中的两个数字组成，数据元左对齐，右补F。如数1234567890123可以以十六进制形式保存在8个字节的PAN数据对象中，形如‘12</w:t>
            </w:r>
            <w:r>
              <w:rPr>
                <w:rFonts w:ascii="黑体"/>
              </w:rPr>
              <w:t xml:space="preserve"> 34 56 78 90 12 3F FF</w:t>
            </w:r>
            <w:r>
              <w:rPr>
                <w:rFonts w:ascii="黑体"/>
              </w:rPr>
              <w:t>’</w:t>
            </w:r>
          </w:p>
        </w:tc>
      </w:tr>
      <w:tr w:rsidR="003843EA" w14:paraId="4831D390" w14:textId="77777777">
        <w:trPr>
          <w:cantSplit/>
        </w:trPr>
        <w:tc>
          <w:tcPr>
            <w:tcW w:w="2160" w:type="dxa"/>
          </w:tcPr>
          <w:p w14:paraId="794BA937" w14:textId="77777777" w:rsidR="003843EA" w:rsidRDefault="00A21561">
            <w:pPr>
              <w:tabs>
                <w:tab w:val="left" w:pos="3346"/>
              </w:tabs>
              <w:spacing w:line="276" w:lineRule="auto"/>
              <w:rPr>
                <w:rFonts w:ascii="黑体"/>
              </w:rPr>
            </w:pPr>
            <w:r>
              <w:rPr>
                <w:rFonts w:ascii="黑体"/>
              </w:rPr>
              <w:t>n</w:t>
            </w:r>
          </w:p>
        </w:tc>
        <w:tc>
          <w:tcPr>
            <w:tcW w:w="6503" w:type="dxa"/>
          </w:tcPr>
          <w:p w14:paraId="66A7A355" w14:textId="77777777" w:rsidR="003843EA" w:rsidRDefault="00A21561">
            <w:pPr>
              <w:tabs>
                <w:tab w:val="left" w:pos="3346"/>
              </w:tabs>
              <w:spacing w:line="276" w:lineRule="auto"/>
              <w:rPr>
                <w:rFonts w:ascii="黑体"/>
              </w:rPr>
            </w:pPr>
            <w:r>
              <w:rPr>
                <w:rFonts w:ascii="黑体" w:hint="eastAsia"/>
              </w:rPr>
              <w:t>数字型，也称作BCD码。右对齐，左补‘0’。如，数字12345可以保存在n12的授权金额数据对象中，形如‘00</w:t>
            </w:r>
            <w:r>
              <w:rPr>
                <w:rFonts w:ascii="黑体"/>
              </w:rPr>
              <w:t xml:space="preserve"> 01 23 45</w:t>
            </w:r>
            <w:r>
              <w:rPr>
                <w:rFonts w:ascii="黑体"/>
              </w:rPr>
              <w:t>’</w:t>
            </w:r>
          </w:p>
        </w:tc>
      </w:tr>
    </w:tbl>
    <w:p w14:paraId="3A8E136E" w14:textId="77777777" w:rsidR="003843EA" w:rsidRDefault="003843EA">
      <w:pPr>
        <w:pStyle w:val="MyText"/>
      </w:pPr>
    </w:p>
    <w:p w14:paraId="778C2DD0" w14:textId="77777777" w:rsidR="003843EA" w:rsidRDefault="00A21561">
      <w:pPr>
        <w:pStyle w:val="MyDoc1"/>
      </w:pPr>
      <w:r>
        <w:rPr>
          <w:sz w:val="18"/>
          <w:szCs w:val="18"/>
        </w:rPr>
        <w:br w:type="page"/>
      </w:r>
      <w:bookmarkStart w:id="243" w:name="_Toc15033"/>
      <w:bookmarkStart w:id="244" w:name="_Toc12938"/>
      <w:bookmarkStart w:id="245" w:name="_Toc21499"/>
      <w:bookmarkStart w:id="246" w:name="_Toc453057361"/>
      <w:bookmarkStart w:id="247" w:name="_Toc28517"/>
      <w:r>
        <w:rPr>
          <w:rFonts w:hint="eastAsia"/>
        </w:rPr>
        <w:lastRenderedPageBreak/>
        <w:t>通信要求</w:t>
      </w:r>
      <w:bookmarkEnd w:id="243"/>
      <w:bookmarkEnd w:id="244"/>
      <w:bookmarkEnd w:id="245"/>
      <w:bookmarkEnd w:id="246"/>
      <w:bookmarkEnd w:id="247"/>
    </w:p>
    <w:p w14:paraId="57C67002" w14:textId="77777777" w:rsidR="003843EA" w:rsidRDefault="00A21561">
      <w:pPr>
        <w:pStyle w:val="MyText"/>
        <w:spacing w:line="276" w:lineRule="auto"/>
      </w:pPr>
      <w:r>
        <w:rPr>
          <w:rFonts w:hint="eastAsia"/>
        </w:rPr>
        <w:t>采用如下表所示分层的架构。通信协议从下到上可分：硬件通信、数据链路层通信、应用层通信。</w:t>
      </w:r>
    </w:p>
    <w:tbl>
      <w:tblPr>
        <w:tblW w:w="6401" w:type="dxa"/>
        <w:jc w:val="center"/>
        <w:tblLayout w:type="fixed"/>
        <w:tblLook w:val="04A0" w:firstRow="1" w:lastRow="0" w:firstColumn="1" w:lastColumn="0" w:noHBand="0" w:noVBand="1"/>
      </w:tblPr>
      <w:tblGrid>
        <w:gridCol w:w="2007"/>
        <w:gridCol w:w="4394"/>
      </w:tblGrid>
      <w:tr w:rsidR="003843EA" w14:paraId="60C8AACA" w14:textId="77777777">
        <w:trPr>
          <w:jc w:val="center"/>
        </w:trPr>
        <w:tc>
          <w:tcPr>
            <w:tcW w:w="6401" w:type="dxa"/>
            <w:gridSpan w:val="2"/>
            <w:tcBorders>
              <w:top w:val="single" w:sz="4" w:space="0" w:color="000000"/>
              <w:left w:val="single" w:sz="4" w:space="0" w:color="000000"/>
              <w:bottom w:val="single" w:sz="4" w:space="0" w:color="000000"/>
              <w:right w:val="single" w:sz="4" w:space="0" w:color="000000"/>
            </w:tcBorders>
          </w:tcPr>
          <w:p w14:paraId="72C3E8D8" w14:textId="77777777" w:rsidR="003843EA" w:rsidRDefault="00A21561">
            <w:pPr>
              <w:widowControl/>
              <w:spacing w:line="276" w:lineRule="auto"/>
              <w:jc w:val="center"/>
              <w:rPr>
                <w:rFonts w:ascii="黑体" w:hAnsi="宋体"/>
                <w:kern w:val="0"/>
                <w:szCs w:val="21"/>
              </w:rPr>
            </w:pPr>
            <w:r>
              <w:rPr>
                <w:rFonts w:ascii="黑体" w:hAnsi="宋体" w:hint="eastAsia"/>
                <w:kern w:val="0"/>
                <w:szCs w:val="21"/>
              </w:rPr>
              <w:t>通信协议</w:t>
            </w:r>
          </w:p>
        </w:tc>
      </w:tr>
      <w:tr w:rsidR="003843EA" w14:paraId="7E04EBE4" w14:textId="77777777">
        <w:trPr>
          <w:jc w:val="center"/>
        </w:trPr>
        <w:tc>
          <w:tcPr>
            <w:tcW w:w="2007" w:type="dxa"/>
            <w:tcBorders>
              <w:top w:val="single" w:sz="4" w:space="0" w:color="000000"/>
              <w:left w:val="single" w:sz="4" w:space="0" w:color="000000"/>
              <w:bottom w:val="single" w:sz="4" w:space="0" w:color="000000"/>
              <w:right w:val="single" w:sz="4" w:space="0" w:color="000000"/>
            </w:tcBorders>
          </w:tcPr>
          <w:p w14:paraId="0D4CFF32" w14:textId="77777777" w:rsidR="003843EA" w:rsidRDefault="00A21561">
            <w:pPr>
              <w:widowControl/>
              <w:spacing w:line="276" w:lineRule="auto"/>
              <w:rPr>
                <w:rFonts w:ascii="黑体"/>
                <w:kern w:val="0"/>
                <w:szCs w:val="21"/>
              </w:rPr>
            </w:pPr>
            <w:r>
              <w:rPr>
                <w:rFonts w:ascii="黑体" w:hAnsi="宋体" w:hint="eastAsia"/>
                <w:kern w:val="0"/>
                <w:szCs w:val="21"/>
              </w:rPr>
              <w:t>协议名称</w:t>
            </w:r>
          </w:p>
        </w:tc>
        <w:tc>
          <w:tcPr>
            <w:tcW w:w="4394" w:type="dxa"/>
            <w:tcBorders>
              <w:top w:val="single" w:sz="4" w:space="0" w:color="000000"/>
              <w:left w:val="nil"/>
              <w:bottom w:val="single" w:sz="4" w:space="0" w:color="000000"/>
              <w:right w:val="single" w:sz="4" w:space="0" w:color="000000"/>
            </w:tcBorders>
          </w:tcPr>
          <w:p w14:paraId="5DE6E5A6" w14:textId="77777777" w:rsidR="003843EA" w:rsidRDefault="00A21561">
            <w:pPr>
              <w:widowControl/>
              <w:spacing w:line="276" w:lineRule="auto"/>
              <w:rPr>
                <w:rFonts w:ascii="黑体"/>
                <w:kern w:val="0"/>
                <w:szCs w:val="21"/>
              </w:rPr>
            </w:pPr>
            <w:r>
              <w:rPr>
                <w:rFonts w:ascii="黑体" w:hAnsi="宋体" w:hint="eastAsia"/>
                <w:kern w:val="0"/>
                <w:szCs w:val="21"/>
              </w:rPr>
              <w:t>协议说明</w:t>
            </w:r>
          </w:p>
        </w:tc>
      </w:tr>
      <w:tr w:rsidR="003843EA" w14:paraId="5074DD5A" w14:textId="77777777">
        <w:trPr>
          <w:jc w:val="center"/>
        </w:trPr>
        <w:tc>
          <w:tcPr>
            <w:tcW w:w="2007" w:type="dxa"/>
            <w:tcBorders>
              <w:top w:val="single" w:sz="4" w:space="0" w:color="000000"/>
              <w:left w:val="single" w:sz="4" w:space="0" w:color="000000"/>
              <w:bottom w:val="single" w:sz="4" w:space="0" w:color="000000"/>
              <w:right w:val="single" w:sz="4" w:space="0" w:color="000000"/>
            </w:tcBorders>
          </w:tcPr>
          <w:p w14:paraId="1DDA7AD3" w14:textId="77777777" w:rsidR="003843EA" w:rsidRDefault="00A21561">
            <w:pPr>
              <w:widowControl/>
              <w:spacing w:line="276" w:lineRule="auto"/>
              <w:rPr>
                <w:rFonts w:ascii="黑体"/>
                <w:kern w:val="0"/>
                <w:szCs w:val="21"/>
              </w:rPr>
            </w:pPr>
            <w:r>
              <w:rPr>
                <w:rFonts w:ascii="黑体" w:hAnsi="宋体" w:hint="eastAsia"/>
                <w:kern w:val="0"/>
                <w:szCs w:val="21"/>
              </w:rPr>
              <w:t>硬件通信</w:t>
            </w:r>
          </w:p>
        </w:tc>
        <w:tc>
          <w:tcPr>
            <w:tcW w:w="4394" w:type="dxa"/>
            <w:tcBorders>
              <w:top w:val="single" w:sz="4" w:space="0" w:color="000000"/>
              <w:left w:val="nil"/>
              <w:bottom w:val="single" w:sz="4" w:space="0" w:color="000000"/>
              <w:right w:val="single" w:sz="4" w:space="0" w:color="000000"/>
            </w:tcBorders>
          </w:tcPr>
          <w:p w14:paraId="61A6A0D4" w14:textId="77777777" w:rsidR="003843EA" w:rsidRDefault="00A21561">
            <w:pPr>
              <w:widowControl/>
              <w:spacing w:line="276" w:lineRule="auto"/>
              <w:rPr>
                <w:rFonts w:ascii="黑体"/>
                <w:kern w:val="0"/>
                <w:szCs w:val="21"/>
              </w:rPr>
            </w:pPr>
            <w:r>
              <w:rPr>
                <w:rFonts w:ascii="黑体" w:hAnsi="宋体" w:hint="eastAsia"/>
                <w:kern w:val="0"/>
                <w:szCs w:val="21"/>
              </w:rPr>
              <w:t>保证比特流数据的识别</w:t>
            </w:r>
          </w:p>
        </w:tc>
      </w:tr>
      <w:tr w:rsidR="003843EA" w14:paraId="6E649067" w14:textId="77777777">
        <w:trPr>
          <w:trHeight w:val="74"/>
          <w:jc w:val="center"/>
        </w:trPr>
        <w:tc>
          <w:tcPr>
            <w:tcW w:w="2007" w:type="dxa"/>
            <w:tcBorders>
              <w:top w:val="single" w:sz="4" w:space="0" w:color="000000"/>
              <w:left w:val="single" w:sz="4" w:space="0" w:color="000000"/>
              <w:bottom w:val="single" w:sz="4" w:space="0" w:color="000000"/>
              <w:right w:val="single" w:sz="4" w:space="0" w:color="000000"/>
            </w:tcBorders>
          </w:tcPr>
          <w:p w14:paraId="2E5C9499" w14:textId="77777777" w:rsidR="003843EA" w:rsidRDefault="00A21561">
            <w:pPr>
              <w:widowControl/>
              <w:spacing w:line="276" w:lineRule="auto"/>
              <w:rPr>
                <w:rFonts w:ascii="黑体"/>
                <w:kern w:val="0"/>
                <w:szCs w:val="21"/>
              </w:rPr>
            </w:pPr>
            <w:r>
              <w:rPr>
                <w:rFonts w:ascii="黑体" w:hAnsi="宋体" w:hint="eastAsia"/>
                <w:kern w:val="0"/>
                <w:szCs w:val="21"/>
              </w:rPr>
              <w:t>数据链路层通信</w:t>
            </w:r>
          </w:p>
        </w:tc>
        <w:tc>
          <w:tcPr>
            <w:tcW w:w="4394" w:type="dxa"/>
            <w:tcBorders>
              <w:top w:val="single" w:sz="4" w:space="0" w:color="000000"/>
              <w:left w:val="nil"/>
              <w:bottom w:val="single" w:sz="4" w:space="0" w:color="000000"/>
              <w:right w:val="single" w:sz="4" w:space="0" w:color="000000"/>
            </w:tcBorders>
          </w:tcPr>
          <w:p w14:paraId="30BD6F53" w14:textId="77777777" w:rsidR="003843EA" w:rsidRDefault="00A21561">
            <w:pPr>
              <w:widowControl/>
              <w:spacing w:line="276" w:lineRule="auto"/>
              <w:rPr>
                <w:rFonts w:ascii="黑体"/>
                <w:kern w:val="0"/>
                <w:szCs w:val="21"/>
              </w:rPr>
            </w:pPr>
            <w:r>
              <w:rPr>
                <w:rFonts w:ascii="黑体" w:hAnsi="宋体" w:hint="eastAsia"/>
                <w:kern w:val="0"/>
                <w:szCs w:val="21"/>
              </w:rPr>
              <w:t>保证数据在单个字节的传输的正确性</w:t>
            </w:r>
          </w:p>
        </w:tc>
      </w:tr>
      <w:tr w:rsidR="003843EA" w14:paraId="3C15DA3D" w14:textId="77777777">
        <w:trPr>
          <w:jc w:val="center"/>
        </w:trPr>
        <w:tc>
          <w:tcPr>
            <w:tcW w:w="2007" w:type="dxa"/>
            <w:tcBorders>
              <w:top w:val="single" w:sz="4" w:space="0" w:color="000000"/>
              <w:left w:val="single" w:sz="4" w:space="0" w:color="000000"/>
              <w:bottom w:val="single" w:sz="4" w:space="0" w:color="000000"/>
              <w:right w:val="single" w:sz="4" w:space="0" w:color="000000"/>
            </w:tcBorders>
          </w:tcPr>
          <w:p w14:paraId="2304A3AD" w14:textId="77777777" w:rsidR="003843EA" w:rsidRDefault="00A21561">
            <w:pPr>
              <w:widowControl/>
              <w:spacing w:line="276" w:lineRule="auto"/>
              <w:rPr>
                <w:rFonts w:ascii="黑体"/>
                <w:kern w:val="0"/>
                <w:szCs w:val="21"/>
              </w:rPr>
            </w:pPr>
            <w:r>
              <w:rPr>
                <w:rFonts w:ascii="黑体" w:hAnsi="宋体" w:hint="eastAsia"/>
                <w:kern w:val="0"/>
                <w:szCs w:val="21"/>
              </w:rPr>
              <w:t>应用层通信</w:t>
            </w:r>
          </w:p>
        </w:tc>
        <w:tc>
          <w:tcPr>
            <w:tcW w:w="4394" w:type="dxa"/>
            <w:tcBorders>
              <w:top w:val="single" w:sz="4" w:space="0" w:color="000000"/>
              <w:left w:val="nil"/>
              <w:bottom w:val="single" w:sz="4" w:space="0" w:color="000000"/>
              <w:right w:val="single" w:sz="4" w:space="0" w:color="000000"/>
            </w:tcBorders>
          </w:tcPr>
          <w:p w14:paraId="0407D8D3" w14:textId="77777777" w:rsidR="003843EA" w:rsidRDefault="00A21561">
            <w:pPr>
              <w:widowControl/>
              <w:spacing w:line="276" w:lineRule="auto"/>
              <w:rPr>
                <w:rFonts w:ascii="黑体"/>
                <w:kern w:val="0"/>
                <w:szCs w:val="21"/>
              </w:rPr>
            </w:pPr>
            <w:r>
              <w:rPr>
                <w:rFonts w:ascii="黑体" w:hAnsi="宋体" w:hint="eastAsia"/>
                <w:kern w:val="0"/>
                <w:szCs w:val="21"/>
              </w:rPr>
              <w:t>保证数据在帧上的正确性、识别性与安全性</w:t>
            </w:r>
          </w:p>
        </w:tc>
      </w:tr>
    </w:tbl>
    <w:p w14:paraId="2D6229DB" w14:textId="77777777" w:rsidR="003843EA" w:rsidRDefault="003843EA">
      <w:pPr>
        <w:pStyle w:val="MyText"/>
        <w:spacing w:line="276" w:lineRule="auto"/>
      </w:pPr>
    </w:p>
    <w:p w14:paraId="29EC8C47" w14:textId="77777777" w:rsidR="003843EA" w:rsidRDefault="00A21561">
      <w:pPr>
        <w:pStyle w:val="MyDoc11"/>
      </w:pPr>
      <w:bookmarkStart w:id="248" w:name="_Toc142880281"/>
      <w:bookmarkStart w:id="249" w:name="_Toc16416"/>
      <w:bookmarkStart w:id="250" w:name="_Toc453057362"/>
      <w:bookmarkStart w:id="251" w:name="_Toc23056"/>
      <w:bookmarkStart w:id="252" w:name="_Toc16777"/>
      <w:bookmarkStart w:id="253" w:name="_Toc13315"/>
      <w:bookmarkEnd w:id="248"/>
      <w:r>
        <w:rPr>
          <w:rFonts w:hint="eastAsia"/>
        </w:rPr>
        <w:t>双向通信</w:t>
      </w:r>
      <w:bookmarkEnd w:id="249"/>
      <w:bookmarkEnd w:id="250"/>
      <w:bookmarkEnd w:id="251"/>
      <w:bookmarkEnd w:id="252"/>
      <w:bookmarkEnd w:id="253"/>
    </w:p>
    <w:p w14:paraId="72CE51D6" w14:textId="77777777" w:rsidR="003843EA" w:rsidRDefault="00A21561">
      <w:pPr>
        <w:pStyle w:val="MyText"/>
        <w:spacing w:line="276" w:lineRule="auto"/>
      </w:pPr>
      <w:r>
        <w:t>PAD数据终端作为MASTER，POS作为SLAVE，</w:t>
      </w:r>
      <w:r>
        <w:rPr>
          <w:rFonts w:hint="eastAsia"/>
        </w:rPr>
        <w:t>支持并发操作。</w:t>
      </w:r>
    </w:p>
    <w:p w14:paraId="70267AF8" w14:textId="77777777" w:rsidR="003843EA" w:rsidRDefault="00A21561">
      <w:pPr>
        <w:pStyle w:val="MyDoc11"/>
      </w:pPr>
      <w:bookmarkStart w:id="254" w:name="_Toc10357"/>
      <w:bookmarkStart w:id="255" w:name="_Toc9403"/>
      <w:bookmarkStart w:id="256" w:name="_Toc25107"/>
      <w:bookmarkStart w:id="257" w:name="_Toc24225"/>
      <w:bookmarkStart w:id="258" w:name="_Toc453057363"/>
      <w:r>
        <w:rPr>
          <w:rFonts w:hint="eastAsia"/>
        </w:rPr>
        <w:t>数据帧定义</w:t>
      </w:r>
      <w:bookmarkEnd w:id="254"/>
      <w:bookmarkEnd w:id="255"/>
      <w:bookmarkEnd w:id="256"/>
      <w:bookmarkEnd w:id="257"/>
      <w:bookmarkEnd w:id="258"/>
    </w:p>
    <w:p w14:paraId="0F488298" w14:textId="77777777" w:rsidR="003843EA" w:rsidRDefault="00A21561">
      <w:pPr>
        <w:pStyle w:val="MyText"/>
        <w:spacing w:line="276" w:lineRule="auto"/>
      </w:pPr>
      <w:r>
        <w:rPr>
          <w:rFonts w:hint="eastAsia"/>
        </w:rPr>
        <w:t>数据在终端与设备之间采用字符帧方式传输。</w:t>
      </w:r>
    </w:p>
    <w:p w14:paraId="6BC6B67E" w14:textId="77777777" w:rsidR="003843EA" w:rsidRDefault="00A21561">
      <w:pPr>
        <w:pStyle w:val="MyDoc111New"/>
      </w:pPr>
      <w:bookmarkStart w:id="259" w:name="_Toc453057364"/>
      <w:bookmarkStart w:id="260" w:name="_Toc24398"/>
      <w:bookmarkStart w:id="261" w:name="_Toc23659"/>
      <w:bookmarkStart w:id="262" w:name="_Toc15040"/>
      <w:bookmarkStart w:id="263" w:name="_Toc23513"/>
      <w:r>
        <w:rPr>
          <w:rFonts w:hint="eastAsia"/>
        </w:rPr>
        <w:t>报文格式</w:t>
      </w:r>
      <w:bookmarkEnd w:id="259"/>
      <w:bookmarkEnd w:id="260"/>
      <w:bookmarkEnd w:id="261"/>
      <w:bookmarkEnd w:id="262"/>
      <w:bookmarkEnd w:id="263"/>
    </w:p>
    <w:p w14:paraId="4153DF3B" w14:textId="77777777" w:rsidR="003843EA" w:rsidRDefault="00A21561">
      <w:pPr>
        <w:pStyle w:val="MyText"/>
        <w:ind w:firstLine="409"/>
      </w:pPr>
      <w:r>
        <w:rPr>
          <w:rFonts w:hint="eastAsia"/>
        </w:rPr>
        <w:t>请求报文：</w:t>
      </w:r>
    </w:p>
    <w:tbl>
      <w:tblPr>
        <w:tblStyle w:val="afa"/>
        <w:tblW w:w="2979" w:type="dxa"/>
        <w:tblInd w:w="1361" w:type="dxa"/>
        <w:tblLayout w:type="fixed"/>
        <w:tblLook w:val="04A0" w:firstRow="1" w:lastRow="0" w:firstColumn="1" w:lastColumn="0" w:noHBand="0" w:noVBand="1"/>
      </w:tblPr>
      <w:tblGrid>
        <w:gridCol w:w="1410"/>
        <w:gridCol w:w="1569"/>
      </w:tblGrid>
      <w:tr w:rsidR="003843EA" w14:paraId="2B2276A8" w14:textId="77777777">
        <w:trPr>
          <w:trHeight w:val="409"/>
        </w:trPr>
        <w:tc>
          <w:tcPr>
            <w:tcW w:w="1410" w:type="dxa"/>
          </w:tcPr>
          <w:p w14:paraId="49A7C428" w14:textId="77777777" w:rsidR="003843EA" w:rsidRDefault="00A21561">
            <w:pPr>
              <w:widowControl/>
              <w:spacing w:line="276" w:lineRule="auto"/>
              <w:jc w:val="left"/>
              <w:rPr>
                <w:rFonts w:ascii="黑体" w:hAnsi="宋体" w:cs="宋体"/>
                <w:color w:val="000000"/>
                <w:kern w:val="0"/>
                <w:szCs w:val="21"/>
              </w:rPr>
            </w:pPr>
            <w:r>
              <w:rPr>
                <w:rFonts w:ascii="黑体" w:hAnsi="宋体" w:cs="宋体" w:hint="eastAsia"/>
                <w:color w:val="000000"/>
                <w:kern w:val="0"/>
                <w:szCs w:val="21"/>
              </w:rPr>
              <w:t>指令号</w:t>
            </w:r>
          </w:p>
        </w:tc>
        <w:tc>
          <w:tcPr>
            <w:tcW w:w="1569" w:type="dxa"/>
          </w:tcPr>
          <w:p w14:paraId="441D17AF" w14:textId="77777777" w:rsidR="003843EA" w:rsidRDefault="00A21561">
            <w:pPr>
              <w:widowControl/>
              <w:spacing w:line="276" w:lineRule="auto"/>
              <w:jc w:val="left"/>
              <w:rPr>
                <w:rFonts w:ascii="黑体" w:hAnsi="宋体" w:cs="宋体"/>
                <w:color w:val="000000"/>
                <w:kern w:val="0"/>
                <w:szCs w:val="21"/>
              </w:rPr>
            </w:pPr>
            <w:r>
              <w:rPr>
                <w:rFonts w:ascii="黑体" w:hAnsi="宋体" w:cs="宋体" w:hint="eastAsia"/>
                <w:color w:val="000000"/>
                <w:kern w:val="0"/>
                <w:szCs w:val="21"/>
              </w:rPr>
              <w:t>可变数据</w:t>
            </w:r>
          </w:p>
        </w:tc>
      </w:tr>
      <w:tr w:rsidR="003843EA" w14:paraId="7844A9F9" w14:textId="77777777">
        <w:trPr>
          <w:trHeight w:val="424"/>
        </w:trPr>
        <w:tc>
          <w:tcPr>
            <w:tcW w:w="1410" w:type="dxa"/>
          </w:tcPr>
          <w:p w14:paraId="642EDBF4" w14:textId="77777777" w:rsidR="003843EA" w:rsidRDefault="00A21561">
            <w:pPr>
              <w:widowControl/>
              <w:spacing w:line="276" w:lineRule="auto"/>
              <w:jc w:val="left"/>
              <w:rPr>
                <w:rFonts w:ascii="黑体" w:hAnsi="宋体" w:cs="宋体"/>
                <w:color w:val="000000"/>
                <w:kern w:val="0"/>
                <w:szCs w:val="21"/>
              </w:rPr>
            </w:pPr>
            <w:r>
              <w:rPr>
                <w:rFonts w:ascii="黑体" w:hAnsi="宋体" w:cs="宋体" w:hint="eastAsia"/>
                <w:color w:val="000000"/>
                <w:kern w:val="0"/>
                <w:szCs w:val="21"/>
              </w:rPr>
              <w:t>2字节</w:t>
            </w:r>
          </w:p>
        </w:tc>
        <w:tc>
          <w:tcPr>
            <w:tcW w:w="1569" w:type="dxa"/>
          </w:tcPr>
          <w:p w14:paraId="74B90012" w14:textId="77777777" w:rsidR="003843EA" w:rsidRDefault="00A21561">
            <w:pPr>
              <w:widowControl/>
              <w:spacing w:line="276" w:lineRule="auto"/>
              <w:jc w:val="left"/>
              <w:rPr>
                <w:rFonts w:ascii="黑体" w:hAnsi="宋体" w:cs="宋体"/>
                <w:color w:val="000000"/>
                <w:kern w:val="0"/>
                <w:szCs w:val="21"/>
              </w:rPr>
            </w:pPr>
            <w:r>
              <w:rPr>
                <w:rFonts w:ascii="黑体" w:hAnsi="宋体" w:cs="宋体" w:hint="eastAsia"/>
                <w:color w:val="000000"/>
                <w:kern w:val="0"/>
                <w:szCs w:val="21"/>
              </w:rPr>
              <w:t>可变</w:t>
            </w:r>
          </w:p>
        </w:tc>
      </w:tr>
    </w:tbl>
    <w:p w14:paraId="7D39A3F9" w14:textId="77777777" w:rsidR="003843EA" w:rsidRDefault="003843EA">
      <w:pPr>
        <w:pStyle w:val="MyText"/>
        <w:ind w:firstLine="409"/>
      </w:pPr>
    </w:p>
    <w:p w14:paraId="275484AA" w14:textId="77777777" w:rsidR="003843EA" w:rsidRDefault="00A21561">
      <w:pPr>
        <w:pStyle w:val="MyText"/>
        <w:spacing w:line="276" w:lineRule="auto"/>
      </w:pPr>
      <w:r>
        <w:tab/>
      </w:r>
      <w:r>
        <w:rPr>
          <w:rFonts w:hint="eastAsia"/>
        </w:rPr>
        <w:t>响应报文：</w:t>
      </w:r>
    </w:p>
    <w:tbl>
      <w:tblPr>
        <w:tblStyle w:val="afa"/>
        <w:tblW w:w="2979" w:type="dxa"/>
        <w:tblInd w:w="1361" w:type="dxa"/>
        <w:tblLayout w:type="fixed"/>
        <w:tblLook w:val="04A0" w:firstRow="1" w:lastRow="0" w:firstColumn="1" w:lastColumn="0" w:noHBand="0" w:noVBand="1"/>
      </w:tblPr>
      <w:tblGrid>
        <w:gridCol w:w="1410"/>
        <w:gridCol w:w="1569"/>
      </w:tblGrid>
      <w:tr w:rsidR="003843EA" w14:paraId="4B74CBD5" w14:textId="77777777">
        <w:trPr>
          <w:trHeight w:val="409"/>
        </w:trPr>
        <w:tc>
          <w:tcPr>
            <w:tcW w:w="1410" w:type="dxa"/>
          </w:tcPr>
          <w:p w14:paraId="70723550" w14:textId="77777777" w:rsidR="003843EA" w:rsidRDefault="00A21561">
            <w:pPr>
              <w:widowControl/>
              <w:spacing w:line="276" w:lineRule="auto"/>
              <w:jc w:val="left"/>
              <w:rPr>
                <w:rFonts w:ascii="黑体" w:hAnsi="宋体" w:cs="宋体"/>
                <w:color w:val="000000"/>
                <w:kern w:val="0"/>
                <w:szCs w:val="21"/>
              </w:rPr>
            </w:pPr>
            <w:r>
              <w:rPr>
                <w:rFonts w:ascii="黑体" w:hAnsi="宋体" w:cs="宋体" w:hint="eastAsia"/>
                <w:color w:val="000000"/>
                <w:kern w:val="0"/>
                <w:szCs w:val="21"/>
              </w:rPr>
              <w:t>响应码</w:t>
            </w:r>
          </w:p>
        </w:tc>
        <w:tc>
          <w:tcPr>
            <w:tcW w:w="1569" w:type="dxa"/>
          </w:tcPr>
          <w:p w14:paraId="687429CF" w14:textId="77777777" w:rsidR="003843EA" w:rsidRDefault="00A21561">
            <w:pPr>
              <w:widowControl/>
              <w:spacing w:line="276" w:lineRule="auto"/>
              <w:jc w:val="left"/>
              <w:rPr>
                <w:rFonts w:ascii="黑体" w:hAnsi="宋体" w:cs="宋体"/>
                <w:color w:val="000000"/>
                <w:kern w:val="0"/>
                <w:szCs w:val="21"/>
              </w:rPr>
            </w:pPr>
            <w:r>
              <w:rPr>
                <w:rFonts w:ascii="黑体" w:hAnsi="宋体" w:cs="宋体" w:hint="eastAsia"/>
                <w:color w:val="000000"/>
                <w:kern w:val="0"/>
                <w:szCs w:val="21"/>
              </w:rPr>
              <w:t>可变数据</w:t>
            </w:r>
          </w:p>
        </w:tc>
      </w:tr>
      <w:tr w:rsidR="003843EA" w14:paraId="6BDB74E1" w14:textId="77777777">
        <w:trPr>
          <w:trHeight w:val="424"/>
        </w:trPr>
        <w:tc>
          <w:tcPr>
            <w:tcW w:w="1410" w:type="dxa"/>
          </w:tcPr>
          <w:p w14:paraId="5ABC77DA" w14:textId="77777777" w:rsidR="003843EA" w:rsidRDefault="00A21561">
            <w:pPr>
              <w:widowControl/>
              <w:spacing w:line="276" w:lineRule="auto"/>
              <w:jc w:val="left"/>
              <w:rPr>
                <w:rFonts w:ascii="黑体" w:hAnsi="宋体" w:cs="宋体"/>
                <w:color w:val="000000"/>
                <w:kern w:val="0"/>
                <w:szCs w:val="21"/>
              </w:rPr>
            </w:pPr>
            <w:r>
              <w:rPr>
                <w:rFonts w:ascii="黑体" w:hAnsi="宋体" w:cs="宋体" w:hint="eastAsia"/>
                <w:color w:val="000000"/>
                <w:kern w:val="0"/>
                <w:szCs w:val="21"/>
              </w:rPr>
              <w:t>2字节</w:t>
            </w:r>
          </w:p>
        </w:tc>
        <w:tc>
          <w:tcPr>
            <w:tcW w:w="1569" w:type="dxa"/>
          </w:tcPr>
          <w:p w14:paraId="0B4EDF5C" w14:textId="77777777" w:rsidR="003843EA" w:rsidRDefault="00A21561">
            <w:pPr>
              <w:widowControl/>
              <w:spacing w:line="276" w:lineRule="auto"/>
              <w:jc w:val="left"/>
              <w:rPr>
                <w:rFonts w:ascii="黑体" w:hAnsi="宋体" w:cs="宋体"/>
                <w:color w:val="000000"/>
                <w:kern w:val="0"/>
                <w:szCs w:val="21"/>
              </w:rPr>
            </w:pPr>
            <w:r>
              <w:rPr>
                <w:rFonts w:ascii="黑体" w:hAnsi="宋体" w:cs="宋体" w:hint="eastAsia"/>
                <w:color w:val="000000"/>
                <w:kern w:val="0"/>
                <w:szCs w:val="21"/>
              </w:rPr>
              <w:t>可变</w:t>
            </w:r>
          </w:p>
        </w:tc>
      </w:tr>
    </w:tbl>
    <w:p w14:paraId="5D1FDF3C" w14:textId="77777777" w:rsidR="003843EA" w:rsidRDefault="00A21561">
      <w:pPr>
        <w:pStyle w:val="MyText"/>
        <w:spacing w:line="276" w:lineRule="auto"/>
      </w:pPr>
      <w:r>
        <w:tab/>
      </w:r>
    </w:p>
    <w:p w14:paraId="2AC3F89C" w14:textId="77777777" w:rsidR="003843EA" w:rsidRDefault="00A21561">
      <w:pPr>
        <w:pStyle w:val="MyDoc111New"/>
      </w:pPr>
      <w:bookmarkStart w:id="264" w:name="_Toc22358"/>
      <w:bookmarkStart w:id="265" w:name="_Toc7899"/>
      <w:bookmarkStart w:id="266" w:name="_Toc453057365"/>
      <w:bookmarkStart w:id="267" w:name="_Toc5934"/>
      <w:bookmarkStart w:id="268" w:name="_Toc1845"/>
      <w:r>
        <w:rPr>
          <w:rFonts w:hint="eastAsia"/>
        </w:rPr>
        <w:t>报文说明</w:t>
      </w:r>
      <w:bookmarkEnd w:id="264"/>
      <w:bookmarkEnd w:id="265"/>
      <w:bookmarkEnd w:id="266"/>
      <w:bookmarkEnd w:id="267"/>
      <w:bookmarkEnd w:id="268"/>
    </w:p>
    <w:tbl>
      <w:tblPr>
        <w:tblW w:w="9036" w:type="dxa"/>
        <w:tblInd w:w="1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1984"/>
        <w:gridCol w:w="5652"/>
      </w:tblGrid>
      <w:tr w:rsidR="003843EA" w14:paraId="2061E65F" w14:textId="77777777">
        <w:tc>
          <w:tcPr>
            <w:tcW w:w="1400" w:type="dxa"/>
            <w:shd w:val="clear" w:color="auto" w:fill="auto"/>
          </w:tcPr>
          <w:p w14:paraId="3B253D28" w14:textId="77777777" w:rsidR="003843EA" w:rsidRDefault="00A21561">
            <w:pPr>
              <w:pStyle w:val="MyText"/>
              <w:spacing w:line="276" w:lineRule="auto"/>
              <w:ind w:left="0"/>
              <w:jc w:val="center"/>
            </w:pPr>
            <w:r>
              <w:rPr>
                <w:rFonts w:hint="eastAsia"/>
              </w:rPr>
              <w:t>域</w:t>
            </w:r>
          </w:p>
        </w:tc>
        <w:tc>
          <w:tcPr>
            <w:tcW w:w="1984" w:type="dxa"/>
            <w:shd w:val="clear" w:color="auto" w:fill="auto"/>
          </w:tcPr>
          <w:p w14:paraId="1EA8021F" w14:textId="77777777" w:rsidR="003843EA" w:rsidRDefault="00A21561">
            <w:pPr>
              <w:pStyle w:val="MyText"/>
              <w:spacing w:line="276" w:lineRule="auto"/>
              <w:ind w:left="0"/>
              <w:jc w:val="center"/>
            </w:pPr>
            <w:r>
              <w:rPr>
                <w:rFonts w:hint="eastAsia"/>
              </w:rPr>
              <w:t>字节长度</w:t>
            </w:r>
            <w:r>
              <w:t>(byte)</w:t>
            </w:r>
          </w:p>
        </w:tc>
        <w:tc>
          <w:tcPr>
            <w:tcW w:w="5652" w:type="dxa"/>
            <w:shd w:val="clear" w:color="auto" w:fill="auto"/>
          </w:tcPr>
          <w:p w14:paraId="2E6629E4" w14:textId="77777777" w:rsidR="003843EA" w:rsidRDefault="00A21561">
            <w:pPr>
              <w:pStyle w:val="MyText"/>
              <w:spacing w:line="276" w:lineRule="auto"/>
              <w:ind w:left="0"/>
            </w:pPr>
            <w:r>
              <w:rPr>
                <w:rFonts w:hint="eastAsia"/>
              </w:rPr>
              <w:t>说明</w:t>
            </w:r>
          </w:p>
        </w:tc>
      </w:tr>
      <w:tr w:rsidR="003843EA" w14:paraId="6482DC11" w14:textId="77777777">
        <w:tc>
          <w:tcPr>
            <w:tcW w:w="1400" w:type="dxa"/>
            <w:shd w:val="clear" w:color="auto" w:fill="auto"/>
          </w:tcPr>
          <w:p w14:paraId="66CF9C7B" w14:textId="77777777" w:rsidR="003843EA" w:rsidRDefault="00A21561">
            <w:pPr>
              <w:pStyle w:val="MyText"/>
              <w:spacing w:line="276" w:lineRule="auto"/>
              <w:ind w:left="0"/>
              <w:jc w:val="center"/>
            </w:pPr>
            <w:r>
              <w:rPr>
                <w:rFonts w:hint="eastAsia"/>
              </w:rPr>
              <w:t>指令号</w:t>
            </w:r>
          </w:p>
        </w:tc>
        <w:tc>
          <w:tcPr>
            <w:tcW w:w="1984" w:type="dxa"/>
            <w:shd w:val="clear" w:color="auto" w:fill="auto"/>
          </w:tcPr>
          <w:p w14:paraId="45B30FF2" w14:textId="77777777" w:rsidR="003843EA" w:rsidRDefault="00A21561">
            <w:pPr>
              <w:pStyle w:val="MyText"/>
              <w:spacing w:line="276" w:lineRule="auto"/>
              <w:ind w:left="0"/>
              <w:jc w:val="center"/>
            </w:pPr>
            <w:r>
              <w:t>2</w:t>
            </w:r>
          </w:p>
        </w:tc>
        <w:tc>
          <w:tcPr>
            <w:tcW w:w="5652" w:type="dxa"/>
            <w:shd w:val="clear" w:color="auto" w:fill="auto"/>
          </w:tcPr>
          <w:p w14:paraId="01779B06" w14:textId="77777777" w:rsidR="003843EA" w:rsidRDefault="00A21561">
            <w:pPr>
              <w:pStyle w:val="MyText"/>
              <w:spacing w:line="276" w:lineRule="auto"/>
              <w:ind w:left="0"/>
            </w:pPr>
            <w:r>
              <w:rPr>
                <w:rFonts w:hint="eastAsia"/>
              </w:rPr>
              <w:t>用于描述命令类型，详见指令列表</w:t>
            </w:r>
          </w:p>
        </w:tc>
      </w:tr>
      <w:tr w:rsidR="003843EA" w14:paraId="4D18BF47" w14:textId="77777777">
        <w:tc>
          <w:tcPr>
            <w:tcW w:w="1400" w:type="dxa"/>
            <w:shd w:val="clear" w:color="auto" w:fill="auto"/>
          </w:tcPr>
          <w:p w14:paraId="0B415C6F" w14:textId="77777777" w:rsidR="003843EA" w:rsidRDefault="00A21561">
            <w:pPr>
              <w:pStyle w:val="MyText"/>
              <w:spacing w:line="276" w:lineRule="auto"/>
              <w:ind w:left="0"/>
              <w:jc w:val="center"/>
            </w:pPr>
            <w:r>
              <w:rPr>
                <w:rFonts w:hint="eastAsia"/>
              </w:rPr>
              <w:t>响应码</w:t>
            </w:r>
          </w:p>
          <w:p w14:paraId="6583CE9C" w14:textId="77777777" w:rsidR="003843EA" w:rsidRDefault="00A21561">
            <w:pPr>
              <w:pStyle w:val="MyText"/>
              <w:spacing w:line="276" w:lineRule="auto"/>
              <w:ind w:left="0"/>
              <w:jc w:val="center"/>
            </w:pPr>
            <w:r>
              <w:rPr>
                <w:rFonts w:hint="eastAsia"/>
              </w:rPr>
              <w:t>（响应报文）</w:t>
            </w:r>
          </w:p>
        </w:tc>
        <w:tc>
          <w:tcPr>
            <w:tcW w:w="1984" w:type="dxa"/>
            <w:shd w:val="clear" w:color="auto" w:fill="auto"/>
          </w:tcPr>
          <w:p w14:paraId="0C9A3109" w14:textId="77777777" w:rsidR="003843EA" w:rsidRDefault="00A21561">
            <w:pPr>
              <w:pStyle w:val="MyText"/>
              <w:spacing w:line="276" w:lineRule="auto"/>
              <w:ind w:left="0"/>
              <w:jc w:val="center"/>
            </w:pPr>
            <w:r>
              <w:t>2</w:t>
            </w:r>
          </w:p>
        </w:tc>
        <w:tc>
          <w:tcPr>
            <w:tcW w:w="5652" w:type="dxa"/>
            <w:shd w:val="clear" w:color="auto" w:fill="auto"/>
          </w:tcPr>
          <w:p w14:paraId="1257CB23" w14:textId="77777777" w:rsidR="003843EA" w:rsidRDefault="00A21561">
            <w:pPr>
              <w:pStyle w:val="MyText"/>
              <w:spacing w:line="276" w:lineRule="auto"/>
              <w:ind w:left="0"/>
            </w:pPr>
            <w:r>
              <w:rPr>
                <w:rFonts w:hint="eastAsia"/>
              </w:rPr>
              <w:t>参考响应码列表说明</w:t>
            </w:r>
          </w:p>
        </w:tc>
      </w:tr>
      <w:tr w:rsidR="003843EA" w14:paraId="3585D813" w14:textId="77777777">
        <w:tc>
          <w:tcPr>
            <w:tcW w:w="1400" w:type="dxa"/>
            <w:shd w:val="clear" w:color="auto" w:fill="auto"/>
          </w:tcPr>
          <w:p w14:paraId="496EDE29" w14:textId="77777777" w:rsidR="003843EA" w:rsidRDefault="00A21561">
            <w:pPr>
              <w:pStyle w:val="MyText"/>
              <w:spacing w:line="276" w:lineRule="auto"/>
              <w:ind w:left="0"/>
              <w:jc w:val="center"/>
            </w:pPr>
            <w:r>
              <w:rPr>
                <w:rFonts w:hint="eastAsia"/>
              </w:rPr>
              <w:t>可变数据</w:t>
            </w:r>
          </w:p>
        </w:tc>
        <w:tc>
          <w:tcPr>
            <w:tcW w:w="1984" w:type="dxa"/>
            <w:shd w:val="clear" w:color="auto" w:fill="auto"/>
          </w:tcPr>
          <w:p w14:paraId="3D4D9CCB" w14:textId="77777777" w:rsidR="003843EA" w:rsidRDefault="00A21561">
            <w:pPr>
              <w:pStyle w:val="MyText"/>
              <w:spacing w:line="276" w:lineRule="auto"/>
              <w:ind w:left="0"/>
              <w:jc w:val="center"/>
            </w:pPr>
            <w:r>
              <w:rPr>
                <w:rFonts w:hint="eastAsia"/>
              </w:rPr>
              <w:t>可变</w:t>
            </w:r>
          </w:p>
        </w:tc>
        <w:tc>
          <w:tcPr>
            <w:tcW w:w="5652" w:type="dxa"/>
            <w:shd w:val="clear" w:color="auto" w:fill="auto"/>
          </w:tcPr>
          <w:p w14:paraId="6584DFAD" w14:textId="77777777" w:rsidR="003843EA" w:rsidRDefault="00A21561">
            <w:pPr>
              <w:pStyle w:val="MyText"/>
              <w:spacing w:line="276" w:lineRule="auto"/>
              <w:ind w:left="0"/>
            </w:pPr>
            <w:r>
              <w:rPr>
                <w:rFonts w:hint="eastAsia"/>
              </w:rPr>
              <w:t>具体指令的参数内容，应答报文中须包含应答码，响应码定义为</w:t>
            </w:r>
            <w:r>
              <w:t>2字节，见响应码说明，在应答报文的可变数据内容的前2个字节描述</w:t>
            </w:r>
          </w:p>
        </w:tc>
      </w:tr>
    </w:tbl>
    <w:p w14:paraId="6ABF1DC7" w14:textId="77777777" w:rsidR="003843EA" w:rsidRDefault="003843EA">
      <w:pPr>
        <w:pStyle w:val="MyText"/>
        <w:spacing w:line="276" w:lineRule="auto"/>
        <w:ind w:left="1260"/>
      </w:pPr>
    </w:p>
    <w:p w14:paraId="40E64312" w14:textId="77777777" w:rsidR="003843EA" w:rsidRDefault="00A21561">
      <w:pPr>
        <w:pStyle w:val="MyDoc111New"/>
      </w:pPr>
      <w:bookmarkStart w:id="269" w:name="_Toc1654"/>
      <w:bookmarkStart w:id="270" w:name="_Toc453057366"/>
      <w:bookmarkStart w:id="271" w:name="_Toc10358"/>
      <w:bookmarkStart w:id="272" w:name="_Toc32536"/>
      <w:bookmarkStart w:id="273" w:name="_Toc3167"/>
      <w:r>
        <w:rPr>
          <w:rFonts w:hint="eastAsia"/>
        </w:rPr>
        <w:t>指令列表</w:t>
      </w:r>
      <w:bookmarkEnd w:id="269"/>
      <w:bookmarkEnd w:id="270"/>
      <w:bookmarkEnd w:id="271"/>
      <w:bookmarkEnd w:id="272"/>
      <w:bookmarkEnd w:id="273"/>
    </w:p>
    <w:tbl>
      <w:tblPr>
        <w:tblW w:w="5954" w:type="dxa"/>
        <w:tblInd w:w="1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1719"/>
        <w:gridCol w:w="1348"/>
        <w:gridCol w:w="1487"/>
      </w:tblGrid>
      <w:tr w:rsidR="003843EA" w14:paraId="5AE8BA14" w14:textId="77777777">
        <w:tc>
          <w:tcPr>
            <w:tcW w:w="1400" w:type="dxa"/>
            <w:tcBorders>
              <w:top w:val="single" w:sz="4" w:space="0" w:color="auto"/>
              <w:left w:val="single" w:sz="4" w:space="0" w:color="auto"/>
              <w:bottom w:val="single" w:sz="4" w:space="0" w:color="auto"/>
              <w:right w:val="single" w:sz="4" w:space="0" w:color="auto"/>
            </w:tcBorders>
          </w:tcPr>
          <w:p w14:paraId="5CA7D2F8" w14:textId="77777777" w:rsidR="003843EA" w:rsidRDefault="00A21561">
            <w:pPr>
              <w:pStyle w:val="MyText"/>
              <w:spacing w:line="276" w:lineRule="auto"/>
              <w:ind w:left="0"/>
              <w:jc w:val="center"/>
            </w:pPr>
            <w:r>
              <w:rPr>
                <w:rFonts w:hint="eastAsia"/>
              </w:rPr>
              <w:t>指令类型</w:t>
            </w: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2D554E3C" w14:textId="77777777" w:rsidR="003843EA" w:rsidRDefault="00A21561">
            <w:pPr>
              <w:pStyle w:val="MyText"/>
              <w:spacing w:line="276" w:lineRule="auto"/>
              <w:ind w:left="0"/>
              <w:jc w:val="center"/>
            </w:pPr>
            <w:r>
              <w:rPr>
                <w:rFonts w:hint="eastAsia"/>
              </w:rPr>
              <w:t>指令名称</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3CA71AFB" w14:textId="77777777" w:rsidR="003843EA" w:rsidRDefault="00A21561">
            <w:pPr>
              <w:pStyle w:val="MyText"/>
              <w:spacing w:line="276" w:lineRule="auto"/>
              <w:ind w:left="0"/>
            </w:pPr>
            <w:r>
              <w:rPr>
                <w:rFonts w:hint="eastAsia"/>
              </w:rPr>
              <w:t>指令号</w:t>
            </w:r>
          </w:p>
        </w:tc>
        <w:tc>
          <w:tcPr>
            <w:tcW w:w="1487" w:type="dxa"/>
            <w:tcBorders>
              <w:top w:val="single" w:sz="4" w:space="0" w:color="auto"/>
              <w:left w:val="single" w:sz="4" w:space="0" w:color="auto"/>
              <w:bottom w:val="single" w:sz="4" w:space="0" w:color="auto"/>
              <w:right w:val="single" w:sz="4" w:space="0" w:color="auto"/>
            </w:tcBorders>
          </w:tcPr>
          <w:p w14:paraId="71C2D816" w14:textId="77777777" w:rsidR="003843EA" w:rsidRDefault="00A21561">
            <w:pPr>
              <w:pStyle w:val="MyText"/>
              <w:spacing w:line="276" w:lineRule="auto"/>
              <w:ind w:left="0"/>
            </w:pPr>
            <w:r>
              <w:rPr>
                <w:rFonts w:hint="eastAsia"/>
              </w:rPr>
              <w:t>描述</w:t>
            </w:r>
          </w:p>
        </w:tc>
      </w:tr>
      <w:tr w:rsidR="003843EA" w14:paraId="54FD06EC" w14:textId="77777777">
        <w:tc>
          <w:tcPr>
            <w:tcW w:w="1400" w:type="dxa"/>
            <w:vMerge w:val="restart"/>
            <w:tcBorders>
              <w:left w:val="single" w:sz="4" w:space="0" w:color="auto"/>
              <w:right w:val="single" w:sz="4" w:space="0" w:color="auto"/>
            </w:tcBorders>
          </w:tcPr>
          <w:p w14:paraId="2D37754C" w14:textId="77777777" w:rsidR="003843EA" w:rsidRDefault="00A21561">
            <w:pPr>
              <w:pStyle w:val="MyText"/>
              <w:spacing w:line="276" w:lineRule="auto"/>
              <w:ind w:left="0"/>
              <w:jc w:val="center"/>
            </w:pPr>
            <w:r>
              <w:rPr>
                <w:rFonts w:hint="eastAsia"/>
              </w:rPr>
              <w:t>键盘类</w:t>
            </w: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439BAAE4" w14:textId="77777777" w:rsidR="003843EA" w:rsidRDefault="00A21561">
            <w:pPr>
              <w:pStyle w:val="MyText"/>
              <w:spacing w:line="276" w:lineRule="auto"/>
              <w:ind w:left="0"/>
              <w:jc w:val="center"/>
            </w:pPr>
            <w:r>
              <w:rPr>
                <w:rFonts w:hint="eastAsia"/>
              </w:rPr>
              <w:t>获取键盘缓冲区中键值</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45F7D534" w14:textId="77777777" w:rsidR="003843EA" w:rsidRDefault="00A21561">
            <w:pPr>
              <w:pStyle w:val="MyText"/>
              <w:spacing w:line="276" w:lineRule="auto"/>
              <w:ind w:left="0"/>
            </w:pPr>
            <w:r>
              <w:t>0xB1 0x01</w:t>
            </w:r>
          </w:p>
        </w:tc>
        <w:tc>
          <w:tcPr>
            <w:tcW w:w="1487" w:type="dxa"/>
            <w:tcBorders>
              <w:top w:val="single" w:sz="4" w:space="0" w:color="auto"/>
              <w:left w:val="single" w:sz="4" w:space="0" w:color="auto"/>
              <w:bottom w:val="single" w:sz="4" w:space="0" w:color="auto"/>
              <w:right w:val="single" w:sz="4" w:space="0" w:color="auto"/>
            </w:tcBorders>
          </w:tcPr>
          <w:p w14:paraId="4FBB06B4" w14:textId="77777777" w:rsidR="003843EA" w:rsidRDefault="003843EA">
            <w:pPr>
              <w:pStyle w:val="MyText"/>
              <w:spacing w:line="276" w:lineRule="auto"/>
              <w:ind w:left="0"/>
              <w:rPr>
                <w:b/>
                <w:bCs/>
                <w:sz w:val="32"/>
              </w:rPr>
            </w:pPr>
          </w:p>
        </w:tc>
      </w:tr>
      <w:tr w:rsidR="003843EA" w14:paraId="27F34984" w14:textId="77777777">
        <w:tc>
          <w:tcPr>
            <w:tcW w:w="1400" w:type="dxa"/>
            <w:vMerge/>
            <w:tcBorders>
              <w:left w:val="single" w:sz="4" w:space="0" w:color="auto"/>
              <w:right w:val="single" w:sz="4" w:space="0" w:color="auto"/>
            </w:tcBorders>
          </w:tcPr>
          <w:p w14:paraId="09FF7C48" w14:textId="77777777" w:rsidR="003843EA" w:rsidRDefault="003843EA">
            <w:pPr>
              <w:pStyle w:val="MyText"/>
              <w:spacing w:line="276" w:lineRule="auto"/>
              <w:ind w:left="0"/>
              <w:jc w:val="center"/>
              <w:rPr>
                <w:b/>
                <w:bCs/>
                <w:sz w:val="32"/>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294F82E4" w14:textId="77777777" w:rsidR="003843EA" w:rsidRDefault="00A21561">
            <w:pPr>
              <w:pStyle w:val="MyText"/>
              <w:spacing w:line="276" w:lineRule="auto"/>
              <w:ind w:left="0"/>
              <w:jc w:val="center"/>
            </w:pPr>
            <w:r>
              <w:rPr>
                <w:rFonts w:hint="eastAsia"/>
              </w:rPr>
              <w:t>获取按键值</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6A5D2929" w14:textId="77777777" w:rsidR="003843EA" w:rsidRDefault="00A21561">
            <w:pPr>
              <w:pStyle w:val="MyText"/>
              <w:spacing w:line="276" w:lineRule="auto"/>
              <w:ind w:left="0"/>
            </w:pPr>
            <w:r>
              <w:t>0xB1 0x02</w:t>
            </w:r>
          </w:p>
        </w:tc>
        <w:tc>
          <w:tcPr>
            <w:tcW w:w="1487" w:type="dxa"/>
            <w:tcBorders>
              <w:top w:val="single" w:sz="4" w:space="0" w:color="auto"/>
              <w:left w:val="single" w:sz="4" w:space="0" w:color="auto"/>
              <w:bottom w:val="single" w:sz="4" w:space="0" w:color="auto"/>
              <w:right w:val="single" w:sz="4" w:space="0" w:color="auto"/>
            </w:tcBorders>
          </w:tcPr>
          <w:p w14:paraId="1300FCEA" w14:textId="77777777" w:rsidR="003843EA" w:rsidRDefault="003843EA">
            <w:pPr>
              <w:pStyle w:val="MyText"/>
              <w:spacing w:line="276" w:lineRule="auto"/>
              <w:ind w:left="0"/>
              <w:rPr>
                <w:b/>
                <w:bCs/>
                <w:sz w:val="32"/>
              </w:rPr>
            </w:pPr>
          </w:p>
        </w:tc>
      </w:tr>
      <w:tr w:rsidR="003843EA" w14:paraId="6BDA3980" w14:textId="77777777">
        <w:tc>
          <w:tcPr>
            <w:tcW w:w="1400" w:type="dxa"/>
            <w:vMerge/>
            <w:tcBorders>
              <w:left w:val="single" w:sz="4" w:space="0" w:color="auto"/>
              <w:right w:val="single" w:sz="4" w:space="0" w:color="auto"/>
            </w:tcBorders>
          </w:tcPr>
          <w:p w14:paraId="3B5822BF" w14:textId="77777777" w:rsidR="003843EA" w:rsidRDefault="003843EA">
            <w:pPr>
              <w:pStyle w:val="MyText"/>
              <w:spacing w:line="276" w:lineRule="auto"/>
              <w:ind w:left="0"/>
              <w:jc w:val="center"/>
              <w:rPr>
                <w:b/>
                <w:bCs/>
                <w:sz w:val="32"/>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3F39D267" w14:textId="77777777" w:rsidR="003843EA" w:rsidRDefault="00A21561">
            <w:pPr>
              <w:pStyle w:val="MyText"/>
              <w:spacing w:line="276" w:lineRule="auto"/>
              <w:ind w:left="0"/>
              <w:jc w:val="center"/>
            </w:pPr>
            <w:r>
              <w:rPr>
                <w:rFonts w:hint="eastAsia"/>
              </w:rPr>
              <w:t>获取输入字符串</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28498B2B" w14:textId="77777777" w:rsidR="003843EA" w:rsidRDefault="00A21561">
            <w:pPr>
              <w:pStyle w:val="MyText"/>
              <w:spacing w:line="276" w:lineRule="auto"/>
              <w:ind w:left="0"/>
            </w:pPr>
            <w:r>
              <w:t>0xB1 0x03</w:t>
            </w:r>
          </w:p>
        </w:tc>
        <w:tc>
          <w:tcPr>
            <w:tcW w:w="1487" w:type="dxa"/>
            <w:tcBorders>
              <w:top w:val="single" w:sz="4" w:space="0" w:color="auto"/>
              <w:left w:val="single" w:sz="4" w:space="0" w:color="auto"/>
              <w:bottom w:val="single" w:sz="4" w:space="0" w:color="auto"/>
              <w:right w:val="single" w:sz="4" w:space="0" w:color="auto"/>
            </w:tcBorders>
          </w:tcPr>
          <w:p w14:paraId="286CAA9E" w14:textId="77777777" w:rsidR="003843EA" w:rsidRDefault="003843EA">
            <w:pPr>
              <w:pStyle w:val="MyText"/>
              <w:spacing w:line="276" w:lineRule="auto"/>
              <w:ind w:left="0"/>
              <w:rPr>
                <w:b/>
                <w:bCs/>
                <w:sz w:val="32"/>
              </w:rPr>
            </w:pPr>
          </w:p>
        </w:tc>
      </w:tr>
      <w:tr w:rsidR="003843EA" w14:paraId="64CDAC33" w14:textId="77777777">
        <w:tc>
          <w:tcPr>
            <w:tcW w:w="1400" w:type="dxa"/>
            <w:vMerge/>
            <w:tcBorders>
              <w:left w:val="single" w:sz="4" w:space="0" w:color="auto"/>
              <w:bottom w:val="single" w:sz="4" w:space="0" w:color="auto"/>
              <w:right w:val="single" w:sz="4" w:space="0" w:color="auto"/>
            </w:tcBorders>
          </w:tcPr>
          <w:p w14:paraId="2DDCD5FE" w14:textId="77777777" w:rsidR="003843EA" w:rsidRDefault="003843EA">
            <w:pPr>
              <w:pStyle w:val="MyText"/>
              <w:spacing w:line="276" w:lineRule="auto"/>
              <w:ind w:left="0"/>
              <w:jc w:val="center"/>
              <w:rPr>
                <w:b/>
                <w:bCs/>
                <w:sz w:val="32"/>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0C0A39BC" w14:textId="77777777" w:rsidR="003843EA" w:rsidRDefault="00A21561">
            <w:pPr>
              <w:pStyle w:val="MyText"/>
              <w:spacing w:line="276" w:lineRule="auto"/>
              <w:ind w:left="0"/>
              <w:jc w:val="center"/>
            </w:pPr>
            <w:r>
              <w:rPr>
                <w:rFonts w:hint="eastAsia"/>
              </w:rPr>
              <w:t>获取输入字符串并在设备内部保存</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7F558735" w14:textId="77777777" w:rsidR="003843EA" w:rsidRDefault="00A21561">
            <w:pPr>
              <w:pStyle w:val="MyText"/>
              <w:spacing w:line="276" w:lineRule="auto"/>
              <w:ind w:left="0"/>
            </w:pPr>
            <w:r>
              <w:t>0xB1 0x04</w:t>
            </w:r>
          </w:p>
        </w:tc>
        <w:tc>
          <w:tcPr>
            <w:tcW w:w="1487" w:type="dxa"/>
            <w:tcBorders>
              <w:top w:val="single" w:sz="4" w:space="0" w:color="auto"/>
              <w:left w:val="single" w:sz="4" w:space="0" w:color="auto"/>
              <w:bottom w:val="single" w:sz="4" w:space="0" w:color="auto"/>
              <w:right w:val="single" w:sz="4" w:space="0" w:color="auto"/>
            </w:tcBorders>
          </w:tcPr>
          <w:p w14:paraId="0F30F903" w14:textId="77777777" w:rsidR="003843EA" w:rsidRDefault="003843EA">
            <w:pPr>
              <w:pStyle w:val="MyText"/>
              <w:spacing w:line="276" w:lineRule="auto"/>
              <w:ind w:left="0"/>
              <w:rPr>
                <w:b/>
                <w:bCs/>
                <w:sz w:val="32"/>
              </w:rPr>
            </w:pPr>
          </w:p>
        </w:tc>
      </w:tr>
      <w:tr w:rsidR="003843EA" w14:paraId="042F7B7A" w14:textId="77777777">
        <w:tc>
          <w:tcPr>
            <w:tcW w:w="1400" w:type="dxa"/>
            <w:vMerge w:val="restart"/>
            <w:tcBorders>
              <w:left w:val="single" w:sz="4" w:space="0" w:color="auto"/>
              <w:right w:val="single" w:sz="4" w:space="0" w:color="auto"/>
            </w:tcBorders>
          </w:tcPr>
          <w:p w14:paraId="4153FEA3" w14:textId="77777777" w:rsidR="003843EA" w:rsidRDefault="00A21561">
            <w:pPr>
              <w:pStyle w:val="MyText"/>
              <w:spacing w:line="276" w:lineRule="auto"/>
              <w:ind w:left="0"/>
              <w:jc w:val="center"/>
            </w:pPr>
            <w:r>
              <w:rPr>
                <w:rFonts w:hint="eastAsia"/>
              </w:rPr>
              <w:t>存储类</w:t>
            </w: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4E5C9273" w14:textId="77777777" w:rsidR="003843EA" w:rsidRDefault="00A21561">
            <w:pPr>
              <w:pStyle w:val="MyText"/>
              <w:spacing w:line="276" w:lineRule="auto"/>
              <w:ind w:left="0"/>
              <w:jc w:val="center"/>
            </w:pPr>
            <w:r>
              <w:rPr>
                <w:rFonts w:hint="eastAsia"/>
              </w:rPr>
              <w:t>初始化存储记录</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506B1A72" w14:textId="77777777" w:rsidR="003843EA" w:rsidRDefault="00A21561">
            <w:pPr>
              <w:pStyle w:val="MyText"/>
              <w:spacing w:line="276" w:lineRule="auto"/>
              <w:ind w:left="0"/>
            </w:pPr>
            <w:r>
              <w:t>0xC1 0x01</w:t>
            </w:r>
          </w:p>
        </w:tc>
        <w:tc>
          <w:tcPr>
            <w:tcW w:w="1487" w:type="dxa"/>
            <w:tcBorders>
              <w:top w:val="single" w:sz="4" w:space="0" w:color="auto"/>
              <w:left w:val="single" w:sz="4" w:space="0" w:color="auto"/>
              <w:bottom w:val="single" w:sz="4" w:space="0" w:color="auto"/>
              <w:right w:val="single" w:sz="4" w:space="0" w:color="auto"/>
            </w:tcBorders>
          </w:tcPr>
          <w:p w14:paraId="37E26AFF" w14:textId="77777777" w:rsidR="003843EA" w:rsidRDefault="003843EA">
            <w:pPr>
              <w:pStyle w:val="MyText"/>
              <w:spacing w:line="276" w:lineRule="auto"/>
              <w:ind w:left="0"/>
              <w:rPr>
                <w:b/>
                <w:bCs/>
                <w:sz w:val="32"/>
              </w:rPr>
            </w:pPr>
          </w:p>
        </w:tc>
      </w:tr>
      <w:tr w:rsidR="003843EA" w14:paraId="6341EBAC" w14:textId="77777777">
        <w:tc>
          <w:tcPr>
            <w:tcW w:w="1400" w:type="dxa"/>
            <w:vMerge/>
            <w:tcBorders>
              <w:left w:val="single" w:sz="4" w:space="0" w:color="auto"/>
              <w:right w:val="single" w:sz="4" w:space="0" w:color="auto"/>
            </w:tcBorders>
          </w:tcPr>
          <w:p w14:paraId="2CA0ABB2" w14:textId="77777777" w:rsidR="003843EA" w:rsidRDefault="003843EA">
            <w:pPr>
              <w:pStyle w:val="MyText"/>
              <w:spacing w:line="276" w:lineRule="auto"/>
              <w:ind w:left="0"/>
              <w:jc w:val="center"/>
              <w:rPr>
                <w:b/>
                <w:bCs/>
                <w:sz w:val="32"/>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2AE7A43B" w14:textId="77777777" w:rsidR="003843EA" w:rsidRDefault="00A21561">
            <w:pPr>
              <w:pStyle w:val="MyText"/>
              <w:spacing w:line="276" w:lineRule="auto"/>
              <w:ind w:left="0"/>
              <w:jc w:val="center"/>
            </w:pPr>
            <w:r>
              <w:rPr>
                <w:rFonts w:hint="eastAsia"/>
              </w:rPr>
              <w:t>获取存储记录数</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139439BD" w14:textId="77777777" w:rsidR="003843EA" w:rsidRDefault="00A21561">
            <w:pPr>
              <w:pStyle w:val="MyText"/>
              <w:spacing w:line="276" w:lineRule="auto"/>
              <w:ind w:left="0"/>
            </w:pPr>
            <w:r>
              <w:t>0xC1 0x02</w:t>
            </w:r>
          </w:p>
        </w:tc>
        <w:tc>
          <w:tcPr>
            <w:tcW w:w="1487" w:type="dxa"/>
            <w:tcBorders>
              <w:top w:val="single" w:sz="4" w:space="0" w:color="auto"/>
              <w:left w:val="single" w:sz="4" w:space="0" w:color="auto"/>
              <w:bottom w:val="single" w:sz="4" w:space="0" w:color="auto"/>
              <w:right w:val="single" w:sz="4" w:space="0" w:color="auto"/>
            </w:tcBorders>
          </w:tcPr>
          <w:p w14:paraId="3877B405" w14:textId="77777777" w:rsidR="003843EA" w:rsidRDefault="003843EA">
            <w:pPr>
              <w:pStyle w:val="MyText"/>
              <w:spacing w:line="276" w:lineRule="auto"/>
              <w:ind w:left="0"/>
              <w:rPr>
                <w:b/>
                <w:bCs/>
                <w:sz w:val="32"/>
              </w:rPr>
            </w:pPr>
          </w:p>
        </w:tc>
      </w:tr>
      <w:tr w:rsidR="003843EA" w14:paraId="5652D9E1" w14:textId="77777777">
        <w:tc>
          <w:tcPr>
            <w:tcW w:w="1400" w:type="dxa"/>
            <w:vMerge/>
            <w:tcBorders>
              <w:left w:val="single" w:sz="4" w:space="0" w:color="auto"/>
              <w:right w:val="single" w:sz="4" w:space="0" w:color="auto"/>
            </w:tcBorders>
          </w:tcPr>
          <w:p w14:paraId="72FB06BD" w14:textId="77777777" w:rsidR="003843EA" w:rsidRDefault="003843EA">
            <w:pPr>
              <w:pStyle w:val="MyText"/>
              <w:spacing w:line="276" w:lineRule="auto"/>
              <w:ind w:left="0"/>
              <w:jc w:val="center"/>
              <w:rPr>
                <w:b/>
                <w:bCs/>
                <w:sz w:val="32"/>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233E7806" w14:textId="77777777" w:rsidR="003843EA" w:rsidRDefault="00A21561">
            <w:pPr>
              <w:pStyle w:val="MyText"/>
              <w:spacing w:line="276" w:lineRule="auto"/>
              <w:ind w:left="0"/>
              <w:jc w:val="center"/>
            </w:pPr>
            <w:r>
              <w:rPr>
                <w:rFonts w:hint="eastAsia"/>
              </w:rPr>
              <w:t>增加存储记录</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2E8F3F4B" w14:textId="77777777" w:rsidR="003843EA" w:rsidRDefault="00A21561">
            <w:pPr>
              <w:pStyle w:val="MyText"/>
              <w:spacing w:line="276" w:lineRule="auto"/>
              <w:ind w:left="0"/>
            </w:pPr>
            <w:r>
              <w:t>0xC1 0x03</w:t>
            </w:r>
          </w:p>
        </w:tc>
        <w:tc>
          <w:tcPr>
            <w:tcW w:w="1487" w:type="dxa"/>
            <w:tcBorders>
              <w:top w:val="single" w:sz="4" w:space="0" w:color="auto"/>
              <w:left w:val="single" w:sz="4" w:space="0" w:color="auto"/>
              <w:bottom w:val="single" w:sz="4" w:space="0" w:color="auto"/>
              <w:right w:val="single" w:sz="4" w:space="0" w:color="auto"/>
            </w:tcBorders>
          </w:tcPr>
          <w:p w14:paraId="487BF42A" w14:textId="77777777" w:rsidR="003843EA" w:rsidRDefault="003843EA">
            <w:pPr>
              <w:pStyle w:val="MyText"/>
              <w:spacing w:line="276" w:lineRule="auto"/>
              <w:ind w:left="0"/>
              <w:rPr>
                <w:b/>
                <w:bCs/>
                <w:sz w:val="32"/>
              </w:rPr>
            </w:pPr>
          </w:p>
        </w:tc>
      </w:tr>
      <w:tr w:rsidR="003843EA" w14:paraId="75270831" w14:textId="77777777">
        <w:trPr>
          <w:trHeight w:val="90"/>
        </w:trPr>
        <w:tc>
          <w:tcPr>
            <w:tcW w:w="1400" w:type="dxa"/>
            <w:vMerge/>
            <w:tcBorders>
              <w:left w:val="single" w:sz="4" w:space="0" w:color="auto"/>
              <w:right w:val="single" w:sz="4" w:space="0" w:color="auto"/>
            </w:tcBorders>
          </w:tcPr>
          <w:p w14:paraId="437D78C9" w14:textId="77777777" w:rsidR="003843EA" w:rsidRDefault="003843EA">
            <w:pPr>
              <w:pStyle w:val="MyText"/>
              <w:spacing w:line="276" w:lineRule="auto"/>
              <w:ind w:left="0"/>
              <w:jc w:val="center"/>
              <w:rPr>
                <w:b/>
                <w:bCs/>
                <w:sz w:val="32"/>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3F8F8E03" w14:textId="77777777" w:rsidR="003843EA" w:rsidRDefault="00A21561">
            <w:pPr>
              <w:pStyle w:val="MyText"/>
              <w:spacing w:line="276" w:lineRule="auto"/>
              <w:ind w:left="0"/>
              <w:jc w:val="center"/>
            </w:pPr>
            <w:r>
              <w:rPr>
                <w:rFonts w:hint="eastAsia"/>
              </w:rPr>
              <w:t>更新存储记录</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0147DE83" w14:textId="77777777" w:rsidR="003843EA" w:rsidRDefault="00A21561">
            <w:pPr>
              <w:pStyle w:val="MyText"/>
              <w:spacing w:line="276" w:lineRule="auto"/>
              <w:ind w:left="0"/>
            </w:pPr>
            <w:r>
              <w:t>0xC1 0x04</w:t>
            </w:r>
          </w:p>
        </w:tc>
        <w:tc>
          <w:tcPr>
            <w:tcW w:w="1487" w:type="dxa"/>
            <w:tcBorders>
              <w:top w:val="single" w:sz="4" w:space="0" w:color="auto"/>
              <w:left w:val="single" w:sz="4" w:space="0" w:color="auto"/>
              <w:bottom w:val="single" w:sz="4" w:space="0" w:color="auto"/>
              <w:right w:val="single" w:sz="4" w:space="0" w:color="auto"/>
            </w:tcBorders>
          </w:tcPr>
          <w:p w14:paraId="3D2FFDC3" w14:textId="77777777" w:rsidR="003843EA" w:rsidRDefault="003843EA">
            <w:pPr>
              <w:pStyle w:val="MyText"/>
              <w:spacing w:line="276" w:lineRule="auto"/>
              <w:ind w:left="0"/>
              <w:rPr>
                <w:b/>
                <w:bCs/>
                <w:sz w:val="32"/>
              </w:rPr>
            </w:pPr>
          </w:p>
        </w:tc>
      </w:tr>
      <w:tr w:rsidR="003843EA" w14:paraId="57402438" w14:textId="77777777">
        <w:tc>
          <w:tcPr>
            <w:tcW w:w="1400" w:type="dxa"/>
            <w:vMerge/>
            <w:tcBorders>
              <w:left w:val="single" w:sz="4" w:space="0" w:color="auto"/>
              <w:right w:val="single" w:sz="4" w:space="0" w:color="auto"/>
            </w:tcBorders>
          </w:tcPr>
          <w:p w14:paraId="757229BF" w14:textId="77777777" w:rsidR="003843EA" w:rsidRDefault="003843EA">
            <w:pPr>
              <w:pStyle w:val="MyText"/>
              <w:spacing w:line="276" w:lineRule="auto"/>
              <w:ind w:left="0"/>
              <w:jc w:val="center"/>
              <w:rPr>
                <w:b/>
                <w:bCs/>
                <w:sz w:val="32"/>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37B87E98" w14:textId="77777777" w:rsidR="003843EA" w:rsidRDefault="00A21561">
            <w:pPr>
              <w:pStyle w:val="MyText"/>
              <w:spacing w:line="276" w:lineRule="auto"/>
              <w:ind w:left="0"/>
              <w:jc w:val="center"/>
            </w:pPr>
            <w:r>
              <w:rPr>
                <w:rFonts w:hint="eastAsia"/>
              </w:rPr>
              <w:t>获取存储记录</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3BDD70F3" w14:textId="77777777" w:rsidR="003843EA" w:rsidRDefault="00A21561">
            <w:pPr>
              <w:pStyle w:val="MyText"/>
              <w:spacing w:line="276" w:lineRule="auto"/>
              <w:ind w:left="0"/>
            </w:pPr>
            <w:r>
              <w:t>0xC1 0x05</w:t>
            </w:r>
          </w:p>
        </w:tc>
        <w:tc>
          <w:tcPr>
            <w:tcW w:w="1487" w:type="dxa"/>
            <w:tcBorders>
              <w:top w:val="single" w:sz="4" w:space="0" w:color="auto"/>
              <w:left w:val="single" w:sz="4" w:space="0" w:color="auto"/>
              <w:bottom w:val="single" w:sz="4" w:space="0" w:color="auto"/>
              <w:right w:val="single" w:sz="4" w:space="0" w:color="auto"/>
            </w:tcBorders>
          </w:tcPr>
          <w:p w14:paraId="3942EB0D" w14:textId="77777777" w:rsidR="003843EA" w:rsidRDefault="003843EA">
            <w:pPr>
              <w:pStyle w:val="MyText"/>
              <w:spacing w:line="276" w:lineRule="auto"/>
              <w:ind w:left="0"/>
              <w:rPr>
                <w:b/>
                <w:bCs/>
                <w:sz w:val="32"/>
              </w:rPr>
            </w:pPr>
          </w:p>
        </w:tc>
      </w:tr>
      <w:tr w:rsidR="003843EA" w14:paraId="387C6C7D" w14:textId="77777777">
        <w:tc>
          <w:tcPr>
            <w:tcW w:w="1400" w:type="dxa"/>
            <w:vMerge/>
            <w:tcBorders>
              <w:left w:val="single" w:sz="4" w:space="0" w:color="auto"/>
              <w:right w:val="single" w:sz="4" w:space="0" w:color="auto"/>
            </w:tcBorders>
          </w:tcPr>
          <w:p w14:paraId="52BA51A8" w14:textId="77777777" w:rsidR="003843EA" w:rsidRDefault="003843EA">
            <w:pPr>
              <w:pStyle w:val="MyText"/>
              <w:spacing w:line="276" w:lineRule="auto"/>
              <w:ind w:left="0"/>
              <w:jc w:val="center"/>
              <w:rPr>
                <w:b/>
                <w:bCs/>
                <w:sz w:val="32"/>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50DB87A7" w14:textId="77777777" w:rsidR="003843EA" w:rsidRDefault="00A21561">
            <w:pPr>
              <w:pStyle w:val="MyText"/>
              <w:spacing w:line="276" w:lineRule="auto"/>
              <w:ind w:left="0"/>
              <w:jc w:val="center"/>
            </w:pPr>
            <w:r>
              <w:rPr>
                <w:rFonts w:hint="eastAsia"/>
              </w:rPr>
              <w:t>写文件</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10EFE18B" w14:textId="77777777" w:rsidR="003843EA" w:rsidRDefault="00A21561">
            <w:pPr>
              <w:pStyle w:val="MyText"/>
              <w:spacing w:line="276" w:lineRule="auto"/>
              <w:ind w:left="0"/>
            </w:pPr>
            <w:r>
              <w:t>0xC1 0x0</w:t>
            </w:r>
            <w:r>
              <w:rPr>
                <w:rFonts w:hint="eastAsia"/>
              </w:rPr>
              <w:t>6</w:t>
            </w:r>
          </w:p>
        </w:tc>
        <w:tc>
          <w:tcPr>
            <w:tcW w:w="1487" w:type="dxa"/>
            <w:tcBorders>
              <w:top w:val="single" w:sz="4" w:space="0" w:color="auto"/>
              <w:left w:val="single" w:sz="4" w:space="0" w:color="auto"/>
              <w:bottom w:val="single" w:sz="4" w:space="0" w:color="auto"/>
              <w:right w:val="single" w:sz="4" w:space="0" w:color="auto"/>
            </w:tcBorders>
          </w:tcPr>
          <w:p w14:paraId="5DAC5D19" w14:textId="77777777" w:rsidR="003843EA" w:rsidRDefault="003843EA">
            <w:pPr>
              <w:pStyle w:val="MyText"/>
              <w:spacing w:line="276" w:lineRule="auto"/>
              <w:ind w:left="0"/>
              <w:rPr>
                <w:b/>
                <w:bCs/>
                <w:sz w:val="32"/>
              </w:rPr>
            </w:pPr>
          </w:p>
        </w:tc>
      </w:tr>
      <w:tr w:rsidR="003843EA" w14:paraId="5B29A62B" w14:textId="77777777">
        <w:tc>
          <w:tcPr>
            <w:tcW w:w="1400" w:type="dxa"/>
            <w:vMerge/>
            <w:tcBorders>
              <w:left w:val="single" w:sz="4" w:space="0" w:color="auto"/>
              <w:right w:val="single" w:sz="4" w:space="0" w:color="auto"/>
            </w:tcBorders>
          </w:tcPr>
          <w:p w14:paraId="185ABA2D" w14:textId="77777777" w:rsidR="003843EA" w:rsidRDefault="003843EA">
            <w:pPr>
              <w:pStyle w:val="MyText"/>
              <w:spacing w:line="276" w:lineRule="auto"/>
              <w:ind w:left="0"/>
              <w:jc w:val="center"/>
              <w:rPr>
                <w:b/>
                <w:bCs/>
                <w:sz w:val="32"/>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6BA4FDC0" w14:textId="77777777" w:rsidR="003843EA" w:rsidRDefault="00A21561">
            <w:pPr>
              <w:pStyle w:val="MyText"/>
              <w:spacing w:line="276" w:lineRule="auto"/>
              <w:ind w:left="0"/>
              <w:jc w:val="center"/>
            </w:pPr>
            <w:r>
              <w:rPr>
                <w:rFonts w:hint="eastAsia"/>
              </w:rPr>
              <w:t>读文件</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33A7B1CD" w14:textId="77777777" w:rsidR="003843EA" w:rsidRDefault="00A21561">
            <w:pPr>
              <w:pStyle w:val="MyText"/>
              <w:spacing w:line="276" w:lineRule="auto"/>
              <w:ind w:left="0"/>
            </w:pPr>
            <w:r>
              <w:t>0xC1 0x0</w:t>
            </w:r>
            <w:r>
              <w:rPr>
                <w:rFonts w:hint="eastAsia"/>
              </w:rPr>
              <w:t>7</w:t>
            </w:r>
          </w:p>
        </w:tc>
        <w:tc>
          <w:tcPr>
            <w:tcW w:w="1487" w:type="dxa"/>
            <w:tcBorders>
              <w:top w:val="single" w:sz="4" w:space="0" w:color="auto"/>
              <w:left w:val="single" w:sz="4" w:space="0" w:color="auto"/>
              <w:bottom w:val="single" w:sz="4" w:space="0" w:color="auto"/>
              <w:right w:val="single" w:sz="4" w:space="0" w:color="auto"/>
            </w:tcBorders>
          </w:tcPr>
          <w:p w14:paraId="435CD379" w14:textId="77777777" w:rsidR="003843EA" w:rsidRDefault="003843EA">
            <w:pPr>
              <w:pStyle w:val="MyText"/>
              <w:spacing w:line="276" w:lineRule="auto"/>
              <w:ind w:left="0"/>
              <w:rPr>
                <w:b/>
                <w:bCs/>
                <w:sz w:val="32"/>
              </w:rPr>
            </w:pPr>
          </w:p>
        </w:tc>
      </w:tr>
      <w:tr w:rsidR="003843EA" w14:paraId="031A1E9A" w14:textId="77777777">
        <w:tc>
          <w:tcPr>
            <w:tcW w:w="1400" w:type="dxa"/>
            <w:vMerge/>
            <w:tcBorders>
              <w:left w:val="single" w:sz="4" w:space="0" w:color="auto"/>
              <w:bottom w:val="single" w:sz="4" w:space="0" w:color="auto"/>
              <w:right w:val="single" w:sz="4" w:space="0" w:color="auto"/>
            </w:tcBorders>
          </w:tcPr>
          <w:p w14:paraId="67D897F6" w14:textId="77777777" w:rsidR="003843EA" w:rsidRDefault="003843EA">
            <w:pPr>
              <w:pStyle w:val="MyText"/>
              <w:spacing w:line="276" w:lineRule="auto"/>
              <w:ind w:left="0"/>
              <w:jc w:val="center"/>
              <w:rPr>
                <w:b/>
                <w:bCs/>
                <w:sz w:val="32"/>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7B4A981F" w14:textId="77777777" w:rsidR="003843EA" w:rsidRDefault="00A21561">
            <w:pPr>
              <w:pStyle w:val="MyText"/>
              <w:spacing w:line="276" w:lineRule="auto"/>
              <w:ind w:left="0"/>
              <w:jc w:val="center"/>
            </w:pPr>
            <w:r>
              <w:rPr>
                <w:rFonts w:hint="eastAsia"/>
              </w:rPr>
              <w:t>删除文件</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77BAE2B5" w14:textId="77777777" w:rsidR="003843EA" w:rsidRDefault="00A21561">
            <w:pPr>
              <w:pStyle w:val="MyText"/>
              <w:spacing w:line="276" w:lineRule="auto"/>
              <w:ind w:left="0"/>
            </w:pPr>
            <w:r>
              <w:t>0xC1 0x0</w:t>
            </w:r>
            <w:r>
              <w:rPr>
                <w:rFonts w:hint="eastAsia"/>
              </w:rPr>
              <w:t>8</w:t>
            </w:r>
          </w:p>
        </w:tc>
        <w:tc>
          <w:tcPr>
            <w:tcW w:w="1487" w:type="dxa"/>
            <w:tcBorders>
              <w:top w:val="single" w:sz="4" w:space="0" w:color="auto"/>
              <w:left w:val="single" w:sz="4" w:space="0" w:color="auto"/>
              <w:bottom w:val="single" w:sz="4" w:space="0" w:color="auto"/>
              <w:right w:val="single" w:sz="4" w:space="0" w:color="auto"/>
            </w:tcBorders>
          </w:tcPr>
          <w:p w14:paraId="579826EC" w14:textId="77777777" w:rsidR="003843EA" w:rsidRDefault="003843EA">
            <w:pPr>
              <w:pStyle w:val="MyText"/>
              <w:spacing w:line="276" w:lineRule="auto"/>
              <w:ind w:left="0"/>
              <w:rPr>
                <w:b/>
                <w:bCs/>
                <w:sz w:val="32"/>
              </w:rPr>
            </w:pPr>
          </w:p>
        </w:tc>
      </w:tr>
      <w:tr w:rsidR="003843EA" w14:paraId="29515948" w14:textId="77777777">
        <w:tc>
          <w:tcPr>
            <w:tcW w:w="1400" w:type="dxa"/>
            <w:vMerge w:val="restart"/>
            <w:tcBorders>
              <w:top w:val="single" w:sz="4" w:space="0" w:color="auto"/>
              <w:left w:val="single" w:sz="4" w:space="0" w:color="auto"/>
              <w:right w:val="single" w:sz="4" w:space="0" w:color="auto"/>
            </w:tcBorders>
            <w:vAlign w:val="center"/>
          </w:tcPr>
          <w:p w14:paraId="1C14BEE2" w14:textId="77777777" w:rsidR="003843EA" w:rsidRDefault="00A21561">
            <w:pPr>
              <w:pStyle w:val="MyText"/>
              <w:spacing w:line="276" w:lineRule="auto"/>
              <w:ind w:left="0"/>
              <w:jc w:val="center"/>
            </w:pPr>
            <w:r>
              <w:rPr>
                <w:rFonts w:hint="eastAsia"/>
              </w:rPr>
              <w:t>磁条卡类</w:t>
            </w: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62EB9BC6" w14:textId="77777777" w:rsidR="003843EA" w:rsidRDefault="00A21561">
            <w:pPr>
              <w:pStyle w:val="MyText"/>
              <w:spacing w:line="276" w:lineRule="auto"/>
              <w:ind w:left="0"/>
              <w:jc w:val="center"/>
            </w:pPr>
            <w:r>
              <w:rPr>
                <w:rFonts w:hint="eastAsia"/>
              </w:rPr>
              <w:t>开启读卡器</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03C3EA34" w14:textId="77777777" w:rsidR="003843EA" w:rsidRDefault="00A21561">
            <w:pPr>
              <w:pStyle w:val="MyText"/>
              <w:spacing w:line="276" w:lineRule="auto"/>
              <w:ind w:left="0"/>
            </w:pPr>
            <w:r>
              <w:t>0xD1 0x01</w:t>
            </w:r>
          </w:p>
        </w:tc>
        <w:tc>
          <w:tcPr>
            <w:tcW w:w="1487" w:type="dxa"/>
            <w:tcBorders>
              <w:top w:val="single" w:sz="4" w:space="0" w:color="auto"/>
              <w:left w:val="single" w:sz="4" w:space="0" w:color="auto"/>
              <w:bottom w:val="single" w:sz="4" w:space="0" w:color="auto"/>
              <w:right w:val="single" w:sz="4" w:space="0" w:color="auto"/>
            </w:tcBorders>
          </w:tcPr>
          <w:p w14:paraId="0DFC7641" w14:textId="77777777" w:rsidR="003843EA" w:rsidRDefault="00A21561">
            <w:pPr>
              <w:pStyle w:val="MyText"/>
              <w:spacing w:line="276" w:lineRule="auto"/>
              <w:ind w:left="0"/>
            </w:pPr>
            <w:r>
              <w:rPr>
                <w:rFonts w:hint="eastAsia"/>
              </w:rPr>
              <w:t>打开磁头，允许POS</w:t>
            </w:r>
            <w:r>
              <w:t>读取磁条卡信息、判断是否插入IC卡。</w:t>
            </w:r>
          </w:p>
        </w:tc>
      </w:tr>
      <w:tr w:rsidR="003843EA" w14:paraId="62AC9C92" w14:textId="77777777">
        <w:tc>
          <w:tcPr>
            <w:tcW w:w="1400" w:type="dxa"/>
            <w:vMerge/>
            <w:tcBorders>
              <w:left w:val="single" w:sz="4" w:space="0" w:color="auto"/>
              <w:right w:val="single" w:sz="4" w:space="0" w:color="auto"/>
            </w:tcBorders>
          </w:tcPr>
          <w:p w14:paraId="30DAE571"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58A0E210" w14:textId="77777777" w:rsidR="003843EA" w:rsidRDefault="00A21561">
            <w:pPr>
              <w:pStyle w:val="MyText"/>
              <w:spacing w:line="276" w:lineRule="auto"/>
              <w:ind w:left="0"/>
              <w:jc w:val="center"/>
            </w:pPr>
            <w:r>
              <w:rPr>
                <w:rFonts w:hint="eastAsia"/>
              </w:rPr>
              <w:t>关闭读卡器</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2F0D5AA0" w14:textId="77777777" w:rsidR="003843EA" w:rsidRDefault="00A21561">
            <w:pPr>
              <w:pStyle w:val="MyText"/>
              <w:spacing w:line="276" w:lineRule="auto"/>
              <w:ind w:left="0"/>
            </w:pPr>
            <w:r>
              <w:t>0xD1 0x02</w:t>
            </w:r>
          </w:p>
        </w:tc>
        <w:tc>
          <w:tcPr>
            <w:tcW w:w="1487" w:type="dxa"/>
            <w:tcBorders>
              <w:top w:val="single" w:sz="4" w:space="0" w:color="auto"/>
              <w:left w:val="single" w:sz="4" w:space="0" w:color="auto"/>
              <w:bottom w:val="single" w:sz="4" w:space="0" w:color="auto"/>
              <w:right w:val="single" w:sz="4" w:space="0" w:color="auto"/>
            </w:tcBorders>
          </w:tcPr>
          <w:p w14:paraId="2E5A8BA9" w14:textId="77777777" w:rsidR="003843EA" w:rsidRDefault="00A21561">
            <w:pPr>
              <w:pStyle w:val="MyText"/>
              <w:spacing w:line="276" w:lineRule="auto"/>
              <w:ind w:left="0"/>
            </w:pPr>
            <w:r>
              <w:rPr>
                <w:rFonts w:hint="eastAsia"/>
              </w:rPr>
              <w:t>用于关闭磁头，不允许POS</w:t>
            </w:r>
            <w:r>
              <w:t>读取磁条卡信息</w:t>
            </w:r>
          </w:p>
        </w:tc>
      </w:tr>
      <w:tr w:rsidR="003843EA" w14:paraId="3701B8FA" w14:textId="77777777">
        <w:tc>
          <w:tcPr>
            <w:tcW w:w="1400" w:type="dxa"/>
            <w:vMerge/>
            <w:tcBorders>
              <w:left w:val="single" w:sz="4" w:space="0" w:color="auto"/>
              <w:right w:val="single" w:sz="4" w:space="0" w:color="auto"/>
            </w:tcBorders>
          </w:tcPr>
          <w:p w14:paraId="12FF8680"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6FD7A0D5" w14:textId="77777777" w:rsidR="003843EA" w:rsidRDefault="00A21561">
            <w:pPr>
              <w:pStyle w:val="MyText"/>
              <w:spacing w:line="276" w:lineRule="auto"/>
              <w:ind w:left="0"/>
              <w:jc w:val="center"/>
            </w:pPr>
            <w:r>
              <w:rPr>
                <w:rFonts w:hint="eastAsia"/>
              </w:rPr>
              <w:t>读磁条卡（明文）</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3E41FE65" w14:textId="77777777" w:rsidR="003843EA" w:rsidRDefault="00A21561">
            <w:pPr>
              <w:pStyle w:val="MyText"/>
              <w:spacing w:line="276" w:lineRule="auto"/>
              <w:ind w:left="0"/>
            </w:pPr>
            <w:r>
              <w:t>0xD1 0x04</w:t>
            </w:r>
          </w:p>
        </w:tc>
        <w:tc>
          <w:tcPr>
            <w:tcW w:w="1487" w:type="dxa"/>
            <w:tcBorders>
              <w:top w:val="single" w:sz="4" w:space="0" w:color="auto"/>
              <w:left w:val="single" w:sz="4" w:space="0" w:color="auto"/>
              <w:bottom w:val="single" w:sz="4" w:space="0" w:color="auto"/>
              <w:right w:val="single" w:sz="4" w:space="0" w:color="auto"/>
            </w:tcBorders>
          </w:tcPr>
          <w:p w14:paraId="04C93BA4" w14:textId="77777777" w:rsidR="003843EA" w:rsidRDefault="00A21561">
            <w:pPr>
              <w:pStyle w:val="MyText"/>
              <w:spacing w:line="276" w:lineRule="auto"/>
              <w:ind w:left="0"/>
            </w:pPr>
            <w:r>
              <w:rPr>
                <w:rFonts w:hint="eastAsia"/>
              </w:rPr>
              <w:t>读磁条卡数据</w:t>
            </w:r>
          </w:p>
        </w:tc>
      </w:tr>
      <w:tr w:rsidR="003843EA" w14:paraId="5EBBF977" w14:textId="77777777">
        <w:tc>
          <w:tcPr>
            <w:tcW w:w="1400" w:type="dxa"/>
            <w:vMerge/>
            <w:tcBorders>
              <w:left w:val="single" w:sz="4" w:space="0" w:color="auto"/>
              <w:right w:val="single" w:sz="4" w:space="0" w:color="auto"/>
            </w:tcBorders>
          </w:tcPr>
          <w:p w14:paraId="582223B7"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30C0F59A" w14:textId="77777777" w:rsidR="003843EA" w:rsidRDefault="00A21561">
            <w:pPr>
              <w:pStyle w:val="MyText"/>
              <w:spacing w:line="276" w:lineRule="auto"/>
              <w:ind w:left="0"/>
              <w:jc w:val="center"/>
            </w:pPr>
            <w:r>
              <w:rPr>
                <w:rFonts w:hint="eastAsia"/>
              </w:rPr>
              <w:t>读磁条卡（密文）</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759AF1C7" w14:textId="77777777" w:rsidR="003843EA" w:rsidRDefault="00A21561">
            <w:pPr>
              <w:pStyle w:val="MyText"/>
              <w:spacing w:line="276" w:lineRule="auto"/>
              <w:ind w:left="0"/>
            </w:pPr>
            <w:r>
              <w:t>0xD1 0x05</w:t>
            </w:r>
          </w:p>
        </w:tc>
        <w:tc>
          <w:tcPr>
            <w:tcW w:w="1487" w:type="dxa"/>
            <w:tcBorders>
              <w:top w:val="single" w:sz="4" w:space="0" w:color="auto"/>
              <w:left w:val="single" w:sz="4" w:space="0" w:color="auto"/>
              <w:bottom w:val="single" w:sz="4" w:space="0" w:color="auto"/>
              <w:right w:val="single" w:sz="4" w:space="0" w:color="auto"/>
            </w:tcBorders>
          </w:tcPr>
          <w:p w14:paraId="543A6184" w14:textId="77777777" w:rsidR="003843EA" w:rsidRDefault="003843EA">
            <w:pPr>
              <w:pStyle w:val="MyText"/>
              <w:spacing w:line="276" w:lineRule="auto"/>
              <w:ind w:left="0"/>
              <w:rPr>
                <w:b/>
                <w:bCs/>
                <w:sz w:val="32"/>
              </w:rPr>
            </w:pPr>
          </w:p>
        </w:tc>
      </w:tr>
      <w:tr w:rsidR="003843EA" w14:paraId="1E5E9F65" w14:textId="77777777">
        <w:tc>
          <w:tcPr>
            <w:tcW w:w="1400" w:type="dxa"/>
            <w:vMerge/>
            <w:tcBorders>
              <w:left w:val="single" w:sz="4" w:space="0" w:color="auto"/>
              <w:right w:val="single" w:sz="4" w:space="0" w:color="auto"/>
            </w:tcBorders>
          </w:tcPr>
          <w:p w14:paraId="6C5E3560"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75329A55" w14:textId="77777777" w:rsidR="003843EA" w:rsidRDefault="00A21561">
            <w:pPr>
              <w:pStyle w:val="MyText"/>
              <w:spacing w:line="276" w:lineRule="auto"/>
              <w:ind w:left="0"/>
              <w:jc w:val="center"/>
            </w:pPr>
            <w:r>
              <w:rPr>
                <w:rFonts w:hint="eastAsia"/>
              </w:rPr>
              <w:t>读磁条卡（内部保存）</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3157B5D3" w14:textId="77777777" w:rsidR="003843EA" w:rsidRDefault="00A21561">
            <w:pPr>
              <w:pStyle w:val="MyText"/>
              <w:spacing w:line="276" w:lineRule="auto"/>
              <w:ind w:left="0"/>
            </w:pPr>
            <w:r>
              <w:t>0xD1 0x06</w:t>
            </w:r>
          </w:p>
        </w:tc>
        <w:tc>
          <w:tcPr>
            <w:tcW w:w="1487" w:type="dxa"/>
            <w:tcBorders>
              <w:top w:val="single" w:sz="4" w:space="0" w:color="auto"/>
              <w:left w:val="single" w:sz="4" w:space="0" w:color="auto"/>
              <w:bottom w:val="single" w:sz="4" w:space="0" w:color="auto"/>
              <w:right w:val="single" w:sz="4" w:space="0" w:color="auto"/>
            </w:tcBorders>
          </w:tcPr>
          <w:p w14:paraId="0CE73EBD" w14:textId="77777777" w:rsidR="003843EA" w:rsidRDefault="003843EA">
            <w:pPr>
              <w:pStyle w:val="MyText"/>
              <w:spacing w:line="276" w:lineRule="auto"/>
              <w:ind w:left="0"/>
              <w:rPr>
                <w:b/>
                <w:bCs/>
                <w:sz w:val="32"/>
              </w:rPr>
            </w:pPr>
          </w:p>
        </w:tc>
      </w:tr>
      <w:tr w:rsidR="003843EA" w14:paraId="3B43703C" w14:textId="77777777">
        <w:tc>
          <w:tcPr>
            <w:tcW w:w="1400" w:type="dxa"/>
            <w:vMerge/>
            <w:tcBorders>
              <w:left w:val="single" w:sz="4" w:space="0" w:color="auto"/>
              <w:bottom w:val="single" w:sz="4" w:space="0" w:color="auto"/>
              <w:right w:val="single" w:sz="4" w:space="0" w:color="auto"/>
            </w:tcBorders>
          </w:tcPr>
          <w:p w14:paraId="2F15AB27"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6D53B941" w14:textId="77777777" w:rsidR="003843EA" w:rsidRDefault="00A21561">
            <w:pPr>
              <w:pStyle w:val="MyText"/>
              <w:spacing w:line="276" w:lineRule="auto"/>
              <w:ind w:left="0"/>
              <w:jc w:val="center"/>
            </w:pPr>
            <w:r>
              <w:rPr>
                <w:rFonts w:hint="eastAsia"/>
              </w:rPr>
              <w:t>计算磁道信息</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3FF6D465" w14:textId="77777777" w:rsidR="003843EA" w:rsidRDefault="00A21561">
            <w:pPr>
              <w:pStyle w:val="MyText"/>
              <w:spacing w:line="276" w:lineRule="auto"/>
              <w:ind w:left="0"/>
            </w:pPr>
            <w:r>
              <w:t>0xD1 0x07</w:t>
            </w:r>
          </w:p>
        </w:tc>
        <w:tc>
          <w:tcPr>
            <w:tcW w:w="1487" w:type="dxa"/>
            <w:tcBorders>
              <w:top w:val="single" w:sz="4" w:space="0" w:color="auto"/>
              <w:left w:val="single" w:sz="4" w:space="0" w:color="auto"/>
              <w:bottom w:val="single" w:sz="4" w:space="0" w:color="auto"/>
              <w:right w:val="single" w:sz="4" w:space="0" w:color="auto"/>
            </w:tcBorders>
          </w:tcPr>
          <w:p w14:paraId="7B3F022D" w14:textId="77777777" w:rsidR="003843EA" w:rsidRDefault="003843EA">
            <w:pPr>
              <w:pStyle w:val="MyText"/>
              <w:spacing w:line="276" w:lineRule="auto"/>
              <w:ind w:left="0"/>
              <w:rPr>
                <w:b/>
                <w:bCs/>
                <w:sz w:val="32"/>
              </w:rPr>
            </w:pPr>
          </w:p>
        </w:tc>
      </w:tr>
      <w:tr w:rsidR="003843EA" w14:paraId="669E0CDE" w14:textId="77777777">
        <w:tc>
          <w:tcPr>
            <w:tcW w:w="1400" w:type="dxa"/>
            <w:vMerge w:val="restart"/>
            <w:tcBorders>
              <w:left w:val="single" w:sz="4" w:space="0" w:color="auto"/>
              <w:right w:val="single" w:sz="4" w:space="0" w:color="auto"/>
            </w:tcBorders>
          </w:tcPr>
          <w:p w14:paraId="25357940" w14:textId="77777777" w:rsidR="003843EA" w:rsidRDefault="003843EA">
            <w:pPr>
              <w:pStyle w:val="MyText"/>
              <w:spacing w:line="276" w:lineRule="auto"/>
              <w:ind w:left="0"/>
              <w:jc w:val="center"/>
            </w:pPr>
          </w:p>
          <w:p w14:paraId="0F7962B8" w14:textId="77777777" w:rsidR="003843EA" w:rsidRDefault="00A21561">
            <w:pPr>
              <w:pStyle w:val="MyText"/>
              <w:spacing w:line="276" w:lineRule="auto"/>
              <w:ind w:left="0"/>
              <w:jc w:val="center"/>
            </w:pPr>
            <w:r>
              <w:lastRenderedPageBreak/>
              <w:t>IC卡类</w:t>
            </w: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3ECCF7D9" w14:textId="77777777" w:rsidR="003843EA" w:rsidRDefault="00A21561">
            <w:pPr>
              <w:pStyle w:val="MyText"/>
              <w:spacing w:line="276" w:lineRule="auto"/>
              <w:ind w:left="0"/>
              <w:jc w:val="center"/>
            </w:pPr>
            <w:r>
              <w:lastRenderedPageBreak/>
              <w:t>IC卡检测</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584D12DA" w14:textId="77777777" w:rsidR="003843EA" w:rsidRDefault="00A21561">
            <w:pPr>
              <w:pStyle w:val="MyText"/>
              <w:spacing w:line="276" w:lineRule="auto"/>
              <w:ind w:left="0"/>
            </w:pPr>
            <w:r>
              <w:t>0xE1 0x01</w:t>
            </w:r>
          </w:p>
        </w:tc>
        <w:tc>
          <w:tcPr>
            <w:tcW w:w="1487" w:type="dxa"/>
            <w:tcBorders>
              <w:top w:val="single" w:sz="4" w:space="0" w:color="auto"/>
              <w:left w:val="single" w:sz="4" w:space="0" w:color="auto"/>
              <w:bottom w:val="single" w:sz="4" w:space="0" w:color="auto"/>
              <w:right w:val="single" w:sz="4" w:space="0" w:color="auto"/>
            </w:tcBorders>
          </w:tcPr>
          <w:p w14:paraId="1FD918ED" w14:textId="77777777" w:rsidR="003843EA" w:rsidRDefault="003843EA">
            <w:pPr>
              <w:pStyle w:val="MyText"/>
              <w:spacing w:line="276" w:lineRule="auto"/>
              <w:ind w:left="0"/>
              <w:rPr>
                <w:b/>
                <w:bCs/>
                <w:sz w:val="32"/>
              </w:rPr>
            </w:pPr>
          </w:p>
        </w:tc>
      </w:tr>
      <w:tr w:rsidR="003843EA" w14:paraId="169CE484" w14:textId="77777777">
        <w:tc>
          <w:tcPr>
            <w:tcW w:w="1400" w:type="dxa"/>
            <w:vMerge/>
            <w:tcBorders>
              <w:left w:val="single" w:sz="4" w:space="0" w:color="auto"/>
              <w:right w:val="single" w:sz="4" w:space="0" w:color="auto"/>
            </w:tcBorders>
          </w:tcPr>
          <w:p w14:paraId="58609982"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0CEDE98B" w14:textId="77777777" w:rsidR="003843EA" w:rsidRDefault="00A21561">
            <w:pPr>
              <w:pStyle w:val="MyText"/>
              <w:spacing w:line="276" w:lineRule="auto"/>
              <w:ind w:left="0"/>
              <w:jc w:val="center"/>
            </w:pPr>
            <w:r>
              <w:rPr>
                <w:rFonts w:hint="eastAsia"/>
              </w:rPr>
              <w:t>设置</w:t>
            </w:r>
            <w:r>
              <w:t>IC卡类型</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1E2540C1" w14:textId="77777777" w:rsidR="003843EA" w:rsidRDefault="00A21561">
            <w:pPr>
              <w:pStyle w:val="MyText"/>
              <w:spacing w:line="276" w:lineRule="auto"/>
              <w:ind w:left="0"/>
            </w:pPr>
            <w:r>
              <w:t>0xE1 0x02</w:t>
            </w:r>
          </w:p>
        </w:tc>
        <w:tc>
          <w:tcPr>
            <w:tcW w:w="1487" w:type="dxa"/>
            <w:tcBorders>
              <w:top w:val="single" w:sz="4" w:space="0" w:color="auto"/>
              <w:left w:val="single" w:sz="4" w:space="0" w:color="auto"/>
              <w:bottom w:val="single" w:sz="4" w:space="0" w:color="auto"/>
              <w:right w:val="single" w:sz="4" w:space="0" w:color="auto"/>
            </w:tcBorders>
          </w:tcPr>
          <w:p w14:paraId="1631FBFD" w14:textId="77777777" w:rsidR="003843EA" w:rsidRDefault="003843EA">
            <w:pPr>
              <w:pStyle w:val="MyText"/>
              <w:spacing w:line="276" w:lineRule="auto"/>
              <w:ind w:left="0"/>
              <w:rPr>
                <w:b/>
                <w:bCs/>
                <w:sz w:val="32"/>
              </w:rPr>
            </w:pPr>
          </w:p>
        </w:tc>
      </w:tr>
      <w:tr w:rsidR="003843EA" w14:paraId="118DC847" w14:textId="77777777">
        <w:tc>
          <w:tcPr>
            <w:tcW w:w="1400" w:type="dxa"/>
            <w:vMerge/>
            <w:tcBorders>
              <w:left w:val="single" w:sz="4" w:space="0" w:color="auto"/>
              <w:right w:val="single" w:sz="4" w:space="0" w:color="auto"/>
            </w:tcBorders>
          </w:tcPr>
          <w:p w14:paraId="1BF759FF"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7B444E65" w14:textId="77777777" w:rsidR="003843EA" w:rsidRDefault="00A21561">
            <w:pPr>
              <w:pStyle w:val="MyText"/>
              <w:spacing w:line="276" w:lineRule="auto"/>
              <w:ind w:left="0"/>
              <w:jc w:val="center"/>
            </w:pPr>
            <w:r>
              <w:t>IC卡上电</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068072D4" w14:textId="77777777" w:rsidR="003843EA" w:rsidRDefault="00A21561">
            <w:pPr>
              <w:pStyle w:val="MyText"/>
              <w:spacing w:line="276" w:lineRule="auto"/>
              <w:ind w:left="0"/>
            </w:pPr>
            <w:r>
              <w:t>0xE1 0x03</w:t>
            </w:r>
          </w:p>
        </w:tc>
        <w:tc>
          <w:tcPr>
            <w:tcW w:w="1487" w:type="dxa"/>
            <w:tcBorders>
              <w:top w:val="single" w:sz="4" w:space="0" w:color="auto"/>
              <w:left w:val="single" w:sz="4" w:space="0" w:color="auto"/>
              <w:bottom w:val="single" w:sz="4" w:space="0" w:color="auto"/>
              <w:right w:val="single" w:sz="4" w:space="0" w:color="auto"/>
            </w:tcBorders>
          </w:tcPr>
          <w:p w14:paraId="08C1E57E" w14:textId="77777777" w:rsidR="003843EA" w:rsidRDefault="003843EA">
            <w:pPr>
              <w:pStyle w:val="MyText"/>
              <w:spacing w:line="276" w:lineRule="auto"/>
              <w:ind w:left="0"/>
              <w:rPr>
                <w:b/>
                <w:bCs/>
                <w:sz w:val="32"/>
              </w:rPr>
            </w:pPr>
          </w:p>
        </w:tc>
      </w:tr>
      <w:tr w:rsidR="003843EA" w14:paraId="5D7C8CBA" w14:textId="77777777">
        <w:tc>
          <w:tcPr>
            <w:tcW w:w="1400" w:type="dxa"/>
            <w:vMerge/>
            <w:tcBorders>
              <w:left w:val="single" w:sz="4" w:space="0" w:color="auto"/>
              <w:right w:val="single" w:sz="4" w:space="0" w:color="auto"/>
            </w:tcBorders>
          </w:tcPr>
          <w:p w14:paraId="0748F36F"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14AFA02D" w14:textId="77777777" w:rsidR="003843EA" w:rsidRDefault="00A21561">
            <w:pPr>
              <w:pStyle w:val="MyText"/>
              <w:spacing w:line="276" w:lineRule="auto"/>
              <w:ind w:left="0"/>
              <w:jc w:val="center"/>
            </w:pPr>
            <w:r>
              <w:t>IC卡下电</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30A09053" w14:textId="77777777" w:rsidR="003843EA" w:rsidRDefault="00A21561">
            <w:pPr>
              <w:pStyle w:val="MyText"/>
              <w:spacing w:line="276" w:lineRule="auto"/>
              <w:ind w:left="0"/>
            </w:pPr>
            <w:r>
              <w:t>0xE1 0x04</w:t>
            </w:r>
          </w:p>
        </w:tc>
        <w:tc>
          <w:tcPr>
            <w:tcW w:w="1487" w:type="dxa"/>
            <w:tcBorders>
              <w:top w:val="single" w:sz="4" w:space="0" w:color="auto"/>
              <w:left w:val="single" w:sz="4" w:space="0" w:color="auto"/>
              <w:bottom w:val="single" w:sz="4" w:space="0" w:color="auto"/>
              <w:right w:val="single" w:sz="4" w:space="0" w:color="auto"/>
            </w:tcBorders>
          </w:tcPr>
          <w:p w14:paraId="1ACD9FEA" w14:textId="77777777" w:rsidR="003843EA" w:rsidRDefault="003843EA">
            <w:pPr>
              <w:pStyle w:val="MyText"/>
              <w:spacing w:line="276" w:lineRule="auto"/>
              <w:ind w:left="0"/>
              <w:rPr>
                <w:b/>
                <w:bCs/>
                <w:sz w:val="32"/>
              </w:rPr>
            </w:pPr>
          </w:p>
        </w:tc>
      </w:tr>
      <w:tr w:rsidR="003843EA" w14:paraId="3B62BE41" w14:textId="77777777">
        <w:tc>
          <w:tcPr>
            <w:tcW w:w="1400" w:type="dxa"/>
            <w:vMerge/>
            <w:tcBorders>
              <w:left w:val="single" w:sz="4" w:space="0" w:color="auto"/>
              <w:bottom w:val="single" w:sz="4" w:space="0" w:color="auto"/>
              <w:right w:val="single" w:sz="4" w:space="0" w:color="auto"/>
            </w:tcBorders>
          </w:tcPr>
          <w:p w14:paraId="0E2FA8AB"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55666D94" w14:textId="77777777" w:rsidR="003843EA" w:rsidRDefault="00A21561">
            <w:pPr>
              <w:pStyle w:val="MyText"/>
              <w:spacing w:line="276" w:lineRule="auto"/>
              <w:ind w:left="0"/>
              <w:jc w:val="center"/>
            </w:pPr>
            <w:r>
              <w:t>IC卡通讯</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5586AF37" w14:textId="77777777" w:rsidR="003843EA" w:rsidRDefault="00A21561">
            <w:pPr>
              <w:pStyle w:val="MyText"/>
              <w:spacing w:line="276" w:lineRule="auto"/>
              <w:ind w:left="0"/>
            </w:pPr>
            <w:r>
              <w:t>0xE1 0x05</w:t>
            </w:r>
          </w:p>
        </w:tc>
        <w:tc>
          <w:tcPr>
            <w:tcW w:w="1487" w:type="dxa"/>
            <w:tcBorders>
              <w:top w:val="single" w:sz="4" w:space="0" w:color="auto"/>
              <w:left w:val="single" w:sz="4" w:space="0" w:color="auto"/>
              <w:bottom w:val="single" w:sz="4" w:space="0" w:color="auto"/>
              <w:right w:val="single" w:sz="4" w:space="0" w:color="auto"/>
            </w:tcBorders>
          </w:tcPr>
          <w:p w14:paraId="2AFCB2C3" w14:textId="77777777" w:rsidR="003843EA" w:rsidRDefault="003843EA">
            <w:pPr>
              <w:pStyle w:val="MyText"/>
              <w:spacing w:line="276" w:lineRule="auto"/>
              <w:ind w:left="0"/>
              <w:rPr>
                <w:b/>
                <w:bCs/>
                <w:sz w:val="32"/>
              </w:rPr>
            </w:pPr>
          </w:p>
        </w:tc>
      </w:tr>
      <w:tr w:rsidR="003843EA" w14:paraId="78DE987A" w14:textId="77777777">
        <w:tc>
          <w:tcPr>
            <w:tcW w:w="1400" w:type="dxa"/>
            <w:vMerge w:val="restart"/>
            <w:tcBorders>
              <w:left w:val="single" w:sz="4" w:space="0" w:color="auto"/>
              <w:right w:val="single" w:sz="4" w:space="0" w:color="auto"/>
            </w:tcBorders>
          </w:tcPr>
          <w:p w14:paraId="56298E2A" w14:textId="77777777" w:rsidR="003843EA" w:rsidRDefault="00A21561">
            <w:pPr>
              <w:pStyle w:val="MyText"/>
              <w:spacing w:line="276" w:lineRule="auto"/>
              <w:ind w:left="0"/>
              <w:jc w:val="center"/>
            </w:pPr>
            <w:r>
              <w:rPr>
                <w:rFonts w:hint="eastAsia"/>
              </w:rPr>
              <w:t>非接触卡类</w:t>
            </w: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133FD733" w14:textId="77777777" w:rsidR="003843EA" w:rsidRDefault="00A21561">
            <w:pPr>
              <w:pStyle w:val="MyDoc111New"/>
              <w:numPr>
                <w:ilvl w:val="255"/>
                <w:numId w:val="0"/>
              </w:numPr>
            </w:pPr>
            <w:bookmarkStart w:id="274" w:name="_Toc4339"/>
            <w:r>
              <w:t>非接寻卡检测</w:t>
            </w:r>
            <w:bookmarkEnd w:id="274"/>
          </w:p>
          <w:p w14:paraId="132F6F42" w14:textId="77777777" w:rsidR="003843EA" w:rsidRDefault="003843EA">
            <w:pPr>
              <w:pStyle w:val="MyText"/>
              <w:spacing w:line="276" w:lineRule="auto"/>
              <w:ind w:left="0"/>
              <w:rPr>
                <w:b/>
                <w:bCs/>
                <w:sz w:val="44"/>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1DCC0581" w14:textId="77777777" w:rsidR="003843EA" w:rsidRDefault="00A21561">
            <w:pPr>
              <w:pStyle w:val="MyText"/>
              <w:spacing w:line="276" w:lineRule="auto"/>
              <w:ind w:left="0"/>
            </w:pPr>
            <w:r>
              <w:rPr>
                <w:rFonts w:hint="eastAsia"/>
              </w:rPr>
              <w:t>OxE2 0x01</w:t>
            </w:r>
          </w:p>
        </w:tc>
        <w:tc>
          <w:tcPr>
            <w:tcW w:w="1487" w:type="dxa"/>
            <w:tcBorders>
              <w:top w:val="single" w:sz="4" w:space="0" w:color="auto"/>
              <w:left w:val="single" w:sz="4" w:space="0" w:color="auto"/>
              <w:bottom w:val="single" w:sz="4" w:space="0" w:color="auto"/>
              <w:right w:val="single" w:sz="4" w:space="0" w:color="auto"/>
            </w:tcBorders>
          </w:tcPr>
          <w:p w14:paraId="36FBE720" w14:textId="77777777" w:rsidR="003843EA" w:rsidRDefault="003843EA">
            <w:pPr>
              <w:pStyle w:val="MyText"/>
              <w:spacing w:line="276" w:lineRule="auto"/>
              <w:ind w:left="0"/>
              <w:rPr>
                <w:b/>
                <w:bCs/>
                <w:sz w:val="32"/>
              </w:rPr>
            </w:pPr>
          </w:p>
        </w:tc>
      </w:tr>
      <w:tr w:rsidR="003843EA" w14:paraId="636B5E5D" w14:textId="77777777">
        <w:tc>
          <w:tcPr>
            <w:tcW w:w="1400" w:type="dxa"/>
            <w:vMerge/>
            <w:tcBorders>
              <w:left w:val="single" w:sz="4" w:space="0" w:color="auto"/>
              <w:right w:val="single" w:sz="4" w:space="0" w:color="auto"/>
            </w:tcBorders>
          </w:tcPr>
          <w:p w14:paraId="0E8C8911" w14:textId="77777777" w:rsidR="003843EA" w:rsidRDefault="003843EA">
            <w:pPr>
              <w:pStyle w:val="MyText"/>
              <w:spacing w:line="276" w:lineRule="auto"/>
              <w:ind w:left="0"/>
              <w:jc w:val="center"/>
              <w:rPr>
                <w:b/>
                <w:bCs/>
                <w:sz w:val="32"/>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407317AF" w14:textId="77777777" w:rsidR="003843EA" w:rsidRDefault="00A21561">
            <w:pPr>
              <w:pStyle w:val="MyText"/>
              <w:spacing w:line="276" w:lineRule="auto"/>
              <w:ind w:left="0"/>
              <w:jc w:val="center"/>
              <w:rPr>
                <w:b/>
                <w:bCs/>
                <w:sz w:val="32"/>
              </w:rPr>
            </w:pPr>
            <w:r>
              <w:rPr>
                <w:rFonts w:hint="eastAsia"/>
              </w:rPr>
              <w:t>非接下电指令</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1A606B7E" w14:textId="77777777" w:rsidR="003843EA" w:rsidRDefault="00A21561">
            <w:pPr>
              <w:pStyle w:val="MyText"/>
              <w:spacing w:line="276" w:lineRule="auto"/>
              <w:ind w:left="0"/>
              <w:rPr>
                <w:b/>
                <w:bCs/>
                <w:sz w:val="32"/>
              </w:rPr>
            </w:pPr>
            <w:r>
              <w:rPr>
                <w:rFonts w:hint="eastAsia"/>
              </w:rPr>
              <w:t>OxE2 0x02</w:t>
            </w:r>
          </w:p>
        </w:tc>
        <w:tc>
          <w:tcPr>
            <w:tcW w:w="1487" w:type="dxa"/>
            <w:tcBorders>
              <w:top w:val="single" w:sz="4" w:space="0" w:color="auto"/>
              <w:left w:val="single" w:sz="4" w:space="0" w:color="auto"/>
              <w:bottom w:val="single" w:sz="4" w:space="0" w:color="auto"/>
              <w:right w:val="single" w:sz="4" w:space="0" w:color="auto"/>
            </w:tcBorders>
          </w:tcPr>
          <w:p w14:paraId="00088F3A" w14:textId="77777777" w:rsidR="003843EA" w:rsidRDefault="003843EA">
            <w:pPr>
              <w:pStyle w:val="MyText"/>
              <w:spacing w:line="276" w:lineRule="auto"/>
              <w:ind w:left="0"/>
              <w:rPr>
                <w:b/>
                <w:bCs/>
                <w:sz w:val="32"/>
              </w:rPr>
            </w:pPr>
          </w:p>
        </w:tc>
      </w:tr>
      <w:tr w:rsidR="003843EA" w14:paraId="1AE5C022" w14:textId="77777777">
        <w:tc>
          <w:tcPr>
            <w:tcW w:w="1400" w:type="dxa"/>
            <w:vMerge/>
            <w:tcBorders>
              <w:left w:val="single" w:sz="4" w:space="0" w:color="auto"/>
              <w:right w:val="single" w:sz="4" w:space="0" w:color="auto"/>
            </w:tcBorders>
          </w:tcPr>
          <w:p w14:paraId="290FFBC4" w14:textId="77777777" w:rsidR="003843EA" w:rsidRDefault="003843EA">
            <w:pPr>
              <w:pStyle w:val="MyText"/>
              <w:spacing w:line="276" w:lineRule="auto"/>
              <w:ind w:left="0"/>
              <w:jc w:val="center"/>
              <w:rPr>
                <w:b/>
                <w:bCs/>
                <w:sz w:val="32"/>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653A577B" w14:textId="77777777" w:rsidR="003843EA" w:rsidRDefault="00A21561">
            <w:pPr>
              <w:pStyle w:val="MyDoc111New"/>
              <w:numPr>
                <w:ilvl w:val="255"/>
                <w:numId w:val="0"/>
              </w:numPr>
            </w:pPr>
            <w:bookmarkStart w:id="275" w:name="_Toc2462"/>
            <w:r>
              <w:rPr>
                <w:rFonts w:hint="eastAsia"/>
              </w:rPr>
              <w:t>非接CPU卡通讯指令</w:t>
            </w:r>
            <w:bookmarkEnd w:id="275"/>
          </w:p>
          <w:p w14:paraId="0A3AFC41" w14:textId="77777777" w:rsidR="003843EA" w:rsidRDefault="003843EA">
            <w:pPr>
              <w:pStyle w:val="MyText"/>
              <w:spacing w:line="276" w:lineRule="auto"/>
              <w:ind w:left="0"/>
              <w:jc w:val="center"/>
              <w:rPr>
                <w:b/>
                <w:bCs/>
                <w:sz w:val="32"/>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13EBF2AD" w14:textId="77777777" w:rsidR="003843EA" w:rsidRDefault="00A21561">
            <w:pPr>
              <w:pStyle w:val="MyText"/>
              <w:spacing w:line="276" w:lineRule="auto"/>
              <w:ind w:left="0"/>
              <w:rPr>
                <w:b/>
                <w:bCs/>
                <w:sz w:val="32"/>
              </w:rPr>
            </w:pPr>
            <w:r>
              <w:rPr>
                <w:rFonts w:hint="eastAsia"/>
              </w:rPr>
              <w:t>OxE2 0x03</w:t>
            </w:r>
          </w:p>
        </w:tc>
        <w:tc>
          <w:tcPr>
            <w:tcW w:w="1487" w:type="dxa"/>
            <w:tcBorders>
              <w:top w:val="single" w:sz="4" w:space="0" w:color="auto"/>
              <w:left w:val="single" w:sz="4" w:space="0" w:color="auto"/>
              <w:bottom w:val="single" w:sz="4" w:space="0" w:color="auto"/>
              <w:right w:val="single" w:sz="4" w:space="0" w:color="auto"/>
            </w:tcBorders>
          </w:tcPr>
          <w:p w14:paraId="5DC99F01" w14:textId="77777777" w:rsidR="003843EA" w:rsidRDefault="003843EA">
            <w:pPr>
              <w:pStyle w:val="MyText"/>
              <w:spacing w:line="276" w:lineRule="auto"/>
              <w:ind w:left="0"/>
              <w:rPr>
                <w:b/>
                <w:bCs/>
                <w:sz w:val="32"/>
              </w:rPr>
            </w:pPr>
          </w:p>
        </w:tc>
      </w:tr>
      <w:tr w:rsidR="003843EA" w14:paraId="1E8E91FE" w14:textId="77777777">
        <w:tc>
          <w:tcPr>
            <w:tcW w:w="1400" w:type="dxa"/>
            <w:vMerge/>
            <w:tcBorders>
              <w:left w:val="single" w:sz="4" w:space="0" w:color="auto"/>
              <w:bottom w:val="single" w:sz="4" w:space="0" w:color="auto"/>
              <w:right w:val="single" w:sz="4" w:space="0" w:color="auto"/>
            </w:tcBorders>
          </w:tcPr>
          <w:p w14:paraId="7B0898DD" w14:textId="77777777" w:rsidR="003843EA" w:rsidRDefault="003843EA">
            <w:pPr>
              <w:pStyle w:val="MyText"/>
              <w:spacing w:line="276" w:lineRule="auto"/>
              <w:ind w:left="0"/>
              <w:jc w:val="center"/>
              <w:rPr>
                <w:b/>
                <w:bCs/>
                <w:sz w:val="32"/>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13DD3F30" w14:textId="77777777" w:rsidR="003843EA" w:rsidRDefault="00A21561">
            <w:pPr>
              <w:pStyle w:val="MyDoc111New"/>
              <w:numPr>
                <w:ilvl w:val="255"/>
                <w:numId w:val="0"/>
              </w:numPr>
            </w:pPr>
            <w:bookmarkStart w:id="276" w:name="_Toc30745"/>
            <w:r>
              <w:rPr>
                <w:rFonts w:hint="eastAsia"/>
              </w:rPr>
              <w:t>存储密钥</w:t>
            </w:r>
            <w:bookmarkEnd w:id="276"/>
          </w:p>
          <w:p w14:paraId="29CDD34E" w14:textId="77777777" w:rsidR="003843EA" w:rsidRDefault="003843EA">
            <w:pPr>
              <w:pStyle w:val="MyText"/>
              <w:spacing w:line="276" w:lineRule="auto"/>
              <w:ind w:left="0"/>
              <w:jc w:val="center"/>
              <w:rPr>
                <w:b/>
                <w:bCs/>
                <w:sz w:val="32"/>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58301A05" w14:textId="77777777" w:rsidR="003843EA" w:rsidRDefault="00A21561">
            <w:pPr>
              <w:pStyle w:val="MyText"/>
              <w:spacing w:line="276" w:lineRule="auto"/>
              <w:ind w:left="0"/>
              <w:rPr>
                <w:b/>
                <w:bCs/>
                <w:sz w:val="32"/>
              </w:rPr>
            </w:pPr>
            <w:r>
              <w:rPr>
                <w:rFonts w:hint="eastAsia"/>
              </w:rPr>
              <w:t>OxE2 0x05</w:t>
            </w:r>
          </w:p>
        </w:tc>
        <w:tc>
          <w:tcPr>
            <w:tcW w:w="1487" w:type="dxa"/>
            <w:tcBorders>
              <w:top w:val="single" w:sz="4" w:space="0" w:color="auto"/>
              <w:left w:val="single" w:sz="4" w:space="0" w:color="auto"/>
              <w:bottom w:val="single" w:sz="4" w:space="0" w:color="auto"/>
              <w:right w:val="single" w:sz="4" w:space="0" w:color="auto"/>
            </w:tcBorders>
          </w:tcPr>
          <w:p w14:paraId="486324FB" w14:textId="77777777" w:rsidR="003843EA" w:rsidRDefault="003843EA">
            <w:pPr>
              <w:pStyle w:val="MyText"/>
              <w:spacing w:line="276" w:lineRule="auto"/>
              <w:ind w:left="0"/>
              <w:rPr>
                <w:b/>
                <w:bCs/>
                <w:sz w:val="32"/>
              </w:rPr>
            </w:pPr>
          </w:p>
        </w:tc>
      </w:tr>
      <w:tr w:rsidR="003843EA" w14:paraId="1FA1B417" w14:textId="77777777">
        <w:tc>
          <w:tcPr>
            <w:tcW w:w="1400" w:type="dxa"/>
            <w:tcBorders>
              <w:left w:val="single" w:sz="4" w:space="0" w:color="auto"/>
              <w:bottom w:val="single" w:sz="4" w:space="0" w:color="auto"/>
              <w:right w:val="single" w:sz="4" w:space="0" w:color="auto"/>
            </w:tcBorders>
          </w:tcPr>
          <w:p w14:paraId="5E838AD3" w14:textId="77777777" w:rsidR="003843EA" w:rsidRDefault="003843EA">
            <w:pPr>
              <w:pStyle w:val="MyText"/>
              <w:spacing w:line="276" w:lineRule="auto"/>
              <w:ind w:left="0"/>
              <w:jc w:val="center"/>
              <w:rPr>
                <w:b/>
                <w:bCs/>
                <w:sz w:val="32"/>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77719A6A" w14:textId="77777777" w:rsidR="003843EA" w:rsidRDefault="00A21561">
            <w:pPr>
              <w:pStyle w:val="MyDoc111New"/>
              <w:numPr>
                <w:ilvl w:val="255"/>
                <w:numId w:val="0"/>
              </w:numPr>
            </w:pPr>
            <w:bookmarkStart w:id="277" w:name="_Toc8232"/>
            <w:r>
              <w:rPr>
                <w:rFonts w:hint="eastAsia"/>
              </w:rPr>
              <w:t>加载密钥</w:t>
            </w:r>
            <w:bookmarkEnd w:id="277"/>
          </w:p>
          <w:p w14:paraId="5C3DC593" w14:textId="77777777" w:rsidR="003843EA" w:rsidRDefault="003843EA">
            <w:pPr>
              <w:pStyle w:val="MyText"/>
              <w:spacing w:line="276" w:lineRule="auto"/>
              <w:ind w:left="0"/>
              <w:jc w:val="center"/>
              <w:rPr>
                <w:b/>
                <w:bCs/>
                <w:sz w:val="32"/>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48D175FD" w14:textId="77777777" w:rsidR="003843EA" w:rsidRDefault="00A21561">
            <w:pPr>
              <w:pStyle w:val="MyText"/>
              <w:spacing w:line="276" w:lineRule="auto"/>
              <w:ind w:left="0"/>
            </w:pPr>
            <w:r>
              <w:rPr>
                <w:rFonts w:hint="eastAsia"/>
              </w:rPr>
              <w:t>OxE2 0x06</w:t>
            </w:r>
          </w:p>
        </w:tc>
        <w:tc>
          <w:tcPr>
            <w:tcW w:w="1487" w:type="dxa"/>
            <w:tcBorders>
              <w:top w:val="single" w:sz="4" w:space="0" w:color="auto"/>
              <w:left w:val="single" w:sz="4" w:space="0" w:color="auto"/>
              <w:bottom w:val="single" w:sz="4" w:space="0" w:color="auto"/>
              <w:right w:val="single" w:sz="4" w:space="0" w:color="auto"/>
            </w:tcBorders>
          </w:tcPr>
          <w:p w14:paraId="26A83FBB" w14:textId="77777777" w:rsidR="003843EA" w:rsidRDefault="003843EA">
            <w:pPr>
              <w:pStyle w:val="MyText"/>
              <w:spacing w:line="276" w:lineRule="auto"/>
              <w:ind w:left="0"/>
              <w:rPr>
                <w:b/>
                <w:bCs/>
                <w:sz w:val="32"/>
              </w:rPr>
            </w:pPr>
          </w:p>
        </w:tc>
      </w:tr>
      <w:tr w:rsidR="003843EA" w14:paraId="2B6F74A6" w14:textId="77777777">
        <w:tc>
          <w:tcPr>
            <w:tcW w:w="1400" w:type="dxa"/>
            <w:tcBorders>
              <w:left w:val="single" w:sz="4" w:space="0" w:color="auto"/>
              <w:bottom w:val="single" w:sz="4" w:space="0" w:color="auto"/>
              <w:right w:val="single" w:sz="4" w:space="0" w:color="auto"/>
            </w:tcBorders>
          </w:tcPr>
          <w:p w14:paraId="198690F4" w14:textId="77777777" w:rsidR="003843EA" w:rsidRDefault="003843EA">
            <w:pPr>
              <w:pStyle w:val="MyText"/>
              <w:spacing w:line="276" w:lineRule="auto"/>
              <w:ind w:left="0"/>
              <w:jc w:val="center"/>
              <w:rPr>
                <w:b/>
                <w:bCs/>
                <w:sz w:val="32"/>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5A7395C3" w14:textId="77777777" w:rsidR="003843EA" w:rsidRDefault="00A21561">
            <w:pPr>
              <w:pStyle w:val="MyText"/>
              <w:spacing w:line="276" w:lineRule="auto"/>
              <w:ind w:left="0"/>
              <w:jc w:val="center"/>
              <w:rPr>
                <w:b/>
                <w:bCs/>
                <w:sz w:val="32"/>
              </w:rPr>
            </w:pPr>
            <w:r>
              <w:rPr>
                <w:rFonts w:hint="eastAsia"/>
              </w:rPr>
              <w:t>使用加载的密钥进行认证</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1F4551BA" w14:textId="77777777" w:rsidR="003843EA" w:rsidRDefault="00A21561">
            <w:pPr>
              <w:pStyle w:val="MyText"/>
              <w:spacing w:line="276" w:lineRule="auto"/>
              <w:ind w:left="0"/>
            </w:pPr>
            <w:r>
              <w:rPr>
                <w:rFonts w:hint="eastAsia"/>
              </w:rPr>
              <w:t>OxE2 0x07</w:t>
            </w:r>
          </w:p>
        </w:tc>
        <w:tc>
          <w:tcPr>
            <w:tcW w:w="1487" w:type="dxa"/>
            <w:tcBorders>
              <w:top w:val="single" w:sz="4" w:space="0" w:color="auto"/>
              <w:left w:val="single" w:sz="4" w:space="0" w:color="auto"/>
              <w:bottom w:val="single" w:sz="4" w:space="0" w:color="auto"/>
              <w:right w:val="single" w:sz="4" w:space="0" w:color="auto"/>
            </w:tcBorders>
          </w:tcPr>
          <w:p w14:paraId="415D1806" w14:textId="77777777" w:rsidR="003843EA" w:rsidRDefault="003843EA">
            <w:pPr>
              <w:pStyle w:val="MyText"/>
              <w:spacing w:line="276" w:lineRule="auto"/>
              <w:ind w:left="0"/>
              <w:rPr>
                <w:b/>
                <w:bCs/>
                <w:sz w:val="32"/>
              </w:rPr>
            </w:pPr>
          </w:p>
        </w:tc>
      </w:tr>
      <w:tr w:rsidR="003843EA" w14:paraId="1D7373AD" w14:textId="77777777">
        <w:tc>
          <w:tcPr>
            <w:tcW w:w="1400" w:type="dxa"/>
            <w:tcBorders>
              <w:left w:val="single" w:sz="4" w:space="0" w:color="auto"/>
              <w:bottom w:val="single" w:sz="4" w:space="0" w:color="auto"/>
              <w:right w:val="single" w:sz="4" w:space="0" w:color="auto"/>
            </w:tcBorders>
          </w:tcPr>
          <w:p w14:paraId="6DDACF4E" w14:textId="77777777" w:rsidR="003843EA" w:rsidRDefault="003843EA">
            <w:pPr>
              <w:pStyle w:val="MyText"/>
              <w:spacing w:line="276" w:lineRule="auto"/>
              <w:ind w:left="0"/>
              <w:jc w:val="center"/>
              <w:rPr>
                <w:b/>
                <w:bCs/>
                <w:sz w:val="32"/>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7E4FDCB7" w14:textId="77777777" w:rsidR="003843EA" w:rsidRDefault="00A21561">
            <w:pPr>
              <w:pStyle w:val="MyDoc111New"/>
              <w:numPr>
                <w:ilvl w:val="255"/>
                <w:numId w:val="0"/>
              </w:numPr>
            </w:pPr>
            <w:bookmarkStart w:id="278" w:name="_Toc5799"/>
            <w:r>
              <w:rPr>
                <w:rFonts w:hint="eastAsia"/>
              </w:rPr>
              <w:t>使用外部密钥进行认证</w:t>
            </w:r>
            <w:bookmarkEnd w:id="278"/>
          </w:p>
          <w:p w14:paraId="58D36292" w14:textId="77777777" w:rsidR="003843EA" w:rsidRDefault="003843EA">
            <w:pPr>
              <w:pStyle w:val="MyText"/>
              <w:spacing w:line="276" w:lineRule="auto"/>
              <w:ind w:left="0"/>
              <w:jc w:val="center"/>
              <w:rPr>
                <w:b/>
                <w:bCs/>
                <w:sz w:val="32"/>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40797240" w14:textId="77777777" w:rsidR="003843EA" w:rsidRDefault="00A21561">
            <w:pPr>
              <w:pStyle w:val="MyText"/>
              <w:spacing w:line="276" w:lineRule="auto"/>
              <w:ind w:left="0"/>
            </w:pPr>
            <w:r>
              <w:rPr>
                <w:rFonts w:hint="eastAsia"/>
              </w:rPr>
              <w:t>OxE2 0x08</w:t>
            </w:r>
          </w:p>
        </w:tc>
        <w:tc>
          <w:tcPr>
            <w:tcW w:w="1487" w:type="dxa"/>
            <w:tcBorders>
              <w:top w:val="single" w:sz="4" w:space="0" w:color="auto"/>
              <w:left w:val="single" w:sz="4" w:space="0" w:color="auto"/>
              <w:bottom w:val="single" w:sz="4" w:space="0" w:color="auto"/>
              <w:right w:val="single" w:sz="4" w:space="0" w:color="auto"/>
            </w:tcBorders>
          </w:tcPr>
          <w:p w14:paraId="0E20DAB8" w14:textId="77777777" w:rsidR="003843EA" w:rsidRDefault="003843EA">
            <w:pPr>
              <w:pStyle w:val="MyText"/>
              <w:spacing w:line="276" w:lineRule="auto"/>
              <w:ind w:left="0"/>
              <w:rPr>
                <w:b/>
                <w:bCs/>
                <w:sz w:val="32"/>
              </w:rPr>
            </w:pPr>
          </w:p>
        </w:tc>
      </w:tr>
      <w:tr w:rsidR="003843EA" w14:paraId="6CBC2EE1" w14:textId="77777777">
        <w:tc>
          <w:tcPr>
            <w:tcW w:w="1400" w:type="dxa"/>
            <w:tcBorders>
              <w:left w:val="single" w:sz="4" w:space="0" w:color="auto"/>
              <w:bottom w:val="single" w:sz="4" w:space="0" w:color="auto"/>
              <w:right w:val="single" w:sz="4" w:space="0" w:color="auto"/>
            </w:tcBorders>
          </w:tcPr>
          <w:p w14:paraId="71297B7A" w14:textId="77777777" w:rsidR="003843EA" w:rsidRDefault="003843EA">
            <w:pPr>
              <w:pStyle w:val="MyText"/>
              <w:spacing w:line="276" w:lineRule="auto"/>
              <w:ind w:left="0"/>
              <w:jc w:val="center"/>
              <w:rPr>
                <w:b/>
                <w:bCs/>
                <w:sz w:val="32"/>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5F72EA09" w14:textId="77777777" w:rsidR="003843EA" w:rsidRDefault="00A21561">
            <w:pPr>
              <w:pStyle w:val="MyDoc111New"/>
              <w:numPr>
                <w:ilvl w:val="255"/>
                <w:numId w:val="0"/>
              </w:numPr>
            </w:pPr>
            <w:bookmarkStart w:id="279" w:name="_Toc19343"/>
            <w:r>
              <w:rPr>
                <w:rFonts w:hint="eastAsia"/>
              </w:rPr>
              <w:t>读块数据</w:t>
            </w:r>
            <w:bookmarkEnd w:id="279"/>
          </w:p>
          <w:p w14:paraId="568938B4" w14:textId="77777777" w:rsidR="003843EA" w:rsidRDefault="003843EA">
            <w:pPr>
              <w:pStyle w:val="MyText"/>
              <w:spacing w:line="276" w:lineRule="auto"/>
              <w:ind w:left="0"/>
              <w:jc w:val="center"/>
              <w:rPr>
                <w:b/>
                <w:bCs/>
                <w:sz w:val="32"/>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69513EA2" w14:textId="77777777" w:rsidR="003843EA" w:rsidRDefault="00A21561">
            <w:pPr>
              <w:pStyle w:val="MyText"/>
              <w:spacing w:line="276" w:lineRule="auto"/>
              <w:ind w:left="0"/>
            </w:pPr>
            <w:r>
              <w:rPr>
                <w:rFonts w:hint="eastAsia"/>
              </w:rPr>
              <w:t>OxE2 0x09</w:t>
            </w:r>
          </w:p>
        </w:tc>
        <w:tc>
          <w:tcPr>
            <w:tcW w:w="1487" w:type="dxa"/>
            <w:tcBorders>
              <w:top w:val="single" w:sz="4" w:space="0" w:color="auto"/>
              <w:left w:val="single" w:sz="4" w:space="0" w:color="auto"/>
              <w:bottom w:val="single" w:sz="4" w:space="0" w:color="auto"/>
              <w:right w:val="single" w:sz="4" w:space="0" w:color="auto"/>
            </w:tcBorders>
          </w:tcPr>
          <w:p w14:paraId="6CDCC69C" w14:textId="77777777" w:rsidR="003843EA" w:rsidRDefault="003843EA">
            <w:pPr>
              <w:pStyle w:val="MyText"/>
              <w:spacing w:line="276" w:lineRule="auto"/>
              <w:ind w:left="0"/>
              <w:rPr>
                <w:b/>
                <w:bCs/>
                <w:sz w:val="32"/>
              </w:rPr>
            </w:pPr>
          </w:p>
        </w:tc>
      </w:tr>
      <w:tr w:rsidR="003843EA" w14:paraId="7FB11188" w14:textId="77777777">
        <w:tc>
          <w:tcPr>
            <w:tcW w:w="1400" w:type="dxa"/>
            <w:tcBorders>
              <w:left w:val="single" w:sz="4" w:space="0" w:color="auto"/>
              <w:bottom w:val="single" w:sz="4" w:space="0" w:color="auto"/>
              <w:right w:val="single" w:sz="4" w:space="0" w:color="auto"/>
            </w:tcBorders>
          </w:tcPr>
          <w:p w14:paraId="0A5F5046" w14:textId="77777777" w:rsidR="003843EA" w:rsidRDefault="003843EA">
            <w:pPr>
              <w:pStyle w:val="MyText"/>
              <w:spacing w:line="276" w:lineRule="auto"/>
              <w:ind w:left="0"/>
              <w:jc w:val="center"/>
              <w:rPr>
                <w:b/>
                <w:bCs/>
                <w:sz w:val="32"/>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05973B84" w14:textId="77777777" w:rsidR="003843EA" w:rsidRDefault="00A21561">
            <w:pPr>
              <w:pStyle w:val="MyDoc111New"/>
              <w:numPr>
                <w:ilvl w:val="255"/>
                <w:numId w:val="0"/>
              </w:numPr>
            </w:pPr>
            <w:bookmarkStart w:id="280" w:name="_Toc30298"/>
            <w:r>
              <w:rPr>
                <w:rFonts w:hint="eastAsia"/>
              </w:rPr>
              <w:t>写块数据</w:t>
            </w:r>
            <w:bookmarkEnd w:id="280"/>
          </w:p>
          <w:p w14:paraId="15D2DF44" w14:textId="77777777" w:rsidR="003843EA" w:rsidRDefault="003843EA">
            <w:pPr>
              <w:pStyle w:val="MyText"/>
              <w:spacing w:line="276" w:lineRule="auto"/>
              <w:ind w:left="0"/>
              <w:jc w:val="center"/>
              <w:rPr>
                <w:b/>
                <w:bCs/>
                <w:sz w:val="32"/>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55CC02E7" w14:textId="77777777" w:rsidR="003843EA" w:rsidRDefault="00A21561">
            <w:pPr>
              <w:pStyle w:val="MyText"/>
              <w:spacing w:line="276" w:lineRule="auto"/>
              <w:ind w:left="0"/>
            </w:pPr>
            <w:r>
              <w:rPr>
                <w:rFonts w:hint="eastAsia"/>
              </w:rPr>
              <w:t>OxE2 0x0a</w:t>
            </w:r>
          </w:p>
        </w:tc>
        <w:tc>
          <w:tcPr>
            <w:tcW w:w="1487" w:type="dxa"/>
            <w:tcBorders>
              <w:top w:val="single" w:sz="4" w:space="0" w:color="auto"/>
              <w:left w:val="single" w:sz="4" w:space="0" w:color="auto"/>
              <w:bottom w:val="single" w:sz="4" w:space="0" w:color="auto"/>
              <w:right w:val="single" w:sz="4" w:space="0" w:color="auto"/>
            </w:tcBorders>
          </w:tcPr>
          <w:p w14:paraId="0E983189" w14:textId="77777777" w:rsidR="003843EA" w:rsidRDefault="003843EA">
            <w:pPr>
              <w:pStyle w:val="MyText"/>
              <w:spacing w:line="276" w:lineRule="auto"/>
              <w:ind w:left="0"/>
              <w:rPr>
                <w:b/>
                <w:bCs/>
                <w:sz w:val="32"/>
              </w:rPr>
            </w:pPr>
          </w:p>
        </w:tc>
      </w:tr>
      <w:tr w:rsidR="003843EA" w14:paraId="22DCA829" w14:textId="77777777">
        <w:tc>
          <w:tcPr>
            <w:tcW w:w="1400" w:type="dxa"/>
            <w:tcBorders>
              <w:left w:val="single" w:sz="4" w:space="0" w:color="auto"/>
              <w:bottom w:val="single" w:sz="4" w:space="0" w:color="auto"/>
              <w:right w:val="single" w:sz="4" w:space="0" w:color="auto"/>
            </w:tcBorders>
          </w:tcPr>
          <w:p w14:paraId="46FA9A86" w14:textId="77777777" w:rsidR="003843EA" w:rsidRDefault="003843EA">
            <w:pPr>
              <w:pStyle w:val="MyText"/>
              <w:spacing w:line="276" w:lineRule="auto"/>
              <w:ind w:left="0"/>
              <w:jc w:val="center"/>
              <w:rPr>
                <w:b/>
                <w:bCs/>
                <w:sz w:val="32"/>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1706D3EF" w14:textId="77777777" w:rsidR="003843EA" w:rsidRDefault="00A21561">
            <w:pPr>
              <w:pStyle w:val="MyDoc111New"/>
              <w:numPr>
                <w:ilvl w:val="255"/>
                <w:numId w:val="0"/>
              </w:numPr>
            </w:pPr>
            <w:bookmarkStart w:id="281" w:name="_Toc8550"/>
            <w:r>
              <w:rPr>
                <w:rFonts w:hint="eastAsia"/>
              </w:rPr>
              <w:t>增量操作</w:t>
            </w:r>
            <w:bookmarkEnd w:id="281"/>
          </w:p>
          <w:p w14:paraId="7BFD35B6" w14:textId="77777777" w:rsidR="003843EA" w:rsidRDefault="003843EA">
            <w:pPr>
              <w:pStyle w:val="MyText"/>
              <w:spacing w:line="276" w:lineRule="auto"/>
              <w:ind w:left="0"/>
              <w:jc w:val="center"/>
              <w:rPr>
                <w:b/>
                <w:bCs/>
                <w:sz w:val="32"/>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3C0288AB" w14:textId="77777777" w:rsidR="003843EA" w:rsidRDefault="00A21561">
            <w:pPr>
              <w:pStyle w:val="MyText"/>
              <w:spacing w:line="276" w:lineRule="auto"/>
              <w:ind w:left="0"/>
            </w:pPr>
            <w:r>
              <w:rPr>
                <w:rFonts w:hint="eastAsia"/>
              </w:rPr>
              <w:t>OxE2 0x0b</w:t>
            </w:r>
          </w:p>
        </w:tc>
        <w:tc>
          <w:tcPr>
            <w:tcW w:w="1487" w:type="dxa"/>
            <w:tcBorders>
              <w:top w:val="single" w:sz="4" w:space="0" w:color="auto"/>
              <w:left w:val="single" w:sz="4" w:space="0" w:color="auto"/>
              <w:bottom w:val="single" w:sz="4" w:space="0" w:color="auto"/>
              <w:right w:val="single" w:sz="4" w:space="0" w:color="auto"/>
            </w:tcBorders>
          </w:tcPr>
          <w:p w14:paraId="4841E435" w14:textId="77777777" w:rsidR="003843EA" w:rsidRDefault="003843EA">
            <w:pPr>
              <w:pStyle w:val="MyText"/>
              <w:spacing w:line="276" w:lineRule="auto"/>
              <w:ind w:left="0"/>
              <w:rPr>
                <w:b/>
                <w:bCs/>
                <w:sz w:val="32"/>
              </w:rPr>
            </w:pPr>
          </w:p>
        </w:tc>
      </w:tr>
      <w:tr w:rsidR="003843EA" w14:paraId="48E8E447" w14:textId="77777777">
        <w:tc>
          <w:tcPr>
            <w:tcW w:w="1400" w:type="dxa"/>
            <w:tcBorders>
              <w:left w:val="single" w:sz="4" w:space="0" w:color="auto"/>
              <w:bottom w:val="single" w:sz="4" w:space="0" w:color="auto"/>
              <w:right w:val="single" w:sz="4" w:space="0" w:color="auto"/>
            </w:tcBorders>
          </w:tcPr>
          <w:p w14:paraId="062BFDBF" w14:textId="77777777" w:rsidR="003843EA" w:rsidRDefault="003843EA">
            <w:pPr>
              <w:pStyle w:val="MyText"/>
              <w:spacing w:line="276" w:lineRule="auto"/>
              <w:ind w:left="0"/>
              <w:jc w:val="center"/>
              <w:rPr>
                <w:b/>
                <w:bCs/>
                <w:sz w:val="32"/>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60B23B7C" w14:textId="77777777" w:rsidR="003843EA" w:rsidRDefault="00A21561">
            <w:pPr>
              <w:pStyle w:val="MyDoc111New"/>
              <w:numPr>
                <w:ilvl w:val="255"/>
                <w:numId w:val="0"/>
              </w:numPr>
            </w:pPr>
            <w:bookmarkStart w:id="282" w:name="_Toc17963"/>
            <w:r>
              <w:rPr>
                <w:rFonts w:hint="eastAsia"/>
              </w:rPr>
              <w:t>减量操作</w:t>
            </w:r>
            <w:bookmarkEnd w:id="282"/>
          </w:p>
          <w:p w14:paraId="30A0FF9B" w14:textId="77777777" w:rsidR="003843EA" w:rsidRDefault="003843EA">
            <w:pPr>
              <w:pStyle w:val="MyText"/>
              <w:spacing w:line="276" w:lineRule="auto"/>
              <w:ind w:left="0"/>
              <w:jc w:val="center"/>
              <w:rPr>
                <w:b/>
                <w:bCs/>
                <w:sz w:val="32"/>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2B7AA4F1" w14:textId="77777777" w:rsidR="003843EA" w:rsidRDefault="00A21561">
            <w:pPr>
              <w:pStyle w:val="MyText"/>
              <w:spacing w:line="276" w:lineRule="auto"/>
              <w:ind w:left="0"/>
            </w:pPr>
            <w:r>
              <w:rPr>
                <w:rFonts w:hint="eastAsia"/>
              </w:rPr>
              <w:t>OxE2 0x0c</w:t>
            </w:r>
          </w:p>
        </w:tc>
        <w:tc>
          <w:tcPr>
            <w:tcW w:w="1487" w:type="dxa"/>
            <w:tcBorders>
              <w:top w:val="single" w:sz="4" w:space="0" w:color="auto"/>
              <w:left w:val="single" w:sz="4" w:space="0" w:color="auto"/>
              <w:bottom w:val="single" w:sz="4" w:space="0" w:color="auto"/>
              <w:right w:val="single" w:sz="4" w:space="0" w:color="auto"/>
            </w:tcBorders>
          </w:tcPr>
          <w:p w14:paraId="1B167DE8" w14:textId="77777777" w:rsidR="003843EA" w:rsidRDefault="003843EA">
            <w:pPr>
              <w:pStyle w:val="MyText"/>
              <w:spacing w:line="276" w:lineRule="auto"/>
              <w:ind w:left="0"/>
              <w:rPr>
                <w:b/>
                <w:bCs/>
                <w:sz w:val="32"/>
              </w:rPr>
            </w:pPr>
          </w:p>
        </w:tc>
      </w:tr>
      <w:tr w:rsidR="003843EA" w14:paraId="76C7E273" w14:textId="77777777">
        <w:tc>
          <w:tcPr>
            <w:tcW w:w="1400" w:type="dxa"/>
            <w:tcBorders>
              <w:left w:val="single" w:sz="4" w:space="0" w:color="auto"/>
              <w:bottom w:val="single" w:sz="4" w:space="0" w:color="auto"/>
              <w:right w:val="single" w:sz="4" w:space="0" w:color="auto"/>
            </w:tcBorders>
          </w:tcPr>
          <w:p w14:paraId="298A5E12" w14:textId="77777777" w:rsidR="003843EA" w:rsidRDefault="003843EA">
            <w:pPr>
              <w:pStyle w:val="MyText"/>
              <w:spacing w:line="276" w:lineRule="auto"/>
              <w:ind w:left="0"/>
              <w:jc w:val="center"/>
              <w:rPr>
                <w:b/>
                <w:bCs/>
                <w:sz w:val="32"/>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3C47B00E" w14:textId="77777777" w:rsidR="003843EA" w:rsidRDefault="00A21561">
            <w:pPr>
              <w:pStyle w:val="MyDoc111New"/>
              <w:numPr>
                <w:ilvl w:val="255"/>
                <w:numId w:val="0"/>
              </w:numPr>
            </w:pPr>
            <w:bookmarkStart w:id="283" w:name="_Toc11660"/>
            <w:r>
              <w:rPr>
                <w:rFonts w:hint="eastAsia"/>
              </w:rPr>
              <w:t>非接寻卡</w:t>
            </w:r>
            <w:bookmarkEnd w:id="283"/>
          </w:p>
          <w:p w14:paraId="2539E8EC" w14:textId="77777777" w:rsidR="003843EA" w:rsidRDefault="003843EA">
            <w:pPr>
              <w:pStyle w:val="MyText"/>
              <w:spacing w:line="276" w:lineRule="auto"/>
              <w:ind w:left="0"/>
              <w:jc w:val="center"/>
              <w:rPr>
                <w:b/>
                <w:bCs/>
                <w:sz w:val="32"/>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39A9656D" w14:textId="77777777" w:rsidR="003843EA" w:rsidRDefault="00A21561">
            <w:pPr>
              <w:pStyle w:val="MyText"/>
              <w:spacing w:line="276" w:lineRule="auto"/>
              <w:ind w:left="0"/>
            </w:pPr>
            <w:r>
              <w:rPr>
                <w:rFonts w:hint="eastAsia"/>
              </w:rPr>
              <w:t>OxE2 0x10</w:t>
            </w:r>
          </w:p>
        </w:tc>
        <w:tc>
          <w:tcPr>
            <w:tcW w:w="1487" w:type="dxa"/>
            <w:tcBorders>
              <w:top w:val="single" w:sz="4" w:space="0" w:color="auto"/>
              <w:left w:val="single" w:sz="4" w:space="0" w:color="auto"/>
              <w:bottom w:val="single" w:sz="4" w:space="0" w:color="auto"/>
              <w:right w:val="single" w:sz="4" w:space="0" w:color="auto"/>
            </w:tcBorders>
          </w:tcPr>
          <w:p w14:paraId="32A4C936" w14:textId="77777777" w:rsidR="003843EA" w:rsidRDefault="003843EA">
            <w:pPr>
              <w:pStyle w:val="MyText"/>
              <w:spacing w:line="276" w:lineRule="auto"/>
              <w:ind w:left="0"/>
              <w:rPr>
                <w:b/>
                <w:bCs/>
                <w:sz w:val="32"/>
              </w:rPr>
            </w:pPr>
          </w:p>
        </w:tc>
      </w:tr>
      <w:tr w:rsidR="003843EA" w14:paraId="2FAAE801" w14:textId="77777777">
        <w:tc>
          <w:tcPr>
            <w:tcW w:w="1400" w:type="dxa"/>
            <w:tcBorders>
              <w:left w:val="single" w:sz="4" w:space="0" w:color="auto"/>
              <w:bottom w:val="single" w:sz="4" w:space="0" w:color="auto"/>
              <w:right w:val="single" w:sz="4" w:space="0" w:color="auto"/>
            </w:tcBorders>
          </w:tcPr>
          <w:p w14:paraId="6D473AB4" w14:textId="77777777" w:rsidR="003843EA" w:rsidRDefault="003843EA">
            <w:pPr>
              <w:pStyle w:val="MyText"/>
              <w:spacing w:line="276" w:lineRule="auto"/>
              <w:ind w:left="0"/>
              <w:jc w:val="center"/>
              <w:rPr>
                <w:b/>
                <w:bCs/>
                <w:sz w:val="32"/>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60A3FF01" w14:textId="77777777" w:rsidR="003843EA" w:rsidRDefault="00A21561">
            <w:pPr>
              <w:pStyle w:val="MyDoc111New"/>
              <w:numPr>
                <w:ilvl w:val="255"/>
                <w:numId w:val="0"/>
              </w:numPr>
            </w:pPr>
            <w:bookmarkStart w:id="284" w:name="_Toc24588"/>
            <w:r>
              <w:rPr>
                <w:rFonts w:hint="eastAsia"/>
              </w:rPr>
              <w:t>非接防冲突</w:t>
            </w:r>
            <w:bookmarkEnd w:id="284"/>
          </w:p>
          <w:p w14:paraId="0E7AADB2" w14:textId="77777777" w:rsidR="003843EA" w:rsidRDefault="003843EA">
            <w:pPr>
              <w:pStyle w:val="MyText"/>
              <w:spacing w:line="276" w:lineRule="auto"/>
              <w:ind w:left="0"/>
              <w:jc w:val="center"/>
              <w:rPr>
                <w:b/>
                <w:bCs/>
                <w:sz w:val="32"/>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13664176" w14:textId="77777777" w:rsidR="003843EA" w:rsidRDefault="00A21561">
            <w:pPr>
              <w:pStyle w:val="MyText"/>
              <w:spacing w:line="276" w:lineRule="auto"/>
              <w:ind w:left="0"/>
            </w:pPr>
            <w:r>
              <w:rPr>
                <w:rFonts w:hint="eastAsia"/>
              </w:rPr>
              <w:t>OxE2 0x11</w:t>
            </w:r>
          </w:p>
        </w:tc>
        <w:tc>
          <w:tcPr>
            <w:tcW w:w="1487" w:type="dxa"/>
            <w:tcBorders>
              <w:top w:val="single" w:sz="4" w:space="0" w:color="auto"/>
              <w:left w:val="single" w:sz="4" w:space="0" w:color="auto"/>
              <w:bottom w:val="single" w:sz="4" w:space="0" w:color="auto"/>
              <w:right w:val="single" w:sz="4" w:space="0" w:color="auto"/>
            </w:tcBorders>
          </w:tcPr>
          <w:p w14:paraId="54E9FD65" w14:textId="77777777" w:rsidR="003843EA" w:rsidRDefault="003843EA">
            <w:pPr>
              <w:pStyle w:val="MyText"/>
              <w:spacing w:line="276" w:lineRule="auto"/>
              <w:ind w:left="0"/>
              <w:rPr>
                <w:b/>
                <w:bCs/>
                <w:sz w:val="32"/>
              </w:rPr>
            </w:pPr>
          </w:p>
        </w:tc>
      </w:tr>
      <w:tr w:rsidR="003843EA" w14:paraId="2B56B7A0" w14:textId="77777777">
        <w:tc>
          <w:tcPr>
            <w:tcW w:w="1400" w:type="dxa"/>
            <w:tcBorders>
              <w:left w:val="single" w:sz="4" w:space="0" w:color="auto"/>
              <w:bottom w:val="single" w:sz="4" w:space="0" w:color="auto"/>
              <w:right w:val="single" w:sz="4" w:space="0" w:color="auto"/>
            </w:tcBorders>
          </w:tcPr>
          <w:p w14:paraId="4A933FCF" w14:textId="77777777" w:rsidR="003843EA" w:rsidRDefault="003843EA">
            <w:pPr>
              <w:pStyle w:val="MyText"/>
              <w:spacing w:line="276" w:lineRule="auto"/>
              <w:ind w:left="0"/>
              <w:jc w:val="center"/>
              <w:rPr>
                <w:b/>
                <w:bCs/>
                <w:sz w:val="32"/>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0E03D30D" w14:textId="77777777" w:rsidR="003843EA" w:rsidRDefault="00A21561">
            <w:pPr>
              <w:pStyle w:val="MyDoc111New"/>
              <w:numPr>
                <w:ilvl w:val="255"/>
                <w:numId w:val="0"/>
              </w:numPr>
            </w:pPr>
            <w:bookmarkStart w:id="285" w:name="_Toc4497"/>
            <w:r>
              <w:rPr>
                <w:rFonts w:hint="eastAsia"/>
              </w:rPr>
              <w:t>非接卡选卡</w:t>
            </w:r>
            <w:bookmarkEnd w:id="285"/>
          </w:p>
          <w:p w14:paraId="43C44DF3" w14:textId="77777777" w:rsidR="003843EA" w:rsidRDefault="003843EA">
            <w:pPr>
              <w:pStyle w:val="MyText"/>
              <w:spacing w:line="276" w:lineRule="auto"/>
              <w:ind w:left="0"/>
              <w:jc w:val="center"/>
              <w:rPr>
                <w:b/>
                <w:bCs/>
                <w:sz w:val="32"/>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5CEF2DE8" w14:textId="77777777" w:rsidR="003843EA" w:rsidRDefault="00A21561">
            <w:pPr>
              <w:pStyle w:val="MyText"/>
              <w:spacing w:line="276" w:lineRule="auto"/>
              <w:ind w:left="0"/>
            </w:pPr>
            <w:r>
              <w:rPr>
                <w:rFonts w:hint="eastAsia"/>
              </w:rPr>
              <w:t>OxE2 0x12</w:t>
            </w:r>
          </w:p>
        </w:tc>
        <w:tc>
          <w:tcPr>
            <w:tcW w:w="1487" w:type="dxa"/>
            <w:tcBorders>
              <w:top w:val="single" w:sz="4" w:space="0" w:color="auto"/>
              <w:left w:val="single" w:sz="4" w:space="0" w:color="auto"/>
              <w:bottom w:val="single" w:sz="4" w:space="0" w:color="auto"/>
              <w:right w:val="single" w:sz="4" w:space="0" w:color="auto"/>
            </w:tcBorders>
          </w:tcPr>
          <w:p w14:paraId="5EC0F3D2" w14:textId="77777777" w:rsidR="003843EA" w:rsidRDefault="003843EA">
            <w:pPr>
              <w:pStyle w:val="MyText"/>
              <w:spacing w:line="276" w:lineRule="auto"/>
              <w:ind w:left="0"/>
              <w:rPr>
                <w:b/>
                <w:bCs/>
                <w:sz w:val="32"/>
              </w:rPr>
            </w:pPr>
          </w:p>
        </w:tc>
      </w:tr>
      <w:tr w:rsidR="003843EA" w14:paraId="4F47C3A1" w14:textId="77777777">
        <w:tc>
          <w:tcPr>
            <w:tcW w:w="1400" w:type="dxa"/>
            <w:tcBorders>
              <w:left w:val="single" w:sz="4" w:space="0" w:color="auto"/>
              <w:bottom w:val="single" w:sz="4" w:space="0" w:color="auto"/>
              <w:right w:val="single" w:sz="4" w:space="0" w:color="auto"/>
            </w:tcBorders>
          </w:tcPr>
          <w:p w14:paraId="38CF4406" w14:textId="77777777" w:rsidR="003843EA" w:rsidRDefault="003843EA">
            <w:pPr>
              <w:pStyle w:val="MyText"/>
              <w:spacing w:line="276" w:lineRule="auto"/>
              <w:ind w:left="0"/>
              <w:jc w:val="center"/>
              <w:rPr>
                <w:b/>
                <w:bCs/>
                <w:sz w:val="32"/>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02717E4A" w14:textId="77777777" w:rsidR="003843EA" w:rsidRDefault="00A21561">
            <w:pPr>
              <w:pStyle w:val="MyDoc111New"/>
              <w:numPr>
                <w:ilvl w:val="255"/>
                <w:numId w:val="0"/>
              </w:numPr>
            </w:pPr>
            <w:bookmarkStart w:id="286" w:name="_Toc22820"/>
            <w:r>
              <w:rPr>
                <w:rFonts w:hint="eastAsia"/>
              </w:rPr>
              <w:t>非接卡激活</w:t>
            </w:r>
            <w:bookmarkEnd w:id="286"/>
          </w:p>
          <w:p w14:paraId="570683C5" w14:textId="77777777" w:rsidR="003843EA" w:rsidRDefault="003843EA">
            <w:pPr>
              <w:pStyle w:val="MyText"/>
              <w:spacing w:line="276" w:lineRule="auto"/>
              <w:ind w:left="0"/>
              <w:jc w:val="center"/>
              <w:rPr>
                <w:b/>
                <w:bCs/>
                <w:sz w:val="32"/>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2FFA00D3" w14:textId="77777777" w:rsidR="003843EA" w:rsidRDefault="00A21561">
            <w:pPr>
              <w:pStyle w:val="MyText"/>
              <w:spacing w:line="276" w:lineRule="auto"/>
              <w:ind w:left="0"/>
            </w:pPr>
            <w:r>
              <w:rPr>
                <w:rFonts w:hint="eastAsia"/>
              </w:rPr>
              <w:t>OxE2 0x13</w:t>
            </w:r>
          </w:p>
        </w:tc>
        <w:tc>
          <w:tcPr>
            <w:tcW w:w="1487" w:type="dxa"/>
            <w:tcBorders>
              <w:top w:val="single" w:sz="4" w:space="0" w:color="auto"/>
              <w:left w:val="single" w:sz="4" w:space="0" w:color="auto"/>
              <w:bottom w:val="single" w:sz="4" w:space="0" w:color="auto"/>
              <w:right w:val="single" w:sz="4" w:space="0" w:color="auto"/>
            </w:tcBorders>
          </w:tcPr>
          <w:p w14:paraId="24FE6A7B" w14:textId="77777777" w:rsidR="003843EA" w:rsidRDefault="003843EA">
            <w:pPr>
              <w:pStyle w:val="MyText"/>
              <w:spacing w:line="276" w:lineRule="auto"/>
              <w:ind w:left="0"/>
              <w:rPr>
                <w:b/>
                <w:bCs/>
                <w:sz w:val="32"/>
              </w:rPr>
            </w:pPr>
          </w:p>
        </w:tc>
      </w:tr>
      <w:tr w:rsidR="003843EA" w14:paraId="028E8112" w14:textId="77777777">
        <w:tc>
          <w:tcPr>
            <w:tcW w:w="1400" w:type="dxa"/>
            <w:tcBorders>
              <w:left w:val="single" w:sz="4" w:space="0" w:color="auto"/>
              <w:bottom w:val="single" w:sz="4" w:space="0" w:color="auto"/>
              <w:right w:val="single" w:sz="4" w:space="0" w:color="auto"/>
            </w:tcBorders>
          </w:tcPr>
          <w:p w14:paraId="0F28D441" w14:textId="77777777" w:rsidR="003843EA" w:rsidRDefault="003843EA">
            <w:pPr>
              <w:pStyle w:val="MyText"/>
              <w:spacing w:line="276" w:lineRule="auto"/>
              <w:ind w:left="0"/>
              <w:jc w:val="center"/>
              <w:rPr>
                <w:b/>
                <w:bCs/>
                <w:sz w:val="32"/>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2C637025" w14:textId="77777777" w:rsidR="003843EA" w:rsidRDefault="00A21561">
            <w:pPr>
              <w:pStyle w:val="MyDoc111New"/>
              <w:numPr>
                <w:ilvl w:val="255"/>
                <w:numId w:val="0"/>
              </w:numPr>
            </w:pPr>
            <w:bookmarkStart w:id="287" w:name="_Toc2160"/>
            <w:r>
              <w:rPr>
                <w:rFonts w:hint="eastAsia"/>
              </w:rPr>
              <w:t>非接在位检测</w:t>
            </w:r>
            <w:bookmarkEnd w:id="287"/>
          </w:p>
          <w:p w14:paraId="7DD20D8F" w14:textId="77777777" w:rsidR="003843EA" w:rsidRDefault="003843EA">
            <w:pPr>
              <w:pStyle w:val="MyText"/>
              <w:spacing w:line="276" w:lineRule="auto"/>
              <w:ind w:left="0"/>
              <w:jc w:val="center"/>
              <w:rPr>
                <w:b/>
                <w:bCs/>
                <w:sz w:val="32"/>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7E5F2A25" w14:textId="77777777" w:rsidR="003843EA" w:rsidRDefault="00A21561">
            <w:pPr>
              <w:pStyle w:val="MyText"/>
              <w:spacing w:line="276" w:lineRule="auto"/>
              <w:ind w:left="0"/>
            </w:pPr>
            <w:r>
              <w:rPr>
                <w:rFonts w:hint="eastAsia"/>
              </w:rPr>
              <w:t>OxE2 0x14</w:t>
            </w:r>
          </w:p>
        </w:tc>
        <w:tc>
          <w:tcPr>
            <w:tcW w:w="1487" w:type="dxa"/>
            <w:tcBorders>
              <w:top w:val="single" w:sz="4" w:space="0" w:color="auto"/>
              <w:left w:val="single" w:sz="4" w:space="0" w:color="auto"/>
              <w:bottom w:val="single" w:sz="4" w:space="0" w:color="auto"/>
              <w:right w:val="single" w:sz="4" w:space="0" w:color="auto"/>
            </w:tcBorders>
          </w:tcPr>
          <w:p w14:paraId="23E0CFBE" w14:textId="77777777" w:rsidR="003843EA" w:rsidRDefault="003843EA">
            <w:pPr>
              <w:pStyle w:val="MyText"/>
              <w:spacing w:line="276" w:lineRule="auto"/>
              <w:ind w:left="0"/>
              <w:rPr>
                <w:b/>
                <w:bCs/>
                <w:sz w:val="32"/>
              </w:rPr>
            </w:pPr>
          </w:p>
        </w:tc>
      </w:tr>
      <w:tr w:rsidR="003843EA" w14:paraId="23B27107" w14:textId="77777777">
        <w:tc>
          <w:tcPr>
            <w:tcW w:w="1400" w:type="dxa"/>
            <w:vMerge w:val="restart"/>
            <w:tcBorders>
              <w:top w:val="single" w:sz="4" w:space="0" w:color="auto"/>
              <w:left w:val="single" w:sz="4" w:space="0" w:color="auto"/>
              <w:right w:val="single" w:sz="4" w:space="0" w:color="auto"/>
            </w:tcBorders>
            <w:vAlign w:val="center"/>
          </w:tcPr>
          <w:p w14:paraId="2FFA493C" w14:textId="77777777" w:rsidR="003843EA" w:rsidRDefault="00A21561">
            <w:pPr>
              <w:pStyle w:val="MyText"/>
              <w:spacing w:line="276" w:lineRule="auto"/>
              <w:ind w:left="0"/>
              <w:jc w:val="center"/>
            </w:pPr>
            <w:r>
              <w:rPr>
                <w:rFonts w:hint="eastAsia"/>
              </w:rPr>
              <w:t>安全认证类</w:t>
            </w: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2FD85765" w14:textId="77777777" w:rsidR="003843EA" w:rsidRDefault="00A21561">
            <w:pPr>
              <w:pStyle w:val="MyText"/>
              <w:spacing w:line="276" w:lineRule="auto"/>
              <w:ind w:left="0"/>
              <w:jc w:val="center"/>
            </w:pPr>
            <w:r>
              <w:rPr>
                <w:rFonts w:hint="eastAsia"/>
              </w:rPr>
              <w:t>读取设备信息</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199D8AF2" w14:textId="77777777" w:rsidR="003843EA" w:rsidRDefault="00A21561">
            <w:pPr>
              <w:pStyle w:val="MyText"/>
              <w:spacing w:line="276" w:lineRule="auto"/>
              <w:ind w:left="0"/>
            </w:pPr>
            <w:r>
              <w:t>0xF1 0x01</w:t>
            </w:r>
          </w:p>
        </w:tc>
        <w:tc>
          <w:tcPr>
            <w:tcW w:w="1487" w:type="dxa"/>
            <w:tcBorders>
              <w:top w:val="single" w:sz="4" w:space="0" w:color="auto"/>
              <w:left w:val="single" w:sz="4" w:space="0" w:color="auto"/>
              <w:bottom w:val="single" w:sz="4" w:space="0" w:color="auto"/>
              <w:right w:val="single" w:sz="4" w:space="0" w:color="auto"/>
            </w:tcBorders>
          </w:tcPr>
          <w:p w14:paraId="4BE823CE" w14:textId="77777777" w:rsidR="003843EA" w:rsidRDefault="00A21561">
            <w:pPr>
              <w:pStyle w:val="MyText"/>
              <w:spacing w:line="276" w:lineRule="auto"/>
              <w:ind w:left="0"/>
            </w:pPr>
            <w:r>
              <w:rPr>
                <w:rFonts w:hint="eastAsia"/>
              </w:rPr>
              <w:t>获取设备基本信息和运行状态，可自由读取。</w:t>
            </w:r>
          </w:p>
        </w:tc>
      </w:tr>
      <w:tr w:rsidR="003843EA" w14:paraId="5F57187B" w14:textId="77777777">
        <w:tc>
          <w:tcPr>
            <w:tcW w:w="1400" w:type="dxa"/>
            <w:vMerge/>
            <w:tcBorders>
              <w:left w:val="single" w:sz="4" w:space="0" w:color="auto"/>
              <w:right w:val="single" w:sz="4" w:space="0" w:color="auto"/>
            </w:tcBorders>
          </w:tcPr>
          <w:p w14:paraId="0FA6CF32"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0D6766BE" w14:textId="77777777" w:rsidR="003843EA" w:rsidRDefault="00A21561">
            <w:pPr>
              <w:pStyle w:val="MyText"/>
              <w:spacing w:line="276" w:lineRule="auto"/>
              <w:ind w:left="0"/>
              <w:jc w:val="center"/>
            </w:pPr>
            <w:r>
              <w:rPr>
                <w:rFonts w:hint="eastAsia"/>
              </w:rPr>
              <w:t>获取随机数</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52DD35A1" w14:textId="77777777" w:rsidR="003843EA" w:rsidRDefault="00A21561">
            <w:pPr>
              <w:pStyle w:val="MyText"/>
              <w:spacing w:line="276" w:lineRule="auto"/>
              <w:ind w:left="0"/>
            </w:pPr>
            <w:r>
              <w:t>0xF1 0x02</w:t>
            </w:r>
          </w:p>
        </w:tc>
        <w:tc>
          <w:tcPr>
            <w:tcW w:w="1487" w:type="dxa"/>
            <w:tcBorders>
              <w:top w:val="single" w:sz="4" w:space="0" w:color="auto"/>
              <w:left w:val="single" w:sz="4" w:space="0" w:color="auto"/>
              <w:bottom w:val="single" w:sz="4" w:space="0" w:color="auto"/>
              <w:right w:val="single" w:sz="4" w:space="0" w:color="auto"/>
            </w:tcBorders>
          </w:tcPr>
          <w:p w14:paraId="0B5F3A95" w14:textId="77777777" w:rsidR="003843EA" w:rsidRDefault="00A21561">
            <w:pPr>
              <w:pStyle w:val="MyText"/>
              <w:spacing w:line="276" w:lineRule="auto"/>
              <w:ind w:left="0"/>
            </w:pPr>
            <w:r>
              <w:rPr>
                <w:rFonts w:hint="eastAsia"/>
              </w:rPr>
              <w:t>请求一个用于线路保护过程的随机数</w:t>
            </w:r>
          </w:p>
        </w:tc>
      </w:tr>
      <w:tr w:rsidR="003843EA" w14:paraId="1C2891E8" w14:textId="77777777">
        <w:tc>
          <w:tcPr>
            <w:tcW w:w="1400" w:type="dxa"/>
            <w:vMerge/>
            <w:tcBorders>
              <w:left w:val="single" w:sz="4" w:space="0" w:color="auto"/>
              <w:right w:val="single" w:sz="4" w:space="0" w:color="auto"/>
            </w:tcBorders>
          </w:tcPr>
          <w:p w14:paraId="2B5302EC" w14:textId="77777777" w:rsidR="003843EA" w:rsidRDefault="003843EA">
            <w:pPr>
              <w:pStyle w:val="MyText"/>
              <w:spacing w:line="276" w:lineRule="auto"/>
              <w:ind w:left="0"/>
              <w:jc w:val="center"/>
              <w:rPr>
                <w:b/>
                <w:bCs/>
                <w:sz w:val="32"/>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2AA3E237" w14:textId="77777777" w:rsidR="003843EA" w:rsidRDefault="00A21561">
            <w:pPr>
              <w:pStyle w:val="MyText"/>
              <w:spacing w:line="276" w:lineRule="auto"/>
              <w:ind w:left="0"/>
              <w:jc w:val="center"/>
            </w:pPr>
            <w:r>
              <w:rPr>
                <w:rFonts w:hint="eastAsia"/>
              </w:rPr>
              <w:t>设备认证</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6C2A2095" w14:textId="77777777" w:rsidR="003843EA" w:rsidRDefault="00A21561">
            <w:pPr>
              <w:pStyle w:val="MyText"/>
              <w:spacing w:line="276" w:lineRule="auto"/>
              <w:ind w:left="0"/>
            </w:pPr>
            <w:r>
              <w:t>0XF1 0x03</w:t>
            </w:r>
          </w:p>
        </w:tc>
        <w:tc>
          <w:tcPr>
            <w:tcW w:w="1487" w:type="dxa"/>
            <w:tcBorders>
              <w:top w:val="single" w:sz="4" w:space="0" w:color="auto"/>
              <w:left w:val="single" w:sz="4" w:space="0" w:color="auto"/>
              <w:bottom w:val="single" w:sz="4" w:space="0" w:color="auto"/>
              <w:right w:val="single" w:sz="4" w:space="0" w:color="auto"/>
            </w:tcBorders>
          </w:tcPr>
          <w:p w14:paraId="2730F4B5" w14:textId="77777777" w:rsidR="003843EA" w:rsidRDefault="00A21561">
            <w:pPr>
              <w:pStyle w:val="MyText"/>
              <w:spacing w:line="276" w:lineRule="auto"/>
              <w:ind w:left="0"/>
            </w:pPr>
            <w:r>
              <w:rPr>
                <w:rFonts w:hint="eastAsia"/>
              </w:rPr>
              <w:t>用于后台对POS</w:t>
            </w:r>
            <w:r>
              <w:t>设备进行注册认证时使用</w:t>
            </w:r>
          </w:p>
        </w:tc>
      </w:tr>
      <w:tr w:rsidR="003843EA" w14:paraId="6B28D3FE" w14:textId="77777777">
        <w:tc>
          <w:tcPr>
            <w:tcW w:w="1400" w:type="dxa"/>
            <w:vMerge/>
            <w:tcBorders>
              <w:left w:val="single" w:sz="4" w:space="0" w:color="auto"/>
              <w:bottom w:val="single" w:sz="4" w:space="0" w:color="auto"/>
              <w:right w:val="single" w:sz="4" w:space="0" w:color="auto"/>
            </w:tcBorders>
          </w:tcPr>
          <w:p w14:paraId="5B723610" w14:textId="77777777" w:rsidR="003843EA" w:rsidRDefault="003843EA">
            <w:pPr>
              <w:pStyle w:val="MyText"/>
              <w:spacing w:line="276" w:lineRule="auto"/>
              <w:ind w:left="0"/>
              <w:jc w:val="center"/>
              <w:rPr>
                <w:b/>
                <w:bCs/>
                <w:sz w:val="32"/>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4790FA46" w14:textId="77777777" w:rsidR="003843EA" w:rsidRDefault="00A21561">
            <w:pPr>
              <w:pStyle w:val="MyDoc111New"/>
              <w:numPr>
                <w:ilvl w:val="255"/>
                <w:numId w:val="0"/>
              </w:numPr>
            </w:pPr>
            <w:bookmarkStart w:id="288" w:name="_Toc22832"/>
            <w:r>
              <w:rPr>
                <w:rFonts w:hint="eastAsia"/>
              </w:rPr>
              <w:t>获取指定长度随机数</w:t>
            </w:r>
            <w:bookmarkEnd w:id="288"/>
          </w:p>
          <w:p w14:paraId="1FDE2FF1" w14:textId="77777777" w:rsidR="003843EA" w:rsidRDefault="003843EA">
            <w:pPr>
              <w:pStyle w:val="MyText"/>
              <w:spacing w:line="276" w:lineRule="auto"/>
              <w:ind w:left="0"/>
              <w:jc w:val="cente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29E1E23B" w14:textId="77777777" w:rsidR="003843EA" w:rsidRDefault="00A21561">
            <w:pPr>
              <w:pStyle w:val="MyText"/>
              <w:spacing w:line="276" w:lineRule="auto"/>
              <w:ind w:left="0"/>
            </w:pPr>
            <w:r>
              <w:t>0XF1 0x0</w:t>
            </w:r>
            <w:r>
              <w:rPr>
                <w:rFonts w:hint="eastAsia"/>
              </w:rPr>
              <w:t>4</w:t>
            </w:r>
          </w:p>
        </w:tc>
        <w:tc>
          <w:tcPr>
            <w:tcW w:w="1487" w:type="dxa"/>
            <w:tcBorders>
              <w:top w:val="single" w:sz="4" w:space="0" w:color="auto"/>
              <w:left w:val="single" w:sz="4" w:space="0" w:color="auto"/>
              <w:bottom w:val="single" w:sz="4" w:space="0" w:color="auto"/>
              <w:right w:val="single" w:sz="4" w:space="0" w:color="auto"/>
            </w:tcBorders>
          </w:tcPr>
          <w:p w14:paraId="59B0B551" w14:textId="77777777" w:rsidR="003843EA" w:rsidRDefault="003843EA">
            <w:pPr>
              <w:pStyle w:val="MyText"/>
              <w:spacing w:line="276" w:lineRule="auto"/>
              <w:ind w:left="0"/>
            </w:pPr>
          </w:p>
        </w:tc>
      </w:tr>
      <w:tr w:rsidR="003843EA" w14:paraId="17DDD4D4" w14:textId="77777777">
        <w:tc>
          <w:tcPr>
            <w:tcW w:w="1400" w:type="dxa"/>
            <w:vMerge w:val="restart"/>
            <w:tcBorders>
              <w:top w:val="single" w:sz="4" w:space="0" w:color="auto"/>
              <w:left w:val="single" w:sz="4" w:space="0" w:color="auto"/>
              <w:right w:val="single" w:sz="4" w:space="0" w:color="auto"/>
            </w:tcBorders>
          </w:tcPr>
          <w:p w14:paraId="1859A2E0" w14:textId="77777777" w:rsidR="003843EA" w:rsidRDefault="00A21561">
            <w:pPr>
              <w:pStyle w:val="MyText"/>
              <w:spacing w:line="276" w:lineRule="auto"/>
              <w:ind w:left="0"/>
              <w:jc w:val="center"/>
            </w:pPr>
            <w:r>
              <w:rPr>
                <w:rFonts w:hint="eastAsia"/>
              </w:rPr>
              <w:t>密码键盘类</w:t>
            </w: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41CA188F" w14:textId="77777777" w:rsidR="003843EA" w:rsidRDefault="00A21561">
            <w:pPr>
              <w:pStyle w:val="MyText"/>
              <w:spacing w:line="276" w:lineRule="auto"/>
              <w:ind w:left="0"/>
              <w:jc w:val="center"/>
            </w:pPr>
            <w:r>
              <w:rPr>
                <w:rFonts w:hint="eastAsia"/>
              </w:rPr>
              <w:t>密码输入</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011CEDBC" w14:textId="77777777" w:rsidR="003843EA" w:rsidRDefault="00A21561">
            <w:pPr>
              <w:pStyle w:val="MyText"/>
              <w:spacing w:line="276" w:lineRule="auto"/>
              <w:ind w:left="0"/>
            </w:pPr>
            <w:r>
              <w:t>0x1A 0x01</w:t>
            </w:r>
          </w:p>
        </w:tc>
        <w:tc>
          <w:tcPr>
            <w:tcW w:w="1487" w:type="dxa"/>
            <w:tcBorders>
              <w:top w:val="single" w:sz="4" w:space="0" w:color="auto"/>
              <w:left w:val="single" w:sz="4" w:space="0" w:color="auto"/>
              <w:bottom w:val="single" w:sz="4" w:space="0" w:color="auto"/>
              <w:right w:val="single" w:sz="4" w:space="0" w:color="auto"/>
            </w:tcBorders>
          </w:tcPr>
          <w:p w14:paraId="4DD8F939" w14:textId="77777777" w:rsidR="003843EA" w:rsidRDefault="00A21561">
            <w:pPr>
              <w:pStyle w:val="MyText"/>
              <w:spacing w:line="276" w:lineRule="auto"/>
              <w:ind w:left="0"/>
            </w:pPr>
            <w:r>
              <w:rPr>
                <w:rFonts w:hint="eastAsia"/>
              </w:rPr>
              <w:t>启动密码输入</w:t>
            </w:r>
          </w:p>
        </w:tc>
      </w:tr>
      <w:tr w:rsidR="003843EA" w14:paraId="6F9F6BF6" w14:textId="77777777">
        <w:tc>
          <w:tcPr>
            <w:tcW w:w="1400" w:type="dxa"/>
            <w:vMerge/>
            <w:tcBorders>
              <w:left w:val="single" w:sz="4" w:space="0" w:color="auto"/>
              <w:right w:val="single" w:sz="4" w:space="0" w:color="auto"/>
            </w:tcBorders>
          </w:tcPr>
          <w:p w14:paraId="343A9525" w14:textId="77777777" w:rsidR="003843EA" w:rsidRDefault="003843EA">
            <w:pPr>
              <w:pStyle w:val="MyText"/>
              <w:spacing w:line="276" w:lineRule="auto"/>
              <w:ind w:left="0"/>
              <w:jc w:val="center"/>
              <w:rPr>
                <w:b/>
                <w:bCs/>
                <w:sz w:val="32"/>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467874E6" w14:textId="77777777" w:rsidR="003843EA" w:rsidRDefault="00A21561">
            <w:pPr>
              <w:pStyle w:val="MyText"/>
              <w:spacing w:line="276" w:lineRule="auto"/>
              <w:ind w:left="0"/>
              <w:jc w:val="center"/>
            </w:pPr>
            <w:r>
              <w:rPr>
                <w:rFonts w:hint="eastAsia"/>
              </w:rPr>
              <w:t>装载主密钥</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162967D6" w14:textId="77777777" w:rsidR="003843EA" w:rsidRDefault="00A21561">
            <w:pPr>
              <w:pStyle w:val="MyText"/>
              <w:spacing w:line="276" w:lineRule="auto"/>
              <w:ind w:left="0"/>
              <w:rPr>
                <w:b/>
                <w:bCs/>
                <w:sz w:val="44"/>
              </w:rPr>
            </w:pPr>
            <w:r>
              <w:t>0x1A 0x0</w:t>
            </w:r>
            <w:r>
              <w:rPr>
                <w:rFonts w:hint="eastAsia"/>
              </w:rPr>
              <w:t>2</w:t>
            </w:r>
          </w:p>
        </w:tc>
        <w:tc>
          <w:tcPr>
            <w:tcW w:w="1487" w:type="dxa"/>
            <w:tcBorders>
              <w:top w:val="single" w:sz="4" w:space="0" w:color="auto"/>
              <w:left w:val="single" w:sz="4" w:space="0" w:color="auto"/>
              <w:bottom w:val="single" w:sz="4" w:space="0" w:color="auto"/>
              <w:right w:val="single" w:sz="4" w:space="0" w:color="auto"/>
            </w:tcBorders>
          </w:tcPr>
          <w:p w14:paraId="4D812CC5" w14:textId="77777777" w:rsidR="003843EA" w:rsidRDefault="003843EA">
            <w:pPr>
              <w:pStyle w:val="MyText"/>
              <w:spacing w:line="276" w:lineRule="auto"/>
              <w:ind w:left="0"/>
              <w:rPr>
                <w:b/>
                <w:bCs/>
                <w:sz w:val="44"/>
              </w:rPr>
            </w:pPr>
          </w:p>
        </w:tc>
      </w:tr>
      <w:tr w:rsidR="003843EA" w14:paraId="474806D0" w14:textId="77777777">
        <w:tc>
          <w:tcPr>
            <w:tcW w:w="1400" w:type="dxa"/>
            <w:vMerge/>
            <w:tcBorders>
              <w:left w:val="single" w:sz="4" w:space="0" w:color="auto"/>
              <w:right w:val="single" w:sz="4" w:space="0" w:color="auto"/>
            </w:tcBorders>
          </w:tcPr>
          <w:p w14:paraId="51FDB9DF"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0DD08372" w14:textId="77777777" w:rsidR="003843EA" w:rsidRDefault="00A21561">
            <w:pPr>
              <w:pStyle w:val="MyText"/>
              <w:spacing w:line="276" w:lineRule="auto"/>
              <w:ind w:left="0"/>
              <w:jc w:val="center"/>
            </w:pPr>
            <w:r>
              <w:rPr>
                <w:rFonts w:hint="eastAsia"/>
              </w:rPr>
              <w:t>数据加密</w:t>
            </w:r>
            <w:r>
              <w:t>/解密</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134F6151" w14:textId="77777777" w:rsidR="003843EA" w:rsidRDefault="00A21561">
            <w:pPr>
              <w:pStyle w:val="MyText"/>
              <w:spacing w:line="276" w:lineRule="auto"/>
              <w:ind w:left="0"/>
              <w:rPr>
                <w:b/>
                <w:bCs/>
                <w:sz w:val="44"/>
              </w:rPr>
            </w:pPr>
            <w:r>
              <w:t>0x1A 0x0</w:t>
            </w:r>
            <w:r>
              <w:rPr>
                <w:rFonts w:hint="eastAsia"/>
              </w:rPr>
              <w:t>3</w:t>
            </w:r>
          </w:p>
        </w:tc>
        <w:tc>
          <w:tcPr>
            <w:tcW w:w="1487" w:type="dxa"/>
            <w:tcBorders>
              <w:top w:val="single" w:sz="4" w:space="0" w:color="auto"/>
              <w:left w:val="single" w:sz="4" w:space="0" w:color="auto"/>
              <w:bottom w:val="single" w:sz="4" w:space="0" w:color="auto"/>
              <w:right w:val="single" w:sz="4" w:space="0" w:color="auto"/>
            </w:tcBorders>
          </w:tcPr>
          <w:p w14:paraId="67551D0A" w14:textId="77777777" w:rsidR="003843EA" w:rsidRDefault="003843EA">
            <w:pPr>
              <w:pStyle w:val="MyText"/>
              <w:spacing w:line="276" w:lineRule="auto"/>
              <w:ind w:left="0"/>
              <w:rPr>
                <w:b/>
                <w:bCs/>
                <w:sz w:val="44"/>
              </w:rPr>
            </w:pPr>
          </w:p>
        </w:tc>
      </w:tr>
      <w:tr w:rsidR="003843EA" w14:paraId="76343CA5" w14:textId="77777777">
        <w:tc>
          <w:tcPr>
            <w:tcW w:w="1400" w:type="dxa"/>
            <w:vMerge/>
            <w:tcBorders>
              <w:left w:val="single" w:sz="4" w:space="0" w:color="auto"/>
              <w:right w:val="single" w:sz="4" w:space="0" w:color="auto"/>
            </w:tcBorders>
          </w:tcPr>
          <w:p w14:paraId="313A2EE8"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20264FDA" w14:textId="77777777" w:rsidR="003843EA" w:rsidRDefault="00A21561">
            <w:pPr>
              <w:pStyle w:val="MyText"/>
              <w:spacing w:line="276" w:lineRule="auto"/>
              <w:ind w:left="0"/>
              <w:jc w:val="center"/>
            </w:pPr>
            <w:r>
              <w:t>MAC计算</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78D2224D" w14:textId="77777777" w:rsidR="003843EA" w:rsidRDefault="00A21561">
            <w:pPr>
              <w:pStyle w:val="MyText"/>
              <w:spacing w:line="276" w:lineRule="auto"/>
              <w:ind w:left="0"/>
              <w:rPr>
                <w:b/>
                <w:bCs/>
                <w:sz w:val="44"/>
              </w:rPr>
            </w:pPr>
            <w:r>
              <w:t>0x1A 0x0</w:t>
            </w:r>
            <w:r>
              <w:rPr>
                <w:rFonts w:hint="eastAsia"/>
              </w:rPr>
              <w:t>4</w:t>
            </w:r>
          </w:p>
        </w:tc>
        <w:tc>
          <w:tcPr>
            <w:tcW w:w="1487" w:type="dxa"/>
            <w:tcBorders>
              <w:top w:val="single" w:sz="4" w:space="0" w:color="auto"/>
              <w:left w:val="single" w:sz="4" w:space="0" w:color="auto"/>
              <w:bottom w:val="single" w:sz="4" w:space="0" w:color="auto"/>
              <w:right w:val="single" w:sz="4" w:space="0" w:color="auto"/>
            </w:tcBorders>
          </w:tcPr>
          <w:p w14:paraId="307AE872" w14:textId="77777777" w:rsidR="003843EA" w:rsidRDefault="003843EA">
            <w:pPr>
              <w:pStyle w:val="MyText"/>
              <w:spacing w:line="276" w:lineRule="auto"/>
              <w:ind w:left="0"/>
              <w:rPr>
                <w:b/>
                <w:bCs/>
                <w:sz w:val="44"/>
              </w:rPr>
            </w:pPr>
          </w:p>
        </w:tc>
      </w:tr>
      <w:tr w:rsidR="003843EA" w14:paraId="16D049ED" w14:textId="77777777">
        <w:tc>
          <w:tcPr>
            <w:tcW w:w="1400" w:type="dxa"/>
            <w:vMerge/>
            <w:tcBorders>
              <w:left w:val="single" w:sz="4" w:space="0" w:color="auto"/>
              <w:right w:val="single" w:sz="4" w:space="0" w:color="auto"/>
            </w:tcBorders>
          </w:tcPr>
          <w:p w14:paraId="4D0780F9"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33EBB430" w14:textId="77777777" w:rsidR="003843EA" w:rsidRDefault="00A21561">
            <w:pPr>
              <w:pStyle w:val="MyText"/>
              <w:spacing w:line="276" w:lineRule="auto"/>
              <w:ind w:left="0"/>
              <w:jc w:val="center"/>
            </w:pPr>
            <w:r>
              <w:rPr>
                <w:rFonts w:hint="eastAsia"/>
              </w:rPr>
              <w:t>转载工作密钥</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746C6635" w14:textId="77777777" w:rsidR="003843EA" w:rsidRDefault="00A21561">
            <w:pPr>
              <w:pStyle w:val="MyText"/>
              <w:spacing w:line="276" w:lineRule="auto"/>
              <w:ind w:left="0"/>
              <w:rPr>
                <w:b/>
                <w:bCs/>
                <w:sz w:val="44"/>
              </w:rPr>
            </w:pPr>
            <w:r>
              <w:t>0x1A 0x0</w:t>
            </w:r>
            <w:r>
              <w:rPr>
                <w:rFonts w:hint="eastAsia"/>
              </w:rPr>
              <w:t>5</w:t>
            </w:r>
          </w:p>
        </w:tc>
        <w:tc>
          <w:tcPr>
            <w:tcW w:w="1487" w:type="dxa"/>
            <w:tcBorders>
              <w:top w:val="single" w:sz="4" w:space="0" w:color="auto"/>
              <w:left w:val="single" w:sz="4" w:space="0" w:color="auto"/>
              <w:bottom w:val="single" w:sz="4" w:space="0" w:color="auto"/>
              <w:right w:val="single" w:sz="4" w:space="0" w:color="auto"/>
            </w:tcBorders>
          </w:tcPr>
          <w:p w14:paraId="7D99F81C" w14:textId="77777777" w:rsidR="003843EA" w:rsidRDefault="003843EA">
            <w:pPr>
              <w:pStyle w:val="MyText"/>
              <w:spacing w:line="276" w:lineRule="auto"/>
              <w:ind w:left="0"/>
              <w:rPr>
                <w:b/>
                <w:bCs/>
                <w:sz w:val="44"/>
              </w:rPr>
            </w:pPr>
          </w:p>
        </w:tc>
      </w:tr>
      <w:tr w:rsidR="003843EA" w14:paraId="344A95D0" w14:textId="77777777">
        <w:tc>
          <w:tcPr>
            <w:tcW w:w="1400" w:type="dxa"/>
            <w:vMerge/>
            <w:tcBorders>
              <w:left w:val="single" w:sz="4" w:space="0" w:color="auto"/>
              <w:right w:val="single" w:sz="4" w:space="0" w:color="auto"/>
            </w:tcBorders>
          </w:tcPr>
          <w:p w14:paraId="4FB0D766"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4E4436C6" w14:textId="77777777" w:rsidR="003843EA" w:rsidRDefault="00A21561">
            <w:pPr>
              <w:pStyle w:val="MyText"/>
              <w:spacing w:line="276" w:lineRule="auto"/>
              <w:ind w:left="0"/>
              <w:jc w:val="center"/>
            </w:pPr>
            <w:r>
              <w:t>MAC计算（敏感信息从内部获</w:t>
            </w:r>
            <w:r>
              <w:lastRenderedPageBreak/>
              <w:t>取）</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29F63827" w14:textId="77777777" w:rsidR="003843EA" w:rsidRDefault="00A21561">
            <w:pPr>
              <w:pStyle w:val="MyText"/>
              <w:spacing w:line="276" w:lineRule="auto"/>
              <w:ind w:left="0"/>
              <w:rPr>
                <w:b/>
                <w:bCs/>
                <w:sz w:val="44"/>
              </w:rPr>
            </w:pPr>
            <w:r>
              <w:lastRenderedPageBreak/>
              <w:t>0x1A 0x0</w:t>
            </w:r>
            <w:r>
              <w:rPr>
                <w:rFonts w:hint="eastAsia"/>
              </w:rPr>
              <w:t>8</w:t>
            </w:r>
          </w:p>
        </w:tc>
        <w:tc>
          <w:tcPr>
            <w:tcW w:w="1487" w:type="dxa"/>
            <w:tcBorders>
              <w:top w:val="single" w:sz="4" w:space="0" w:color="auto"/>
              <w:left w:val="single" w:sz="4" w:space="0" w:color="auto"/>
              <w:bottom w:val="single" w:sz="4" w:space="0" w:color="auto"/>
              <w:right w:val="single" w:sz="4" w:space="0" w:color="auto"/>
            </w:tcBorders>
          </w:tcPr>
          <w:p w14:paraId="65D4EB0F" w14:textId="77777777" w:rsidR="003843EA" w:rsidRDefault="003843EA">
            <w:pPr>
              <w:pStyle w:val="MyText"/>
              <w:spacing w:line="276" w:lineRule="auto"/>
              <w:ind w:left="0"/>
              <w:rPr>
                <w:b/>
                <w:bCs/>
                <w:sz w:val="44"/>
              </w:rPr>
            </w:pPr>
          </w:p>
        </w:tc>
      </w:tr>
      <w:tr w:rsidR="003843EA" w14:paraId="2D36A454" w14:textId="77777777">
        <w:tc>
          <w:tcPr>
            <w:tcW w:w="1400" w:type="dxa"/>
            <w:vMerge/>
            <w:tcBorders>
              <w:left w:val="single" w:sz="4" w:space="0" w:color="auto"/>
              <w:right w:val="single" w:sz="4" w:space="0" w:color="auto"/>
            </w:tcBorders>
          </w:tcPr>
          <w:p w14:paraId="2C620D9A"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48B099E5" w14:textId="77777777" w:rsidR="003843EA" w:rsidRDefault="00A21561">
            <w:pPr>
              <w:pStyle w:val="MyDoc111New"/>
              <w:numPr>
                <w:ilvl w:val="255"/>
                <w:numId w:val="0"/>
              </w:numPr>
            </w:pPr>
            <w:bookmarkStart w:id="289" w:name="_Toc14583"/>
            <w:r>
              <w:rPr>
                <w:rFonts w:hint="eastAsia"/>
              </w:rPr>
              <w:t>PINPAD口初始化</w:t>
            </w:r>
            <w:bookmarkEnd w:id="289"/>
          </w:p>
          <w:p w14:paraId="3A0CD4F0" w14:textId="77777777" w:rsidR="003843EA" w:rsidRDefault="003843EA">
            <w:pPr>
              <w:pStyle w:val="MyText"/>
              <w:spacing w:line="276" w:lineRule="auto"/>
              <w:ind w:left="0"/>
              <w:jc w:val="cente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1951C080" w14:textId="77777777" w:rsidR="003843EA" w:rsidRDefault="00A21561">
            <w:pPr>
              <w:pStyle w:val="MyText"/>
              <w:spacing w:line="276" w:lineRule="auto"/>
              <w:ind w:left="0"/>
            </w:pPr>
            <w:r>
              <w:t>0x1A 0x</w:t>
            </w:r>
            <w:r>
              <w:rPr>
                <w:rFonts w:hint="eastAsia"/>
              </w:rPr>
              <w:t>10</w:t>
            </w:r>
          </w:p>
        </w:tc>
        <w:tc>
          <w:tcPr>
            <w:tcW w:w="1487" w:type="dxa"/>
            <w:tcBorders>
              <w:top w:val="single" w:sz="4" w:space="0" w:color="auto"/>
              <w:left w:val="single" w:sz="4" w:space="0" w:color="auto"/>
              <w:bottom w:val="single" w:sz="4" w:space="0" w:color="auto"/>
              <w:right w:val="single" w:sz="4" w:space="0" w:color="auto"/>
            </w:tcBorders>
          </w:tcPr>
          <w:p w14:paraId="7052A2A6" w14:textId="77777777" w:rsidR="003843EA" w:rsidRDefault="003843EA">
            <w:pPr>
              <w:pStyle w:val="MyText"/>
              <w:spacing w:line="276" w:lineRule="auto"/>
              <w:ind w:left="0"/>
              <w:rPr>
                <w:b/>
                <w:bCs/>
                <w:sz w:val="44"/>
              </w:rPr>
            </w:pPr>
          </w:p>
        </w:tc>
      </w:tr>
      <w:tr w:rsidR="003843EA" w14:paraId="00C0724B" w14:textId="77777777">
        <w:tc>
          <w:tcPr>
            <w:tcW w:w="1400" w:type="dxa"/>
            <w:vMerge/>
            <w:tcBorders>
              <w:left w:val="single" w:sz="4" w:space="0" w:color="auto"/>
              <w:right w:val="single" w:sz="4" w:space="0" w:color="auto"/>
            </w:tcBorders>
          </w:tcPr>
          <w:p w14:paraId="244B0541"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6D15672D" w14:textId="77777777" w:rsidR="003843EA" w:rsidRDefault="00A21561">
            <w:pPr>
              <w:pStyle w:val="MyText"/>
              <w:spacing w:line="276" w:lineRule="auto"/>
              <w:ind w:left="0"/>
              <w:jc w:val="center"/>
            </w:pPr>
            <w:r>
              <w:rPr>
                <w:rFonts w:hint="eastAsia"/>
              </w:rPr>
              <w:t>密码输入（外接密码键盘）</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69241E02" w14:textId="77777777" w:rsidR="003843EA" w:rsidRDefault="00A21561">
            <w:pPr>
              <w:pStyle w:val="MyText"/>
              <w:spacing w:line="276" w:lineRule="auto"/>
              <w:ind w:left="0"/>
              <w:rPr>
                <w:b/>
                <w:bCs/>
                <w:sz w:val="44"/>
              </w:rPr>
            </w:pPr>
            <w:r>
              <w:t>0x1A 0x</w:t>
            </w:r>
            <w:r>
              <w:rPr>
                <w:rFonts w:hint="eastAsia"/>
              </w:rPr>
              <w:t>11</w:t>
            </w:r>
          </w:p>
        </w:tc>
        <w:tc>
          <w:tcPr>
            <w:tcW w:w="1487" w:type="dxa"/>
            <w:tcBorders>
              <w:top w:val="single" w:sz="4" w:space="0" w:color="auto"/>
              <w:left w:val="single" w:sz="4" w:space="0" w:color="auto"/>
              <w:bottom w:val="single" w:sz="4" w:space="0" w:color="auto"/>
              <w:right w:val="single" w:sz="4" w:space="0" w:color="auto"/>
            </w:tcBorders>
          </w:tcPr>
          <w:p w14:paraId="29A02BE3" w14:textId="77777777" w:rsidR="003843EA" w:rsidRDefault="003843EA">
            <w:pPr>
              <w:pStyle w:val="MyText"/>
              <w:spacing w:line="276" w:lineRule="auto"/>
              <w:ind w:left="0"/>
              <w:rPr>
                <w:b/>
                <w:bCs/>
                <w:sz w:val="44"/>
              </w:rPr>
            </w:pPr>
          </w:p>
        </w:tc>
      </w:tr>
      <w:tr w:rsidR="003843EA" w14:paraId="283C8622" w14:textId="77777777">
        <w:tc>
          <w:tcPr>
            <w:tcW w:w="1400" w:type="dxa"/>
            <w:vMerge/>
            <w:tcBorders>
              <w:left w:val="single" w:sz="4" w:space="0" w:color="auto"/>
              <w:right w:val="single" w:sz="4" w:space="0" w:color="auto"/>
            </w:tcBorders>
          </w:tcPr>
          <w:p w14:paraId="71ED5E04"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3A3CB731" w14:textId="77777777" w:rsidR="003843EA" w:rsidRDefault="00A21561">
            <w:pPr>
              <w:pStyle w:val="MyText"/>
              <w:spacing w:line="276" w:lineRule="auto"/>
              <w:ind w:left="0"/>
              <w:jc w:val="center"/>
            </w:pPr>
            <w:r>
              <w:rPr>
                <w:rFonts w:hint="eastAsia"/>
              </w:rPr>
              <w:t>装载主密钥（外接密码键盘）</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464C9BDB" w14:textId="77777777" w:rsidR="003843EA" w:rsidRDefault="00A21561">
            <w:pPr>
              <w:pStyle w:val="MyText"/>
              <w:spacing w:line="276" w:lineRule="auto"/>
              <w:ind w:left="0"/>
            </w:pPr>
            <w:r>
              <w:t>0x1A 0x</w:t>
            </w:r>
            <w:r>
              <w:rPr>
                <w:rFonts w:hint="eastAsia"/>
              </w:rPr>
              <w:t>12</w:t>
            </w:r>
          </w:p>
        </w:tc>
        <w:tc>
          <w:tcPr>
            <w:tcW w:w="1487" w:type="dxa"/>
            <w:tcBorders>
              <w:top w:val="single" w:sz="4" w:space="0" w:color="auto"/>
              <w:left w:val="single" w:sz="4" w:space="0" w:color="auto"/>
              <w:bottom w:val="single" w:sz="4" w:space="0" w:color="auto"/>
              <w:right w:val="single" w:sz="4" w:space="0" w:color="auto"/>
            </w:tcBorders>
          </w:tcPr>
          <w:p w14:paraId="0403FE39" w14:textId="77777777" w:rsidR="003843EA" w:rsidRDefault="003843EA">
            <w:pPr>
              <w:pStyle w:val="MyText"/>
              <w:spacing w:line="276" w:lineRule="auto"/>
              <w:ind w:left="0"/>
              <w:rPr>
                <w:b/>
                <w:bCs/>
                <w:sz w:val="44"/>
              </w:rPr>
            </w:pPr>
          </w:p>
        </w:tc>
      </w:tr>
      <w:tr w:rsidR="003843EA" w14:paraId="2FC9A416" w14:textId="77777777">
        <w:tc>
          <w:tcPr>
            <w:tcW w:w="1400" w:type="dxa"/>
            <w:vMerge/>
            <w:tcBorders>
              <w:left w:val="single" w:sz="4" w:space="0" w:color="auto"/>
              <w:right w:val="single" w:sz="4" w:space="0" w:color="auto"/>
            </w:tcBorders>
          </w:tcPr>
          <w:p w14:paraId="34F28D62"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5826C9EF" w14:textId="77777777" w:rsidR="003843EA" w:rsidRDefault="00A21561">
            <w:pPr>
              <w:pStyle w:val="MyText"/>
              <w:spacing w:line="276" w:lineRule="auto"/>
              <w:ind w:left="0"/>
              <w:jc w:val="center"/>
            </w:pPr>
            <w:r>
              <w:rPr>
                <w:rFonts w:hint="eastAsia"/>
              </w:rPr>
              <w:t>数据加密</w:t>
            </w:r>
            <w:r>
              <w:t>/解密（外接密码键盘）</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631DADCA" w14:textId="77777777" w:rsidR="003843EA" w:rsidRDefault="00A21561">
            <w:pPr>
              <w:pStyle w:val="MyText"/>
              <w:spacing w:line="276" w:lineRule="auto"/>
              <w:ind w:left="0"/>
              <w:rPr>
                <w:b/>
                <w:bCs/>
                <w:sz w:val="44"/>
              </w:rPr>
            </w:pPr>
            <w:r>
              <w:t>0x1A 0x</w:t>
            </w:r>
            <w:r>
              <w:rPr>
                <w:rFonts w:hint="eastAsia"/>
              </w:rPr>
              <w:t>13</w:t>
            </w:r>
          </w:p>
        </w:tc>
        <w:tc>
          <w:tcPr>
            <w:tcW w:w="1487" w:type="dxa"/>
            <w:tcBorders>
              <w:top w:val="single" w:sz="4" w:space="0" w:color="auto"/>
              <w:left w:val="single" w:sz="4" w:space="0" w:color="auto"/>
              <w:bottom w:val="single" w:sz="4" w:space="0" w:color="auto"/>
              <w:right w:val="single" w:sz="4" w:space="0" w:color="auto"/>
            </w:tcBorders>
          </w:tcPr>
          <w:p w14:paraId="04A101AB" w14:textId="77777777" w:rsidR="003843EA" w:rsidRDefault="003843EA">
            <w:pPr>
              <w:pStyle w:val="MyText"/>
              <w:spacing w:line="276" w:lineRule="auto"/>
              <w:ind w:left="0"/>
              <w:rPr>
                <w:b/>
                <w:bCs/>
                <w:sz w:val="44"/>
              </w:rPr>
            </w:pPr>
          </w:p>
        </w:tc>
      </w:tr>
      <w:tr w:rsidR="003843EA" w14:paraId="5F0D2946" w14:textId="77777777">
        <w:tc>
          <w:tcPr>
            <w:tcW w:w="1400" w:type="dxa"/>
            <w:vMerge/>
            <w:tcBorders>
              <w:left w:val="single" w:sz="4" w:space="0" w:color="auto"/>
              <w:right w:val="single" w:sz="4" w:space="0" w:color="auto"/>
            </w:tcBorders>
          </w:tcPr>
          <w:p w14:paraId="65A8A4D9"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11C91644" w14:textId="77777777" w:rsidR="003843EA" w:rsidRDefault="00A21561">
            <w:pPr>
              <w:pStyle w:val="MyText"/>
              <w:spacing w:line="276" w:lineRule="auto"/>
              <w:ind w:left="0"/>
              <w:jc w:val="center"/>
            </w:pPr>
            <w:r>
              <w:t>MAC计算（外接密码键盘）</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6A67E4B9" w14:textId="77777777" w:rsidR="003843EA" w:rsidRDefault="00A21561">
            <w:pPr>
              <w:pStyle w:val="MyText"/>
              <w:spacing w:line="276" w:lineRule="auto"/>
              <w:ind w:left="0"/>
              <w:rPr>
                <w:b/>
                <w:bCs/>
                <w:sz w:val="44"/>
              </w:rPr>
            </w:pPr>
            <w:r>
              <w:t>0x1A 0x</w:t>
            </w:r>
            <w:r>
              <w:rPr>
                <w:rFonts w:hint="eastAsia"/>
              </w:rPr>
              <w:t>14</w:t>
            </w:r>
          </w:p>
        </w:tc>
        <w:tc>
          <w:tcPr>
            <w:tcW w:w="1487" w:type="dxa"/>
            <w:tcBorders>
              <w:top w:val="single" w:sz="4" w:space="0" w:color="auto"/>
              <w:left w:val="single" w:sz="4" w:space="0" w:color="auto"/>
              <w:bottom w:val="single" w:sz="4" w:space="0" w:color="auto"/>
              <w:right w:val="single" w:sz="4" w:space="0" w:color="auto"/>
            </w:tcBorders>
          </w:tcPr>
          <w:p w14:paraId="2EBE8BFD" w14:textId="77777777" w:rsidR="003843EA" w:rsidRDefault="003843EA">
            <w:pPr>
              <w:pStyle w:val="MyText"/>
              <w:spacing w:line="276" w:lineRule="auto"/>
              <w:ind w:left="0"/>
              <w:rPr>
                <w:b/>
                <w:bCs/>
                <w:sz w:val="44"/>
              </w:rPr>
            </w:pPr>
          </w:p>
        </w:tc>
      </w:tr>
      <w:tr w:rsidR="003843EA" w14:paraId="1056E491" w14:textId="77777777">
        <w:tc>
          <w:tcPr>
            <w:tcW w:w="1400" w:type="dxa"/>
            <w:vMerge/>
            <w:tcBorders>
              <w:left w:val="single" w:sz="4" w:space="0" w:color="auto"/>
              <w:right w:val="single" w:sz="4" w:space="0" w:color="auto"/>
            </w:tcBorders>
          </w:tcPr>
          <w:p w14:paraId="16F53D65"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594112CC" w14:textId="77777777" w:rsidR="003843EA" w:rsidRDefault="00A21561">
            <w:pPr>
              <w:pStyle w:val="MyText"/>
              <w:spacing w:line="276" w:lineRule="auto"/>
              <w:ind w:left="0"/>
              <w:jc w:val="center"/>
            </w:pPr>
            <w:r>
              <w:rPr>
                <w:rFonts w:hint="eastAsia"/>
              </w:rPr>
              <w:t>装载工作密钥（外接密码键盘）</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307B0469" w14:textId="77777777" w:rsidR="003843EA" w:rsidRDefault="00A21561">
            <w:pPr>
              <w:pStyle w:val="MyText"/>
              <w:spacing w:line="276" w:lineRule="auto"/>
              <w:ind w:left="0"/>
              <w:rPr>
                <w:b/>
                <w:bCs/>
                <w:sz w:val="44"/>
              </w:rPr>
            </w:pPr>
            <w:r>
              <w:t>0x1A 0x</w:t>
            </w:r>
            <w:r>
              <w:rPr>
                <w:rFonts w:hint="eastAsia"/>
              </w:rPr>
              <w:t>15</w:t>
            </w:r>
          </w:p>
        </w:tc>
        <w:tc>
          <w:tcPr>
            <w:tcW w:w="1487" w:type="dxa"/>
            <w:tcBorders>
              <w:top w:val="single" w:sz="4" w:space="0" w:color="auto"/>
              <w:left w:val="single" w:sz="4" w:space="0" w:color="auto"/>
              <w:bottom w:val="single" w:sz="4" w:space="0" w:color="auto"/>
              <w:right w:val="single" w:sz="4" w:space="0" w:color="auto"/>
            </w:tcBorders>
          </w:tcPr>
          <w:p w14:paraId="7A6503FC" w14:textId="77777777" w:rsidR="003843EA" w:rsidRDefault="003843EA">
            <w:pPr>
              <w:pStyle w:val="MyText"/>
              <w:spacing w:line="276" w:lineRule="auto"/>
              <w:ind w:left="0"/>
              <w:rPr>
                <w:b/>
                <w:bCs/>
                <w:sz w:val="44"/>
              </w:rPr>
            </w:pPr>
          </w:p>
        </w:tc>
      </w:tr>
      <w:tr w:rsidR="003843EA" w14:paraId="0ECDDF74" w14:textId="77777777">
        <w:tc>
          <w:tcPr>
            <w:tcW w:w="1400" w:type="dxa"/>
            <w:vMerge/>
            <w:tcBorders>
              <w:left w:val="single" w:sz="4" w:space="0" w:color="auto"/>
              <w:right w:val="single" w:sz="4" w:space="0" w:color="auto"/>
            </w:tcBorders>
          </w:tcPr>
          <w:p w14:paraId="708B58A1"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2CD3FD0B" w14:textId="77777777" w:rsidR="003843EA" w:rsidRDefault="00A21561">
            <w:pPr>
              <w:pStyle w:val="MyDoc111New"/>
              <w:numPr>
                <w:ilvl w:val="255"/>
                <w:numId w:val="0"/>
              </w:numPr>
            </w:pPr>
            <w:bookmarkStart w:id="290" w:name="_Toc6588"/>
            <w:r>
              <w:rPr>
                <w:rFonts w:hint="eastAsia"/>
              </w:rPr>
              <w:t>外部密码键盘数据透传</w:t>
            </w:r>
            <w:bookmarkEnd w:id="290"/>
          </w:p>
          <w:p w14:paraId="5B9F5FD8" w14:textId="77777777" w:rsidR="003843EA" w:rsidRDefault="003843EA">
            <w:pPr>
              <w:pStyle w:val="MyText"/>
              <w:spacing w:line="276" w:lineRule="auto"/>
              <w:ind w:left="0"/>
              <w:jc w:val="cente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0C2CBAF0" w14:textId="77777777" w:rsidR="003843EA" w:rsidRDefault="00A21561">
            <w:pPr>
              <w:pStyle w:val="MyText"/>
              <w:spacing w:line="276" w:lineRule="auto"/>
              <w:ind w:left="0"/>
              <w:rPr>
                <w:b/>
                <w:bCs/>
                <w:sz w:val="44"/>
              </w:rPr>
            </w:pPr>
            <w:r>
              <w:t>0x1A 0x</w:t>
            </w:r>
            <w:r>
              <w:rPr>
                <w:rFonts w:hint="eastAsia"/>
              </w:rPr>
              <w:t>16</w:t>
            </w:r>
          </w:p>
        </w:tc>
        <w:tc>
          <w:tcPr>
            <w:tcW w:w="1487" w:type="dxa"/>
            <w:tcBorders>
              <w:top w:val="single" w:sz="4" w:space="0" w:color="auto"/>
              <w:left w:val="single" w:sz="4" w:space="0" w:color="auto"/>
              <w:bottom w:val="single" w:sz="4" w:space="0" w:color="auto"/>
              <w:right w:val="single" w:sz="4" w:space="0" w:color="auto"/>
            </w:tcBorders>
          </w:tcPr>
          <w:p w14:paraId="2B0C3805" w14:textId="77777777" w:rsidR="003843EA" w:rsidRDefault="003843EA">
            <w:pPr>
              <w:pStyle w:val="MyText"/>
              <w:spacing w:line="276" w:lineRule="auto"/>
              <w:ind w:left="0"/>
              <w:rPr>
                <w:b/>
                <w:bCs/>
                <w:sz w:val="44"/>
              </w:rPr>
            </w:pPr>
          </w:p>
        </w:tc>
      </w:tr>
      <w:tr w:rsidR="003843EA" w14:paraId="1A86B407" w14:textId="77777777">
        <w:tc>
          <w:tcPr>
            <w:tcW w:w="1400" w:type="dxa"/>
            <w:vMerge/>
            <w:tcBorders>
              <w:left w:val="single" w:sz="4" w:space="0" w:color="auto"/>
              <w:right w:val="single" w:sz="4" w:space="0" w:color="auto"/>
            </w:tcBorders>
          </w:tcPr>
          <w:p w14:paraId="0B020B22"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6871CE59" w14:textId="77777777" w:rsidR="003843EA" w:rsidRDefault="00A21561">
            <w:pPr>
              <w:pStyle w:val="MyDoc111New"/>
              <w:numPr>
                <w:ilvl w:val="255"/>
                <w:numId w:val="0"/>
              </w:numPr>
            </w:pPr>
            <w:bookmarkStart w:id="291" w:name="_Toc21651"/>
            <w:r>
              <w:rPr>
                <w:rFonts w:hint="eastAsia"/>
              </w:rPr>
              <w:t>装载</w:t>
            </w:r>
            <w:r>
              <w:t>DUKPT的KSN和初始密钥</w:t>
            </w:r>
            <w:bookmarkEnd w:id="291"/>
          </w:p>
          <w:p w14:paraId="7106129B" w14:textId="77777777" w:rsidR="003843EA" w:rsidRDefault="003843EA">
            <w:pPr>
              <w:pStyle w:val="MyText"/>
              <w:spacing w:line="276" w:lineRule="auto"/>
              <w:ind w:left="0"/>
              <w:jc w:val="cente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1104C231" w14:textId="77777777" w:rsidR="003843EA" w:rsidRDefault="00A21561">
            <w:pPr>
              <w:pStyle w:val="MyText"/>
              <w:spacing w:line="276" w:lineRule="auto"/>
              <w:ind w:left="0"/>
            </w:pPr>
            <w:r>
              <w:rPr>
                <w:rFonts w:hint="eastAsia"/>
              </w:rPr>
              <w:t>0</w:t>
            </w:r>
            <w:r>
              <w:t>x1A 0x17</w:t>
            </w:r>
          </w:p>
          <w:p w14:paraId="7E9A8B44" w14:textId="77777777" w:rsidR="003843EA" w:rsidRDefault="003843EA">
            <w:pPr>
              <w:pStyle w:val="MyText"/>
              <w:spacing w:line="276" w:lineRule="auto"/>
              <w:ind w:left="0"/>
            </w:pPr>
          </w:p>
        </w:tc>
        <w:tc>
          <w:tcPr>
            <w:tcW w:w="1487" w:type="dxa"/>
            <w:tcBorders>
              <w:top w:val="single" w:sz="4" w:space="0" w:color="auto"/>
              <w:left w:val="single" w:sz="4" w:space="0" w:color="auto"/>
              <w:bottom w:val="single" w:sz="4" w:space="0" w:color="auto"/>
              <w:right w:val="single" w:sz="4" w:space="0" w:color="auto"/>
            </w:tcBorders>
          </w:tcPr>
          <w:p w14:paraId="09DDBC1F" w14:textId="77777777" w:rsidR="003843EA" w:rsidRDefault="003843EA">
            <w:pPr>
              <w:pStyle w:val="MyText"/>
              <w:spacing w:line="276" w:lineRule="auto"/>
              <w:ind w:left="0"/>
              <w:rPr>
                <w:b/>
                <w:bCs/>
                <w:sz w:val="44"/>
              </w:rPr>
            </w:pPr>
          </w:p>
        </w:tc>
      </w:tr>
      <w:tr w:rsidR="003843EA" w14:paraId="07D5900B" w14:textId="77777777">
        <w:tc>
          <w:tcPr>
            <w:tcW w:w="1400" w:type="dxa"/>
            <w:vMerge/>
            <w:tcBorders>
              <w:left w:val="single" w:sz="4" w:space="0" w:color="auto"/>
              <w:right w:val="single" w:sz="4" w:space="0" w:color="auto"/>
            </w:tcBorders>
          </w:tcPr>
          <w:p w14:paraId="3CB51DF3"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0B4ACFF8" w14:textId="77777777" w:rsidR="003843EA" w:rsidRDefault="00A21561">
            <w:pPr>
              <w:pStyle w:val="MyDoc111New"/>
              <w:numPr>
                <w:ilvl w:val="255"/>
                <w:numId w:val="0"/>
              </w:numPr>
            </w:pPr>
            <w:bookmarkStart w:id="292" w:name="_Toc13386"/>
            <w:r>
              <w:rPr>
                <w:rFonts w:hint="eastAsia"/>
              </w:rPr>
              <w:t>删除密钥</w:t>
            </w:r>
            <w:bookmarkEnd w:id="292"/>
          </w:p>
          <w:p w14:paraId="501904A8" w14:textId="77777777" w:rsidR="003843EA" w:rsidRDefault="003843EA">
            <w:pPr>
              <w:pStyle w:val="MyText"/>
              <w:spacing w:line="276" w:lineRule="auto"/>
              <w:ind w:left="0"/>
              <w:jc w:val="cente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6AD47745" w14:textId="77777777" w:rsidR="003843EA" w:rsidRDefault="00A21561">
            <w:pPr>
              <w:pStyle w:val="MyText"/>
              <w:spacing w:line="276" w:lineRule="auto"/>
              <w:ind w:left="0"/>
            </w:pPr>
            <w:r>
              <w:rPr>
                <w:rFonts w:hint="eastAsia"/>
              </w:rPr>
              <w:t>0</w:t>
            </w:r>
            <w:r>
              <w:t>x1A 0x</w:t>
            </w:r>
            <w:r>
              <w:rPr>
                <w:rFonts w:hint="eastAsia"/>
              </w:rPr>
              <w:t>20</w:t>
            </w:r>
          </w:p>
          <w:p w14:paraId="73F094E3" w14:textId="77777777" w:rsidR="003843EA" w:rsidRDefault="003843EA">
            <w:pPr>
              <w:pStyle w:val="MyText"/>
              <w:spacing w:line="276" w:lineRule="auto"/>
              <w:ind w:left="0"/>
            </w:pPr>
          </w:p>
        </w:tc>
        <w:tc>
          <w:tcPr>
            <w:tcW w:w="1487" w:type="dxa"/>
            <w:tcBorders>
              <w:top w:val="single" w:sz="4" w:space="0" w:color="auto"/>
              <w:left w:val="single" w:sz="4" w:space="0" w:color="auto"/>
              <w:bottom w:val="single" w:sz="4" w:space="0" w:color="auto"/>
              <w:right w:val="single" w:sz="4" w:space="0" w:color="auto"/>
            </w:tcBorders>
          </w:tcPr>
          <w:p w14:paraId="6F8CCE5C" w14:textId="77777777" w:rsidR="003843EA" w:rsidRDefault="003843EA">
            <w:pPr>
              <w:pStyle w:val="MyText"/>
              <w:spacing w:line="276" w:lineRule="auto"/>
              <w:ind w:left="0"/>
              <w:rPr>
                <w:b/>
                <w:bCs/>
                <w:sz w:val="44"/>
              </w:rPr>
            </w:pPr>
          </w:p>
        </w:tc>
      </w:tr>
      <w:tr w:rsidR="003843EA" w14:paraId="370BC1A7" w14:textId="77777777">
        <w:tc>
          <w:tcPr>
            <w:tcW w:w="1400" w:type="dxa"/>
            <w:vMerge/>
            <w:tcBorders>
              <w:left w:val="single" w:sz="4" w:space="0" w:color="auto"/>
              <w:right w:val="single" w:sz="4" w:space="0" w:color="auto"/>
            </w:tcBorders>
          </w:tcPr>
          <w:p w14:paraId="2703A9C6"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5294D81C" w14:textId="77777777" w:rsidR="003843EA" w:rsidRDefault="00A21561">
            <w:pPr>
              <w:pStyle w:val="MyText"/>
              <w:spacing w:line="276" w:lineRule="auto"/>
              <w:ind w:left="0"/>
              <w:jc w:val="center"/>
            </w:pPr>
            <w:r>
              <w:rPr>
                <w:rFonts w:hint="eastAsia"/>
              </w:rPr>
              <w:t>密码键盘初始化</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33339971" w14:textId="77777777" w:rsidR="003843EA" w:rsidRDefault="00A21561">
            <w:pPr>
              <w:pStyle w:val="MyText"/>
              <w:spacing w:line="276" w:lineRule="auto"/>
              <w:ind w:left="0"/>
            </w:pPr>
            <w:r>
              <w:rPr>
                <w:rFonts w:hint="eastAsia"/>
              </w:rPr>
              <w:t>0</w:t>
            </w:r>
            <w:r>
              <w:t>x1A 0x</w:t>
            </w:r>
            <w:r>
              <w:rPr>
                <w:rFonts w:hint="eastAsia"/>
              </w:rPr>
              <w:t>22</w:t>
            </w:r>
          </w:p>
          <w:p w14:paraId="5D9253C6" w14:textId="77777777" w:rsidR="003843EA" w:rsidRDefault="003843EA">
            <w:pPr>
              <w:pStyle w:val="MyText"/>
              <w:spacing w:line="276" w:lineRule="auto"/>
              <w:ind w:left="0"/>
            </w:pPr>
          </w:p>
        </w:tc>
        <w:tc>
          <w:tcPr>
            <w:tcW w:w="1487" w:type="dxa"/>
            <w:tcBorders>
              <w:top w:val="single" w:sz="4" w:space="0" w:color="auto"/>
              <w:left w:val="single" w:sz="4" w:space="0" w:color="auto"/>
              <w:bottom w:val="single" w:sz="4" w:space="0" w:color="auto"/>
              <w:right w:val="single" w:sz="4" w:space="0" w:color="auto"/>
            </w:tcBorders>
          </w:tcPr>
          <w:p w14:paraId="51A4B6F5" w14:textId="77777777" w:rsidR="003843EA" w:rsidRDefault="003843EA">
            <w:pPr>
              <w:pStyle w:val="MyText"/>
              <w:spacing w:line="276" w:lineRule="auto"/>
              <w:ind w:left="0"/>
              <w:rPr>
                <w:b/>
                <w:bCs/>
                <w:sz w:val="44"/>
              </w:rPr>
            </w:pPr>
          </w:p>
        </w:tc>
      </w:tr>
      <w:tr w:rsidR="003843EA" w14:paraId="1BF78153" w14:textId="77777777">
        <w:tc>
          <w:tcPr>
            <w:tcW w:w="1400" w:type="dxa"/>
            <w:vMerge/>
            <w:tcBorders>
              <w:left w:val="single" w:sz="4" w:space="0" w:color="auto"/>
              <w:right w:val="single" w:sz="4" w:space="0" w:color="auto"/>
            </w:tcBorders>
          </w:tcPr>
          <w:p w14:paraId="5910E5AE"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78481F05" w14:textId="77777777" w:rsidR="003843EA" w:rsidRDefault="00A21561">
            <w:pPr>
              <w:pStyle w:val="MyDoc111New"/>
              <w:numPr>
                <w:ilvl w:val="255"/>
                <w:numId w:val="0"/>
              </w:numPr>
            </w:pPr>
            <w:bookmarkStart w:id="293" w:name="_Toc11613"/>
            <w:r>
              <w:rPr>
                <w:rFonts w:hint="eastAsia"/>
              </w:rPr>
              <w:t>设置银商密钥索引</w:t>
            </w:r>
            <w:bookmarkEnd w:id="293"/>
          </w:p>
          <w:p w14:paraId="01DB08B8" w14:textId="77777777" w:rsidR="003843EA" w:rsidRDefault="003843EA">
            <w:pPr>
              <w:pStyle w:val="MyText"/>
              <w:spacing w:line="276" w:lineRule="auto"/>
              <w:ind w:left="0"/>
              <w:jc w:val="cente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4AEA1EBC" w14:textId="77777777" w:rsidR="003843EA" w:rsidRDefault="00A21561">
            <w:pPr>
              <w:pStyle w:val="MyText"/>
              <w:spacing w:line="276" w:lineRule="auto"/>
              <w:ind w:left="0"/>
            </w:pPr>
            <w:r>
              <w:rPr>
                <w:rFonts w:hint="eastAsia"/>
              </w:rPr>
              <w:t>0</w:t>
            </w:r>
            <w:r>
              <w:t>x1A 0x</w:t>
            </w:r>
            <w:r>
              <w:rPr>
                <w:rFonts w:hint="eastAsia"/>
              </w:rPr>
              <w:t>23</w:t>
            </w:r>
          </w:p>
          <w:p w14:paraId="12A9EC5E" w14:textId="77777777" w:rsidR="003843EA" w:rsidRDefault="003843EA">
            <w:pPr>
              <w:pStyle w:val="MyText"/>
              <w:spacing w:line="276" w:lineRule="auto"/>
              <w:ind w:left="0"/>
            </w:pPr>
          </w:p>
        </w:tc>
        <w:tc>
          <w:tcPr>
            <w:tcW w:w="1487" w:type="dxa"/>
            <w:tcBorders>
              <w:top w:val="single" w:sz="4" w:space="0" w:color="auto"/>
              <w:left w:val="single" w:sz="4" w:space="0" w:color="auto"/>
              <w:bottom w:val="single" w:sz="4" w:space="0" w:color="auto"/>
              <w:right w:val="single" w:sz="4" w:space="0" w:color="auto"/>
            </w:tcBorders>
          </w:tcPr>
          <w:p w14:paraId="1BDD8301" w14:textId="77777777" w:rsidR="003843EA" w:rsidRDefault="003843EA">
            <w:pPr>
              <w:pStyle w:val="MyText"/>
              <w:spacing w:line="276" w:lineRule="auto"/>
              <w:ind w:left="0"/>
              <w:rPr>
                <w:b/>
                <w:bCs/>
                <w:sz w:val="44"/>
              </w:rPr>
            </w:pPr>
          </w:p>
        </w:tc>
      </w:tr>
      <w:tr w:rsidR="003843EA" w14:paraId="4B6C5D67" w14:textId="77777777">
        <w:tc>
          <w:tcPr>
            <w:tcW w:w="1400" w:type="dxa"/>
            <w:vMerge/>
            <w:tcBorders>
              <w:left w:val="single" w:sz="4" w:space="0" w:color="auto"/>
              <w:right w:val="single" w:sz="4" w:space="0" w:color="auto"/>
            </w:tcBorders>
          </w:tcPr>
          <w:p w14:paraId="01291D54"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2156E0A1" w14:textId="77777777" w:rsidR="003843EA" w:rsidRDefault="00A21561">
            <w:pPr>
              <w:pStyle w:val="MyDoc111New"/>
              <w:numPr>
                <w:ilvl w:val="255"/>
                <w:numId w:val="0"/>
              </w:numPr>
            </w:pPr>
            <w:bookmarkStart w:id="294" w:name="_Toc24236"/>
            <w:r>
              <w:rPr>
                <w:rFonts w:hint="eastAsia"/>
              </w:rPr>
              <w:t>增加银商</w:t>
            </w:r>
            <w:proofErr w:type="spellStart"/>
            <w:r>
              <w:rPr>
                <w:rFonts w:hint="eastAsia"/>
              </w:rPr>
              <w:t>ksn</w:t>
            </w:r>
            <w:proofErr w:type="spellEnd"/>
            <w:r>
              <w:rPr>
                <w:rFonts w:hint="eastAsia"/>
              </w:rPr>
              <w:t>号</w:t>
            </w:r>
            <w:bookmarkEnd w:id="294"/>
          </w:p>
          <w:p w14:paraId="1CF45469" w14:textId="77777777" w:rsidR="003843EA" w:rsidRDefault="003843EA">
            <w:pPr>
              <w:pStyle w:val="MyText"/>
              <w:spacing w:line="276" w:lineRule="auto"/>
              <w:ind w:left="0"/>
              <w:jc w:val="cente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64570FE7" w14:textId="77777777" w:rsidR="003843EA" w:rsidRDefault="00A21561">
            <w:pPr>
              <w:pStyle w:val="MyText"/>
              <w:spacing w:line="276" w:lineRule="auto"/>
              <w:ind w:left="0"/>
            </w:pPr>
            <w:r>
              <w:rPr>
                <w:rFonts w:hint="eastAsia"/>
              </w:rPr>
              <w:t>0</w:t>
            </w:r>
            <w:r>
              <w:t>x1A 0x</w:t>
            </w:r>
            <w:r>
              <w:rPr>
                <w:rFonts w:hint="eastAsia"/>
              </w:rPr>
              <w:t>24</w:t>
            </w:r>
          </w:p>
        </w:tc>
        <w:tc>
          <w:tcPr>
            <w:tcW w:w="1487" w:type="dxa"/>
            <w:tcBorders>
              <w:top w:val="single" w:sz="4" w:space="0" w:color="auto"/>
              <w:left w:val="single" w:sz="4" w:space="0" w:color="auto"/>
              <w:bottom w:val="single" w:sz="4" w:space="0" w:color="auto"/>
              <w:right w:val="single" w:sz="4" w:space="0" w:color="auto"/>
            </w:tcBorders>
          </w:tcPr>
          <w:p w14:paraId="7B0A0B9C" w14:textId="77777777" w:rsidR="003843EA" w:rsidRDefault="003843EA">
            <w:pPr>
              <w:pStyle w:val="MyText"/>
              <w:spacing w:line="276" w:lineRule="auto"/>
              <w:ind w:left="0"/>
              <w:rPr>
                <w:b/>
                <w:bCs/>
                <w:sz w:val="44"/>
              </w:rPr>
            </w:pPr>
          </w:p>
        </w:tc>
      </w:tr>
      <w:tr w:rsidR="003843EA" w14:paraId="19CE25D7" w14:textId="77777777">
        <w:tc>
          <w:tcPr>
            <w:tcW w:w="1400" w:type="dxa"/>
            <w:vMerge/>
            <w:tcBorders>
              <w:left w:val="single" w:sz="4" w:space="0" w:color="auto"/>
              <w:bottom w:val="single" w:sz="4" w:space="0" w:color="auto"/>
              <w:right w:val="single" w:sz="4" w:space="0" w:color="auto"/>
            </w:tcBorders>
          </w:tcPr>
          <w:p w14:paraId="17480A78"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41C64D19" w14:textId="77777777" w:rsidR="003843EA" w:rsidRDefault="00A21561">
            <w:pPr>
              <w:pStyle w:val="MyDoc111New"/>
              <w:numPr>
                <w:ilvl w:val="255"/>
                <w:numId w:val="0"/>
              </w:numPr>
            </w:pPr>
            <w:bookmarkStart w:id="295" w:name="_Toc1428"/>
            <w:r>
              <w:rPr>
                <w:rFonts w:hint="eastAsia"/>
              </w:rPr>
              <w:t>检测密钥是否存在</w:t>
            </w:r>
            <w:bookmarkEnd w:id="295"/>
          </w:p>
          <w:p w14:paraId="6F889810" w14:textId="77777777" w:rsidR="003843EA" w:rsidRDefault="003843EA">
            <w:pPr>
              <w:pStyle w:val="MyText"/>
              <w:spacing w:line="276" w:lineRule="auto"/>
              <w:ind w:left="0"/>
              <w:jc w:val="cente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663E91CD" w14:textId="77777777" w:rsidR="003843EA" w:rsidRDefault="00A21561">
            <w:pPr>
              <w:pStyle w:val="MyText"/>
              <w:spacing w:line="276" w:lineRule="auto"/>
              <w:ind w:left="0"/>
            </w:pPr>
            <w:r>
              <w:rPr>
                <w:rFonts w:hint="eastAsia"/>
              </w:rPr>
              <w:t>0</w:t>
            </w:r>
            <w:r>
              <w:t>x1A 0x</w:t>
            </w:r>
            <w:r>
              <w:rPr>
                <w:rFonts w:hint="eastAsia"/>
              </w:rPr>
              <w:t>25</w:t>
            </w:r>
          </w:p>
        </w:tc>
        <w:tc>
          <w:tcPr>
            <w:tcW w:w="1487" w:type="dxa"/>
            <w:tcBorders>
              <w:top w:val="single" w:sz="4" w:space="0" w:color="auto"/>
              <w:left w:val="single" w:sz="4" w:space="0" w:color="auto"/>
              <w:bottom w:val="single" w:sz="4" w:space="0" w:color="auto"/>
              <w:right w:val="single" w:sz="4" w:space="0" w:color="auto"/>
            </w:tcBorders>
          </w:tcPr>
          <w:p w14:paraId="096C4635" w14:textId="77777777" w:rsidR="003843EA" w:rsidRDefault="003843EA">
            <w:pPr>
              <w:pStyle w:val="MyText"/>
              <w:spacing w:line="276" w:lineRule="auto"/>
              <w:ind w:left="0"/>
              <w:rPr>
                <w:b/>
                <w:bCs/>
                <w:sz w:val="44"/>
              </w:rPr>
            </w:pPr>
          </w:p>
        </w:tc>
      </w:tr>
      <w:tr w:rsidR="003843EA" w14:paraId="6ADB4544" w14:textId="77777777">
        <w:tc>
          <w:tcPr>
            <w:tcW w:w="1400" w:type="dxa"/>
            <w:vMerge w:val="restart"/>
            <w:tcBorders>
              <w:top w:val="single" w:sz="4" w:space="0" w:color="auto"/>
              <w:left w:val="single" w:sz="4" w:space="0" w:color="auto"/>
              <w:right w:val="single" w:sz="4" w:space="0" w:color="auto"/>
            </w:tcBorders>
          </w:tcPr>
          <w:p w14:paraId="148E60A1" w14:textId="77777777" w:rsidR="003843EA" w:rsidRDefault="00A21561">
            <w:pPr>
              <w:pStyle w:val="MyText"/>
              <w:spacing w:line="276" w:lineRule="auto"/>
              <w:ind w:left="0"/>
              <w:jc w:val="center"/>
            </w:pPr>
            <w:r>
              <w:rPr>
                <w:rFonts w:hint="eastAsia"/>
              </w:rPr>
              <w:t>打印类</w:t>
            </w: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351DCAD1" w14:textId="77777777" w:rsidR="003843EA" w:rsidRDefault="00A21561">
            <w:pPr>
              <w:pStyle w:val="MyText"/>
              <w:spacing w:line="276" w:lineRule="auto"/>
              <w:ind w:left="0"/>
              <w:jc w:val="center"/>
            </w:pPr>
            <w:r>
              <w:rPr>
                <w:rFonts w:hint="eastAsia"/>
              </w:rPr>
              <w:t>初始化指令</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52FA94F5" w14:textId="77777777" w:rsidR="003843EA" w:rsidRDefault="00A21561">
            <w:pPr>
              <w:pStyle w:val="MyText"/>
              <w:spacing w:line="276" w:lineRule="auto"/>
              <w:ind w:left="0"/>
              <w:rPr>
                <w:b/>
                <w:bCs/>
                <w:sz w:val="44"/>
              </w:rPr>
            </w:pPr>
            <w:r>
              <w:t>0x1B  0x49</w:t>
            </w:r>
          </w:p>
        </w:tc>
        <w:tc>
          <w:tcPr>
            <w:tcW w:w="1487" w:type="dxa"/>
            <w:tcBorders>
              <w:top w:val="single" w:sz="4" w:space="0" w:color="auto"/>
              <w:left w:val="single" w:sz="4" w:space="0" w:color="auto"/>
              <w:bottom w:val="single" w:sz="4" w:space="0" w:color="auto"/>
              <w:right w:val="single" w:sz="4" w:space="0" w:color="auto"/>
            </w:tcBorders>
          </w:tcPr>
          <w:p w14:paraId="72315D75" w14:textId="77777777" w:rsidR="003843EA" w:rsidRDefault="003843EA">
            <w:pPr>
              <w:pStyle w:val="MyText"/>
              <w:spacing w:line="276" w:lineRule="auto"/>
              <w:ind w:left="0"/>
              <w:rPr>
                <w:b/>
                <w:bCs/>
                <w:sz w:val="44"/>
              </w:rPr>
            </w:pPr>
          </w:p>
        </w:tc>
      </w:tr>
      <w:tr w:rsidR="003843EA" w14:paraId="5E51B490" w14:textId="77777777">
        <w:tc>
          <w:tcPr>
            <w:tcW w:w="1400" w:type="dxa"/>
            <w:vMerge/>
            <w:tcBorders>
              <w:left w:val="single" w:sz="4" w:space="0" w:color="auto"/>
              <w:right w:val="single" w:sz="4" w:space="0" w:color="auto"/>
            </w:tcBorders>
          </w:tcPr>
          <w:p w14:paraId="78FD33F7"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24BF8B16" w14:textId="77777777" w:rsidR="003843EA" w:rsidRDefault="00A21561">
            <w:pPr>
              <w:pStyle w:val="MyText"/>
              <w:spacing w:line="276" w:lineRule="auto"/>
              <w:ind w:left="0"/>
              <w:jc w:val="center"/>
            </w:pPr>
            <w:r>
              <w:rPr>
                <w:rFonts w:hint="eastAsia"/>
              </w:rPr>
              <w:t>获取打印机状态</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6347844F" w14:textId="77777777" w:rsidR="003843EA" w:rsidRDefault="00A21561">
            <w:pPr>
              <w:pStyle w:val="MyText"/>
              <w:spacing w:line="276" w:lineRule="auto"/>
              <w:ind w:left="0"/>
              <w:rPr>
                <w:b/>
                <w:bCs/>
                <w:sz w:val="44"/>
              </w:rPr>
            </w:pPr>
            <w:r>
              <w:t>0x1B  0x4</w:t>
            </w:r>
            <w:r>
              <w:rPr>
                <w:rFonts w:hint="eastAsia"/>
              </w:rPr>
              <w:t>7</w:t>
            </w:r>
          </w:p>
        </w:tc>
        <w:tc>
          <w:tcPr>
            <w:tcW w:w="1487" w:type="dxa"/>
            <w:tcBorders>
              <w:top w:val="single" w:sz="4" w:space="0" w:color="auto"/>
              <w:left w:val="single" w:sz="4" w:space="0" w:color="auto"/>
              <w:bottom w:val="single" w:sz="4" w:space="0" w:color="auto"/>
              <w:right w:val="single" w:sz="4" w:space="0" w:color="auto"/>
            </w:tcBorders>
          </w:tcPr>
          <w:p w14:paraId="49ABC92E" w14:textId="77777777" w:rsidR="003843EA" w:rsidRDefault="003843EA">
            <w:pPr>
              <w:pStyle w:val="MyText"/>
              <w:spacing w:line="276" w:lineRule="auto"/>
              <w:ind w:left="0"/>
              <w:rPr>
                <w:b/>
                <w:bCs/>
                <w:sz w:val="44"/>
              </w:rPr>
            </w:pPr>
          </w:p>
        </w:tc>
      </w:tr>
      <w:tr w:rsidR="003843EA" w14:paraId="4FE1AF24" w14:textId="77777777">
        <w:tc>
          <w:tcPr>
            <w:tcW w:w="1400" w:type="dxa"/>
            <w:vMerge/>
            <w:tcBorders>
              <w:left w:val="single" w:sz="4" w:space="0" w:color="auto"/>
              <w:right w:val="single" w:sz="4" w:space="0" w:color="auto"/>
            </w:tcBorders>
          </w:tcPr>
          <w:p w14:paraId="7F88E3C2"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41967573" w14:textId="77777777" w:rsidR="003843EA" w:rsidRDefault="00A21561">
            <w:pPr>
              <w:pStyle w:val="MyText"/>
              <w:spacing w:line="276" w:lineRule="auto"/>
              <w:ind w:left="0"/>
              <w:jc w:val="center"/>
            </w:pPr>
            <w:r>
              <w:rPr>
                <w:rFonts w:hint="eastAsia"/>
              </w:rPr>
              <w:t>走纸</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44248CE0" w14:textId="77777777" w:rsidR="003843EA" w:rsidRDefault="00A21561">
            <w:pPr>
              <w:pStyle w:val="MyText"/>
              <w:spacing w:line="276" w:lineRule="auto"/>
              <w:ind w:left="0"/>
              <w:rPr>
                <w:b/>
                <w:bCs/>
                <w:sz w:val="44"/>
              </w:rPr>
            </w:pPr>
            <w:r>
              <w:t>0x1B  0x4</w:t>
            </w:r>
            <w:r>
              <w:rPr>
                <w:rFonts w:hint="eastAsia"/>
              </w:rPr>
              <w:t>6</w:t>
            </w:r>
          </w:p>
        </w:tc>
        <w:tc>
          <w:tcPr>
            <w:tcW w:w="1487" w:type="dxa"/>
            <w:tcBorders>
              <w:top w:val="single" w:sz="4" w:space="0" w:color="auto"/>
              <w:left w:val="single" w:sz="4" w:space="0" w:color="auto"/>
              <w:bottom w:val="single" w:sz="4" w:space="0" w:color="auto"/>
              <w:right w:val="single" w:sz="4" w:space="0" w:color="auto"/>
            </w:tcBorders>
          </w:tcPr>
          <w:p w14:paraId="493D4DE2" w14:textId="77777777" w:rsidR="003843EA" w:rsidRDefault="003843EA">
            <w:pPr>
              <w:pStyle w:val="MyText"/>
              <w:spacing w:line="276" w:lineRule="auto"/>
              <w:ind w:left="0"/>
              <w:rPr>
                <w:b/>
                <w:bCs/>
                <w:sz w:val="44"/>
              </w:rPr>
            </w:pPr>
          </w:p>
        </w:tc>
      </w:tr>
      <w:tr w:rsidR="003843EA" w14:paraId="3A757A5D" w14:textId="77777777">
        <w:tc>
          <w:tcPr>
            <w:tcW w:w="1400" w:type="dxa"/>
            <w:vMerge/>
            <w:tcBorders>
              <w:left w:val="single" w:sz="4" w:space="0" w:color="auto"/>
              <w:right w:val="single" w:sz="4" w:space="0" w:color="auto"/>
            </w:tcBorders>
          </w:tcPr>
          <w:p w14:paraId="2008E254"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0FDF79B9" w14:textId="77777777" w:rsidR="003843EA" w:rsidRDefault="00A21561">
            <w:pPr>
              <w:pStyle w:val="MyText"/>
              <w:spacing w:line="276" w:lineRule="auto"/>
              <w:ind w:left="0"/>
              <w:jc w:val="center"/>
            </w:pPr>
            <w:r>
              <w:rPr>
                <w:rFonts w:hint="eastAsia"/>
              </w:rPr>
              <w:t>字体设置</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0B4D7372" w14:textId="77777777" w:rsidR="003843EA" w:rsidRDefault="00A21561">
            <w:pPr>
              <w:pStyle w:val="MyText"/>
              <w:spacing w:line="276" w:lineRule="auto"/>
              <w:ind w:left="0"/>
              <w:rPr>
                <w:b/>
                <w:bCs/>
                <w:sz w:val="44"/>
              </w:rPr>
            </w:pPr>
            <w:r>
              <w:t>0x1B  0x</w:t>
            </w:r>
            <w:r>
              <w:rPr>
                <w:rFonts w:hint="eastAsia"/>
              </w:rPr>
              <w:t>53</w:t>
            </w:r>
          </w:p>
        </w:tc>
        <w:tc>
          <w:tcPr>
            <w:tcW w:w="1487" w:type="dxa"/>
            <w:tcBorders>
              <w:top w:val="single" w:sz="4" w:space="0" w:color="auto"/>
              <w:left w:val="single" w:sz="4" w:space="0" w:color="auto"/>
              <w:bottom w:val="single" w:sz="4" w:space="0" w:color="auto"/>
              <w:right w:val="single" w:sz="4" w:space="0" w:color="auto"/>
            </w:tcBorders>
          </w:tcPr>
          <w:p w14:paraId="35528999" w14:textId="77777777" w:rsidR="003843EA" w:rsidRDefault="003843EA">
            <w:pPr>
              <w:pStyle w:val="MyText"/>
              <w:spacing w:line="276" w:lineRule="auto"/>
              <w:ind w:left="0"/>
              <w:rPr>
                <w:b/>
                <w:bCs/>
                <w:sz w:val="44"/>
              </w:rPr>
            </w:pPr>
          </w:p>
        </w:tc>
      </w:tr>
      <w:tr w:rsidR="003843EA" w14:paraId="0471488B" w14:textId="77777777">
        <w:tc>
          <w:tcPr>
            <w:tcW w:w="1400" w:type="dxa"/>
            <w:vMerge/>
            <w:tcBorders>
              <w:left w:val="single" w:sz="4" w:space="0" w:color="auto"/>
              <w:right w:val="single" w:sz="4" w:space="0" w:color="auto"/>
            </w:tcBorders>
          </w:tcPr>
          <w:p w14:paraId="47E41C13"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1515DA06" w14:textId="77777777" w:rsidR="003843EA" w:rsidRDefault="00A21561">
            <w:pPr>
              <w:pStyle w:val="MyText"/>
              <w:spacing w:line="276" w:lineRule="auto"/>
              <w:ind w:left="0"/>
              <w:jc w:val="center"/>
            </w:pPr>
            <w:r>
              <w:rPr>
                <w:rFonts w:hint="eastAsia"/>
              </w:rPr>
              <w:t>行间距设置</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0259D8D9" w14:textId="77777777" w:rsidR="003843EA" w:rsidRDefault="00A21561">
            <w:pPr>
              <w:pStyle w:val="MyText"/>
              <w:spacing w:line="276" w:lineRule="auto"/>
              <w:ind w:left="0"/>
              <w:rPr>
                <w:b/>
                <w:bCs/>
                <w:sz w:val="44"/>
              </w:rPr>
            </w:pPr>
            <w:r>
              <w:t>0x1B  0x</w:t>
            </w:r>
            <w:r>
              <w:rPr>
                <w:rFonts w:hint="eastAsia"/>
              </w:rPr>
              <w:t>53</w:t>
            </w:r>
          </w:p>
        </w:tc>
        <w:tc>
          <w:tcPr>
            <w:tcW w:w="1487" w:type="dxa"/>
            <w:tcBorders>
              <w:top w:val="single" w:sz="4" w:space="0" w:color="auto"/>
              <w:left w:val="single" w:sz="4" w:space="0" w:color="auto"/>
              <w:bottom w:val="single" w:sz="4" w:space="0" w:color="auto"/>
              <w:right w:val="single" w:sz="4" w:space="0" w:color="auto"/>
            </w:tcBorders>
          </w:tcPr>
          <w:p w14:paraId="4BE0A6F1" w14:textId="77777777" w:rsidR="003843EA" w:rsidRDefault="003843EA">
            <w:pPr>
              <w:pStyle w:val="MyText"/>
              <w:spacing w:line="276" w:lineRule="auto"/>
              <w:ind w:left="0"/>
              <w:rPr>
                <w:b/>
                <w:bCs/>
                <w:sz w:val="44"/>
              </w:rPr>
            </w:pPr>
          </w:p>
        </w:tc>
      </w:tr>
      <w:tr w:rsidR="003843EA" w14:paraId="0ACFE2F0" w14:textId="77777777">
        <w:tc>
          <w:tcPr>
            <w:tcW w:w="1400" w:type="dxa"/>
            <w:vMerge/>
            <w:tcBorders>
              <w:left w:val="single" w:sz="4" w:space="0" w:color="auto"/>
              <w:right w:val="single" w:sz="4" w:space="0" w:color="auto"/>
            </w:tcBorders>
          </w:tcPr>
          <w:p w14:paraId="08F8B093"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479AB418" w14:textId="77777777" w:rsidR="003843EA" w:rsidRDefault="00A21561">
            <w:pPr>
              <w:pStyle w:val="MyText"/>
              <w:spacing w:line="276" w:lineRule="auto"/>
              <w:ind w:left="0"/>
              <w:jc w:val="center"/>
            </w:pPr>
            <w:r>
              <w:rPr>
                <w:rFonts w:hint="eastAsia"/>
              </w:rPr>
              <w:t>字库设置</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14FBDB82" w14:textId="77777777" w:rsidR="003843EA" w:rsidRDefault="00A21561">
            <w:pPr>
              <w:pStyle w:val="MyText"/>
              <w:spacing w:line="276" w:lineRule="auto"/>
              <w:ind w:left="0"/>
              <w:rPr>
                <w:b/>
                <w:bCs/>
                <w:sz w:val="44"/>
              </w:rPr>
            </w:pPr>
            <w:r>
              <w:t>0x1B  0x</w:t>
            </w:r>
            <w:r>
              <w:rPr>
                <w:rFonts w:hint="eastAsia"/>
              </w:rPr>
              <w:t>53</w:t>
            </w:r>
          </w:p>
        </w:tc>
        <w:tc>
          <w:tcPr>
            <w:tcW w:w="1487" w:type="dxa"/>
            <w:tcBorders>
              <w:top w:val="single" w:sz="4" w:space="0" w:color="auto"/>
              <w:left w:val="single" w:sz="4" w:space="0" w:color="auto"/>
              <w:bottom w:val="single" w:sz="4" w:space="0" w:color="auto"/>
              <w:right w:val="single" w:sz="4" w:space="0" w:color="auto"/>
            </w:tcBorders>
          </w:tcPr>
          <w:p w14:paraId="1D20B517" w14:textId="77777777" w:rsidR="003843EA" w:rsidRDefault="003843EA">
            <w:pPr>
              <w:pStyle w:val="MyText"/>
              <w:spacing w:line="276" w:lineRule="auto"/>
              <w:ind w:left="0"/>
              <w:rPr>
                <w:b/>
                <w:bCs/>
                <w:sz w:val="44"/>
              </w:rPr>
            </w:pPr>
          </w:p>
        </w:tc>
      </w:tr>
      <w:tr w:rsidR="003843EA" w14:paraId="52597D0F" w14:textId="77777777">
        <w:tc>
          <w:tcPr>
            <w:tcW w:w="1400" w:type="dxa"/>
            <w:vMerge/>
            <w:tcBorders>
              <w:left w:val="single" w:sz="4" w:space="0" w:color="auto"/>
              <w:right w:val="single" w:sz="4" w:space="0" w:color="auto"/>
            </w:tcBorders>
          </w:tcPr>
          <w:p w14:paraId="6441D1C6"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4C1988CC" w14:textId="77777777" w:rsidR="003843EA" w:rsidRDefault="00A21561">
            <w:pPr>
              <w:pStyle w:val="MyText"/>
              <w:spacing w:line="276" w:lineRule="auto"/>
              <w:ind w:left="0"/>
              <w:jc w:val="center"/>
            </w:pPr>
            <w:r>
              <w:rPr>
                <w:rFonts w:hint="eastAsia"/>
              </w:rPr>
              <w:t>打印浓度</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0AA1DB38" w14:textId="77777777" w:rsidR="003843EA" w:rsidRDefault="00A21561">
            <w:pPr>
              <w:pStyle w:val="MyText"/>
              <w:spacing w:line="276" w:lineRule="auto"/>
              <w:ind w:left="0"/>
              <w:rPr>
                <w:b/>
                <w:bCs/>
                <w:sz w:val="44"/>
              </w:rPr>
            </w:pPr>
            <w:r>
              <w:t>0x1B  0x</w:t>
            </w:r>
            <w:r>
              <w:rPr>
                <w:rFonts w:hint="eastAsia"/>
              </w:rPr>
              <w:t>53</w:t>
            </w:r>
          </w:p>
        </w:tc>
        <w:tc>
          <w:tcPr>
            <w:tcW w:w="1487" w:type="dxa"/>
            <w:tcBorders>
              <w:top w:val="single" w:sz="4" w:space="0" w:color="auto"/>
              <w:left w:val="single" w:sz="4" w:space="0" w:color="auto"/>
              <w:bottom w:val="single" w:sz="4" w:space="0" w:color="auto"/>
              <w:right w:val="single" w:sz="4" w:space="0" w:color="auto"/>
            </w:tcBorders>
          </w:tcPr>
          <w:p w14:paraId="7E63B667" w14:textId="77777777" w:rsidR="003843EA" w:rsidRDefault="003843EA">
            <w:pPr>
              <w:pStyle w:val="MyText"/>
              <w:spacing w:line="276" w:lineRule="auto"/>
              <w:ind w:left="0"/>
              <w:rPr>
                <w:b/>
                <w:bCs/>
                <w:sz w:val="44"/>
              </w:rPr>
            </w:pPr>
          </w:p>
        </w:tc>
      </w:tr>
      <w:tr w:rsidR="003843EA" w14:paraId="1120B074" w14:textId="77777777">
        <w:tc>
          <w:tcPr>
            <w:tcW w:w="1400" w:type="dxa"/>
            <w:vMerge/>
            <w:tcBorders>
              <w:left w:val="single" w:sz="4" w:space="0" w:color="auto"/>
              <w:right w:val="single" w:sz="4" w:space="0" w:color="auto"/>
            </w:tcBorders>
          </w:tcPr>
          <w:p w14:paraId="4E1F9B2A"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2D90779F" w14:textId="77777777" w:rsidR="003843EA" w:rsidRDefault="00A21561">
            <w:pPr>
              <w:pStyle w:val="MyDoc111New"/>
              <w:numPr>
                <w:ilvl w:val="255"/>
                <w:numId w:val="0"/>
              </w:numPr>
            </w:pPr>
            <w:bookmarkStart w:id="296" w:name="_Toc28434"/>
            <w:r>
              <w:rPr>
                <w:rFonts w:hint="eastAsia"/>
              </w:rPr>
              <w:t>打印指令</w:t>
            </w:r>
            <w:bookmarkEnd w:id="296"/>
          </w:p>
          <w:p w14:paraId="1A49CEAE" w14:textId="77777777" w:rsidR="003843EA" w:rsidRDefault="003843EA">
            <w:pPr>
              <w:pStyle w:val="MyText"/>
              <w:spacing w:line="276" w:lineRule="auto"/>
              <w:ind w:left="0"/>
              <w:jc w:val="center"/>
              <w:rPr>
                <w:b/>
                <w:bCs/>
                <w:sz w:val="44"/>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1C8A9A5E" w14:textId="77777777" w:rsidR="003843EA" w:rsidRDefault="00A21561">
            <w:pPr>
              <w:pStyle w:val="MyText"/>
              <w:spacing w:line="276" w:lineRule="auto"/>
              <w:ind w:left="0"/>
              <w:rPr>
                <w:b/>
                <w:bCs/>
                <w:sz w:val="44"/>
              </w:rPr>
            </w:pPr>
            <w:r>
              <w:t>0x1B  0x</w:t>
            </w:r>
            <w:r>
              <w:rPr>
                <w:rFonts w:hint="eastAsia"/>
              </w:rPr>
              <w:t>50</w:t>
            </w:r>
          </w:p>
        </w:tc>
        <w:tc>
          <w:tcPr>
            <w:tcW w:w="1487" w:type="dxa"/>
            <w:tcBorders>
              <w:top w:val="single" w:sz="4" w:space="0" w:color="auto"/>
              <w:left w:val="single" w:sz="4" w:space="0" w:color="auto"/>
              <w:bottom w:val="single" w:sz="4" w:space="0" w:color="auto"/>
              <w:right w:val="single" w:sz="4" w:space="0" w:color="auto"/>
            </w:tcBorders>
          </w:tcPr>
          <w:p w14:paraId="0C50C19F" w14:textId="77777777" w:rsidR="003843EA" w:rsidRDefault="003843EA">
            <w:pPr>
              <w:pStyle w:val="MyText"/>
              <w:spacing w:line="276" w:lineRule="auto"/>
              <w:ind w:left="0"/>
              <w:rPr>
                <w:b/>
                <w:bCs/>
                <w:sz w:val="44"/>
              </w:rPr>
            </w:pPr>
          </w:p>
        </w:tc>
      </w:tr>
      <w:tr w:rsidR="003843EA" w14:paraId="2B61BB1F" w14:textId="77777777">
        <w:tc>
          <w:tcPr>
            <w:tcW w:w="1400" w:type="dxa"/>
            <w:vMerge/>
            <w:tcBorders>
              <w:left w:val="single" w:sz="4" w:space="0" w:color="auto"/>
              <w:right w:val="single" w:sz="4" w:space="0" w:color="auto"/>
            </w:tcBorders>
          </w:tcPr>
          <w:p w14:paraId="2E1E14C1"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530EF5F2" w14:textId="77777777" w:rsidR="003843EA" w:rsidRDefault="00A21561">
            <w:pPr>
              <w:pStyle w:val="MyDoc111New"/>
              <w:numPr>
                <w:ilvl w:val="255"/>
                <w:numId w:val="0"/>
              </w:numPr>
            </w:pPr>
            <w:bookmarkStart w:id="297" w:name="_Toc11241"/>
            <w:r>
              <w:rPr>
                <w:rFonts w:hint="eastAsia"/>
              </w:rPr>
              <w:t>打印图片指令</w:t>
            </w:r>
            <w:bookmarkEnd w:id="297"/>
          </w:p>
          <w:p w14:paraId="7FFE29D7" w14:textId="77777777" w:rsidR="003843EA" w:rsidRDefault="003843EA">
            <w:pPr>
              <w:pStyle w:val="MyText"/>
              <w:spacing w:line="276" w:lineRule="auto"/>
              <w:ind w:left="0"/>
              <w:jc w:val="center"/>
              <w:rPr>
                <w:b/>
                <w:bCs/>
                <w:sz w:val="44"/>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549810A5" w14:textId="77777777" w:rsidR="003843EA" w:rsidRDefault="00A21561">
            <w:pPr>
              <w:pStyle w:val="MyText"/>
              <w:spacing w:line="276" w:lineRule="auto"/>
              <w:ind w:left="0"/>
            </w:pPr>
            <w:r>
              <w:t>0x1B  0x</w:t>
            </w:r>
            <w:r>
              <w:rPr>
                <w:rFonts w:hint="eastAsia"/>
              </w:rPr>
              <w:t>54</w:t>
            </w:r>
          </w:p>
        </w:tc>
        <w:tc>
          <w:tcPr>
            <w:tcW w:w="1487" w:type="dxa"/>
            <w:tcBorders>
              <w:top w:val="single" w:sz="4" w:space="0" w:color="auto"/>
              <w:left w:val="single" w:sz="4" w:space="0" w:color="auto"/>
              <w:bottom w:val="single" w:sz="4" w:space="0" w:color="auto"/>
              <w:right w:val="single" w:sz="4" w:space="0" w:color="auto"/>
            </w:tcBorders>
          </w:tcPr>
          <w:p w14:paraId="68C36760" w14:textId="77777777" w:rsidR="003843EA" w:rsidRDefault="003843EA">
            <w:pPr>
              <w:pStyle w:val="MyText"/>
              <w:spacing w:line="276" w:lineRule="auto"/>
              <w:ind w:left="0"/>
              <w:rPr>
                <w:b/>
                <w:bCs/>
                <w:sz w:val="44"/>
              </w:rPr>
            </w:pPr>
          </w:p>
        </w:tc>
      </w:tr>
      <w:tr w:rsidR="003843EA" w14:paraId="3CB2811F" w14:textId="77777777">
        <w:tc>
          <w:tcPr>
            <w:tcW w:w="1400" w:type="dxa"/>
            <w:vMerge/>
            <w:tcBorders>
              <w:left w:val="single" w:sz="4" w:space="0" w:color="auto"/>
              <w:bottom w:val="single" w:sz="4" w:space="0" w:color="auto"/>
              <w:right w:val="single" w:sz="4" w:space="0" w:color="auto"/>
            </w:tcBorders>
          </w:tcPr>
          <w:p w14:paraId="5F5467A8"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4419783D" w14:textId="77777777" w:rsidR="003843EA" w:rsidRDefault="00A21561">
            <w:pPr>
              <w:pStyle w:val="MyDoc111New"/>
              <w:numPr>
                <w:ilvl w:val="255"/>
                <w:numId w:val="0"/>
              </w:numPr>
            </w:pPr>
            <w:bookmarkStart w:id="298" w:name="_Toc3482"/>
            <w:r>
              <w:t>设置二值化阈值</w:t>
            </w:r>
            <w:bookmarkEnd w:id="298"/>
          </w:p>
          <w:p w14:paraId="20269EB1" w14:textId="77777777" w:rsidR="003843EA" w:rsidRDefault="003843EA">
            <w:pPr>
              <w:pStyle w:val="MyText"/>
              <w:spacing w:line="276" w:lineRule="auto"/>
              <w:ind w:left="0"/>
              <w:jc w:val="center"/>
              <w:rPr>
                <w:b/>
                <w:bCs/>
                <w:sz w:val="44"/>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04A2C0AD" w14:textId="77777777" w:rsidR="003843EA" w:rsidRDefault="00A21561">
            <w:pPr>
              <w:pStyle w:val="MyText"/>
              <w:spacing w:line="276" w:lineRule="auto"/>
              <w:ind w:left="0"/>
            </w:pPr>
            <w:r>
              <w:t>0x1B  0x</w:t>
            </w:r>
            <w:r>
              <w:rPr>
                <w:rFonts w:hint="eastAsia"/>
              </w:rPr>
              <w:t>55</w:t>
            </w:r>
          </w:p>
        </w:tc>
        <w:tc>
          <w:tcPr>
            <w:tcW w:w="1487" w:type="dxa"/>
            <w:tcBorders>
              <w:top w:val="single" w:sz="4" w:space="0" w:color="auto"/>
              <w:left w:val="single" w:sz="4" w:space="0" w:color="auto"/>
              <w:bottom w:val="single" w:sz="4" w:space="0" w:color="auto"/>
              <w:right w:val="single" w:sz="4" w:space="0" w:color="auto"/>
            </w:tcBorders>
          </w:tcPr>
          <w:p w14:paraId="72C64E30" w14:textId="77777777" w:rsidR="003843EA" w:rsidRDefault="003843EA">
            <w:pPr>
              <w:pStyle w:val="MyText"/>
              <w:spacing w:line="276" w:lineRule="auto"/>
              <w:ind w:left="0"/>
              <w:rPr>
                <w:b/>
                <w:bCs/>
                <w:sz w:val="44"/>
              </w:rPr>
            </w:pPr>
          </w:p>
        </w:tc>
      </w:tr>
      <w:tr w:rsidR="003843EA" w14:paraId="64F73AF8" w14:textId="77777777">
        <w:tc>
          <w:tcPr>
            <w:tcW w:w="1400" w:type="dxa"/>
            <w:vMerge w:val="restart"/>
            <w:tcBorders>
              <w:top w:val="single" w:sz="4" w:space="0" w:color="auto"/>
              <w:left w:val="single" w:sz="4" w:space="0" w:color="auto"/>
              <w:right w:val="single" w:sz="4" w:space="0" w:color="auto"/>
            </w:tcBorders>
            <w:vAlign w:val="center"/>
          </w:tcPr>
          <w:p w14:paraId="27105B81" w14:textId="77777777" w:rsidR="003843EA" w:rsidRDefault="00A21561">
            <w:pPr>
              <w:pStyle w:val="MyText"/>
              <w:spacing w:line="276" w:lineRule="auto"/>
              <w:ind w:left="0"/>
              <w:jc w:val="center"/>
            </w:pPr>
            <w:r>
              <w:t>PBOC类</w:t>
            </w: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39932427" w14:textId="77777777" w:rsidR="003843EA" w:rsidRDefault="00A21561">
            <w:pPr>
              <w:pStyle w:val="MyText"/>
              <w:spacing w:line="276" w:lineRule="auto"/>
              <w:ind w:left="0"/>
              <w:jc w:val="center"/>
            </w:pPr>
            <w:r>
              <w:t>PBOC设置公钥</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5CDEC029" w14:textId="77777777" w:rsidR="003843EA" w:rsidRDefault="00A21561">
            <w:pPr>
              <w:pStyle w:val="MyText"/>
              <w:spacing w:line="276" w:lineRule="auto"/>
              <w:ind w:left="0"/>
            </w:pPr>
            <w:r>
              <w:t>0x1C 0x01</w:t>
            </w:r>
          </w:p>
        </w:tc>
        <w:tc>
          <w:tcPr>
            <w:tcW w:w="1487" w:type="dxa"/>
            <w:tcBorders>
              <w:top w:val="single" w:sz="4" w:space="0" w:color="auto"/>
              <w:left w:val="single" w:sz="4" w:space="0" w:color="auto"/>
              <w:bottom w:val="single" w:sz="4" w:space="0" w:color="auto"/>
              <w:right w:val="single" w:sz="4" w:space="0" w:color="auto"/>
            </w:tcBorders>
          </w:tcPr>
          <w:p w14:paraId="687ED67C" w14:textId="77777777" w:rsidR="003843EA" w:rsidRDefault="00A21561">
            <w:pPr>
              <w:pStyle w:val="MyText"/>
              <w:spacing w:line="276" w:lineRule="auto"/>
              <w:ind w:left="0"/>
            </w:pPr>
            <w:r>
              <w:rPr>
                <w:rFonts w:hint="eastAsia"/>
              </w:rPr>
              <w:t>设置POS</w:t>
            </w:r>
            <w:r>
              <w:t>的公钥信息</w:t>
            </w:r>
          </w:p>
        </w:tc>
      </w:tr>
      <w:tr w:rsidR="003843EA" w14:paraId="19D0D1D9" w14:textId="77777777">
        <w:tc>
          <w:tcPr>
            <w:tcW w:w="1400" w:type="dxa"/>
            <w:vMerge/>
            <w:tcBorders>
              <w:left w:val="single" w:sz="4" w:space="0" w:color="auto"/>
              <w:right w:val="single" w:sz="4" w:space="0" w:color="auto"/>
            </w:tcBorders>
          </w:tcPr>
          <w:p w14:paraId="7B9E39D2"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001D258E" w14:textId="77777777" w:rsidR="003843EA" w:rsidRDefault="00A21561">
            <w:pPr>
              <w:pStyle w:val="MyText"/>
              <w:spacing w:line="276" w:lineRule="auto"/>
              <w:ind w:left="0"/>
              <w:jc w:val="center"/>
            </w:pPr>
            <w:r>
              <w:t>PBOC设置AID</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79365A3A" w14:textId="77777777" w:rsidR="003843EA" w:rsidRDefault="00A21561">
            <w:pPr>
              <w:pStyle w:val="MyText"/>
              <w:spacing w:line="276" w:lineRule="auto"/>
              <w:ind w:left="0"/>
            </w:pPr>
            <w:r>
              <w:t>0x1C 0x02</w:t>
            </w:r>
          </w:p>
        </w:tc>
        <w:tc>
          <w:tcPr>
            <w:tcW w:w="1487" w:type="dxa"/>
            <w:tcBorders>
              <w:top w:val="single" w:sz="4" w:space="0" w:color="auto"/>
              <w:left w:val="single" w:sz="4" w:space="0" w:color="auto"/>
              <w:bottom w:val="single" w:sz="4" w:space="0" w:color="auto"/>
              <w:right w:val="single" w:sz="4" w:space="0" w:color="auto"/>
            </w:tcBorders>
          </w:tcPr>
          <w:p w14:paraId="35305244" w14:textId="77777777" w:rsidR="003843EA" w:rsidRDefault="00A21561">
            <w:pPr>
              <w:pStyle w:val="MyText"/>
              <w:spacing w:line="276" w:lineRule="auto"/>
              <w:ind w:left="0"/>
            </w:pPr>
            <w:r>
              <w:rPr>
                <w:rFonts w:hint="eastAsia"/>
              </w:rPr>
              <w:t>设置POS</w:t>
            </w:r>
            <w:r>
              <w:t>的AID参数</w:t>
            </w:r>
          </w:p>
        </w:tc>
      </w:tr>
      <w:tr w:rsidR="003843EA" w14:paraId="2125CEF3" w14:textId="77777777">
        <w:tc>
          <w:tcPr>
            <w:tcW w:w="1400" w:type="dxa"/>
            <w:vMerge/>
            <w:tcBorders>
              <w:left w:val="single" w:sz="4" w:space="0" w:color="auto"/>
              <w:right w:val="single" w:sz="4" w:space="0" w:color="auto"/>
            </w:tcBorders>
          </w:tcPr>
          <w:p w14:paraId="7B0F2ED2"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108428F3" w14:textId="77777777" w:rsidR="003843EA" w:rsidRDefault="00A21561">
            <w:pPr>
              <w:pStyle w:val="MyText"/>
              <w:spacing w:line="276" w:lineRule="auto"/>
              <w:ind w:left="0"/>
              <w:jc w:val="center"/>
            </w:pPr>
            <w:r>
              <w:t>PBOC设置终端属性</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3923B317" w14:textId="77777777" w:rsidR="003843EA" w:rsidRDefault="00A21561">
            <w:pPr>
              <w:pStyle w:val="MyText"/>
              <w:spacing w:line="276" w:lineRule="auto"/>
              <w:ind w:left="0"/>
            </w:pPr>
            <w:r>
              <w:t>0x1C 0x03</w:t>
            </w:r>
          </w:p>
        </w:tc>
        <w:tc>
          <w:tcPr>
            <w:tcW w:w="1487" w:type="dxa"/>
            <w:tcBorders>
              <w:top w:val="single" w:sz="4" w:space="0" w:color="auto"/>
              <w:left w:val="single" w:sz="4" w:space="0" w:color="auto"/>
              <w:bottom w:val="single" w:sz="4" w:space="0" w:color="auto"/>
              <w:right w:val="single" w:sz="4" w:space="0" w:color="auto"/>
            </w:tcBorders>
          </w:tcPr>
          <w:p w14:paraId="299A57C4" w14:textId="77777777" w:rsidR="003843EA" w:rsidRDefault="003843EA">
            <w:pPr>
              <w:pStyle w:val="MyText"/>
              <w:spacing w:line="276" w:lineRule="auto"/>
              <w:ind w:left="0"/>
              <w:rPr>
                <w:b/>
                <w:bCs/>
                <w:sz w:val="32"/>
              </w:rPr>
            </w:pPr>
          </w:p>
        </w:tc>
      </w:tr>
      <w:tr w:rsidR="003843EA" w14:paraId="046991A1" w14:textId="77777777">
        <w:tc>
          <w:tcPr>
            <w:tcW w:w="1400" w:type="dxa"/>
            <w:vMerge/>
            <w:tcBorders>
              <w:left w:val="single" w:sz="4" w:space="0" w:color="auto"/>
              <w:right w:val="single" w:sz="4" w:space="0" w:color="auto"/>
            </w:tcBorders>
          </w:tcPr>
          <w:p w14:paraId="42810476"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6A9507F1" w14:textId="77777777" w:rsidR="003843EA" w:rsidRDefault="00A21561">
            <w:pPr>
              <w:pStyle w:val="MyText"/>
              <w:spacing w:line="276" w:lineRule="auto"/>
              <w:ind w:left="0"/>
              <w:jc w:val="center"/>
            </w:pPr>
            <w:r>
              <w:t>PBOC取交易数据</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725EAA06" w14:textId="77777777" w:rsidR="003843EA" w:rsidRDefault="00A21561">
            <w:pPr>
              <w:pStyle w:val="MyText"/>
              <w:spacing w:line="276" w:lineRule="auto"/>
              <w:ind w:left="0"/>
            </w:pPr>
            <w:r>
              <w:t>0x1C 0x04</w:t>
            </w:r>
          </w:p>
        </w:tc>
        <w:tc>
          <w:tcPr>
            <w:tcW w:w="1487" w:type="dxa"/>
            <w:tcBorders>
              <w:top w:val="single" w:sz="4" w:space="0" w:color="auto"/>
              <w:left w:val="single" w:sz="4" w:space="0" w:color="auto"/>
              <w:bottom w:val="single" w:sz="4" w:space="0" w:color="auto"/>
              <w:right w:val="single" w:sz="4" w:space="0" w:color="auto"/>
            </w:tcBorders>
          </w:tcPr>
          <w:p w14:paraId="34ADA396" w14:textId="77777777" w:rsidR="003843EA" w:rsidRDefault="003843EA">
            <w:pPr>
              <w:pStyle w:val="MyText"/>
              <w:spacing w:line="276" w:lineRule="auto"/>
              <w:ind w:left="0"/>
              <w:rPr>
                <w:b/>
                <w:bCs/>
                <w:sz w:val="32"/>
              </w:rPr>
            </w:pPr>
          </w:p>
        </w:tc>
      </w:tr>
      <w:tr w:rsidR="003843EA" w14:paraId="7FB852D5" w14:textId="77777777">
        <w:tc>
          <w:tcPr>
            <w:tcW w:w="1400" w:type="dxa"/>
            <w:vMerge/>
            <w:tcBorders>
              <w:left w:val="single" w:sz="4" w:space="0" w:color="auto"/>
              <w:right w:val="single" w:sz="4" w:space="0" w:color="auto"/>
            </w:tcBorders>
          </w:tcPr>
          <w:p w14:paraId="610482B0"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0516726F" w14:textId="77777777" w:rsidR="003843EA" w:rsidRDefault="00A21561">
            <w:pPr>
              <w:pStyle w:val="MyText"/>
              <w:spacing w:line="276" w:lineRule="auto"/>
              <w:ind w:left="0"/>
              <w:jc w:val="center"/>
            </w:pPr>
            <w:r>
              <w:t>PBOC执行标准流程</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4930AD4B" w14:textId="77777777" w:rsidR="003843EA" w:rsidRDefault="00A21561">
            <w:pPr>
              <w:pStyle w:val="MyText"/>
              <w:spacing w:line="276" w:lineRule="auto"/>
              <w:ind w:left="0"/>
            </w:pPr>
            <w:r>
              <w:t>0x1C 0x05</w:t>
            </w:r>
          </w:p>
        </w:tc>
        <w:tc>
          <w:tcPr>
            <w:tcW w:w="1487" w:type="dxa"/>
            <w:tcBorders>
              <w:top w:val="single" w:sz="4" w:space="0" w:color="auto"/>
              <w:left w:val="single" w:sz="4" w:space="0" w:color="auto"/>
              <w:bottom w:val="single" w:sz="4" w:space="0" w:color="auto"/>
              <w:right w:val="single" w:sz="4" w:space="0" w:color="auto"/>
            </w:tcBorders>
          </w:tcPr>
          <w:p w14:paraId="6B74ED16" w14:textId="77777777" w:rsidR="003843EA" w:rsidRDefault="00A21561">
            <w:pPr>
              <w:pStyle w:val="MyText"/>
              <w:spacing w:line="276" w:lineRule="auto"/>
              <w:ind w:left="0"/>
            </w:pPr>
            <w:r>
              <w:rPr>
                <w:rFonts w:hint="eastAsia"/>
              </w:rPr>
              <w:t>POS</w:t>
            </w:r>
            <w:r>
              <w:t>执行PBOC标准流程</w:t>
            </w:r>
          </w:p>
        </w:tc>
      </w:tr>
      <w:tr w:rsidR="003843EA" w14:paraId="460E5328" w14:textId="77777777">
        <w:tc>
          <w:tcPr>
            <w:tcW w:w="1400" w:type="dxa"/>
            <w:vMerge/>
            <w:tcBorders>
              <w:left w:val="single" w:sz="4" w:space="0" w:color="auto"/>
              <w:right w:val="single" w:sz="4" w:space="0" w:color="auto"/>
            </w:tcBorders>
          </w:tcPr>
          <w:p w14:paraId="5D4EC0AB"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314253BD" w14:textId="77777777" w:rsidR="003843EA" w:rsidRDefault="00A21561">
            <w:pPr>
              <w:pStyle w:val="MyText"/>
              <w:spacing w:line="276" w:lineRule="auto"/>
              <w:ind w:left="0"/>
              <w:jc w:val="center"/>
            </w:pPr>
            <w:r>
              <w:t>PBOC二次授权</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5893378D" w14:textId="77777777" w:rsidR="003843EA" w:rsidRDefault="00A21561">
            <w:pPr>
              <w:pStyle w:val="MyText"/>
              <w:spacing w:line="276" w:lineRule="auto"/>
              <w:ind w:left="0"/>
            </w:pPr>
            <w:r>
              <w:t>0x1C 0x06</w:t>
            </w:r>
          </w:p>
        </w:tc>
        <w:tc>
          <w:tcPr>
            <w:tcW w:w="1487" w:type="dxa"/>
            <w:tcBorders>
              <w:top w:val="single" w:sz="4" w:space="0" w:color="auto"/>
              <w:left w:val="single" w:sz="4" w:space="0" w:color="auto"/>
              <w:bottom w:val="single" w:sz="4" w:space="0" w:color="auto"/>
              <w:right w:val="single" w:sz="4" w:space="0" w:color="auto"/>
            </w:tcBorders>
          </w:tcPr>
          <w:p w14:paraId="22C6F76A" w14:textId="77777777" w:rsidR="003843EA" w:rsidRDefault="00A21561">
            <w:pPr>
              <w:pStyle w:val="MyText"/>
              <w:spacing w:line="276" w:lineRule="auto"/>
              <w:ind w:left="0"/>
            </w:pPr>
            <w:r>
              <w:rPr>
                <w:rFonts w:hint="eastAsia"/>
              </w:rPr>
              <w:t>实现发行卡认证、发卡行脚本处理、主机发起的参考处理、联机不成功的后续处理，完成第二次</w:t>
            </w:r>
            <w:proofErr w:type="spellStart"/>
            <w:r>
              <w:t>GenAC</w:t>
            </w:r>
            <w:proofErr w:type="spellEnd"/>
          </w:p>
        </w:tc>
      </w:tr>
      <w:tr w:rsidR="003843EA" w14:paraId="76F39296" w14:textId="77777777">
        <w:tc>
          <w:tcPr>
            <w:tcW w:w="1400" w:type="dxa"/>
            <w:vMerge/>
            <w:tcBorders>
              <w:left w:val="single" w:sz="4" w:space="0" w:color="auto"/>
              <w:right w:val="single" w:sz="4" w:space="0" w:color="auto"/>
            </w:tcBorders>
          </w:tcPr>
          <w:p w14:paraId="2E990178"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3EDA2D90" w14:textId="77777777" w:rsidR="003843EA" w:rsidRDefault="00A21561">
            <w:pPr>
              <w:pStyle w:val="MyText"/>
              <w:spacing w:line="276" w:lineRule="auto"/>
              <w:ind w:left="0"/>
              <w:jc w:val="center"/>
            </w:pPr>
            <w:r>
              <w:t>PBOC流程结束</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5312C667" w14:textId="77777777" w:rsidR="003843EA" w:rsidRDefault="00A21561">
            <w:pPr>
              <w:pStyle w:val="MyText"/>
              <w:spacing w:line="276" w:lineRule="auto"/>
              <w:ind w:left="0"/>
            </w:pPr>
            <w:r>
              <w:t>0x1C 0x07</w:t>
            </w:r>
          </w:p>
        </w:tc>
        <w:tc>
          <w:tcPr>
            <w:tcW w:w="1487" w:type="dxa"/>
            <w:tcBorders>
              <w:top w:val="single" w:sz="4" w:space="0" w:color="auto"/>
              <w:left w:val="single" w:sz="4" w:space="0" w:color="auto"/>
              <w:bottom w:val="single" w:sz="4" w:space="0" w:color="auto"/>
              <w:right w:val="single" w:sz="4" w:space="0" w:color="auto"/>
            </w:tcBorders>
          </w:tcPr>
          <w:p w14:paraId="12523623" w14:textId="77777777" w:rsidR="003843EA" w:rsidRDefault="00A21561">
            <w:pPr>
              <w:pStyle w:val="MyText"/>
              <w:spacing w:line="276" w:lineRule="auto"/>
              <w:ind w:left="0"/>
            </w:pPr>
            <w:r>
              <w:t>PBOC流程结</w:t>
            </w:r>
            <w:r>
              <w:rPr>
                <w:rFonts w:hint="eastAsia"/>
              </w:rPr>
              <w:t>束</w:t>
            </w:r>
          </w:p>
        </w:tc>
      </w:tr>
      <w:tr w:rsidR="003843EA" w14:paraId="4EB1D5D2" w14:textId="77777777">
        <w:tc>
          <w:tcPr>
            <w:tcW w:w="1400" w:type="dxa"/>
            <w:vMerge/>
            <w:tcBorders>
              <w:left w:val="single" w:sz="4" w:space="0" w:color="auto"/>
              <w:right w:val="single" w:sz="4" w:space="0" w:color="auto"/>
            </w:tcBorders>
          </w:tcPr>
          <w:p w14:paraId="794B7555"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5EE12CFF" w14:textId="77777777" w:rsidR="003843EA" w:rsidRDefault="00A21561">
            <w:pPr>
              <w:pStyle w:val="MyText"/>
              <w:spacing w:line="276" w:lineRule="auto"/>
              <w:ind w:left="0"/>
              <w:jc w:val="center"/>
            </w:pPr>
            <w:proofErr w:type="spellStart"/>
            <w:r>
              <w:t>qPBOC</w:t>
            </w:r>
            <w:proofErr w:type="spellEnd"/>
            <w:r>
              <w:t>流程</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7F881ADC" w14:textId="77777777" w:rsidR="003843EA" w:rsidRDefault="00A21561">
            <w:pPr>
              <w:pStyle w:val="MyText"/>
              <w:spacing w:line="276" w:lineRule="auto"/>
              <w:ind w:left="0"/>
            </w:pPr>
            <w:r>
              <w:t>0x1C 0x08</w:t>
            </w:r>
          </w:p>
        </w:tc>
        <w:tc>
          <w:tcPr>
            <w:tcW w:w="1487" w:type="dxa"/>
            <w:tcBorders>
              <w:top w:val="single" w:sz="4" w:space="0" w:color="auto"/>
              <w:left w:val="single" w:sz="4" w:space="0" w:color="auto"/>
              <w:bottom w:val="single" w:sz="4" w:space="0" w:color="auto"/>
              <w:right w:val="single" w:sz="4" w:space="0" w:color="auto"/>
            </w:tcBorders>
          </w:tcPr>
          <w:p w14:paraId="237B5D2A" w14:textId="77777777" w:rsidR="003843EA" w:rsidRDefault="003843EA">
            <w:pPr>
              <w:pStyle w:val="MyText"/>
              <w:spacing w:line="276" w:lineRule="auto"/>
              <w:ind w:left="0"/>
              <w:rPr>
                <w:b/>
                <w:bCs/>
                <w:sz w:val="32"/>
              </w:rPr>
            </w:pPr>
          </w:p>
        </w:tc>
      </w:tr>
      <w:tr w:rsidR="003843EA" w14:paraId="456166A5" w14:textId="77777777">
        <w:tc>
          <w:tcPr>
            <w:tcW w:w="1400" w:type="dxa"/>
            <w:vMerge/>
            <w:tcBorders>
              <w:left w:val="single" w:sz="4" w:space="0" w:color="auto"/>
              <w:bottom w:val="single" w:sz="4" w:space="0" w:color="auto"/>
              <w:right w:val="single" w:sz="4" w:space="0" w:color="auto"/>
            </w:tcBorders>
          </w:tcPr>
          <w:p w14:paraId="1764B0A9"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0CD9EEEE" w14:textId="77777777" w:rsidR="003843EA" w:rsidRDefault="00A21561">
            <w:pPr>
              <w:pStyle w:val="MyText"/>
              <w:spacing w:line="276" w:lineRule="auto"/>
              <w:ind w:left="0"/>
              <w:jc w:val="center"/>
            </w:pPr>
            <w:r>
              <w:rPr>
                <w:rFonts w:hint="eastAsia"/>
              </w:rPr>
              <w:t>天津津通卡脱机</w:t>
            </w:r>
            <w:r>
              <w:rPr>
                <w:rFonts w:hint="eastAsia"/>
              </w:rPr>
              <w:lastRenderedPageBreak/>
              <w:t>数据认证流程</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1FAFE865" w14:textId="77777777" w:rsidR="003843EA" w:rsidRDefault="00A21561">
            <w:pPr>
              <w:pStyle w:val="MyText"/>
              <w:spacing w:line="276" w:lineRule="auto"/>
              <w:ind w:left="0"/>
            </w:pPr>
            <w:r>
              <w:lastRenderedPageBreak/>
              <w:t>0x1C 0x10</w:t>
            </w:r>
          </w:p>
          <w:p w14:paraId="3A732C8E" w14:textId="77777777" w:rsidR="003843EA" w:rsidRDefault="003843EA">
            <w:pPr>
              <w:pStyle w:val="MyText"/>
              <w:spacing w:line="276" w:lineRule="auto"/>
              <w:ind w:left="0"/>
              <w:rPr>
                <w:b/>
                <w:bCs/>
                <w:sz w:val="32"/>
              </w:rPr>
            </w:pPr>
          </w:p>
        </w:tc>
        <w:tc>
          <w:tcPr>
            <w:tcW w:w="1487" w:type="dxa"/>
            <w:tcBorders>
              <w:top w:val="single" w:sz="4" w:space="0" w:color="auto"/>
              <w:left w:val="single" w:sz="4" w:space="0" w:color="auto"/>
              <w:bottom w:val="single" w:sz="4" w:space="0" w:color="auto"/>
              <w:right w:val="single" w:sz="4" w:space="0" w:color="auto"/>
            </w:tcBorders>
          </w:tcPr>
          <w:p w14:paraId="6F811076" w14:textId="77777777" w:rsidR="003843EA" w:rsidRDefault="00A21561">
            <w:pPr>
              <w:pStyle w:val="MyText"/>
              <w:spacing w:line="276" w:lineRule="auto"/>
              <w:ind w:left="0"/>
            </w:pPr>
            <w:r>
              <w:rPr>
                <w:rFonts w:hint="eastAsia"/>
              </w:rPr>
              <w:lastRenderedPageBreak/>
              <w:t>该指令用于</w:t>
            </w:r>
            <w:r>
              <w:lastRenderedPageBreak/>
              <w:t>IM81内K21执行动态签名验证流程，并等到相关数据信息</w:t>
            </w:r>
          </w:p>
        </w:tc>
      </w:tr>
      <w:tr w:rsidR="003843EA" w14:paraId="11EAA18F" w14:textId="77777777">
        <w:tc>
          <w:tcPr>
            <w:tcW w:w="1400" w:type="dxa"/>
            <w:vMerge w:val="restart"/>
            <w:tcBorders>
              <w:top w:val="single" w:sz="4" w:space="0" w:color="auto"/>
              <w:left w:val="single" w:sz="4" w:space="0" w:color="auto"/>
              <w:right w:val="single" w:sz="4" w:space="0" w:color="auto"/>
            </w:tcBorders>
            <w:vAlign w:val="center"/>
          </w:tcPr>
          <w:p w14:paraId="44AB9172" w14:textId="77777777" w:rsidR="003843EA" w:rsidRDefault="00A21561">
            <w:pPr>
              <w:pStyle w:val="MyText"/>
              <w:spacing w:line="276" w:lineRule="auto"/>
              <w:ind w:left="0"/>
              <w:jc w:val="center"/>
            </w:pPr>
            <w:r>
              <w:rPr>
                <w:rFonts w:hint="eastAsia"/>
              </w:rPr>
              <w:lastRenderedPageBreak/>
              <w:t>终端管理类</w:t>
            </w:r>
          </w:p>
          <w:p w14:paraId="04F7A386" w14:textId="77777777" w:rsidR="003843EA" w:rsidRDefault="003843EA">
            <w:pPr>
              <w:pStyle w:val="MyText"/>
              <w:spacing w:line="276" w:lineRule="auto"/>
              <w:ind w:left="0"/>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2B490EBE" w14:textId="77777777" w:rsidR="003843EA" w:rsidRDefault="00A21561">
            <w:pPr>
              <w:pStyle w:val="MyText"/>
              <w:spacing w:line="276" w:lineRule="auto"/>
              <w:ind w:left="0"/>
              <w:jc w:val="center"/>
            </w:pPr>
            <w:r>
              <w:rPr>
                <w:rFonts w:hint="eastAsia"/>
              </w:rPr>
              <w:t>蜂鸣指令</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2CC7584E" w14:textId="77777777" w:rsidR="003843EA" w:rsidRDefault="00A21561">
            <w:pPr>
              <w:pStyle w:val="MyText"/>
              <w:spacing w:line="276" w:lineRule="auto"/>
              <w:ind w:left="0"/>
            </w:pPr>
            <w:r>
              <w:t>0x1D 0x01</w:t>
            </w:r>
          </w:p>
        </w:tc>
        <w:tc>
          <w:tcPr>
            <w:tcW w:w="1487" w:type="dxa"/>
            <w:tcBorders>
              <w:top w:val="single" w:sz="4" w:space="0" w:color="auto"/>
              <w:left w:val="single" w:sz="4" w:space="0" w:color="auto"/>
              <w:bottom w:val="single" w:sz="4" w:space="0" w:color="auto"/>
              <w:right w:val="single" w:sz="4" w:space="0" w:color="auto"/>
            </w:tcBorders>
          </w:tcPr>
          <w:p w14:paraId="76937489" w14:textId="77777777" w:rsidR="003843EA" w:rsidRDefault="00A21561">
            <w:pPr>
              <w:pStyle w:val="MyText"/>
              <w:spacing w:line="276" w:lineRule="auto"/>
              <w:ind w:left="0"/>
            </w:pPr>
            <w:r>
              <w:rPr>
                <w:rFonts w:hint="eastAsia"/>
              </w:rPr>
              <w:t>蜂鸣器蜂鸣</w:t>
            </w:r>
          </w:p>
        </w:tc>
      </w:tr>
      <w:tr w:rsidR="003843EA" w14:paraId="732F662E" w14:textId="77777777">
        <w:tc>
          <w:tcPr>
            <w:tcW w:w="1400" w:type="dxa"/>
            <w:vMerge/>
            <w:tcBorders>
              <w:left w:val="single" w:sz="4" w:space="0" w:color="auto"/>
              <w:right w:val="single" w:sz="4" w:space="0" w:color="auto"/>
            </w:tcBorders>
            <w:vAlign w:val="center"/>
          </w:tcPr>
          <w:p w14:paraId="7144B31A"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7397E993" w14:textId="77777777" w:rsidR="003843EA" w:rsidRDefault="00A21561">
            <w:pPr>
              <w:pStyle w:val="MyText"/>
              <w:spacing w:line="276" w:lineRule="auto"/>
              <w:ind w:left="0"/>
              <w:jc w:val="center"/>
            </w:pPr>
            <w:r>
              <w:rPr>
                <w:rFonts w:hint="eastAsia"/>
              </w:rPr>
              <w:t>指示灯闪烁指令</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25E8936E" w14:textId="77777777" w:rsidR="003843EA" w:rsidRDefault="00A21561">
            <w:pPr>
              <w:pStyle w:val="MyText"/>
              <w:spacing w:line="276" w:lineRule="auto"/>
              <w:ind w:left="0"/>
            </w:pPr>
            <w:r>
              <w:t>0x1D 0x02</w:t>
            </w:r>
          </w:p>
        </w:tc>
        <w:tc>
          <w:tcPr>
            <w:tcW w:w="1487" w:type="dxa"/>
            <w:tcBorders>
              <w:top w:val="single" w:sz="4" w:space="0" w:color="auto"/>
              <w:left w:val="single" w:sz="4" w:space="0" w:color="auto"/>
              <w:bottom w:val="single" w:sz="4" w:space="0" w:color="auto"/>
              <w:right w:val="single" w:sz="4" w:space="0" w:color="auto"/>
            </w:tcBorders>
          </w:tcPr>
          <w:p w14:paraId="666CB382" w14:textId="77777777" w:rsidR="003843EA" w:rsidRDefault="003843EA">
            <w:pPr>
              <w:pStyle w:val="MyText"/>
              <w:spacing w:line="276" w:lineRule="auto"/>
              <w:ind w:left="0"/>
              <w:rPr>
                <w:b/>
                <w:bCs/>
                <w:sz w:val="32"/>
              </w:rPr>
            </w:pPr>
          </w:p>
        </w:tc>
      </w:tr>
      <w:tr w:rsidR="003843EA" w14:paraId="4BDEAF35" w14:textId="77777777">
        <w:tc>
          <w:tcPr>
            <w:tcW w:w="1400" w:type="dxa"/>
            <w:vMerge/>
            <w:tcBorders>
              <w:left w:val="single" w:sz="4" w:space="0" w:color="auto"/>
              <w:right w:val="single" w:sz="4" w:space="0" w:color="auto"/>
            </w:tcBorders>
            <w:vAlign w:val="center"/>
          </w:tcPr>
          <w:p w14:paraId="7C6FD863"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69CD3A89" w14:textId="77777777" w:rsidR="003843EA" w:rsidRDefault="00A21561">
            <w:pPr>
              <w:pStyle w:val="MyText"/>
              <w:spacing w:line="276" w:lineRule="auto"/>
              <w:ind w:left="0"/>
              <w:jc w:val="center"/>
            </w:pPr>
            <w:r>
              <w:rPr>
                <w:rFonts w:hint="eastAsia"/>
              </w:rPr>
              <w:t>设置时间日期</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014B7B41" w14:textId="77777777" w:rsidR="003843EA" w:rsidRDefault="00A21561">
            <w:pPr>
              <w:pStyle w:val="MyText"/>
              <w:spacing w:line="276" w:lineRule="auto"/>
              <w:ind w:left="0"/>
            </w:pPr>
            <w:r>
              <w:t>0x1D 0x04</w:t>
            </w:r>
          </w:p>
        </w:tc>
        <w:tc>
          <w:tcPr>
            <w:tcW w:w="1487" w:type="dxa"/>
            <w:tcBorders>
              <w:top w:val="single" w:sz="4" w:space="0" w:color="auto"/>
              <w:left w:val="single" w:sz="4" w:space="0" w:color="auto"/>
              <w:bottom w:val="single" w:sz="4" w:space="0" w:color="auto"/>
              <w:right w:val="single" w:sz="4" w:space="0" w:color="auto"/>
            </w:tcBorders>
          </w:tcPr>
          <w:p w14:paraId="47C42C27" w14:textId="77777777" w:rsidR="003843EA" w:rsidRDefault="00A21561">
            <w:pPr>
              <w:pStyle w:val="MyText"/>
              <w:spacing w:line="276" w:lineRule="auto"/>
              <w:ind w:left="0"/>
            </w:pPr>
            <w:r>
              <w:rPr>
                <w:rFonts w:hint="eastAsia"/>
              </w:rPr>
              <w:t>设置POS</w:t>
            </w:r>
            <w:r>
              <w:t>时间</w:t>
            </w:r>
          </w:p>
        </w:tc>
      </w:tr>
      <w:tr w:rsidR="003843EA" w14:paraId="662D6AD0" w14:textId="77777777">
        <w:tc>
          <w:tcPr>
            <w:tcW w:w="1400" w:type="dxa"/>
            <w:vMerge/>
            <w:tcBorders>
              <w:left w:val="single" w:sz="4" w:space="0" w:color="auto"/>
              <w:right w:val="single" w:sz="4" w:space="0" w:color="auto"/>
            </w:tcBorders>
            <w:vAlign w:val="center"/>
          </w:tcPr>
          <w:p w14:paraId="38F45DCB"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11BF10E9" w14:textId="77777777" w:rsidR="003843EA" w:rsidRDefault="00A21561">
            <w:pPr>
              <w:pStyle w:val="MyText"/>
              <w:spacing w:line="276" w:lineRule="auto"/>
              <w:ind w:left="0"/>
              <w:jc w:val="center"/>
            </w:pPr>
            <w:r>
              <w:rPr>
                <w:rFonts w:hint="eastAsia"/>
              </w:rPr>
              <w:t>获取时间日期</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69F87E27" w14:textId="77777777" w:rsidR="003843EA" w:rsidRDefault="00A21561">
            <w:pPr>
              <w:pStyle w:val="MyText"/>
              <w:spacing w:line="276" w:lineRule="auto"/>
              <w:ind w:left="0"/>
            </w:pPr>
            <w:r>
              <w:t>0x1D 0x05</w:t>
            </w:r>
          </w:p>
        </w:tc>
        <w:tc>
          <w:tcPr>
            <w:tcW w:w="1487" w:type="dxa"/>
            <w:tcBorders>
              <w:top w:val="single" w:sz="4" w:space="0" w:color="auto"/>
              <w:left w:val="single" w:sz="4" w:space="0" w:color="auto"/>
              <w:bottom w:val="single" w:sz="4" w:space="0" w:color="auto"/>
              <w:right w:val="single" w:sz="4" w:space="0" w:color="auto"/>
            </w:tcBorders>
          </w:tcPr>
          <w:p w14:paraId="7D0C9141" w14:textId="77777777" w:rsidR="003843EA" w:rsidRDefault="00A21561">
            <w:pPr>
              <w:pStyle w:val="MyText"/>
              <w:spacing w:line="276" w:lineRule="auto"/>
              <w:ind w:left="0"/>
            </w:pPr>
            <w:r>
              <w:rPr>
                <w:rFonts w:hint="eastAsia"/>
              </w:rPr>
              <w:t>获取POS</w:t>
            </w:r>
            <w:r>
              <w:t>时间</w:t>
            </w:r>
          </w:p>
        </w:tc>
      </w:tr>
      <w:tr w:rsidR="003843EA" w14:paraId="5E14FFA4" w14:textId="77777777">
        <w:tc>
          <w:tcPr>
            <w:tcW w:w="1400" w:type="dxa"/>
            <w:vMerge/>
            <w:tcBorders>
              <w:left w:val="single" w:sz="4" w:space="0" w:color="auto"/>
              <w:right w:val="single" w:sz="4" w:space="0" w:color="auto"/>
            </w:tcBorders>
            <w:vAlign w:val="center"/>
          </w:tcPr>
          <w:p w14:paraId="7767A5AB"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5E4B97D7" w14:textId="77777777" w:rsidR="003843EA" w:rsidRDefault="00A21561">
            <w:pPr>
              <w:pStyle w:val="MyText"/>
              <w:spacing w:line="276" w:lineRule="auto"/>
              <w:ind w:left="0"/>
              <w:jc w:val="center"/>
            </w:pPr>
            <w:r>
              <w:rPr>
                <w:rFonts w:hint="eastAsia"/>
              </w:rPr>
              <w:t>设置终端参数</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150D03BA" w14:textId="77777777" w:rsidR="003843EA" w:rsidRDefault="00A21561">
            <w:pPr>
              <w:pStyle w:val="MyText"/>
              <w:spacing w:line="276" w:lineRule="auto"/>
              <w:ind w:left="0"/>
              <w:rPr>
                <w:b/>
                <w:bCs/>
                <w:sz w:val="44"/>
              </w:rPr>
            </w:pPr>
            <w:r>
              <w:rPr>
                <w:rFonts w:hint="eastAsia"/>
              </w:rPr>
              <w:t>0</w:t>
            </w:r>
            <w:r>
              <w:t>x1D 0x06</w:t>
            </w:r>
          </w:p>
        </w:tc>
        <w:tc>
          <w:tcPr>
            <w:tcW w:w="1487" w:type="dxa"/>
            <w:tcBorders>
              <w:top w:val="single" w:sz="4" w:space="0" w:color="auto"/>
              <w:left w:val="single" w:sz="4" w:space="0" w:color="auto"/>
              <w:bottom w:val="single" w:sz="4" w:space="0" w:color="auto"/>
              <w:right w:val="single" w:sz="4" w:space="0" w:color="auto"/>
            </w:tcBorders>
          </w:tcPr>
          <w:p w14:paraId="2F54AA46" w14:textId="77777777" w:rsidR="003843EA" w:rsidRDefault="003843EA">
            <w:pPr>
              <w:pStyle w:val="MyText"/>
              <w:spacing w:line="276" w:lineRule="auto"/>
              <w:ind w:left="0"/>
              <w:rPr>
                <w:b/>
                <w:bCs/>
                <w:sz w:val="44"/>
              </w:rPr>
            </w:pPr>
          </w:p>
        </w:tc>
      </w:tr>
      <w:tr w:rsidR="003843EA" w14:paraId="6EBBA3E1" w14:textId="77777777">
        <w:tc>
          <w:tcPr>
            <w:tcW w:w="1400" w:type="dxa"/>
            <w:vMerge/>
            <w:tcBorders>
              <w:left w:val="single" w:sz="4" w:space="0" w:color="auto"/>
              <w:right w:val="single" w:sz="4" w:space="0" w:color="auto"/>
            </w:tcBorders>
            <w:vAlign w:val="center"/>
          </w:tcPr>
          <w:p w14:paraId="66A029F7"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2976DE72" w14:textId="77777777" w:rsidR="003843EA" w:rsidRDefault="00A21561">
            <w:pPr>
              <w:pStyle w:val="MyText"/>
              <w:spacing w:line="276" w:lineRule="auto"/>
              <w:ind w:left="0"/>
              <w:jc w:val="center"/>
            </w:pPr>
            <w:r>
              <w:rPr>
                <w:rFonts w:hint="eastAsia"/>
              </w:rPr>
              <w:t>读取终端参数</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50407C9A" w14:textId="77777777" w:rsidR="003843EA" w:rsidRDefault="00A21561">
            <w:pPr>
              <w:pStyle w:val="MyText"/>
              <w:spacing w:line="276" w:lineRule="auto"/>
              <w:ind w:left="0"/>
              <w:rPr>
                <w:b/>
                <w:bCs/>
                <w:sz w:val="44"/>
              </w:rPr>
            </w:pPr>
            <w:r>
              <w:rPr>
                <w:rFonts w:hint="eastAsia"/>
              </w:rPr>
              <w:t>0</w:t>
            </w:r>
            <w:r>
              <w:t>x1D 0x0</w:t>
            </w:r>
            <w:r>
              <w:rPr>
                <w:rFonts w:hint="eastAsia"/>
              </w:rPr>
              <w:t>7</w:t>
            </w:r>
          </w:p>
        </w:tc>
        <w:tc>
          <w:tcPr>
            <w:tcW w:w="1487" w:type="dxa"/>
            <w:tcBorders>
              <w:top w:val="single" w:sz="4" w:space="0" w:color="auto"/>
              <w:left w:val="single" w:sz="4" w:space="0" w:color="auto"/>
              <w:bottom w:val="single" w:sz="4" w:space="0" w:color="auto"/>
              <w:right w:val="single" w:sz="4" w:space="0" w:color="auto"/>
            </w:tcBorders>
          </w:tcPr>
          <w:p w14:paraId="54F8FAD5" w14:textId="77777777" w:rsidR="003843EA" w:rsidRDefault="003843EA">
            <w:pPr>
              <w:pStyle w:val="MyText"/>
              <w:spacing w:line="276" w:lineRule="auto"/>
              <w:ind w:left="0"/>
              <w:rPr>
                <w:b/>
                <w:bCs/>
                <w:sz w:val="44"/>
              </w:rPr>
            </w:pPr>
          </w:p>
        </w:tc>
      </w:tr>
      <w:tr w:rsidR="003843EA" w14:paraId="72F84F0E" w14:textId="77777777">
        <w:tc>
          <w:tcPr>
            <w:tcW w:w="1400" w:type="dxa"/>
            <w:vMerge/>
            <w:tcBorders>
              <w:left w:val="single" w:sz="4" w:space="0" w:color="auto"/>
              <w:right w:val="single" w:sz="4" w:space="0" w:color="auto"/>
            </w:tcBorders>
            <w:vAlign w:val="center"/>
          </w:tcPr>
          <w:p w14:paraId="2F8ADB29"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7D068770" w14:textId="77777777" w:rsidR="003843EA" w:rsidRDefault="00A21561">
            <w:pPr>
              <w:pStyle w:val="MyText"/>
              <w:spacing w:line="276" w:lineRule="auto"/>
              <w:ind w:left="0"/>
              <w:jc w:val="center"/>
            </w:pPr>
            <w:r>
              <w:rPr>
                <w:rFonts w:hint="eastAsia"/>
              </w:rPr>
              <w:t>取消</w:t>
            </w:r>
            <w:r>
              <w:t>/复位操作</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7E86C1D4" w14:textId="77777777" w:rsidR="003843EA" w:rsidRDefault="00A21561">
            <w:pPr>
              <w:pStyle w:val="MyText"/>
              <w:spacing w:line="276" w:lineRule="auto"/>
              <w:ind w:left="0"/>
            </w:pPr>
            <w:r>
              <w:t>0x1D 0x08</w:t>
            </w:r>
          </w:p>
        </w:tc>
        <w:tc>
          <w:tcPr>
            <w:tcW w:w="1487" w:type="dxa"/>
            <w:tcBorders>
              <w:top w:val="single" w:sz="4" w:space="0" w:color="auto"/>
              <w:left w:val="single" w:sz="4" w:space="0" w:color="auto"/>
              <w:bottom w:val="single" w:sz="4" w:space="0" w:color="auto"/>
              <w:right w:val="single" w:sz="4" w:space="0" w:color="auto"/>
            </w:tcBorders>
          </w:tcPr>
          <w:p w14:paraId="12C6E2D2" w14:textId="77777777" w:rsidR="003843EA" w:rsidRDefault="00A21561">
            <w:pPr>
              <w:pStyle w:val="MyText"/>
              <w:spacing w:line="276" w:lineRule="auto"/>
              <w:ind w:left="0"/>
            </w:pPr>
            <w:r>
              <w:rPr>
                <w:rFonts w:hint="eastAsia"/>
              </w:rPr>
              <w:t>复位当前的POS</w:t>
            </w:r>
            <w:r>
              <w:t>,也可用于取消需要</w:t>
            </w:r>
            <w:r>
              <w:rPr>
                <w:rFonts w:hint="eastAsia"/>
              </w:rPr>
              <w:t>POS</w:t>
            </w:r>
            <w:r>
              <w:t>规定时间给执行的指令（如输入密码指令）</w:t>
            </w:r>
          </w:p>
        </w:tc>
      </w:tr>
      <w:tr w:rsidR="003843EA" w14:paraId="67C98443" w14:textId="77777777">
        <w:tc>
          <w:tcPr>
            <w:tcW w:w="1400" w:type="dxa"/>
            <w:vMerge/>
            <w:tcBorders>
              <w:left w:val="single" w:sz="4" w:space="0" w:color="auto"/>
              <w:right w:val="single" w:sz="4" w:space="0" w:color="auto"/>
            </w:tcBorders>
            <w:vAlign w:val="center"/>
          </w:tcPr>
          <w:p w14:paraId="3AFDB1D7"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319C525C" w14:textId="77777777" w:rsidR="003843EA" w:rsidRDefault="00A21561">
            <w:pPr>
              <w:pStyle w:val="MyText"/>
              <w:spacing w:line="276" w:lineRule="auto"/>
              <w:ind w:left="0"/>
              <w:jc w:val="center"/>
            </w:pPr>
            <w:r>
              <w:rPr>
                <w:rFonts w:hint="eastAsia"/>
              </w:rPr>
              <w:t>设备操作</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55105150" w14:textId="77777777" w:rsidR="003843EA" w:rsidRDefault="00A21561">
            <w:pPr>
              <w:pStyle w:val="MyText"/>
              <w:spacing w:line="276" w:lineRule="auto"/>
              <w:ind w:left="0"/>
            </w:pPr>
            <w:r>
              <w:t>0x1D 0x0B</w:t>
            </w:r>
          </w:p>
        </w:tc>
        <w:tc>
          <w:tcPr>
            <w:tcW w:w="1487" w:type="dxa"/>
            <w:tcBorders>
              <w:top w:val="single" w:sz="4" w:space="0" w:color="auto"/>
              <w:left w:val="single" w:sz="4" w:space="0" w:color="auto"/>
              <w:bottom w:val="single" w:sz="4" w:space="0" w:color="auto"/>
              <w:right w:val="single" w:sz="4" w:space="0" w:color="auto"/>
            </w:tcBorders>
          </w:tcPr>
          <w:p w14:paraId="6E0C453F" w14:textId="77777777" w:rsidR="003843EA" w:rsidRDefault="00A21561">
            <w:pPr>
              <w:pStyle w:val="MyText"/>
              <w:spacing w:line="276" w:lineRule="auto"/>
              <w:ind w:left="0"/>
            </w:pPr>
            <w:r>
              <w:rPr>
                <w:rFonts w:hint="eastAsia"/>
              </w:rPr>
              <w:t>将设备关机或置于休眠节能状态</w:t>
            </w:r>
          </w:p>
        </w:tc>
      </w:tr>
      <w:tr w:rsidR="003843EA" w14:paraId="64A9DC95" w14:textId="77777777">
        <w:tc>
          <w:tcPr>
            <w:tcW w:w="1400" w:type="dxa"/>
            <w:vMerge/>
            <w:tcBorders>
              <w:left w:val="single" w:sz="4" w:space="0" w:color="auto"/>
              <w:right w:val="single" w:sz="4" w:space="0" w:color="auto"/>
            </w:tcBorders>
            <w:vAlign w:val="center"/>
          </w:tcPr>
          <w:p w14:paraId="38E3DA47"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1839AAC4" w14:textId="77777777" w:rsidR="003843EA" w:rsidRDefault="00A21561">
            <w:pPr>
              <w:pStyle w:val="MyText"/>
              <w:spacing w:line="276" w:lineRule="auto"/>
              <w:ind w:left="0"/>
              <w:jc w:val="center"/>
            </w:pPr>
            <w:r>
              <w:rPr>
                <w:rFonts w:hint="eastAsia"/>
              </w:rPr>
              <w:t>升级固件</w:t>
            </w:r>
            <w:r>
              <w:t>/应用</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7758D3ED" w14:textId="77777777" w:rsidR="003843EA" w:rsidRDefault="00A21561">
            <w:pPr>
              <w:pStyle w:val="MyText"/>
              <w:spacing w:line="276" w:lineRule="auto"/>
              <w:ind w:left="0"/>
            </w:pPr>
            <w:r>
              <w:t>0x1D 0x09</w:t>
            </w:r>
          </w:p>
        </w:tc>
        <w:tc>
          <w:tcPr>
            <w:tcW w:w="1487" w:type="dxa"/>
            <w:tcBorders>
              <w:top w:val="single" w:sz="4" w:space="0" w:color="auto"/>
              <w:left w:val="single" w:sz="4" w:space="0" w:color="auto"/>
              <w:bottom w:val="single" w:sz="4" w:space="0" w:color="auto"/>
              <w:right w:val="single" w:sz="4" w:space="0" w:color="auto"/>
            </w:tcBorders>
          </w:tcPr>
          <w:p w14:paraId="25C72A2E" w14:textId="77777777" w:rsidR="003843EA" w:rsidRDefault="00A21561">
            <w:pPr>
              <w:pStyle w:val="MyText"/>
              <w:spacing w:line="276" w:lineRule="auto"/>
              <w:ind w:left="0"/>
            </w:pPr>
            <w:r>
              <w:rPr>
                <w:rFonts w:hint="eastAsia"/>
              </w:rPr>
              <w:t>升级固件</w:t>
            </w:r>
            <w:r>
              <w:t>/应用</w:t>
            </w:r>
          </w:p>
        </w:tc>
      </w:tr>
      <w:tr w:rsidR="003843EA" w14:paraId="543E9086" w14:textId="77777777">
        <w:tc>
          <w:tcPr>
            <w:tcW w:w="1400" w:type="dxa"/>
            <w:vMerge/>
            <w:tcBorders>
              <w:left w:val="single" w:sz="4" w:space="0" w:color="auto"/>
              <w:right w:val="single" w:sz="4" w:space="0" w:color="auto"/>
            </w:tcBorders>
            <w:vAlign w:val="center"/>
          </w:tcPr>
          <w:p w14:paraId="638030F8"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47E38910" w14:textId="77777777" w:rsidR="003843EA" w:rsidRDefault="00A21561">
            <w:pPr>
              <w:pStyle w:val="MyText"/>
              <w:spacing w:line="276" w:lineRule="auto"/>
              <w:ind w:left="0"/>
              <w:jc w:val="center"/>
            </w:pPr>
            <w:r>
              <w:rPr>
                <w:rFonts w:hint="eastAsia"/>
              </w:rPr>
              <w:t>回响测试</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7F0E0506" w14:textId="77777777" w:rsidR="003843EA" w:rsidRDefault="00A21561">
            <w:pPr>
              <w:pStyle w:val="MyText"/>
              <w:spacing w:line="276" w:lineRule="auto"/>
              <w:ind w:left="0"/>
              <w:rPr>
                <w:b/>
                <w:bCs/>
                <w:sz w:val="44"/>
              </w:rPr>
            </w:pPr>
            <w:r>
              <w:t>0x1D 0x0</w:t>
            </w:r>
            <w:r>
              <w:rPr>
                <w:rFonts w:hint="eastAsia"/>
              </w:rPr>
              <w:t>A</w:t>
            </w:r>
          </w:p>
        </w:tc>
        <w:tc>
          <w:tcPr>
            <w:tcW w:w="1487" w:type="dxa"/>
            <w:tcBorders>
              <w:top w:val="single" w:sz="4" w:space="0" w:color="auto"/>
              <w:left w:val="single" w:sz="4" w:space="0" w:color="auto"/>
              <w:bottom w:val="single" w:sz="4" w:space="0" w:color="auto"/>
              <w:right w:val="single" w:sz="4" w:space="0" w:color="auto"/>
            </w:tcBorders>
          </w:tcPr>
          <w:p w14:paraId="57E3ABB1" w14:textId="77777777" w:rsidR="003843EA" w:rsidRDefault="00A21561">
            <w:pPr>
              <w:pStyle w:val="MyText"/>
              <w:spacing w:line="276" w:lineRule="auto"/>
              <w:ind w:left="0"/>
            </w:pPr>
            <w:r>
              <w:rPr>
                <w:rFonts w:hint="eastAsia"/>
              </w:rPr>
              <w:t>请求内容发送后应答报文直接将请求内容作为应答内容回传</w:t>
            </w:r>
          </w:p>
        </w:tc>
      </w:tr>
      <w:tr w:rsidR="003843EA" w14:paraId="5A012584" w14:textId="77777777">
        <w:tc>
          <w:tcPr>
            <w:tcW w:w="1400" w:type="dxa"/>
            <w:vMerge/>
            <w:tcBorders>
              <w:left w:val="single" w:sz="4" w:space="0" w:color="auto"/>
              <w:right w:val="single" w:sz="4" w:space="0" w:color="auto"/>
            </w:tcBorders>
            <w:vAlign w:val="center"/>
          </w:tcPr>
          <w:p w14:paraId="7F3B3BBE" w14:textId="77777777" w:rsidR="003843EA" w:rsidRDefault="003843EA">
            <w:pPr>
              <w:pStyle w:val="MyText"/>
              <w:spacing w:line="276" w:lineRule="auto"/>
              <w:ind w:left="0"/>
              <w:jc w:val="center"/>
              <w:rPr>
                <w:b/>
                <w:bCs/>
                <w:sz w:val="44"/>
              </w:rPr>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1E6FEAC7" w14:textId="77777777" w:rsidR="003843EA" w:rsidRDefault="00A21561">
            <w:pPr>
              <w:pStyle w:val="MyText"/>
              <w:spacing w:line="276" w:lineRule="auto"/>
              <w:ind w:left="0"/>
              <w:jc w:val="center"/>
            </w:pPr>
            <w:r>
              <w:rPr>
                <w:rFonts w:hint="eastAsia"/>
              </w:rPr>
              <w:t>开关按键音</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468E866C" w14:textId="77777777" w:rsidR="003843EA" w:rsidRDefault="00A21561">
            <w:pPr>
              <w:pStyle w:val="MyText"/>
              <w:spacing w:line="276" w:lineRule="auto"/>
              <w:ind w:left="0"/>
              <w:rPr>
                <w:b/>
                <w:bCs/>
                <w:sz w:val="44"/>
              </w:rPr>
            </w:pPr>
            <w:r>
              <w:t>0x1D 0x</w:t>
            </w:r>
            <w:r>
              <w:rPr>
                <w:rFonts w:hint="eastAsia"/>
              </w:rPr>
              <w:t>10</w:t>
            </w:r>
          </w:p>
        </w:tc>
        <w:tc>
          <w:tcPr>
            <w:tcW w:w="1487" w:type="dxa"/>
            <w:tcBorders>
              <w:top w:val="single" w:sz="4" w:space="0" w:color="auto"/>
              <w:left w:val="single" w:sz="4" w:space="0" w:color="auto"/>
              <w:bottom w:val="single" w:sz="4" w:space="0" w:color="auto"/>
              <w:right w:val="single" w:sz="4" w:space="0" w:color="auto"/>
            </w:tcBorders>
          </w:tcPr>
          <w:p w14:paraId="64C7A490" w14:textId="77777777" w:rsidR="003843EA" w:rsidRDefault="003843EA">
            <w:pPr>
              <w:pStyle w:val="MyText"/>
              <w:spacing w:line="276" w:lineRule="auto"/>
              <w:ind w:left="0"/>
            </w:pPr>
          </w:p>
        </w:tc>
      </w:tr>
      <w:tr w:rsidR="003843EA" w14:paraId="36363CB6" w14:textId="77777777">
        <w:tc>
          <w:tcPr>
            <w:tcW w:w="1400" w:type="dxa"/>
            <w:vMerge/>
            <w:tcBorders>
              <w:left w:val="single" w:sz="4" w:space="0" w:color="auto"/>
              <w:right w:val="single" w:sz="4" w:space="0" w:color="auto"/>
            </w:tcBorders>
            <w:vAlign w:val="center"/>
          </w:tcPr>
          <w:p w14:paraId="790926CB" w14:textId="77777777" w:rsidR="003843EA" w:rsidRDefault="003843EA">
            <w:pPr>
              <w:pStyle w:val="MyText"/>
              <w:spacing w:line="276" w:lineRule="auto"/>
              <w:ind w:left="0"/>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6F2244E3" w14:textId="77777777" w:rsidR="003843EA" w:rsidRDefault="00A21561">
            <w:pPr>
              <w:pStyle w:val="MyText"/>
              <w:spacing w:line="276" w:lineRule="auto"/>
              <w:ind w:left="0"/>
              <w:jc w:val="center"/>
            </w:pPr>
            <w:r>
              <w:rPr>
                <w:rFonts w:hint="eastAsia"/>
              </w:rPr>
              <w:t>数据透传</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10B99E25" w14:textId="77777777" w:rsidR="003843EA" w:rsidRDefault="00A21561">
            <w:pPr>
              <w:pStyle w:val="MyText"/>
              <w:spacing w:line="276" w:lineRule="auto"/>
              <w:ind w:left="0"/>
            </w:pPr>
            <w:r>
              <w:t>0x1E 0x01</w:t>
            </w:r>
          </w:p>
        </w:tc>
        <w:tc>
          <w:tcPr>
            <w:tcW w:w="1487" w:type="dxa"/>
            <w:tcBorders>
              <w:top w:val="single" w:sz="4" w:space="0" w:color="auto"/>
              <w:left w:val="single" w:sz="4" w:space="0" w:color="auto"/>
              <w:bottom w:val="single" w:sz="4" w:space="0" w:color="auto"/>
              <w:right w:val="single" w:sz="4" w:space="0" w:color="auto"/>
            </w:tcBorders>
          </w:tcPr>
          <w:p w14:paraId="3BF4B7A6" w14:textId="77777777" w:rsidR="003843EA" w:rsidRDefault="003843EA">
            <w:pPr>
              <w:pStyle w:val="MyText"/>
              <w:spacing w:line="276" w:lineRule="auto"/>
              <w:ind w:left="0"/>
              <w:rPr>
                <w:b/>
                <w:bCs/>
                <w:sz w:val="32"/>
              </w:rPr>
            </w:pPr>
          </w:p>
        </w:tc>
      </w:tr>
      <w:tr w:rsidR="003843EA" w14:paraId="7110B9CE" w14:textId="77777777">
        <w:tc>
          <w:tcPr>
            <w:tcW w:w="1400" w:type="dxa"/>
            <w:tcBorders>
              <w:left w:val="single" w:sz="4" w:space="0" w:color="auto"/>
              <w:right w:val="single" w:sz="4" w:space="0" w:color="auto"/>
            </w:tcBorders>
            <w:vAlign w:val="center"/>
          </w:tcPr>
          <w:p w14:paraId="59C3F10D" w14:textId="77777777" w:rsidR="003843EA" w:rsidRDefault="003843EA">
            <w:pPr>
              <w:pStyle w:val="MyText"/>
              <w:spacing w:line="276" w:lineRule="auto"/>
              <w:ind w:left="0"/>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4D035EE2" w14:textId="77777777" w:rsidR="003843EA" w:rsidRDefault="00A21561">
            <w:pPr>
              <w:pStyle w:val="MyText"/>
              <w:spacing w:line="276" w:lineRule="auto"/>
              <w:ind w:left="0"/>
              <w:jc w:val="center"/>
            </w:pPr>
            <w:r>
              <w:rPr>
                <w:rFonts w:hint="eastAsia"/>
              </w:rPr>
              <w:t>确认操作</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155BD1CE" w14:textId="77777777" w:rsidR="003843EA" w:rsidRDefault="00A21561">
            <w:pPr>
              <w:pStyle w:val="MyText"/>
              <w:spacing w:line="276" w:lineRule="auto"/>
              <w:ind w:left="0"/>
            </w:pPr>
            <w:r>
              <w:t>0x1D 0x0D</w:t>
            </w:r>
          </w:p>
        </w:tc>
        <w:tc>
          <w:tcPr>
            <w:tcW w:w="1487" w:type="dxa"/>
            <w:tcBorders>
              <w:top w:val="single" w:sz="4" w:space="0" w:color="auto"/>
              <w:left w:val="single" w:sz="4" w:space="0" w:color="auto"/>
              <w:bottom w:val="single" w:sz="4" w:space="0" w:color="auto"/>
              <w:right w:val="single" w:sz="4" w:space="0" w:color="auto"/>
            </w:tcBorders>
          </w:tcPr>
          <w:p w14:paraId="7E8C8D2B" w14:textId="77777777" w:rsidR="003843EA" w:rsidRDefault="003843EA">
            <w:pPr>
              <w:pStyle w:val="MyText"/>
              <w:spacing w:line="276" w:lineRule="auto"/>
              <w:ind w:left="0"/>
              <w:rPr>
                <w:b/>
                <w:bCs/>
                <w:sz w:val="32"/>
              </w:rPr>
            </w:pPr>
          </w:p>
        </w:tc>
      </w:tr>
      <w:tr w:rsidR="003843EA" w14:paraId="0F787B35" w14:textId="77777777">
        <w:tc>
          <w:tcPr>
            <w:tcW w:w="1400" w:type="dxa"/>
            <w:tcBorders>
              <w:left w:val="single" w:sz="4" w:space="0" w:color="auto"/>
              <w:bottom w:val="single" w:sz="4" w:space="0" w:color="auto"/>
              <w:right w:val="single" w:sz="4" w:space="0" w:color="auto"/>
            </w:tcBorders>
            <w:vAlign w:val="center"/>
          </w:tcPr>
          <w:p w14:paraId="29B51889" w14:textId="77777777" w:rsidR="003843EA" w:rsidRDefault="003843EA">
            <w:pPr>
              <w:pStyle w:val="MyText"/>
              <w:spacing w:line="276" w:lineRule="auto"/>
              <w:ind w:left="0"/>
            </w:pPr>
          </w:p>
        </w:tc>
        <w:tc>
          <w:tcPr>
            <w:tcW w:w="1719" w:type="dxa"/>
            <w:tcBorders>
              <w:top w:val="single" w:sz="4" w:space="0" w:color="auto"/>
              <w:left w:val="single" w:sz="4" w:space="0" w:color="auto"/>
              <w:bottom w:val="single" w:sz="4" w:space="0" w:color="auto"/>
              <w:right w:val="single" w:sz="4" w:space="0" w:color="auto"/>
            </w:tcBorders>
            <w:shd w:val="clear" w:color="auto" w:fill="auto"/>
          </w:tcPr>
          <w:p w14:paraId="237B0D9F" w14:textId="77777777" w:rsidR="003843EA" w:rsidRDefault="00A21561">
            <w:pPr>
              <w:pStyle w:val="MyText"/>
              <w:spacing w:line="276" w:lineRule="auto"/>
              <w:ind w:left="0"/>
              <w:jc w:val="center"/>
            </w:pPr>
            <w:r>
              <w:rPr>
                <w:rFonts w:hint="eastAsia"/>
              </w:rPr>
              <w:t>点亮/熄灭指示灯</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42C65C09" w14:textId="77777777" w:rsidR="003843EA" w:rsidRDefault="00A21561">
            <w:pPr>
              <w:pStyle w:val="MyText"/>
              <w:spacing w:line="276" w:lineRule="auto"/>
              <w:ind w:left="0"/>
            </w:pPr>
            <w:r>
              <w:t>0x1D 0x</w:t>
            </w:r>
            <w:r>
              <w:rPr>
                <w:rFonts w:hint="eastAsia"/>
              </w:rPr>
              <w:t>12</w:t>
            </w:r>
          </w:p>
        </w:tc>
        <w:tc>
          <w:tcPr>
            <w:tcW w:w="1487" w:type="dxa"/>
            <w:tcBorders>
              <w:top w:val="single" w:sz="4" w:space="0" w:color="auto"/>
              <w:left w:val="single" w:sz="4" w:space="0" w:color="auto"/>
              <w:bottom w:val="single" w:sz="4" w:space="0" w:color="auto"/>
              <w:right w:val="single" w:sz="4" w:space="0" w:color="auto"/>
            </w:tcBorders>
          </w:tcPr>
          <w:p w14:paraId="4EC5A5DA" w14:textId="77777777" w:rsidR="003843EA" w:rsidRDefault="003843EA">
            <w:pPr>
              <w:pStyle w:val="MyText"/>
              <w:spacing w:line="276" w:lineRule="auto"/>
              <w:ind w:left="0"/>
              <w:rPr>
                <w:b/>
                <w:bCs/>
                <w:sz w:val="32"/>
              </w:rPr>
            </w:pPr>
          </w:p>
        </w:tc>
      </w:tr>
    </w:tbl>
    <w:p w14:paraId="1C1B6005" w14:textId="77777777" w:rsidR="003843EA" w:rsidRDefault="003843EA">
      <w:pPr>
        <w:pStyle w:val="MyText"/>
        <w:spacing w:line="276" w:lineRule="auto"/>
        <w:ind w:left="1260"/>
      </w:pPr>
    </w:p>
    <w:p w14:paraId="613F6965" w14:textId="77777777" w:rsidR="003843EA" w:rsidRDefault="00A21561">
      <w:pPr>
        <w:pStyle w:val="MyDoc111New"/>
      </w:pPr>
      <w:bookmarkStart w:id="299" w:name="_Toc24611"/>
      <w:bookmarkStart w:id="300" w:name="_Toc21333"/>
      <w:bookmarkStart w:id="301" w:name="_Toc27209"/>
      <w:bookmarkStart w:id="302" w:name="_Toc22036"/>
      <w:bookmarkStart w:id="303" w:name="_Toc453057367"/>
      <w:r>
        <w:rPr>
          <w:rFonts w:hint="eastAsia"/>
        </w:rPr>
        <w:lastRenderedPageBreak/>
        <w:t>响应码说明</w:t>
      </w:r>
      <w:bookmarkEnd w:id="299"/>
      <w:bookmarkEnd w:id="300"/>
      <w:bookmarkEnd w:id="301"/>
      <w:bookmarkEnd w:id="302"/>
      <w:bookmarkEnd w:id="303"/>
    </w:p>
    <w:tbl>
      <w:tblPr>
        <w:tblW w:w="7052" w:type="dxa"/>
        <w:tblInd w:w="1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5652"/>
      </w:tblGrid>
      <w:tr w:rsidR="003843EA" w14:paraId="2D3DDFE2" w14:textId="77777777">
        <w:tc>
          <w:tcPr>
            <w:tcW w:w="1400" w:type="dxa"/>
            <w:tcBorders>
              <w:top w:val="single" w:sz="4" w:space="0" w:color="auto"/>
              <w:left w:val="single" w:sz="4" w:space="0" w:color="auto"/>
              <w:bottom w:val="single" w:sz="4" w:space="0" w:color="auto"/>
              <w:right w:val="single" w:sz="4" w:space="0" w:color="auto"/>
            </w:tcBorders>
            <w:shd w:val="clear" w:color="auto" w:fill="auto"/>
          </w:tcPr>
          <w:p w14:paraId="58BB2FC4" w14:textId="77777777" w:rsidR="003843EA" w:rsidRDefault="00A21561">
            <w:pPr>
              <w:pStyle w:val="MyText"/>
              <w:spacing w:line="276" w:lineRule="auto"/>
              <w:ind w:left="0"/>
              <w:jc w:val="center"/>
            </w:pPr>
            <w:r>
              <w:rPr>
                <w:rFonts w:hint="eastAsia"/>
              </w:rPr>
              <w:t>响应码</w:t>
            </w:r>
          </w:p>
        </w:tc>
        <w:tc>
          <w:tcPr>
            <w:tcW w:w="5652" w:type="dxa"/>
            <w:tcBorders>
              <w:top w:val="single" w:sz="4" w:space="0" w:color="auto"/>
              <w:left w:val="single" w:sz="4" w:space="0" w:color="auto"/>
              <w:bottom w:val="single" w:sz="4" w:space="0" w:color="auto"/>
              <w:right w:val="single" w:sz="4" w:space="0" w:color="auto"/>
            </w:tcBorders>
            <w:shd w:val="clear" w:color="auto" w:fill="auto"/>
          </w:tcPr>
          <w:p w14:paraId="20245782" w14:textId="77777777" w:rsidR="003843EA" w:rsidRDefault="00A21561">
            <w:pPr>
              <w:pStyle w:val="MyText"/>
              <w:spacing w:line="276" w:lineRule="auto"/>
              <w:ind w:left="0"/>
            </w:pPr>
            <w:r>
              <w:rPr>
                <w:rFonts w:hint="eastAsia"/>
              </w:rPr>
              <w:t>说明</w:t>
            </w:r>
          </w:p>
        </w:tc>
      </w:tr>
      <w:tr w:rsidR="003843EA" w14:paraId="7D8F8822" w14:textId="77777777">
        <w:tc>
          <w:tcPr>
            <w:tcW w:w="1400" w:type="dxa"/>
            <w:tcBorders>
              <w:top w:val="single" w:sz="4" w:space="0" w:color="auto"/>
              <w:left w:val="single" w:sz="4" w:space="0" w:color="auto"/>
              <w:bottom w:val="single" w:sz="4" w:space="0" w:color="auto"/>
              <w:right w:val="single" w:sz="4" w:space="0" w:color="auto"/>
            </w:tcBorders>
            <w:shd w:val="clear" w:color="auto" w:fill="auto"/>
          </w:tcPr>
          <w:p w14:paraId="39C2A9C8" w14:textId="77777777" w:rsidR="003843EA" w:rsidRDefault="00A21561">
            <w:pPr>
              <w:pStyle w:val="MyText"/>
              <w:spacing w:line="276" w:lineRule="auto"/>
              <w:ind w:left="0"/>
              <w:jc w:val="center"/>
            </w:pPr>
            <w:r>
              <w:rPr>
                <w:rFonts w:hint="eastAsia"/>
              </w:rPr>
              <w:t>“</w:t>
            </w:r>
            <w:r>
              <w:t>00</w:t>
            </w:r>
            <w:r>
              <w:t>”</w:t>
            </w:r>
          </w:p>
        </w:tc>
        <w:tc>
          <w:tcPr>
            <w:tcW w:w="5652" w:type="dxa"/>
            <w:tcBorders>
              <w:top w:val="single" w:sz="4" w:space="0" w:color="auto"/>
              <w:left w:val="single" w:sz="4" w:space="0" w:color="auto"/>
              <w:bottom w:val="single" w:sz="4" w:space="0" w:color="auto"/>
              <w:right w:val="single" w:sz="4" w:space="0" w:color="auto"/>
            </w:tcBorders>
            <w:shd w:val="clear" w:color="auto" w:fill="auto"/>
          </w:tcPr>
          <w:p w14:paraId="7BF83ED6" w14:textId="77777777" w:rsidR="003843EA" w:rsidRDefault="00A21561">
            <w:pPr>
              <w:pStyle w:val="MyText"/>
              <w:spacing w:line="276" w:lineRule="auto"/>
              <w:ind w:left="0"/>
            </w:pPr>
            <w:r>
              <w:rPr>
                <w:rFonts w:hint="eastAsia"/>
              </w:rPr>
              <w:t>处理成功</w:t>
            </w:r>
          </w:p>
        </w:tc>
      </w:tr>
      <w:tr w:rsidR="003843EA" w14:paraId="5543086A" w14:textId="77777777">
        <w:tc>
          <w:tcPr>
            <w:tcW w:w="1400" w:type="dxa"/>
            <w:tcBorders>
              <w:top w:val="single" w:sz="4" w:space="0" w:color="auto"/>
              <w:left w:val="single" w:sz="4" w:space="0" w:color="auto"/>
              <w:bottom w:val="single" w:sz="4" w:space="0" w:color="auto"/>
              <w:right w:val="single" w:sz="4" w:space="0" w:color="auto"/>
            </w:tcBorders>
            <w:shd w:val="clear" w:color="auto" w:fill="auto"/>
          </w:tcPr>
          <w:p w14:paraId="06666BE1" w14:textId="77777777" w:rsidR="003843EA" w:rsidRDefault="00A21561">
            <w:pPr>
              <w:pStyle w:val="MyText"/>
              <w:spacing w:line="276" w:lineRule="auto"/>
              <w:ind w:left="0"/>
              <w:jc w:val="center"/>
            </w:pPr>
            <w:r>
              <w:rPr>
                <w:rFonts w:hint="eastAsia"/>
              </w:rPr>
              <w:t>“</w:t>
            </w:r>
            <w:r>
              <w:t>07</w:t>
            </w:r>
            <w:r>
              <w:t>”</w:t>
            </w:r>
          </w:p>
        </w:tc>
        <w:tc>
          <w:tcPr>
            <w:tcW w:w="5652" w:type="dxa"/>
            <w:tcBorders>
              <w:top w:val="single" w:sz="4" w:space="0" w:color="auto"/>
              <w:left w:val="single" w:sz="4" w:space="0" w:color="auto"/>
              <w:bottom w:val="single" w:sz="4" w:space="0" w:color="auto"/>
              <w:right w:val="single" w:sz="4" w:space="0" w:color="auto"/>
            </w:tcBorders>
            <w:shd w:val="clear" w:color="auto" w:fill="auto"/>
          </w:tcPr>
          <w:p w14:paraId="22453D07" w14:textId="77777777" w:rsidR="003843EA" w:rsidRDefault="00A21561">
            <w:pPr>
              <w:pStyle w:val="MyText"/>
              <w:spacing w:line="276" w:lineRule="auto"/>
              <w:ind w:left="0"/>
            </w:pPr>
            <w:r>
              <w:rPr>
                <w:rFonts w:hint="eastAsia"/>
              </w:rPr>
              <w:t>超时</w:t>
            </w:r>
          </w:p>
        </w:tc>
      </w:tr>
      <w:tr w:rsidR="003843EA" w14:paraId="778DF5A7" w14:textId="77777777">
        <w:tc>
          <w:tcPr>
            <w:tcW w:w="1400" w:type="dxa"/>
            <w:tcBorders>
              <w:top w:val="single" w:sz="4" w:space="0" w:color="auto"/>
              <w:left w:val="single" w:sz="4" w:space="0" w:color="auto"/>
              <w:bottom w:val="single" w:sz="4" w:space="0" w:color="auto"/>
              <w:right w:val="single" w:sz="4" w:space="0" w:color="auto"/>
            </w:tcBorders>
            <w:shd w:val="clear" w:color="auto" w:fill="auto"/>
          </w:tcPr>
          <w:p w14:paraId="07A6A04E" w14:textId="77777777" w:rsidR="003843EA" w:rsidRDefault="00A21561">
            <w:pPr>
              <w:pStyle w:val="MyText"/>
              <w:spacing w:line="276" w:lineRule="auto"/>
              <w:ind w:left="0"/>
              <w:jc w:val="center"/>
            </w:pPr>
            <w:r>
              <w:rPr>
                <w:rFonts w:hint="eastAsia"/>
              </w:rPr>
              <w:t>“</w:t>
            </w:r>
            <w:r>
              <w:t>08</w:t>
            </w:r>
            <w:r>
              <w:t>”</w:t>
            </w:r>
          </w:p>
        </w:tc>
        <w:tc>
          <w:tcPr>
            <w:tcW w:w="5652" w:type="dxa"/>
            <w:tcBorders>
              <w:top w:val="single" w:sz="4" w:space="0" w:color="auto"/>
              <w:left w:val="single" w:sz="4" w:space="0" w:color="auto"/>
              <w:bottom w:val="single" w:sz="4" w:space="0" w:color="auto"/>
              <w:right w:val="single" w:sz="4" w:space="0" w:color="auto"/>
            </w:tcBorders>
            <w:shd w:val="clear" w:color="auto" w:fill="auto"/>
          </w:tcPr>
          <w:p w14:paraId="1E6082FD" w14:textId="77777777" w:rsidR="003843EA" w:rsidRDefault="00A21561">
            <w:pPr>
              <w:pStyle w:val="MyText"/>
              <w:spacing w:line="276" w:lineRule="auto"/>
              <w:ind w:left="0"/>
            </w:pPr>
            <w:r>
              <w:rPr>
                <w:rFonts w:hint="eastAsia"/>
              </w:rPr>
              <w:t>返回当前状态</w:t>
            </w:r>
          </w:p>
        </w:tc>
      </w:tr>
      <w:tr w:rsidR="003843EA" w14:paraId="5B451A31" w14:textId="77777777">
        <w:tc>
          <w:tcPr>
            <w:tcW w:w="1400" w:type="dxa"/>
            <w:tcBorders>
              <w:top w:val="single" w:sz="4" w:space="0" w:color="auto"/>
              <w:left w:val="single" w:sz="4" w:space="0" w:color="auto"/>
              <w:bottom w:val="single" w:sz="4" w:space="0" w:color="auto"/>
              <w:right w:val="single" w:sz="4" w:space="0" w:color="auto"/>
            </w:tcBorders>
            <w:shd w:val="clear" w:color="auto" w:fill="auto"/>
          </w:tcPr>
          <w:p w14:paraId="1C160E64" w14:textId="77777777" w:rsidR="003843EA" w:rsidRDefault="00A21561">
            <w:pPr>
              <w:pStyle w:val="MyText"/>
              <w:spacing w:line="276" w:lineRule="auto"/>
              <w:ind w:left="0"/>
              <w:jc w:val="center"/>
              <w:rPr>
                <w:rFonts w:hAnsi="Calibri"/>
              </w:rPr>
            </w:pPr>
            <w:r>
              <w:rPr>
                <w:rFonts w:hAnsi="Calibri"/>
              </w:rPr>
              <w:t>“</w:t>
            </w:r>
            <w:r>
              <w:rPr>
                <w:rFonts w:hAnsi="Calibri" w:hint="eastAsia"/>
              </w:rPr>
              <w:t>10</w:t>
            </w:r>
            <w:r>
              <w:rPr>
                <w:rFonts w:hAnsi="Calibri"/>
              </w:rPr>
              <w:t>”</w:t>
            </w:r>
          </w:p>
        </w:tc>
        <w:tc>
          <w:tcPr>
            <w:tcW w:w="5652" w:type="dxa"/>
            <w:tcBorders>
              <w:top w:val="single" w:sz="4" w:space="0" w:color="auto"/>
              <w:left w:val="single" w:sz="4" w:space="0" w:color="auto"/>
              <w:bottom w:val="single" w:sz="4" w:space="0" w:color="auto"/>
              <w:right w:val="single" w:sz="4" w:space="0" w:color="auto"/>
            </w:tcBorders>
            <w:shd w:val="clear" w:color="auto" w:fill="auto"/>
          </w:tcPr>
          <w:p w14:paraId="1532DC96" w14:textId="77777777" w:rsidR="003843EA" w:rsidRDefault="00A21561">
            <w:pPr>
              <w:pStyle w:val="MyText"/>
              <w:spacing w:line="276" w:lineRule="auto"/>
              <w:ind w:left="0"/>
              <w:rPr>
                <w:rFonts w:hAnsi="Calibri"/>
              </w:rPr>
            </w:pPr>
            <w:r>
              <w:rPr>
                <w:rFonts w:hAnsi="Calibri" w:hint="eastAsia"/>
              </w:rPr>
              <w:t>撤销事件</w:t>
            </w:r>
          </w:p>
        </w:tc>
      </w:tr>
      <w:tr w:rsidR="003843EA" w14:paraId="2C1D6E0E" w14:textId="77777777">
        <w:tc>
          <w:tcPr>
            <w:tcW w:w="1400" w:type="dxa"/>
            <w:tcBorders>
              <w:top w:val="single" w:sz="4" w:space="0" w:color="auto"/>
              <w:left w:val="single" w:sz="4" w:space="0" w:color="auto"/>
              <w:bottom w:val="single" w:sz="4" w:space="0" w:color="auto"/>
              <w:right w:val="single" w:sz="4" w:space="0" w:color="auto"/>
            </w:tcBorders>
            <w:shd w:val="clear" w:color="auto" w:fill="auto"/>
          </w:tcPr>
          <w:p w14:paraId="050AB062" w14:textId="77777777" w:rsidR="003843EA" w:rsidRDefault="00A21561">
            <w:pPr>
              <w:pStyle w:val="MyText"/>
              <w:spacing w:line="276" w:lineRule="auto"/>
              <w:ind w:left="0"/>
              <w:jc w:val="center"/>
              <w:rPr>
                <w:rFonts w:hAnsi="Calibri"/>
              </w:rPr>
            </w:pPr>
            <w:r>
              <w:rPr>
                <w:rFonts w:hAnsi="Calibri" w:hint="eastAsia"/>
              </w:rPr>
              <w:t>“11</w:t>
            </w:r>
            <w:r>
              <w:rPr>
                <w:rFonts w:hAnsi="Calibri"/>
              </w:rPr>
              <w:t>”</w:t>
            </w:r>
          </w:p>
        </w:tc>
        <w:tc>
          <w:tcPr>
            <w:tcW w:w="5652" w:type="dxa"/>
            <w:tcBorders>
              <w:top w:val="single" w:sz="4" w:space="0" w:color="auto"/>
              <w:left w:val="single" w:sz="4" w:space="0" w:color="auto"/>
              <w:bottom w:val="single" w:sz="4" w:space="0" w:color="auto"/>
              <w:right w:val="single" w:sz="4" w:space="0" w:color="auto"/>
            </w:tcBorders>
            <w:shd w:val="clear" w:color="auto" w:fill="auto"/>
          </w:tcPr>
          <w:p w14:paraId="061D4645" w14:textId="77777777" w:rsidR="003843EA" w:rsidRDefault="00A21561">
            <w:pPr>
              <w:pStyle w:val="MyText"/>
              <w:spacing w:line="276" w:lineRule="auto"/>
              <w:ind w:left="0"/>
              <w:rPr>
                <w:rFonts w:hAnsi="Calibri"/>
              </w:rPr>
            </w:pPr>
            <w:r>
              <w:rPr>
                <w:rFonts w:hAnsi="Calibri" w:hint="eastAsia"/>
              </w:rPr>
              <w:t>指令注册监听失败</w:t>
            </w:r>
          </w:p>
        </w:tc>
      </w:tr>
    </w:tbl>
    <w:p w14:paraId="0013D047" w14:textId="77777777" w:rsidR="003843EA" w:rsidRDefault="003843EA">
      <w:pPr>
        <w:pStyle w:val="MyText"/>
        <w:spacing w:line="276" w:lineRule="auto"/>
        <w:ind w:left="1260"/>
      </w:pPr>
    </w:p>
    <w:p w14:paraId="1329E852" w14:textId="77777777" w:rsidR="003843EA" w:rsidRDefault="003843EA">
      <w:pPr>
        <w:pStyle w:val="MyText"/>
      </w:pPr>
    </w:p>
    <w:p w14:paraId="49C251EE" w14:textId="77777777" w:rsidR="003843EA" w:rsidRDefault="00A21561">
      <w:pPr>
        <w:pStyle w:val="MyDoc1"/>
      </w:pPr>
      <w:r>
        <w:br w:type="page"/>
      </w:r>
      <w:bookmarkStart w:id="304" w:name="_Toc23662"/>
      <w:bookmarkStart w:id="305" w:name="_Toc26477"/>
      <w:bookmarkStart w:id="306" w:name="_Toc26954"/>
      <w:bookmarkStart w:id="307" w:name="_Toc453057368"/>
      <w:bookmarkStart w:id="308" w:name="_Toc14522"/>
      <w:r>
        <w:rPr>
          <w:rFonts w:hint="eastAsia"/>
        </w:rPr>
        <w:lastRenderedPageBreak/>
        <w:t>指令格式</w:t>
      </w:r>
      <w:bookmarkEnd w:id="304"/>
      <w:bookmarkEnd w:id="305"/>
      <w:bookmarkEnd w:id="306"/>
      <w:bookmarkEnd w:id="307"/>
      <w:bookmarkEnd w:id="308"/>
    </w:p>
    <w:p w14:paraId="3ECDEB2D" w14:textId="77777777" w:rsidR="003843EA" w:rsidRDefault="00A21561">
      <w:pPr>
        <w:pStyle w:val="MyDoc11"/>
      </w:pPr>
      <w:bookmarkStart w:id="309" w:name="_Toc453057369"/>
      <w:bookmarkStart w:id="310" w:name="_Toc23355"/>
      <w:bookmarkStart w:id="311" w:name="_Toc17311"/>
      <w:bookmarkStart w:id="312" w:name="_Toc19008"/>
      <w:bookmarkStart w:id="313" w:name="_Toc23081"/>
      <w:r>
        <w:rPr>
          <w:rFonts w:hint="eastAsia"/>
        </w:rPr>
        <w:t>通用类</w:t>
      </w:r>
    </w:p>
    <w:p w14:paraId="7CC3EB32" w14:textId="77777777" w:rsidR="003843EA" w:rsidRDefault="00A21561">
      <w:pPr>
        <w:pStyle w:val="MyDoc111New"/>
      </w:pPr>
      <w:bookmarkStart w:id="314" w:name="_Toc2739"/>
      <w:bookmarkStart w:id="315" w:name="_Toc29963"/>
      <w:bookmarkStart w:id="316" w:name="_Toc11441"/>
      <w:bookmarkStart w:id="317" w:name="_Toc6451"/>
      <w:bookmarkStart w:id="318" w:name="_Toc453057412"/>
      <w:r>
        <w:rPr>
          <w:rFonts w:hint="eastAsia"/>
        </w:rPr>
        <w:t>读取设备信息</w:t>
      </w:r>
      <w:bookmarkEnd w:id="314"/>
      <w:bookmarkEnd w:id="315"/>
      <w:bookmarkEnd w:id="316"/>
      <w:bookmarkEnd w:id="317"/>
      <w:bookmarkEnd w:id="318"/>
      <w:ins w:id="319" w:author="Administrator" w:date="2018-04-27T11:03:00Z">
        <w:r>
          <w:t>0xF1 0x01</w:t>
        </w:r>
      </w:ins>
    </w:p>
    <w:p w14:paraId="0322D2CE" w14:textId="77777777" w:rsidR="003843EA" w:rsidRDefault="00A21561">
      <w:pPr>
        <w:pStyle w:val="MyText"/>
        <w:spacing w:line="276" w:lineRule="auto"/>
        <w:ind w:firstLine="409"/>
      </w:pPr>
      <w:r>
        <w:rPr>
          <w:rFonts w:hint="eastAsia"/>
        </w:rPr>
        <w:t>指令：</w:t>
      </w:r>
      <w:r>
        <w:t>0xF1 0x01</w:t>
      </w:r>
    </w:p>
    <w:p w14:paraId="69FDE334" w14:textId="77777777" w:rsidR="003843EA" w:rsidRDefault="00A21561">
      <w:pPr>
        <w:pStyle w:val="MyText"/>
        <w:spacing w:line="276" w:lineRule="auto"/>
        <w:ind w:firstLine="409"/>
      </w:pPr>
      <w:r>
        <w:rPr>
          <w:rFonts w:hint="eastAsia"/>
        </w:rPr>
        <w:t>描述：该命令用于获取设备基本信息和运行状态，可自由读取。</w:t>
      </w:r>
    </w:p>
    <w:p w14:paraId="4C022ED7" w14:textId="77777777" w:rsidR="003843EA" w:rsidRDefault="00A21561">
      <w:pPr>
        <w:pStyle w:val="MyText"/>
        <w:numPr>
          <w:ilvl w:val="0"/>
          <w:numId w:val="4"/>
        </w:numPr>
        <w:spacing w:line="276" w:lineRule="auto"/>
      </w:pPr>
      <w:r>
        <w:rPr>
          <w:rFonts w:hint="eastAsia"/>
        </w:rPr>
        <w:t>请求报文</w:t>
      </w:r>
    </w:p>
    <w:p w14:paraId="0ACBBCA2" w14:textId="77777777" w:rsidR="003843EA" w:rsidRDefault="00A21561">
      <w:pPr>
        <w:pStyle w:val="MyText"/>
        <w:spacing w:line="276" w:lineRule="auto"/>
        <w:ind w:left="1680"/>
      </w:pPr>
      <w:r>
        <w:rPr>
          <w:rFonts w:hint="eastAsia"/>
        </w:rPr>
        <w:t>数据：无TLV模式按照下面的格式上传所有ID</w:t>
      </w:r>
    </w:p>
    <w:p w14:paraId="4510541D" w14:textId="77777777" w:rsidR="003843EA" w:rsidRDefault="003843EA">
      <w:pPr>
        <w:pStyle w:val="MyText"/>
        <w:spacing w:line="276" w:lineRule="auto"/>
        <w:ind w:left="1680"/>
      </w:pPr>
    </w:p>
    <w:p w14:paraId="1E77BE65" w14:textId="77777777" w:rsidR="003843EA" w:rsidRDefault="00A21561">
      <w:pPr>
        <w:pStyle w:val="MyText"/>
        <w:numPr>
          <w:ilvl w:val="0"/>
          <w:numId w:val="4"/>
        </w:numPr>
        <w:spacing w:line="276" w:lineRule="auto"/>
      </w:pPr>
      <w:r>
        <w:rPr>
          <w:rFonts w:hint="eastAsia"/>
        </w:rPr>
        <w:t>响应报文</w:t>
      </w:r>
    </w:p>
    <w:p w14:paraId="72CFE4B5" w14:textId="77777777" w:rsidR="003843EA" w:rsidRDefault="00A21561">
      <w:pPr>
        <w:pStyle w:val="MyText"/>
        <w:spacing w:line="276" w:lineRule="auto"/>
        <w:ind w:leftChars="800" w:left="1680"/>
      </w:pPr>
      <w:r>
        <w:rPr>
          <w:rFonts w:hint="eastAsia"/>
        </w:rPr>
        <w:t>数据：</w:t>
      </w:r>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1B3E283A"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2C85E08D"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268" w:type="dxa"/>
            <w:tcBorders>
              <w:top w:val="single" w:sz="6" w:space="0" w:color="000000"/>
              <w:left w:val="nil"/>
              <w:bottom w:val="single" w:sz="6" w:space="0" w:color="000000"/>
              <w:right w:val="single" w:sz="4" w:space="0" w:color="000000"/>
            </w:tcBorders>
            <w:shd w:val="clear" w:color="auto" w:fill="E6E6E6"/>
          </w:tcPr>
          <w:p w14:paraId="2704512C"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数据域</w:t>
            </w:r>
          </w:p>
        </w:tc>
        <w:tc>
          <w:tcPr>
            <w:tcW w:w="1418" w:type="dxa"/>
            <w:tcBorders>
              <w:top w:val="single" w:sz="6" w:space="0" w:color="000000"/>
              <w:left w:val="nil"/>
              <w:bottom w:val="single" w:sz="6" w:space="0" w:color="000000"/>
              <w:right w:val="single" w:sz="6" w:space="0" w:color="000000"/>
            </w:tcBorders>
            <w:shd w:val="clear" w:color="auto" w:fill="E6E6E6"/>
          </w:tcPr>
          <w:p w14:paraId="6BAAD78E"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长度</w:t>
            </w:r>
          </w:p>
        </w:tc>
        <w:tc>
          <w:tcPr>
            <w:tcW w:w="4034" w:type="dxa"/>
            <w:tcBorders>
              <w:top w:val="single" w:sz="6" w:space="0" w:color="000000"/>
              <w:left w:val="nil"/>
              <w:bottom w:val="single" w:sz="6" w:space="0" w:color="000000"/>
              <w:right w:val="single" w:sz="6" w:space="0" w:color="000000"/>
            </w:tcBorders>
            <w:shd w:val="clear" w:color="auto" w:fill="E6E6E6"/>
          </w:tcPr>
          <w:p w14:paraId="141C42DF" w14:textId="77777777" w:rsidR="003843EA" w:rsidRDefault="00A21561">
            <w:pPr>
              <w:widowControl/>
              <w:spacing w:line="276" w:lineRule="auto"/>
              <w:ind w:firstLine="420"/>
              <w:jc w:val="center"/>
              <w:rPr>
                <w:rFonts w:ascii="黑体"/>
                <w:b/>
                <w:bCs/>
                <w:kern w:val="0"/>
                <w:szCs w:val="21"/>
              </w:rPr>
            </w:pPr>
            <w:r>
              <w:rPr>
                <w:rFonts w:ascii="黑体" w:hAnsi="宋体" w:hint="eastAsia"/>
                <w:b/>
                <w:bCs/>
                <w:kern w:val="0"/>
                <w:szCs w:val="21"/>
              </w:rPr>
              <w:t>备注</w:t>
            </w:r>
          </w:p>
        </w:tc>
      </w:tr>
      <w:tr w:rsidR="003843EA" w14:paraId="75AD4F14"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3A99E9ED" w14:textId="77777777" w:rsidR="003843EA" w:rsidRDefault="00A21561">
            <w:pPr>
              <w:pStyle w:val="p0"/>
              <w:spacing w:line="276" w:lineRule="auto"/>
              <w:jc w:val="center"/>
              <w:rPr>
                <w:rFonts w:ascii="黑体" w:eastAsia="黑体"/>
              </w:rPr>
            </w:pPr>
            <w:r>
              <w:rPr>
                <w:rFonts w:ascii="黑体" w:eastAsia="黑体"/>
              </w:rPr>
              <w:t>1</w:t>
            </w:r>
          </w:p>
        </w:tc>
        <w:tc>
          <w:tcPr>
            <w:tcW w:w="2268" w:type="dxa"/>
            <w:tcBorders>
              <w:top w:val="single" w:sz="6" w:space="0" w:color="000000"/>
              <w:left w:val="nil"/>
              <w:bottom w:val="single" w:sz="6" w:space="0" w:color="000000"/>
              <w:right w:val="single" w:sz="4" w:space="0" w:color="000000"/>
            </w:tcBorders>
            <w:vAlign w:val="center"/>
          </w:tcPr>
          <w:p w14:paraId="3DAFED0F" w14:textId="77777777" w:rsidR="003843EA" w:rsidRDefault="00A21561">
            <w:pPr>
              <w:pStyle w:val="p0"/>
              <w:spacing w:line="276" w:lineRule="auto"/>
              <w:rPr>
                <w:rFonts w:ascii="黑体" w:eastAsia="黑体"/>
              </w:rPr>
            </w:pPr>
            <w:r>
              <w:rPr>
                <w:rFonts w:ascii="黑体" w:eastAsia="黑体" w:hAnsi="新宋体" w:hint="eastAsia"/>
              </w:rPr>
              <w:t>设备硬件编号（</w:t>
            </w:r>
            <w:r>
              <w:rPr>
                <w:rFonts w:ascii="黑体" w:eastAsia="黑体"/>
              </w:rPr>
              <w:t>SN</w:t>
            </w:r>
            <w:r>
              <w:rPr>
                <w:rFonts w:ascii="黑体" w:eastAsia="黑体" w:hAnsi="新宋体" w:hint="eastAsia"/>
              </w:rPr>
              <w:t>码）</w:t>
            </w:r>
          </w:p>
        </w:tc>
        <w:tc>
          <w:tcPr>
            <w:tcW w:w="1418" w:type="dxa"/>
            <w:tcBorders>
              <w:top w:val="single" w:sz="6" w:space="0" w:color="000000"/>
              <w:left w:val="nil"/>
              <w:bottom w:val="single" w:sz="6" w:space="0" w:color="000000"/>
              <w:right w:val="single" w:sz="6" w:space="0" w:color="000000"/>
            </w:tcBorders>
            <w:vAlign w:val="center"/>
          </w:tcPr>
          <w:p w14:paraId="212628A0" w14:textId="77777777" w:rsidR="003843EA" w:rsidRDefault="00A21561">
            <w:pPr>
              <w:pStyle w:val="p0"/>
              <w:spacing w:line="276" w:lineRule="auto"/>
              <w:jc w:val="center"/>
              <w:rPr>
                <w:rFonts w:ascii="黑体" w:eastAsia="黑体"/>
              </w:rPr>
            </w:pPr>
            <w:r>
              <w:rPr>
                <w:rFonts w:ascii="黑体" w:eastAsia="黑体" w:hAnsi="新宋体"/>
              </w:rPr>
              <w:t>12</w:t>
            </w:r>
          </w:p>
        </w:tc>
        <w:tc>
          <w:tcPr>
            <w:tcW w:w="4034" w:type="dxa"/>
            <w:tcBorders>
              <w:top w:val="single" w:sz="6" w:space="0" w:color="000000"/>
              <w:left w:val="nil"/>
              <w:bottom w:val="single" w:sz="6" w:space="0" w:color="000000"/>
              <w:right w:val="single" w:sz="6" w:space="0" w:color="000000"/>
            </w:tcBorders>
          </w:tcPr>
          <w:p w14:paraId="4FF1433D" w14:textId="77777777" w:rsidR="003843EA" w:rsidRDefault="00A21561">
            <w:pPr>
              <w:pStyle w:val="p0"/>
              <w:spacing w:line="276" w:lineRule="auto"/>
              <w:rPr>
                <w:rFonts w:ascii="黑体" w:eastAsia="黑体"/>
              </w:rPr>
            </w:pPr>
            <w:r>
              <w:rPr>
                <w:rFonts w:ascii="黑体" w:eastAsia="黑体"/>
              </w:rPr>
              <w:t>SN</w:t>
            </w:r>
            <w:r>
              <w:rPr>
                <w:rFonts w:ascii="黑体" w:eastAsia="黑体" w:hint="eastAsia"/>
              </w:rPr>
              <w:t>码</w:t>
            </w:r>
            <w:r>
              <w:rPr>
                <w:rFonts w:ascii="黑体" w:eastAsia="黑体"/>
              </w:rPr>
              <w:t xml:space="preserve">, </w:t>
            </w:r>
            <w:r>
              <w:rPr>
                <w:rFonts w:ascii="黑体" w:eastAsia="黑体" w:hint="eastAsia"/>
              </w:rPr>
              <w:t>新大陆企标的设备序列号。格式ASCII</w:t>
            </w:r>
          </w:p>
        </w:tc>
      </w:tr>
      <w:tr w:rsidR="003843EA" w14:paraId="1CF30C64"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14BF9CE4" w14:textId="77777777" w:rsidR="003843EA" w:rsidRDefault="00A21561">
            <w:pPr>
              <w:pStyle w:val="p0"/>
              <w:spacing w:line="276" w:lineRule="auto"/>
              <w:jc w:val="center"/>
              <w:rPr>
                <w:rFonts w:ascii="黑体" w:eastAsia="黑体"/>
              </w:rPr>
            </w:pPr>
            <w:r>
              <w:rPr>
                <w:rFonts w:ascii="黑体" w:eastAsia="黑体"/>
              </w:rPr>
              <w:t>2</w:t>
            </w:r>
          </w:p>
        </w:tc>
        <w:tc>
          <w:tcPr>
            <w:tcW w:w="2268" w:type="dxa"/>
            <w:tcBorders>
              <w:top w:val="single" w:sz="6" w:space="0" w:color="000000"/>
              <w:left w:val="nil"/>
              <w:bottom w:val="single" w:sz="6" w:space="0" w:color="000000"/>
              <w:right w:val="single" w:sz="4" w:space="0" w:color="000000"/>
            </w:tcBorders>
            <w:vAlign w:val="center"/>
          </w:tcPr>
          <w:p w14:paraId="15F29C97" w14:textId="77777777" w:rsidR="003843EA" w:rsidRDefault="00A21561">
            <w:pPr>
              <w:pStyle w:val="p0"/>
              <w:spacing w:line="276" w:lineRule="auto"/>
              <w:rPr>
                <w:rFonts w:ascii="黑体" w:eastAsia="黑体"/>
              </w:rPr>
            </w:pPr>
            <w:r>
              <w:rPr>
                <w:rFonts w:ascii="黑体" w:eastAsia="黑体" w:hAnsi="新宋体" w:hint="eastAsia"/>
              </w:rPr>
              <w:t>设备个人化状态</w:t>
            </w:r>
          </w:p>
        </w:tc>
        <w:tc>
          <w:tcPr>
            <w:tcW w:w="1418" w:type="dxa"/>
            <w:tcBorders>
              <w:top w:val="single" w:sz="6" w:space="0" w:color="000000"/>
              <w:left w:val="nil"/>
              <w:bottom w:val="single" w:sz="6" w:space="0" w:color="000000"/>
              <w:right w:val="single" w:sz="6" w:space="0" w:color="000000"/>
            </w:tcBorders>
            <w:vAlign w:val="center"/>
          </w:tcPr>
          <w:p w14:paraId="176E0474" w14:textId="77777777" w:rsidR="003843EA" w:rsidRDefault="00A21561">
            <w:pPr>
              <w:pStyle w:val="p0"/>
              <w:spacing w:line="276" w:lineRule="auto"/>
              <w:jc w:val="center"/>
              <w:rPr>
                <w:rFonts w:ascii="黑体" w:eastAsia="黑体"/>
              </w:rPr>
            </w:pPr>
            <w:r>
              <w:rPr>
                <w:rFonts w:ascii="黑体" w:eastAsia="黑体"/>
              </w:rPr>
              <w:t>1</w:t>
            </w:r>
          </w:p>
        </w:tc>
        <w:tc>
          <w:tcPr>
            <w:tcW w:w="4034" w:type="dxa"/>
            <w:tcBorders>
              <w:top w:val="single" w:sz="6" w:space="0" w:color="000000"/>
              <w:left w:val="nil"/>
              <w:bottom w:val="single" w:sz="6" w:space="0" w:color="000000"/>
              <w:right w:val="single" w:sz="6" w:space="0" w:color="000000"/>
            </w:tcBorders>
          </w:tcPr>
          <w:p w14:paraId="72ADA76F" w14:textId="77777777" w:rsidR="003843EA" w:rsidRDefault="00A21561">
            <w:pPr>
              <w:pStyle w:val="p0"/>
              <w:spacing w:line="276" w:lineRule="auto"/>
              <w:rPr>
                <w:rFonts w:ascii="黑体" w:eastAsia="黑体"/>
              </w:rPr>
            </w:pPr>
            <w:r>
              <w:rPr>
                <w:rFonts w:ascii="黑体" w:eastAsia="黑体"/>
                <w:color w:val="000000"/>
              </w:rPr>
              <w:t>0xFF</w:t>
            </w:r>
            <w:r>
              <w:rPr>
                <w:rFonts w:ascii="黑体" w:eastAsia="黑体" w:hAnsi="宋体" w:hint="eastAsia"/>
                <w:color w:val="000000"/>
              </w:rPr>
              <w:t>：默认初始状态</w:t>
            </w:r>
          </w:p>
          <w:p w14:paraId="0AFD509A" w14:textId="77777777" w:rsidR="003843EA" w:rsidRDefault="00A21561">
            <w:pPr>
              <w:pStyle w:val="p0"/>
              <w:spacing w:line="276" w:lineRule="auto"/>
              <w:rPr>
                <w:rFonts w:ascii="黑体" w:eastAsia="黑体" w:hAnsi="宋体"/>
              </w:rPr>
            </w:pPr>
            <w:r>
              <w:rPr>
                <w:rFonts w:ascii="黑体" w:eastAsia="黑体"/>
              </w:rPr>
              <w:t>0x00</w:t>
            </w:r>
            <w:r>
              <w:rPr>
                <w:rFonts w:ascii="黑体" w:eastAsia="黑体" w:hAnsi="宋体" w:hint="eastAsia"/>
              </w:rPr>
              <w:t>：个人化完成</w:t>
            </w:r>
          </w:p>
          <w:p w14:paraId="3309E06A" w14:textId="77777777" w:rsidR="003843EA" w:rsidRDefault="003843EA">
            <w:pPr>
              <w:pStyle w:val="p0"/>
              <w:spacing w:line="276" w:lineRule="auto"/>
              <w:rPr>
                <w:rFonts w:ascii="黑体" w:eastAsia="黑体"/>
              </w:rPr>
            </w:pPr>
          </w:p>
        </w:tc>
      </w:tr>
      <w:tr w:rsidR="003843EA" w14:paraId="53A6E454"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332F0F8D" w14:textId="77777777" w:rsidR="003843EA" w:rsidRDefault="00A21561">
            <w:pPr>
              <w:pStyle w:val="p0"/>
              <w:spacing w:line="276" w:lineRule="auto"/>
              <w:jc w:val="center"/>
              <w:rPr>
                <w:rFonts w:ascii="黑体" w:eastAsia="黑体"/>
              </w:rPr>
            </w:pPr>
            <w:r>
              <w:rPr>
                <w:rFonts w:ascii="黑体" w:eastAsia="黑体"/>
              </w:rPr>
              <w:t>3</w:t>
            </w:r>
          </w:p>
        </w:tc>
        <w:tc>
          <w:tcPr>
            <w:tcW w:w="2268" w:type="dxa"/>
            <w:tcBorders>
              <w:top w:val="single" w:sz="6" w:space="0" w:color="000000"/>
              <w:left w:val="nil"/>
              <w:bottom w:val="single" w:sz="6" w:space="0" w:color="000000"/>
              <w:right w:val="single" w:sz="4" w:space="0" w:color="000000"/>
            </w:tcBorders>
            <w:vAlign w:val="center"/>
          </w:tcPr>
          <w:p w14:paraId="2F74690B" w14:textId="77777777" w:rsidR="003843EA" w:rsidRDefault="00A21561">
            <w:pPr>
              <w:pStyle w:val="p0"/>
              <w:spacing w:line="276" w:lineRule="auto"/>
              <w:rPr>
                <w:rFonts w:ascii="黑体" w:eastAsia="黑体"/>
              </w:rPr>
            </w:pPr>
            <w:r>
              <w:rPr>
                <w:rFonts w:ascii="黑体" w:eastAsia="黑体" w:hAnsi="新宋体" w:hint="eastAsia"/>
              </w:rPr>
              <w:t>应用版本</w:t>
            </w:r>
          </w:p>
        </w:tc>
        <w:tc>
          <w:tcPr>
            <w:tcW w:w="1418" w:type="dxa"/>
            <w:tcBorders>
              <w:top w:val="single" w:sz="6" w:space="0" w:color="000000"/>
              <w:left w:val="nil"/>
              <w:bottom w:val="single" w:sz="6" w:space="0" w:color="000000"/>
              <w:right w:val="single" w:sz="6" w:space="0" w:color="000000"/>
            </w:tcBorders>
            <w:vAlign w:val="center"/>
          </w:tcPr>
          <w:p w14:paraId="1FEE9627" w14:textId="77777777" w:rsidR="003843EA" w:rsidRDefault="00A21561">
            <w:pPr>
              <w:pStyle w:val="p0"/>
              <w:spacing w:line="276" w:lineRule="auto"/>
              <w:jc w:val="center"/>
              <w:rPr>
                <w:rFonts w:ascii="黑体" w:eastAsia="黑体"/>
              </w:rPr>
            </w:pPr>
            <w:r>
              <w:rPr>
                <w:rFonts w:ascii="黑体" w:eastAsia="黑体"/>
              </w:rPr>
              <w:t>1</w:t>
            </w:r>
            <w:r>
              <w:rPr>
                <w:rFonts w:ascii="黑体" w:eastAsia="黑体" w:hAnsi="新宋体"/>
              </w:rPr>
              <w:t>6</w:t>
            </w:r>
          </w:p>
        </w:tc>
        <w:tc>
          <w:tcPr>
            <w:tcW w:w="4034" w:type="dxa"/>
            <w:tcBorders>
              <w:top w:val="single" w:sz="6" w:space="0" w:color="000000"/>
              <w:left w:val="nil"/>
              <w:bottom w:val="single" w:sz="6" w:space="0" w:color="000000"/>
              <w:right w:val="single" w:sz="6" w:space="0" w:color="000000"/>
            </w:tcBorders>
          </w:tcPr>
          <w:p w14:paraId="1F0310C4" w14:textId="77777777" w:rsidR="003843EA" w:rsidRDefault="00A21561">
            <w:pPr>
              <w:pStyle w:val="p0"/>
              <w:spacing w:line="276" w:lineRule="auto"/>
              <w:rPr>
                <w:rFonts w:ascii="黑体" w:eastAsia="黑体"/>
              </w:rPr>
            </w:pPr>
            <w:r>
              <w:rPr>
                <w:rFonts w:ascii="黑体" w:eastAsia="黑体"/>
              </w:rPr>
              <w:t>格式：</w:t>
            </w:r>
            <w:r>
              <w:rPr>
                <w:rFonts w:ascii="黑体" w:eastAsia="黑体"/>
              </w:rPr>
              <w:t> </w:t>
            </w:r>
            <w:r>
              <w:rPr>
                <w:rFonts w:ascii="黑体" w:eastAsia="黑体" w:hAnsi="新宋体"/>
              </w:rPr>
              <w:t>ASCII</w:t>
            </w:r>
          </w:p>
        </w:tc>
      </w:tr>
      <w:tr w:rsidR="003843EA" w14:paraId="56615808"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44923C0A" w14:textId="77777777" w:rsidR="003843EA" w:rsidRDefault="00A21561">
            <w:pPr>
              <w:pStyle w:val="p0"/>
              <w:spacing w:line="276" w:lineRule="auto"/>
              <w:jc w:val="center"/>
              <w:rPr>
                <w:rFonts w:ascii="黑体" w:eastAsia="黑体"/>
              </w:rPr>
            </w:pPr>
            <w:r>
              <w:rPr>
                <w:rFonts w:ascii="黑体" w:eastAsia="黑体"/>
              </w:rPr>
              <w:t>4</w:t>
            </w:r>
          </w:p>
        </w:tc>
        <w:tc>
          <w:tcPr>
            <w:tcW w:w="2268" w:type="dxa"/>
            <w:tcBorders>
              <w:top w:val="single" w:sz="6" w:space="0" w:color="000000"/>
              <w:left w:val="nil"/>
              <w:bottom w:val="single" w:sz="6" w:space="0" w:color="000000"/>
              <w:right w:val="single" w:sz="4" w:space="0" w:color="000000"/>
            </w:tcBorders>
            <w:vAlign w:val="center"/>
          </w:tcPr>
          <w:p w14:paraId="39161716" w14:textId="77777777" w:rsidR="003843EA" w:rsidRDefault="00A21561">
            <w:pPr>
              <w:pStyle w:val="p0"/>
              <w:spacing w:line="276" w:lineRule="auto"/>
              <w:jc w:val="left"/>
              <w:rPr>
                <w:rFonts w:ascii="黑体" w:eastAsia="黑体"/>
              </w:rPr>
            </w:pPr>
            <w:r>
              <w:rPr>
                <w:rFonts w:ascii="黑体" w:eastAsia="黑体" w:hAnsi="新宋体" w:hint="eastAsia"/>
              </w:rPr>
              <w:t>保留</w:t>
            </w:r>
          </w:p>
        </w:tc>
        <w:tc>
          <w:tcPr>
            <w:tcW w:w="1418" w:type="dxa"/>
            <w:tcBorders>
              <w:top w:val="single" w:sz="6" w:space="0" w:color="000000"/>
              <w:left w:val="nil"/>
              <w:bottom w:val="single" w:sz="6" w:space="0" w:color="000000"/>
              <w:right w:val="single" w:sz="6" w:space="0" w:color="000000"/>
            </w:tcBorders>
            <w:vAlign w:val="center"/>
          </w:tcPr>
          <w:p w14:paraId="1F807D76" w14:textId="77777777" w:rsidR="003843EA" w:rsidRDefault="00A21561">
            <w:pPr>
              <w:pStyle w:val="p0"/>
              <w:spacing w:line="276" w:lineRule="auto"/>
              <w:jc w:val="center"/>
              <w:rPr>
                <w:rFonts w:ascii="黑体" w:eastAsia="黑体"/>
              </w:rPr>
            </w:pPr>
            <w:r>
              <w:rPr>
                <w:rFonts w:ascii="黑体" w:eastAsia="黑体"/>
              </w:rPr>
              <w:t>10</w:t>
            </w:r>
          </w:p>
        </w:tc>
        <w:tc>
          <w:tcPr>
            <w:tcW w:w="4034" w:type="dxa"/>
            <w:tcBorders>
              <w:top w:val="single" w:sz="6" w:space="0" w:color="000000"/>
              <w:left w:val="nil"/>
              <w:bottom w:val="single" w:sz="6" w:space="0" w:color="000000"/>
              <w:right w:val="single" w:sz="6" w:space="0" w:color="000000"/>
            </w:tcBorders>
          </w:tcPr>
          <w:p w14:paraId="1F59E2DF" w14:textId="77777777" w:rsidR="003843EA" w:rsidRDefault="00A21561">
            <w:pPr>
              <w:pStyle w:val="p0"/>
              <w:spacing w:line="276" w:lineRule="auto"/>
              <w:rPr>
                <w:rFonts w:ascii="黑体" w:eastAsia="黑体"/>
              </w:rPr>
            </w:pPr>
            <w:r>
              <w:rPr>
                <w:rFonts w:ascii="黑体" w:eastAsia="黑体" w:hAnsi="新宋体" w:hint="eastAsia"/>
              </w:rPr>
              <w:t>生产规则，默认为全</w:t>
            </w:r>
            <w:r>
              <w:rPr>
                <w:rFonts w:ascii="黑体" w:eastAsia="黑体" w:hAnsi="新宋体"/>
              </w:rPr>
              <w:t>0x00</w:t>
            </w:r>
          </w:p>
        </w:tc>
      </w:tr>
      <w:tr w:rsidR="003843EA" w14:paraId="4987E81F"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6F7B0EA2" w14:textId="77777777" w:rsidR="003843EA" w:rsidRDefault="00A21561">
            <w:pPr>
              <w:pStyle w:val="p0"/>
              <w:spacing w:line="276" w:lineRule="auto"/>
              <w:jc w:val="center"/>
              <w:rPr>
                <w:rFonts w:ascii="黑体" w:eastAsia="黑体"/>
              </w:rPr>
            </w:pPr>
            <w:r>
              <w:rPr>
                <w:rFonts w:ascii="黑体" w:eastAsia="黑体"/>
              </w:rPr>
              <w:t>5</w:t>
            </w:r>
          </w:p>
        </w:tc>
        <w:tc>
          <w:tcPr>
            <w:tcW w:w="2268" w:type="dxa"/>
            <w:tcBorders>
              <w:top w:val="single" w:sz="6" w:space="0" w:color="000000"/>
              <w:left w:val="nil"/>
              <w:bottom w:val="single" w:sz="6" w:space="0" w:color="000000"/>
              <w:right w:val="single" w:sz="4" w:space="0" w:color="000000"/>
            </w:tcBorders>
            <w:vAlign w:val="center"/>
          </w:tcPr>
          <w:p w14:paraId="5EED53FC" w14:textId="77777777" w:rsidR="003843EA" w:rsidRDefault="00A21561">
            <w:pPr>
              <w:pStyle w:val="p0"/>
              <w:spacing w:line="276" w:lineRule="auto"/>
              <w:rPr>
                <w:rFonts w:ascii="黑体" w:eastAsia="黑体"/>
              </w:rPr>
            </w:pPr>
            <w:r>
              <w:rPr>
                <w:rFonts w:ascii="黑体" w:eastAsia="黑体" w:hAnsi="新宋体" w:hint="eastAsia"/>
              </w:rPr>
              <w:t>设备状态</w:t>
            </w:r>
          </w:p>
        </w:tc>
        <w:tc>
          <w:tcPr>
            <w:tcW w:w="1418" w:type="dxa"/>
            <w:tcBorders>
              <w:top w:val="single" w:sz="6" w:space="0" w:color="000000"/>
              <w:left w:val="nil"/>
              <w:bottom w:val="single" w:sz="6" w:space="0" w:color="000000"/>
              <w:right w:val="single" w:sz="6" w:space="0" w:color="000000"/>
            </w:tcBorders>
            <w:vAlign w:val="center"/>
          </w:tcPr>
          <w:p w14:paraId="51BBE38E" w14:textId="77777777" w:rsidR="003843EA" w:rsidRDefault="00A21561">
            <w:pPr>
              <w:pStyle w:val="p0"/>
              <w:spacing w:line="276" w:lineRule="auto"/>
              <w:jc w:val="center"/>
              <w:rPr>
                <w:rFonts w:ascii="黑体" w:eastAsia="黑体"/>
              </w:rPr>
            </w:pPr>
            <w:r>
              <w:rPr>
                <w:rFonts w:ascii="黑体" w:eastAsia="黑体"/>
              </w:rPr>
              <w:t>1</w:t>
            </w:r>
          </w:p>
        </w:tc>
        <w:tc>
          <w:tcPr>
            <w:tcW w:w="4034" w:type="dxa"/>
            <w:tcBorders>
              <w:top w:val="single" w:sz="6" w:space="0" w:color="000000"/>
              <w:left w:val="nil"/>
              <w:bottom w:val="single" w:sz="6" w:space="0" w:color="000000"/>
              <w:right w:val="single" w:sz="6" w:space="0" w:color="000000"/>
            </w:tcBorders>
          </w:tcPr>
          <w:p w14:paraId="3015A5D7" w14:textId="77777777" w:rsidR="003843EA" w:rsidRDefault="00A21561">
            <w:pPr>
              <w:pStyle w:val="p0"/>
              <w:spacing w:line="276" w:lineRule="auto"/>
              <w:rPr>
                <w:rFonts w:ascii="黑体" w:eastAsia="黑体"/>
              </w:rPr>
            </w:pPr>
            <w:r>
              <w:rPr>
                <w:rFonts w:ascii="黑体" w:eastAsia="黑体" w:hint="eastAsia"/>
                <w:color w:val="000000"/>
              </w:rPr>
              <w:t>见POS设备硬件能力</w:t>
            </w:r>
          </w:p>
        </w:tc>
      </w:tr>
      <w:tr w:rsidR="003843EA" w14:paraId="7431406D"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7DE0BDE2" w14:textId="77777777" w:rsidR="003843EA" w:rsidRDefault="00A21561">
            <w:pPr>
              <w:pStyle w:val="p0"/>
              <w:spacing w:line="276" w:lineRule="auto"/>
              <w:jc w:val="center"/>
              <w:rPr>
                <w:rFonts w:ascii="黑体" w:eastAsia="黑体"/>
              </w:rPr>
            </w:pPr>
            <w:r>
              <w:rPr>
                <w:rFonts w:ascii="黑体" w:eastAsia="黑体"/>
              </w:rPr>
              <w:t>6</w:t>
            </w:r>
          </w:p>
        </w:tc>
        <w:tc>
          <w:tcPr>
            <w:tcW w:w="2268" w:type="dxa"/>
            <w:tcBorders>
              <w:top w:val="single" w:sz="6" w:space="0" w:color="000000"/>
              <w:left w:val="nil"/>
              <w:bottom w:val="single" w:sz="6" w:space="0" w:color="000000"/>
              <w:right w:val="single" w:sz="4" w:space="0" w:color="000000"/>
            </w:tcBorders>
            <w:vAlign w:val="center"/>
          </w:tcPr>
          <w:p w14:paraId="31E17207" w14:textId="77777777" w:rsidR="003843EA" w:rsidRDefault="00A21561">
            <w:pPr>
              <w:pStyle w:val="p0"/>
              <w:spacing w:line="276" w:lineRule="auto"/>
              <w:rPr>
                <w:rFonts w:ascii="黑体" w:eastAsia="黑体"/>
              </w:rPr>
            </w:pPr>
            <w:r>
              <w:rPr>
                <w:rFonts w:ascii="黑体" w:eastAsia="黑体" w:hAnsi="新宋体" w:hint="eastAsia"/>
              </w:rPr>
              <w:t>固件版本</w:t>
            </w:r>
          </w:p>
        </w:tc>
        <w:tc>
          <w:tcPr>
            <w:tcW w:w="1418" w:type="dxa"/>
            <w:tcBorders>
              <w:top w:val="single" w:sz="6" w:space="0" w:color="000000"/>
              <w:left w:val="nil"/>
              <w:bottom w:val="single" w:sz="6" w:space="0" w:color="000000"/>
              <w:right w:val="single" w:sz="6" w:space="0" w:color="000000"/>
            </w:tcBorders>
            <w:vAlign w:val="center"/>
          </w:tcPr>
          <w:p w14:paraId="30E031D0" w14:textId="77777777" w:rsidR="003843EA" w:rsidRDefault="00A21561">
            <w:pPr>
              <w:pStyle w:val="p0"/>
              <w:spacing w:line="276" w:lineRule="auto"/>
              <w:jc w:val="center"/>
              <w:rPr>
                <w:rFonts w:ascii="黑体" w:eastAsia="黑体"/>
              </w:rPr>
            </w:pPr>
            <w:r>
              <w:rPr>
                <w:rFonts w:ascii="黑体" w:eastAsia="黑体" w:hAnsi="新宋体"/>
              </w:rPr>
              <w:t>16</w:t>
            </w:r>
          </w:p>
        </w:tc>
        <w:tc>
          <w:tcPr>
            <w:tcW w:w="4034" w:type="dxa"/>
            <w:tcBorders>
              <w:top w:val="single" w:sz="6" w:space="0" w:color="000000"/>
              <w:left w:val="nil"/>
              <w:bottom w:val="single" w:sz="6" w:space="0" w:color="000000"/>
              <w:right w:val="single" w:sz="6" w:space="0" w:color="000000"/>
            </w:tcBorders>
          </w:tcPr>
          <w:p w14:paraId="23E3C60A" w14:textId="77777777" w:rsidR="003843EA" w:rsidRDefault="00A21561">
            <w:pPr>
              <w:pStyle w:val="p0"/>
              <w:spacing w:line="276" w:lineRule="auto"/>
              <w:rPr>
                <w:rFonts w:ascii="黑体" w:eastAsia="黑体"/>
              </w:rPr>
            </w:pPr>
            <w:r>
              <w:rPr>
                <w:rFonts w:ascii="黑体" w:eastAsia="黑体" w:hAnsi="新宋体"/>
              </w:rPr>
              <w:t>格式：ASCII</w:t>
            </w:r>
          </w:p>
        </w:tc>
      </w:tr>
      <w:tr w:rsidR="003843EA" w14:paraId="6AF6A469"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20818ACA" w14:textId="77777777" w:rsidR="003843EA" w:rsidRDefault="00A21561">
            <w:pPr>
              <w:pStyle w:val="p0"/>
              <w:spacing w:line="276" w:lineRule="auto"/>
              <w:jc w:val="center"/>
              <w:rPr>
                <w:rFonts w:ascii="黑体" w:eastAsia="黑体"/>
              </w:rPr>
            </w:pPr>
            <w:r>
              <w:rPr>
                <w:rFonts w:ascii="黑体" w:eastAsia="黑体"/>
              </w:rPr>
              <w:t>7</w:t>
            </w:r>
          </w:p>
        </w:tc>
        <w:tc>
          <w:tcPr>
            <w:tcW w:w="2268" w:type="dxa"/>
            <w:tcBorders>
              <w:top w:val="single" w:sz="6" w:space="0" w:color="000000"/>
              <w:left w:val="nil"/>
              <w:bottom w:val="single" w:sz="6" w:space="0" w:color="000000"/>
              <w:right w:val="single" w:sz="4" w:space="0" w:color="000000"/>
            </w:tcBorders>
            <w:vAlign w:val="center"/>
          </w:tcPr>
          <w:p w14:paraId="24B61E28" w14:textId="77777777" w:rsidR="003843EA" w:rsidRDefault="00A21561">
            <w:pPr>
              <w:pStyle w:val="p0"/>
              <w:spacing w:line="276" w:lineRule="auto"/>
              <w:rPr>
                <w:rFonts w:ascii="黑体" w:eastAsia="黑体"/>
                <w:highlight w:val="yellow"/>
              </w:rPr>
            </w:pPr>
            <w:r>
              <w:rPr>
                <w:rFonts w:ascii="黑体" w:eastAsia="黑体" w:hAnsi="新宋体" w:hint="eastAsia"/>
              </w:rPr>
              <w:t>客户序列号（</w:t>
            </w:r>
            <w:r>
              <w:rPr>
                <w:rFonts w:ascii="黑体" w:eastAsia="黑体"/>
              </w:rPr>
              <w:t>CSN</w:t>
            </w:r>
            <w:r>
              <w:rPr>
                <w:rFonts w:ascii="黑体" w:eastAsia="黑体" w:hAnsi="新宋体" w:hint="eastAsia"/>
              </w:rPr>
              <w:t>）</w:t>
            </w:r>
          </w:p>
        </w:tc>
        <w:tc>
          <w:tcPr>
            <w:tcW w:w="1418" w:type="dxa"/>
            <w:tcBorders>
              <w:top w:val="single" w:sz="6" w:space="0" w:color="000000"/>
              <w:left w:val="nil"/>
              <w:bottom w:val="single" w:sz="6" w:space="0" w:color="000000"/>
              <w:right w:val="single" w:sz="6" w:space="0" w:color="000000"/>
            </w:tcBorders>
            <w:vAlign w:val="center"/>
          </w:tcPr>
          <w:p w14:paraId="79AFB5E6" w14:textId="77777777" w:rsidR="003843EA" w:rsidRDefault="00A21561">
            <w:pPr>
              <w:pStyle w:val="p0"/>
              <w:spacing w:line="276" w:lineRule="auto"/>
              <w:jc w:val="center"/>
              <w:rPr>
                <w:rFonts w:ascii="黑体" w:eastAsia="黑体"/>
              </w:rPr>
            </w:pPr>
            <w:r>
              <w:rPr>
                <w:rFonts w:ascii="黑体" w:eastAsia="黑体"/>
              </w:rPr>
              <w:t>LL..24</w:t>
            </w:r>
          </w:p>
        </w:tc>
        <w:tc>
          <w:tcPr>
            <w:tcW w:w="4034" w:type="dxa"/>
            <w:tcBorders>
              <w:top w:val="single" w:sz="6" w:space="0" w:color="000000"/>
              <w:left w:val="nil"/>
              <w:bottom w:val="single" w:sz="6" w:space="0" w:color="000000"/>
              <w:right w:val="single" w:sz="6" w:space="0" w:color="000000"/>
            </w:tcBorders>
          </w:tcPr>
          <w:p w14:paraId="64E242CC" w14:textId="77777777" w:rsidR="003843EA" w:rsidRDefault="00A21561">
            <w:pPr>
              <w:pStyle w:val="p0"/>
              <w:spacing w:line="276" w:lineRule="auto"/>
              <w:rPr>
                <w:rFonts w:ascii="黑体" w:eastAsia="黑体" w:hAnsi="新宋体"/>
              </w:rPr>
            </w:pPr>
            <w:r>
              <w:rPr>
                <w:rFonts w:ascii="黑体" w:eastAsia="黑体" w:hAnsi="新宋体" w:hint="eastAsia"/>
              </w:rPr>
              <w:t>由客户定义的设备序列号，一般为根据接入环境要求而定义的设备硬件编号，也可以称为设备</w:t>
            </w:r>
            <w:r>
              <w:rPr>
                <w:rFonts w:ascii="黑体" w:eastAsia="黑体" w:hAnsi="新宋体"/>
              </w:rPr>
              <w:t>ID</w:t>
            </w:r>
          </w:p>
          <w:p w14:paraId="57296AE4" w14:textId="77777777" w:rsidR="003843EA" w:rsidRDefault="00A21561">
            <w:pPr>
              <w:pStyle w:val="p0"/>
              <w:spacing w:line="276" w:lineRule="auto"/>
              <w:rPr>
                <w:rFonts w:ascii="黑体" w:eastAsia="黑体"/>
              </w:rPr>
            </w:pPr>
            <w:r>
              <w:rPr>
                <w:rFonts w:ascii="黑体" w:eastAsia="黑体" w:hAnsi="新宋体"/>
              </w:rPr>
              <w:t>格式：</w:t>
            </w:r>
            <w:r>
              <w:rPr>
                <w:rFonts w:ascii="黑体" w:eastAsia="黑体" w:hint="eastAsia"/>
              </w:rPr>
              <w:t>ASCII</w:t>
            </w:r>
          </w:p>
        </w:tc>
      </w:tr>
      <w:tr w:rsidR="003843EA" w14:paraId="2B984760"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130E4C74" w14:textId="77777777" w:rsidR="003843EA" w:rsidRDefault="00A21561">
            <w:pPr>
              <w:pStyle w:val="p0"/>
              <w:spacing w:line="276" w:lineRule="auto"/>
              <w:jc w:val="center"/>
              <w:rPr>
                <w:rFonts w:ascii="黑体" w:eastAsia="黑体"/>
              </w:rPr>
            </w:pPr>
            <w:r>
              <w:rPr>
                <w:rFonts w:ascii="黑体" w:eastAsia="黑体"/>
              </w:rPr>
              <w:t>8</w:t>
            </w:r>
          </w:p>
        </w:tc>
        <w:tc>
          <w:tcPr>
            <w:tcW w:w="2268" w:type="dxa"/>
            <w:tcBorders>
              <w:top w:val="single" w:sz="6" w:space="0" w:color="000000"/>
              <w:left w:val="nil"/>
              <w:bottom w:val="single" w:sz="6" w:space="0" w:color="000000"/>
              <w:right w:val="single" w:sz="4" w:space="0" w:color="000000"/>
            </w:tcBorders>
            <w:vAlign w:val="center"/>
          </w:tcPr>
          <w:p w14:paraId="2697BECE" w14:textId="77777777" w:rsidR="003843EA" w:rsidRDefault="00A21561">
            <w:pPr>
              <w:pStyle w:val="p0"/>
              <w:spacing w:line="276" w:lineRule="auto"/>
              <w:rPr>
                <w:rFonts w:ascii="黑体" w:eastAsia="黑体"/>
                <w:highlight w:val="yellow"/>
              </w:rPr>
            </w:pPr>
            <w:r>
              <w:rPr>
                <w:rFonts w:ascii="黑体" w:eastAsia="黑体" w:hAnsi="新宋体" w:hint="eastAsia"/>
              </w:rPr>
              <w:t>密钥序列号（</w:t>
            </w:r>
            <w:r>
              <w:rPr>
                <w:rFonts w:ascii="黑体" w:eastAsia="黑体"/>
              </w:rPr>
              <w:t>KSN</w:t>
            </w:r>
            <w:r>
              <w:rPr>
                <w:rFonts w:ascii="黑体" w:eastAsia="黑体" w:hAnsi="新宋体" w:hint="eastAsia"/>
              </w:rPr>
              <w:t>）</w:t>
            </w:r>
          </w:p>
        </w:tc>
        <w:tc>
          <w:tcPr>
            <w:tcW w:w="1418" w:type="dxa"/>
            <w:tcBorders>
              <w:top w:val="single" w:sz="6" w:space="0" w:color="000000"/>
              <w:left w:val="nil"/>
              <w:bottom w:val="single" w:sz="6" w:space="0" w:color="000000"/>
              <w:right w:val="single" w:sz="6" w:space="0" w:color="000000"/>
            </w:tcBorders>
            <w:vAlign w:val="center"/>
          </w:tcPr>
          <w:p w14:paraId="267FB550" w14:textId="77777777" w:rsidR="003843EA" w:rsidRDefault="00A21561">
            <w:pPr>
              <w:pStyle w:val="p0"/>
              <w:spacing w:line="276" w:lineRule="auto"/>
              <w:jc w:val="center"/>
              <w:rPr>
                <w:rFonts w:ascii="黑体" w:eastAsia="黑体"/>
              </w:rPr>
            </w:pPr>
            <w:r>
              <w:rPr>
                <w:rFonts w:ascii="黑体" w:eastAsia="黑体"/>
              </w:rPr>
              <w:t>LL..40</w:t>
            </w:r>
          </w:p>
        </w:tc>
        <w:tc>
          <w:tcPr>
            <w:tcW w:w="4034" w:type="dxa"/>
            <w:tcBorders>
              <w:top w:val="single" w:sz="6" w:space="0" w:color="000000"/>
              <w:left w:val="nil"/>
              <w:bottom w:val="single" w:sz="6" w:space="0" w:color="000000"/>
              <w:right w:val="single" w:sz="6" w:space="0" w:color="000000"/>
            </w:tcBorders>
          </w:tcPr>
          <w:p w14:paraId="0C5B74B0" w14:textId="77777777" w:rsidR="003843EA" w:rsidRDefault="00A21561">
            <w:pPr>
              <w:pStyle w:val="p0"/>
              <w:spacing w:line="276" w:lineRule="auto"/>
              <w:rPr>
                <w:rFonts w:ascii="黑体" w:eastAsia="黑体"/>
              </w:rPr>
            </w:pPr>
            <w:r>
              <w:rPr>
                <w:rFonts w:ascii="黑体" w:eastAsia="黑体" w:hAnsi="新宋体" w:hint="eastAsia"/>
              </w:rPr>
              <w:t>由客户定义的密钥序列号，格式：HEX</w:t>
            </w:r>
          </w:p>
        </w:tc>
      </w:tr>
      <w:tr w:rsidR="003843EA" w14:paraId="2E8FF4C6"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0BF6F3A3" w14:textId="77777777" w:rsidR="003843EA" w:rsidRDefault="00A21561">
            <w:pPr>
              <w:pStyle w:val="p0"/>
              <w:spacing w:line="276" w:lineRule="auto"/>
              <w:jc w:val="center"/>
              <w:rPr>
                <w:rFonts w:ascii="黑体" w:eastAsia="黑体"/>
              </w:rPr>
            </w:pPr>
            <w:r>
              <w:rPr>
                <w:rFonts w:ascii="黑体" w:eastAsia="黑体"/>
              </w:rPr>
              <w:t>9</w:t>
            </w:r>
          </w:p>
        </w:tc>
        <w:tc>
          <w:tcPr>
            <w:tcW w:w="2268" w:type="dxa"/>
            <w:tcBorders>
              <w:top w:val="single" w:sz="6" w:space="0" w:color="000000"/>
              <w:left w:val="nil"/>
              <w:bottom w:val="single" w:sz="6" w:space="0" w:color="000000"/>
              <w:right w:val="single" w:sz="4" w:space="0" w:color="000000"/>
            </w:tcBorders>
            <w:vAlign w:val="center"/>
          </w:tcPr>
          <w:p w14:paraId="1BED6BD0" w14:textId="77777777" w:rsidR="003843EA" w:rsidRDefault="00A21561">
            <w:pPr>
              <w:pStyle w:val="p0"/>
              <w:spacing w:line="276" w:lineRule="auto"/>
              <w:rPr>
                <w:rFonts w:ascii="黑体" w:eastAsia="黑体" w:hAnsi="新宋体"/>
              </w:rPr>
            </w:pPr>
            <w:r>
              <w:rPr>
                <w:rFonts w:ascii="黑体" w:eastAsia="黑体" w:hAnsi="新宋体" w:hint="eastAsia"/>
              </w:rPr>
              <w:t>产品</w:t>
            </w:r>
            <w:r>
              <w:rPr>
                <w:rFonts w:ascii="黑体" w:eastAsia="黑体" w:hAnsi="新宋体"/>
              </w:rPr>
              <w:t>ID</w:t>
            </w:r>
          </w:p>
        </w:tc>
        <w:tc>
          <w:tcPr>
            <w:tcW w:w="1418" w:type="dxa"/>
            <w:tcBorders>
              <w:top w:val="single" w:sz="6" w:space="0" w:color="000000"/>
              <w:left w:val="nil"/>
              <w:bottom w:val="single" w:sz="6" w:space="0" w:color="000000"/>
              <w:right w:val="single" w:sz="6" w:space="0" w:color="000000"/>
            </w:tcBorders>
            <w:vAlign w:val="center"/>
          </w:tcPr>
          <w:p w14:paraId="7E4DDBDB" w14:textId="77777777" w:rsidR="003843EA" w:rsidRDefault="00A21561">
            <w:pPr>
              <w:pStyle w:val="p0"/>
              <w:spacing w:line="276" w:lineRule="auto"/>
              <w:jc w:val="center"/>
              <w:rPr>
                <w:rFonts w:ascii="黑体" w:eastAsia="黑体" w:hAnsi="新宋体"/>
              </w:rPr>
            </w:pPr>
            <w:r>
              <w:rPr>
                <w:rFonts w:ascii="黑体" w:eastAsia="黑体" w:hAnsi="新宋体"/>
              </w:rPr>
              <w:t>2</w:t>
            </w:r>
          </w:p>
        </w:tc>
        <w:tc>
          <w:tcPr>
            <w:tcW w:w="4034" w:type="dxa"/>
            <w:tcBorders>
              <w:top w:val="single" w:sz="6" w:space="0" w:color="000000"/>
              <w:left w:val="nil"/>
              <w:bottom w:val="single" w:sz="6" w:space="0" w:color="000000"/>
              <w:right w:val="single" w:sz="6" w:space="0" w:color="000000"/>
            </w:tcBorders>
          </w:tcPr>
          <w:p w14:paraId="0BF863D6" w14:textId="77777777" w:rsidR="003843EA" w:rsidRDefault="00A21561">
            <w:pPr>
              <w:pStyle w:val="p0"/>
              <w:spacing w:line="276" w:lineRule="auto"/>
              <w:rPr>
                <w:rFonts w:ascii="黑体" w:eastAsia="黑体" w:hAnsi="新宋体"/>
              </w:rPr>
            </w:pPr>
            <w:r>
              <w:rPr>
                <w:rFonts w:ascii="黑体" w:eastAsia="黑体" w:hAnsi="新宋体"/>
              </w:rPr>
              <w:t>0x00 0x30   ME30</w:t>
            </w:r>
          </w:p>
          <w:p w14:paraId="531AC535" w14:textId="77777777" w:rsidR="003843EA" w:rsidRDefault="00A21561">
            <w:pPr>
              <w:pStyle w:val="p0"/>
              <w:spacing w:line="276" w:lineRule="auto"/>
              <w:rPr>
                <w:rFonts w:ascii="黑体" w:eastAsia="黑体" w:hAnsi="新宋体"/>
              </w:rPr>
            </w:pPr>
            <w:r>
              <w:rPr>
                <w:rFonts w:ascii="黑体" w:eastAsia="黑体" w:hAnsi="新宋体"/>
              </w:rPr>
              <w:t>0x00 0x31   ME31</w:t>
            </w:r>
          </w:p>
          <w:p w14:paraId="450C727F" w14:textId="77777777" w:rsidR="003843EA" w:rsidRDefault="00A21561">
            <w:pPr>
              <w:pStyle w:val="p0"/>
              <w:spacing w:line="276" w:lineRule="auto"/>
              <w:rPr>
                <w:rFonts w:ascii="黑体" w:eastAsia="黑体" w:hAnsi="新宋体"/>
              </w:rPr>
            </w:pPr>
            <w:r>
              <w:rPr>
                <w:rFonts w:ascii="黑体" w:eastAsia="黑体" w:hAnsi="新宋体"/>
              </w:rPr>
              <w:t>0x00 0x11   ME11</w:t>
            </w:r>
          </w:p>
          <w:p w14:paraId="09914FBA" w14:textId="77777777" w:rsidR="003843EA" w:rsidRDefault="00A21561">
            <w:pPr>
              <w:pStyle w:val="p0"/>
              <w:spacing w:line="276" w:lineRule="auto"/>
              <w:rPr>
                <w:rFonts w:ascii="黑体" w:eastAsia="黑体" w:hAnsi="新宋体"/>
              </w:rPr>
            </w:pPr>
            <w:r>
              <w:rPr>
                <w:rFonts w:ascii="黑体" w:eastAsia="黑体" w:hAnsi="新宋体"/>
              </w:rPr>
              <w:t xml:space="preserve">0x00 0x81   </w:t>
            </w:r>
            <w:r>
              <w:rPr>
                <w:rFonts w:ascii="黑体" w:eastAsia="黑体" w:hAnsi="新宋体" w:hint="eastAsia"/>
              </w:rPr>
              <w:t>IM</w:t>
            </w:r>
            <w:r>
              <w:rPr>
                <w:rFonts w:ascii="黑体" w:eastAsia="黑体" w:hAnsi="新宋体"/>
              </w:rPr>
              <w:t>81</w:t>
            </w:r>
          </w:p>
          <w:p w14:paraId="26AC4107" w14:textId="77777777" w:rsidR="003843EA" w:rsidRDefault="00A21561">
            <w:pPr>
              <w:pStyle w:val="p0"/>
              <w:spacing w:line="276" w:lineRule="auto"/>
              <w:rPr>
                <w:rFonts w:ascii="黑体" w:eastAsia="黑体" w:hAnsi="新宋体"/>
              </w:rPr>
            </w:pPr>
            <w:r>
              <w:rPr>
                <w:rFonts w:ascii="黑体" w:eastAsia="黑体" w:hAnsi="新宋体"/>
              </w:rPr>
              <w:t>0x01 0x30   ME30S</w:t>
            </w:r>
          </w:p>
          <w:p w14:paraId="394774B2" w14:textId="77777777" w:rsidR="003843EA" w:rsidRDefault="00A21561">
            <w:pPr>
              <w:pStyle w:val="p0"/>
              <w:spacing w:line="276" w:lineRule="auto"/>
              <w:rPr>
                <w:rFonts w:ascii="黑体" w:eastAsia="黑体" w:hAnsi="新宋体"/>
              </w:rPr>
            </w:pPr>
            <w:r>
              <w:rPr>
                <w:rFonts w:ascii="黑体" w:eastAsia="黑体" w:hAnsi="新宋体"/>
              </w:rPr>
              <w:t>0x02 0x30   ME30C</w:t>
            </w:r>
          </w:p>
          <w:p w14:paraId="0554B1A0" w14:textId="77777777" w:rsidR="003843EA" w:rsidRDefault="00A21561">
            <w:pPr>
              <w:pStyle w:val="p0"/>
              <w:spacing w:line="276" w:lineRule="auto"/>
              <w:rPr>
                <w:rFonts w:ascii="黑体" w:eastAsia="黑体" w:hAnsi="新宋体"/>
              </w:rPr>
            </w:pPr>
            <w:r>
              <w:rPr>
                <w:rFonts w:ascii="黑体" w:eastAsia="黑体" w:hAnsi="新宋体"/>
              </w:rPr>
              <w:t>0x01 0x31   ME31新版</w:t>
            </w:r>
          </w:p>
          <w:p w14:paraId="1D2EFC40" w14:textId="77777777" w:rsidR="003843EA" w:rsidRDefault="00A21561">
            <w:pPr>
              <w:pStyle w:val="p0"/>
              <w:spacing w:line="276" w:lineRule="auto"/>
              <w:rPr>
                <w:rFonts w:ascii="黑体" w:eastAsia="黑体" w:hAnsi="新宋体"/>
              </w:rPr>
            </w:pPr>
            <w:r>
              <w:rPr>
                <w:rFonts w:ascii="黑体" w:eastAsia="黑体" w:hAnsi="新宋体" w:hint="eastAsia"/>
              </w:rPr>
              <w:t>0x09 0x00   N900</w:t>
            </w:r>
          </w:p>
        </w:tc>
      </w:tr>
      <w:tr w:rsidR="003843EA" w14:paraId="2ED124AF"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63AE1B61" w14:textId="77777777" w:rsidR="003843EA" w:rsidRDefault="00A21561">
            <w:pPr>
              <w:pStyle w:val="p0"/>
              <w:spacing w:line="276" w:lineRule="auto"/>
              <w:jc w:val="center"/>
              <w:rPr>
                <w:rFonts w:ascii="黑体" w:eastAsia="黑体"/>
              </w:rPr>
            </w:pPr>
            <w:r>
              <w:rPr>
                <w:rFonts w:ascii="黑体" w:eastAsia="黑体"/>
              </w:rPr>
              <w:t>10</w:t>
            </w:r>
          </w:p>
        </w:tc>
        <w:tc>
          <w:tcPr>
            <w:tcW w:w="2268" w:type="dxa"/>
            <w:tcBorders>
              <w:top w:val="single" w:sz="6" w:space="0" w:color="000000"/>
              <w:left w:val="nil"/>
              <w:bottom w:val="single" w:sz="6" w:space="0" w:color="000000"/>
              <w:right w:val="single" w:sz="4" w:space="0" w:color="000000"/>
            </w:tcBorders>
            <w:vAlign w:val="center"/>
          </w:tcPr>
          <w:p w14:paraId="295D5512" w14:textId="77777777" w:rsidR="003843EA" w:rsidRDefault="00A21561">
            <w:pPr>
              <w:pStyle w:val="p0"/>
              <w:spacing w:line="276" w:lineRule="auto"/>
              <w:rPr>
                <w:rFonts w:ascii="黑体" w:eastAsia="黑体" w:hAnsi="新宋体"/>
              </w:rPr>
            </w:pPr>
            <w:r>
              <w:rPr>
                <w:rFonts w:ascii="黑体" w:eastAsia="黑体" w:hAnsi="新宋体" w:hint="eastAsia"/>
              </w:rPr>
              <w:t>厂商</w:t>
            </w:r>
            <w:r>
              <w:rPr>
                <w:rFonts w:ascii="黑体" w:eastAsia="黑体" w:hAnsi="新宋体"/>
              </w:rPr>
              <w:t>ID</w:t>
            </w:r>
          </w:p>
        </w:tc>
        <w:tc>
          <w:tcPr>
            <w:tcW w:w="1418" w:type="dxa"/>
            <w:tcBorders>
              <w:top w:val="single" w:sz="6" w:space="0" w:color="000000"/>
              <w:left w:val="nil"/>
              <w:bottom w:val="single" w:sz="6" w:space="0" w:color="000000"/>
              <w:right w:val="single" w:sz="6" w:space="0" w:color="000000"/>
            </w:tcBorders>
            <w:vAlign w:val="center"/>
          </w:tcPr>
          <w:p w14:paraId="7C955E8A" w14:textId="77777777" w:rsidR="003843EA" w:rsidRDefault="00A21561">
            <w:pPr>
              <w:pStyle w:val="p0"/>
              <w:spacing w:line="276" w:lineRule="auto"/>
              <w:jc w:val="center"/>
              <w:rPr>
                <w:rFonts w:ascii="黑体" w:eastAsia="黑体" w:hAnsi="新宋体"/>
              </w:rPr>
            </w:pPr>
            <w:r>
              <w:rPr>
                <w:rFonts w:ascii="黑体" w:eastAsia="黑体" w:hAnsi="新宋体"/>
              </w:rPr>
              <w:t>2</w:t>
            </w:r>
          </w:p>
        </w:tc>
        <w:tc>
          <w:tcPr>
            <w:tcW w:w="4034" w:type="dxa"/>
            <w:tcBorders>
              <w:top w:val="single" w:sz="6" w:space="0" w:color="000000"/>
              <w:left w:val="nil"/>
              <w:bottom w:val="single" w:sz="6" w:space="0" w:color="000000"/>
              <w:right w:val="single" w:sz="6" w:space="0" w:color="000000"/>
            </w:tcBorders>
          </w:tcPr>
          <w:p w14:paraId="0958CD85" w14:textId="77777777" w:rsidR="003843EA" w:rsidRDefault="00A21561">
            <w:pPr>
              <w:pStyle w:val="p0"/>
              <w:spacing w:line="276" w:lineRule="auto"/>
              <w:rPr>
                <w:rFonts w:ascii="黑体" w:eastAsia="黑体" w:hAnsi="新宋体"/>
              </w:rPr>
            </w:pPr>
            <w:r>
              <w:rPr>
                <w:rFonts w:ascii="黑体" w:eastAsia="黑体" w:hAnsi="新宋体"/>
              </w:rPr>
              <w:t>VID:</w:t>
            </w:r>
          </w:p>
        </w:tc>
      </w:tr>
      <w:tr w:rsidR="003843EA" w14:paraId="5A535696"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28791E59" w14:textId="77777777" w:rsidR="003843EA" w:rsidRDefault="00A21561">
            <w:pPr>
              <w:pStyle w:val="p0"/>
              <w:spacing w:line="276" w:lineRule="auto"/>
              <w:jc w:val="center"/>
              <w:rPr>
                <w:rFonts w:ascii="黑体" w:eastAsia="黑体"/>
              </w:rPr>
            </w:pPr>
            <w:r>
              <w:rPr>
                <w:rFonts w:ascii="黑体" w:eastAsia="黑体"/>
              </w:rPr>
              <w:t>11</w:t>
            </w:r>
          </w:p>
        </w:tc>
        <w:tc>
          <w:tcPr>
            <w:tcW w:w="2268" w:type="dxa"/>
            <w:tcBorders>
              <w:top w:val="single" w:sz="6" w:space="0" w:color="000000"/>
              <w:left w:val="nil"/>
              <w:bottom w:val="single" w:sz="6" w:space="0" w:color="000000"/>
              <w:right w:val="single" w:sz="4" w:space="0" w:color="000000"/>
            </w:tcBorders>
            <w:vAlign w:val="center"/>
          </w:tcPr>
          <w:p w14:paraId="498E0ED4" w14:textId="77777777" w:rsidR="003843EA" w:rsidRDefault="00A21561">
            <w:pPr>
              <w:pStyle w:val="p0"/>
              <w:spacing w:line="276" w:lineRule="auto"/>
              <w:rPr>
                <w:rFonts w:ascii="黑体" w:eastAsia="黑体" w:hAnsi="新宋体"/>
              </w:rPr>
            </w:pPr>
            <w:r>
              <w:rPr>
                <w:rFonts w:ascii="黑体" w:eastAsia="黑体" w:hAnsi="新宋体" w:hint="eastAsia"/>
              </w:rPr>
              <w:t>生产</w:t>
            </w:r>
            <w:r>
              <w:rPr>
                <w:rFonts w:ascii="黑体" w:eastAsia="黑体" w:hAnsi="新宋体"/>
              </w:rPr>
              <w:t>SN号</w:t>
            </w:r>
          </w:p>
        </w:tc>
        <w:tc>
          <w:tcPr>
            <w:tcW w:w="1418" w:type="dxa"/>
            <w:tcBorders>
              <w:top w:val="single" w:sz="6" w:space="0" w:color="000000"/>
              <w:left w:val="nil"/>
              <w:bottom w:val="single" w:sz="6" w:space="0" w:color="000000"/>
              <w:right w:val="single" w:sz="6" w:space="0" w:color="000000"/>
            </w:tcBorders>
            <w:vAlign w:val="center"/>
          </w:tcPr>
          <w:p w14:paraId="69DBB454" w14:textId="77777777" w:rsidR="003843EA" w:rsidRDefault="00A21561">
            <w:pPr>
              <w:pStyle w:val="p0"/>
              <w:spacing w:line="276" w:lineRule="auto"/>
              <w:jc w:val="center"/>
              <w:rPr>
                <w:rFonts w:ascii="黑体" w:eastAsia="黑体" w:hAnsi="新宋体"/>
              </w:rPr>
            </w:pPr>
            <w:r>
              <w:rPr>
                <w:rFonts w:ascii="黑体" w:eastAsia="黑体" w:hAnsi="新宋体"/>
              </w:rPr>
              <w:t>LL..40</w:t>
            </w:r>
          </w:p>
        </w:tc>
        <w:tc>
          <w:tcPr>
            <w:tcW w:w="4034" w:type="dxa"/>
            <w:tcBorders>
              <w:top w:val="single" w:sz="6" w:space="0" w:color="000000"/>
              <w:left w:val="nil"/>
              <w:bottom w:val="single" w:sz="6" w:space="0" w:color="000000"/>
              <w:right w:val="single" w:sz="6" w:space="0" w:color="000000"/>
            </w:tcBorders>
          </w:tcPr>
          <w:p w14:paraId="2CA1E823" w14:textId="77777777" w:rsidR="003843EA" w:rsidRDefault="00A21561">
            <w:pPr>
              <w:pStyle w:val="p0"/>
              <w:spacing w:line="276" w:lineRule="auto"/>
              <w:rPr>
                <w:rFonts w:ascii="黑体" w:eastAsia="黑体" w:hAnsi="新宋体"/>
              </w:rPr>
            </w:pPr>
            <w:r>
              <w:rPr>
                <w:rFonts w:ascii="黑体" w:eastAsia="黑体" w:hAnsi="新宋体" w:hint="eastAsia"/>
              </w:rPr>
              <w:t>根据生产要求而自定义的</w:t>
            </w:r>
            <w:r>
              <w:rPr>
                <w:rFonts w:ascii="黑体" w:eastAsia="黑体" w:hAnsi="新宋体"/>
              </w:rPr>
              <w:t>SN号</w:t>
            </w:r>
            <w:r>
              <w:rPr>
                <w:rFonts w:ascii="黑体" w:eastAsia="黑体" w:hAnsi="新宋体" w:hint="eastAsia"/>
              </w:rPr>
              <w:t>,格式:ASCII</w:t>
            </w:r>
          </w:p>
        </w:tc>
      </w:tr>
      <w:tr w:rsidR="003843EA" w14:paraId="48D7DDE9"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4A2DAA75" w14:textId="77777777" w:rsidR="003843EA" w:rsidRDefault="00A21561">
            <w:pPr>
              <w:pStyle w:val="p0"/>
              <w:spacing w:line="276" w:lineRule="auto"/>
              <w:jc w:val="center"/>
              <w:rPr>
                <w:rFonts w:ascii="黑体" w:eastAsia="黑体"/>
              </w:rPr>
            </w:pPr>
            <w:r>
              <w:rPr>
                <w:rFonts w:ascii="黑体" w:eastAsia="黑体"/>
              </w:rPr>
              <w:lastRenderedPageBreak/>
              <w:t>12</w:t>
            </w:r>
          </w:p>
        </w:tc>
        <w:tc>
          <w:tcPr>
            <w:tcW w:w="2268" w:type="dxa"/>
            <w:tcBorders>
              <w:top w:val="single" w:sz="6" w:space="0" w:color="000000"/>
              <w:left w:val="nil"/>
              <w:bottom w:val="single" w:sz="6" w:space="0" w:color="000000"/>
              <w:right w:val="single" w:sz="4" w:space="0" w:color="000000"/>
            </w:tcBorders>
            <w:vAlign w:val="center"/>
          </w:tcPr>
          <w:p w14:paraId="54F12EE8" w14:textId="77777777" w:rsidR="003843EA" w:rsidRDefault="00A21561">
            <w:pPr>
              <w:pStyle w:val="p0"/>
              <w:spacing w:line="276" w:lineRule="auto"/>
              <w:rPr>
                <w:rFonts w:ascii="黑体" w:eastAsia="黑体" w:hAnsi="新宋体"/>
              </w:rPr>
            </w:pPr>
            <w:r>
              <w:rPr>
                <w:rFonts w:ascii="黑体" w:eastAsia="黑体" w:hAnsi="新宋体"/>
              </w:rPr>
              <w:t>Boot版本</w:t>
            </w:r>
          </w:p>
        </w:tc>
        <w:tc>
          <w:tcPr>
            <w:tcW w:w="1418" w:type="dxa"/>
            <w:tcBorders>
              <w:top w:val="single" w:sz="6" w:space="0" w:color="000000"/>
              <w:left w:val="nil"/>
              <w:bottom w:val="single" w:sz="6" w:space="0" w:color="000000"/>
              <w:right w:val="single" w:sz="6" w:space="0" w:color="000000"/>
            </w:tcBorders>
            <w:vAlign w:val="center"/>
          </w:tcPr>
          <w:p w14:paraId="43A16368" w14:textId="77777777" w:rsidR="003843EA" w:rsidRDefault="00A21561">
            <w:pPr>
              <w:pStyle w:val="p0"/>
              <w:spacing w:line="276" w:lineRule="auto"/>
              <w:jc w:val="center"/>
              <w:rPr>
                <w:rFonts w:ascii="黑体" w:eastAsia="黑体" w:hAnsi="新宋体"/>
              </w:rPr>
            </w:pPr>
            <w:r>
              <w:rPr>
                <w:rFonts w:ascii="黑体" w:eastAsia="黑体" w:hAnsi="新宋体"/>
              </w:rPr>
              <w:t>LL..40</w:t>
            </w:r>
          </w:p>
        </w:tc>
        <w:tc>
          <w:tcPr>
            <w:tcW w:w="4034" w:type="dxa"/>
            <w:tcBorders>
              <w:top w:val="single" w:sz="6" w:space="0" w:color="000000"/>
              <w:left w:val="nil"/>
              <w:bottom w:val="single" w:sz="6" w:space="0" w:color="000000"/>
              <w:right w:val="single" w:sz="6" w:space="0" w:color="000000"/>
            </w:tcBorders>
          </w:tcPr>
          <w:p w14:paraId="216F608E" w14:textId="77777777" w:rsidR="003843EA" w:rsidRDefault="00A21561">
            <w:pPr>
              <w:pStyle w:val="p0"/>
              <w:spacing w:line="276" w:lineRule="auto"/>
              <w:rPr>
                <w:rFonts w:ascii="黑体" w:eastAsia="黑体" w:hAnsi="新宋体"/>
              </w:rPr>
            </w:pPr>
            <w:r>
              <w:rPr>
                <w:rFonts w:ascii="黑体" w:eastAsia="黑体" w:hAnsi="新宋体"/>
              </w:rPr>
              <w:t>格式：ASCII</w:t>
            </w:r>
          </w:p>
        </w:tc>
      </w:tr>
    </w:tbl>
    <w:p w14:paraId="1C690193" w14:textId="77777777" w:rsidR="003843EA" w:rsidRDefault="00A21561">
      <w:pPr>
        <w:pStyle w:val="MyText"/>
        <w:spacing w:line="276" w:lineRule="auto"/>
        <w:ind w:left="1260" w:firstLine="409"/>
      </w:pPr>
      <w:r>
        <w:rPr>
          <w:rFonts w:hint="eastAsia"/>
        </w:rPr>
        <w:t>其中应用版本</w:t>
      </w:r>
      <w:r>
        <w:t>16个字节，ASCII编码格式。设备个人化状态用于标识设备信息的写入完整性：包含设备密钥和设备信息的完整写入状态。</w:t>
      </w:r>
    </w:p>
    <w:p w14:paraId="036E1449" w14:textId="77777777" w:rsidR="003843EA" w:rsidRDefault="003843EA">
      <w:pPr>
        <w:pStyle w:val="MyText"/>
        <w:spacing w:line="276" w:lineRule="auto"/>
        <w:ind w:left="1260" w:firstLine="409"/>
      </w:pPr>
    </w:p>
    <w:p w14:paraId="310CEA9E" w14:textId="77777777" w:rsidR="003843EA" w:rsidRDefault="00A21561">
      <w:pPr>
        <w:pStyle w:val="MyText"/>
        <w:spacing w:line="276" w:lineRule="auto"/>
        <w:ind w:left="1260" w:firstLine="409"/>
      </w:pPr>
      <w:r>
        <w:rPr>
          <w:rFonts w:hint="eastAsia"/>
          <w:color w:val="000000"/>
        </w:rPr>
        <w:t>POS</w:t>
      </w:r>
      <w:r>
        <w:rPr>
          <w:color w:val="000000"/>
        </w:rPr>
        <w:t>设备硬件能力：</w:t>
      </w:r>
    </w:p>
    <w:tbl>
      <w:tblPr>
        <w:tblW w:w="8137"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4"/>
        <w:gridCol w:w="675"/>
        <w:gridCol w:w="851"/>
        <w:gridCol w:w="850"/>
        <w:gridCol w:w="695"/>
        <w:gridCol w:w="846"/>
        <w:gridCol w:w="846"/>
        <w:gridCol w:w="846"/>
        <w:gridCol w:w="1754"/>
      </w:tblGrid>
      <w:tr w:rsidR="003843EA" w14:paraId="33D1A8C1" w14:textId="77777777">
        <w:trPr>
          <w:trHeight w:val="315"/>
          <w:jc w:val="right"/>
        </w:trPr>
        <w:tc>
          <w:tcPr>
            <w:tcW w:w="774" w:type="dxa"/>
          </w:tcPr>
          <w:p w14:paraId="57918EC8"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B8</w:t>
            </w:r>
          </w:p>
        </w:tc>
        <w:tc>
          <w:tcPr>
            <w:tcW w:w="675" w:type="dxa"/>
          </w:tcPr>
          <w:p w14:paraId="061F7144"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B7</w:t>
            </w:r>
          </w:p>
        </w:tc>
        <w:tc>
          <w:tcPr>
            <w:tcW w:w="851" w:type="dxa"/>
          </w:tcPr>
          <w:p w14:paraId="7F48F2AD"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B6</w:t>
            </w:r>
          </w:p>
        </w:tc>
        <w:tc>
          <w:tcPr>
            <w:tcW w:w="850" w:type="dxa"/>
          </w:tcPr>
          <w:p w14:paraId="2C92C0CC"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B5</w:t>
            </w:r>
          </w:p>
        </w:tc>
        <w:tc>
          <w:tcPr>
            <w:tcW w:w="695" w:type="dxa"/>
          </w:tcPr>
          <w:p w14:paraId="14FB25F5"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B4</w:t>
            </w:r>
          </w:p>
        </w:tc>
        <w:tc>
          <w:tcPr>
            <w:tcW w:w="846" w:type="dxa"/>
          </w:tcPr>
          <w:p w14:paraId="01EBE54D"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B3</w:t>
            </w:r>
          </w:p>
        </w:tc>
        <w:tc>
          <w:tcPr>
            <w:tcW w:w="846" w:type="dxa"/>
          </w:tcPr>
          <w:p w14:paraId="51C85E6A"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B2</w:t>
            </w:r>
          </w:p>
        </w:tc>
        <w:tc>
          <w:tcPr>
            <w:tcW w:w="846" w:type="dxa"/>
          </w:tcPr>
          <w:p w14:paraId="0EDADF21"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B1</w:t>
            </w:r>
          </w:p>
        </w:tc>
        <w:tc>
          <w:tcPr>
            <w:tcW w:w="1754" w:type="dxa"/>
          </w:tcPr>
          <w:p w14:paraId="7DAEBE90"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hint="eastAsia"/>
                <w:kern w:val="0"/>
                <w:sz w:val="20"/>
                <w:szCs w:val="20"/>
              </w:rPr>
              <w:t>意义</w:t>
            </w:r>
          </w:p>
        </w:tc>
      </w:tr>
      <w:tr w:rsidR="003843EA" w14:paraId="64B392EC" w14:textId="77777777">
        <w:trPr>
          <w:trHeight w:val="315"/>
          <w:jc w:val="right"/>
        </w:trPr>
        <w:tc>
          <w:tcPr>
            <w:tcW w:w="774" w:type="dxa"/>
          </w:tcPr>
          <w:p w14:paraId="0D43B322"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1</w:t>
            </w:r>
          </w:p>
        </w:tc>
        <w:tc>
          <w:tcPr>
            <w:tcW w:w="675" w:type="dxa"/>
          </w:tcPr>
          <w:p w14:paraId="793BC99C"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51" w:type="dxa"/>
          </w:tcPr>
          <w:p w14:paraId="05B25099"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50" w:type="dxa"/>
          </w:tcPr>
          <w:p w14:paraId="24CAB8DA"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695" w:type="dxa"/>
          </w:tcPr>
          <w:p w14:paraId="102250AD"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46" w:type="dxa"/>
          </w:tcPr>
          <w:p w14:paraId="0F7DA949"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46" w:type="dxa"/>
          </w:tcPr>
          <w:p w14:paraId="62D3FDFB"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46" w:type="dxa"/>
          </w:tcPr>
          <w:p w14:paraId="79C36351"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1754" w:type="dxa"/>
          </w:tcPr>
          <w:p w14:paraId="57C61229" w14:textId="77777777" w:rsidR="003843EA" w:rsidRDefault="00A21561">
            <w:pPr>
              <w:autoSpaceDE w:val="0"/>
              <w:autoSpaceDN w:val="0"/>
              <w:adjustRightInd w:val="0"/>
              <w:jc w:val="left"/>
              <w:rPr>
                <w:rFonts w:ascii="黑体" w:hAnsi="Arial" w:cs="Arial"/>
                <w:kern w:val="0"/>
                <w:sz w:val="20"/>
                <w:szCs w:val="20"/>
              </w:rPr>
            </w:pPr>
            <w:r>
              <w:rPr>
                <w:rFonts w:ascii="黑体" w:hAnsi="Arial" w:cs="Arial" w:hint="eastAsia"/>
                <w:kern w:val="0"/>
                <w:sz w:val="20"/>
                <w:szCs w:val="20"/>
              </w:rPr>
              <w:t>支持音频</w:t>
            </w:r>
          </w:p>
        </w:tc>
      </w:tr>
      <w:tr w:rsidR="003843EA" w14:paraId="7BF81CED" w14:textId="77777777">
        <w:trPr>
          <w:trHeight w:val="315"/>
          <w:jc w:val="right"/>
        </w:trPr>
        <w:tc>
          <w:tcPr>
            <w:tcW w:w="774" w:type="dxa"/>
          </w:tcPr>
          <w:p w14:paraId="58185461"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675" w:type="dxa"/>
          </w:tcPr>
          <w:p w14:paraId="3869F59D"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1</w:t>
            </w:r>
          </w:p>
        </w:tc>
        <w:tc>
          <w:tcPr>
            <w:tcW w:w="851" w:type="dxa"/>
          </w:tcPr>
          <w:p w14:paraId="540062D9"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50" w:type="dxa"/>
          </w:tcPr>
          <w:p w14:paraId="2DDCFE5E"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695" w:type="dxa"/>
          </w:tcPr>
          <w:p w14:paraId="12172655"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46" w:type="dxa"/>
          </w:tcPr>
          <w:p w14:paraId="1D26379D"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46" w:type="dxa"/>
          </w:tcPr>
          <w:p w14:paraId="5E30465E"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46" w:type="dxa"/>
          </w:tcPr>
          <w:p w14:paraId="7D087729"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1754" w:type="dxa"/>
          </w:tcPr>
          <w:p w14:paraId="48D05921" w14:textId="77777777" w:rsidR="003843EA" w:rsidRDefault="00A21561">
            <w:pPr>
              <w:autoSpaceDE w:val="0"/>
              <w:autoSpaceDN w:val="0"/>
              <w:adjustRightInd w:val="0"/>
              <w:jc w:val="left"/>
              <w:rPr>
                <w:rFonts w:ascii="黑体" w:hAnsi="Arial" w:cs="Arial"/>
                <w:kern w:val="0"/>
                <w:sz w:val="20"/>
                <w:szCs w:val="20"/>
              </w:rPr>
            </w:pPr>
            <w:r>
              <w:rPr>
                <w:rFonts w:ascii="黑体" w:hAnsi="Arial" w:cs="Arial" w:hint="eastAsia"/>
                <w:kern w:val="0"/>
                <w:sz w:val="20"/>
                <w:szCs w:val="20"/>
              </w:rPr>
              <w:t>支持蓝牙</w:t>
            </w:r>
          </w:p>
        </w:tc>
      </w:tr>
      <w:tr w:rsidR="003843EA" w14:paraId="4AE051B1" w14:textId="77777777">
        <w:trPr>
          <w:trHeight w:val="315"/>
          <w:jc w:val="right"/>
        </w:trPr>
        <w:tc>
          <w:tcPr>
            <w:tcW w:w="774" w:type="dxa"/>
          </w:tcPr>
          <w:p w14:paraId="787ABD69"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675" w:type="dxa"/>
          </w:tcPr>
          <w:p w14:paraId="17C1552A"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51" w:type="dxa"/>
          </w:tcPr>
          <w:p w14:paraId="6EECF503"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1</w:t>
            </w:r>
          </w:p>
        </w:tc>
        <w:tc>
          <w:tcPr>
            <w:tcW w:w="850" w:type="dxa"/>
          </w:tcPr>
          <w:p w14:paraId="13805C3E"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695" w:type="dxa"/>
          </w:tcPr>
          <w:p w14:paraId="3E5F7C95"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46" w:type="dxa"/>
          </w:tcPr>
          <w:p w14:paraId="703B3399"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46" w:type="dxa"/>
          </w:tcPr>
          <w:p w14:paraId="2A375BC3"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46" w:type="dxa"/>
          </w:tcPr>
          <w:p w14:paraId="28C7FFF6"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1754" w:type="dxa"/>
          </w:tcPr>
          <w:p w14:paraId="1BB35C15" w14:textId="77777777" w:rsidR="003843EA" w:rsidRDefault="00A21561">
            <w:pPr>
              <w:autoSpaceDE w:val="0"/>
              <w:autoSpaceDN w:val="0"/>
              <w:adjustRightInd w:val="0"/>
              <w:jc w:val="left"/>
              <w:rPr>
                <w:rFonts w:ascii="黑体" w:hAnsi="Arial" w:cs="Arial"/>
                <w:kern w:val="0"/>
                <w:sz w:val="20"/>
                <w:szCs w:val="20"/>
              </w:rPr>
            </w:pPr>
            <w:r>
              <w:rPr>
                <w:rFonts w:ascii="黑体" w:hAnsi="Arial" w:cs="Arial" w:hint="eastAsia"/>
                <w:kern w:val="0"/>
                <w:sz w:val="20"/>
                <w:szCs w:val="20"/>
              </w:rPr>
              <w:t>支持脱机交易</w:t>
            </w:r>
          </w:p>
        </w:tc>
      </w:tr>
      <w:tr w:rsidR="003843EA" w14:paraId="02F2ACF2" w14:textId="77777777">
        <w:trPr>
          <w:trHeight w:val="315"/>
          <w:jc w:val="right"/>
        </w:trPr>
        <w:tc>
          <w:tcPr>
            <w:tcW w:w="774" w:type="dxa"/>
          </w:tcPr>
          <w:p w14:paraId="1AAAD8C2"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675" w:type="dxa"/>
          </w:tcPr>
          <w:p w14:paraId="274A3BB5"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51" w:type="dxa"/>
          </w:tcPr>
          <w:p w14:paraId="65E14F31"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50" w:type="dxa"/>
          </w:tcPr>
          <w:p w14:paraId="0FA7ECBC"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1</w:t>
            </w:r>
          </w:p>
        </w:tc>
        <w:tc>
          <w:tcPr>
            <w:tcW w:w="695" w:type="dxa"/>
          </w:tcPr>
          <w:p w14:paraId="3831AB49"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46" w:type="dxa"/>
          </w:tcPr>
          <w:p w14:paraId="6484D1D4"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46" w:type="dxa"/>
          </w:tcPr>
          <w:p w14:paraId="5672A8B3"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46" w:type="dxa"/>
          </w:tcPr>
          <w:p w14:paraId="07BED072"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1754" w:type="dxa"/>
          </w:tcPr>
          <w:p w14:paraId="3E4F4ABB" w14:textId="77777777" w:rsidR="003843EA" w:rsidRDefault="00A21561">
            <w:pPr>
              <w:autoSpaceDE w:val="0"/>
              <w:autoSpaceDN w:val="0"/>
              <w:adjustRightInd w:val="0"/>
              <w:jc w:val="left"/>
              <w:rPr>
                <w:rFonts w:ascii="黑体"/>
                <w:kern w:val="0"/>
                <w:sz w:val="20"/>
                <w:szCs w:val="20"/>
              </w:rPr>
            </w:pPr>
            <w:r>
              <w:rPr>
                <w:rFonts w:ascii="黑体" w:hint="eastAsia"/>
                <w:kern w:val="0"/>
                <w:szCs w:val="21"/>
              </w:rPr>
              <w:t>支持磁条卡</w:t>
            </w:r>
          </w:p>
        </w:tc>
      </w:tr>
      <w:tr w:rsidR="003843EA" w14:paraId="7E9C7907" w14:textId="77777777">
        <w:trPr>
          <w:trHeight w:val="347"/>
          <w:jc w:val="right"/>
        </w:trPr>
        <w:tc>
          <w:tcPr>
            <w:tcW w:w="774" w:type="dxa"/>
          </w:tcPr>
          <w:p w14:paraId="32E17E8E"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675" w:type="dxa"/>
          </w:tcPr>
          <w:p w14:paraId="0FC0E1BC"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51" w:type="dxa"/>
          </w:tcPr>
          <w:p w14:paraId="75A0B319"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50" w:type="dxa"/>
          </w:tcPr>
          <w:p w14:paraId="3103C310"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695" w:type="dxa"/>
          </w:tcPr>
          <w:p w14:paraId="785F15C0"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1</w:t>
            </w:r>
          </w:p>
        </w:tc>
        <w:tc>
          <w:tcPr>
            <w:tcW w:w="846" w:type="dxa"/>
          </w:tcPr>
          <w:p w14:paraId="72D257E4"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46" w:type="dxa"/>
          </w:tcPr>
          <w:p w14:paraId="0A82AA76"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46" w:type="dxa"/>
          </w:tcPr>
          <w:p w14:paraId="51D2223F"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1754" w:type="dxa"/>
          </w:tcPr>
          <w:p w14:paraId="05789944" w14:textId="77777777" w:rsidR="003843EA" w:rsidRDefault="00A21561">
            <w:pPr>
              <w:autoSpaceDE w:val="0"/>
              <w:autoSpaceDN w:val="0"/>
              <w:adjustRightInd w:val="0"/>
              <w:jc w:val="left"/>
              <w:rPr>
                <w:rFonts w:ascii="黑体" w:hAnsi="Arial" w:cs="Arial"/>
                <w:kern w:val="0"/>
                <w:sz w:val="20"/>
                <w:szCs w:val="20"/>
              </w:rPr>
            </w:pPr>
            <w:r>
              <w:rPr>
                <w:rFonts w:ascii="黑体" w:hint="eastAsia"/>
                <w:kern w:val="0"/>
                <w:szCs w:val="21"/>
              </w:rPr>
              <w:t>支持接触式IC卡</w:t>
            </w:r>
          </w:p>
        </w:tc>
      </w:tr>
      <w:tr w:rsidR="003843EA" w14:paraId="5C0D46E5" w14:textId="77777777">
        <w:trPr>
          <w:trHeight w:val="315"/>
          <w:jc w:val="right"/>
        </w:trPr>
        <w:tc>
          <w:tcPr>
            <w:tcW w:w="774" w:type="dxa"/>
          </w:tcPr>
          <w:p w14:paraId="53DBEBA4"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675" w:type="dxa"/>
          </w:tcPr>
          <w:p w14:paraId="36EBD436"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51" w:type="dxa"/>
          </w:tcPr>
          <w:p w14:paraId="1038E919"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50" w:type="dxa"/>
          </w:tcPr>
          <w:p w14:paraId="72531083"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695" w:type="dxa"/>
          </w:tcPr>
          <w:p w14:paraId="77AD66C6"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46" w:type="dxa"/>
          </w:tcPr>
          <w:p w14:paraId="524CBD6E"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1</w:t>
            </w:r>
          </w:p>
        </w:tc>
        <w:tc>
          <w:tcPr>
            <w:tcW w:w="846" w:type="dxa"/>
          </w:tcPr>
          <w:p w14:paraId="650BF668"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46" w:type="dxa"/>
          </w:tcPr>
          <w:p w14:paraId="16F8DEA2"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1754" w:type="dxa"/>
          </w:tcPr>
          <w:p w14:paraId="6481A113" w14:textId="77777777" w:rsidR="003843EA" w:rsidRDefault="00A21561">
            <w:pPr>
              <w:autoSpaceDE w:val="0"/>
              <w:autoSpaceDN w:val="0"/>
              <w:adjustRightInd w:val="0"/>
              <w:jc w:val="left"/>
              <w:rPr>
                <w:rFonts w:ascii="黑体" w:hAnsi="Arial" w:cs="Arial"/>
                <w:kern w:val="0"/>
                <w:sz w:val="20"/>
                <w:szCs w:val="20"/>
              </w:rPr>
            </w:pPr>
            <w:r>
              <w:rPr>
                <w:rFonts w:ascii="黑体" w:hint="eastAsia"/>
                <w:kern w:val="0"/>
                <w:szCs w:val="21"/>
              </w:rPr>
              <w:t>支持非接触IC卡</w:t>
            </w:r>
          </w:p>
        </w:tc>
      </w:tr>
      <w:tr w:rsidR="003843EA" w14:paraId="1E27A8BE" w14:textId="77777777">
        <w:trPr>
          <w:trHeight w:val="315"/>
          <w:jc w:val="right"/>
        </w:trPr>
        <w:tc>
          <w:tcPr>
            <w:tcW w:w="774" w:type="dxa"/>
          </w:tcPr>
          <w:p w14:paraId="046595BD"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675" w:type="dxa"/>
          </w:tcPr>
          <w:p w14:paraId="482E1F45"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51" w:type="dxa"/>
          </w:tcPr>
          <w:p w14:paraId="2C7268F8"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50" w:type="dxa"/>
          </w:tcPr>
          <w:p w14:paraId="3C31AFD6"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695" w:type="dxa"/>
          </w:tcPr>
          <w:p w14:paraId="593371FE"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46" w:type="dxa"/>
          </w:tcPr>
          <w:p w14:paraId="25A90188"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46" w:type="dxa"/>
          </w:tcPr>
          <w:p w14:paraId="5FAC733B"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1</w:t>
            </w:r>
          </w:p>
        </w:tc>
        <w:tc>
          <w:tcPr>
            <w:tcW w:w="846" w:type="dxa"/>
          </w:tcPr>
          <w:p w14:paraId="75CD7A71"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1754" w:type="dxa"/>
          </w:tcPr>
          <w:p w14:paraId="66DF4359" w14:textId="77777777" w:rsidR="003843EA" w:rsidRDefault="00A21561">
            <w:pPr>
              <w:autoSpaceDE w:val="0"/>
              <w:autoSpaceDN w:val="0"/>
              <w:adjustRightInd w:val="0"/>
              <w:jc w:val="left"/>
              <w:rPr>
                <w:rFonts w:ascii="黑体" w:hAnsi="Arial" w:cs="Arial"/>
                <w:kern w:val="0"/>
                <w:sz w:val="20"/>
                <w:szCs w:val="20"/>
              </w:rPr>
            </w:pPr>
            <w:r>
              <w:rPr>
                <w:rFonts w:ascii="黑体" w:hint="eastAsia"/>
                <w:kern w:val="0"/>
                <w:szCs w:val="21"/>
              </w:rPr>
              <w:t>支持打印</w:t>
            </w:r>
          </w:p>
        </w:tc>
      </w:tr>
      <w:tr w:rsidR="003843EA" w14:paraId="5012FA01" w14:textId="77777777">
        <w:trPr>
          <w:trHeight w:val="315"/>
          <w:jc w:val="right"/>
        </w:trPr>
        <w:tc>
          <w:tcPr>
            <w:tcW w:w="774" w:type="dxa"/>
          </w:tcPr>
          <w:p w14:paraId="72813AB7"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675" w:type="dxa"/>
          </w:tcPr>
          <w:p w14:paraId="62B67970"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51" w:type="dxa"/>
          </w:tcPr>
          <w:p w14:paraId="0D5D9A61"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50" w:type="dxa"/>
          </w:tcPr>
          <w:p w14:paraId="5AF822CD"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695" w:type="dxa"/>
          </w:tcPr>
          <w:p w14:paraId="7C5BE8B6"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46" w:type="dxa"/>
          </w:tcPr>
          <w:p w14:paraId="6CFB90F1"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46" w:type="dxa"/>
          </w:tcPr>
          <w:p w14:paraId="09F44D17"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X</w:t>
            </w:r>
          </w:p>
        </w:tc>
        <w:tc>
          <w:tcPr>
            <w:tcW w:w="846" w:type="dxa"/>
          </w:tcPr>
          <w:p w14:paraId="7C3E0F3E" w14:textId="77777777" w:rsidR="003843EA" w:rsidRDefault="00A21561">
            <w:pPr>
              <w:autoSpaceDE w:val="0"/>
              <w:autoSpaceDN w:val="0"/>
              <w:adjustRightInd w:val="0"/>
              <w:jc w:val="center"/>
              <w:rPr>
                <w:rFonts w:ascii="黑体" w:hAnsi="Arial" w:cs="Arial"/>
                <w:kern w:val="0"/>
                <w:sz w:val="20"/>
                <w:szCs w:val="20"/>
              </w:rPr>
            </w:pPr>
            <w:r>
              <w:rPr>
                <w:rFonts w:ascii="黑体" w:hAnsi="Arial" w:cs="Arial"/>
                <w:kern w:val="0"/>
                <w:sz w:val="20"/>
                <w:szCs w:val="20"/>
              </w:rPr>
              <w:t>1</w:t>
            </w:r>
          </w:p>
        </w:tc>
        <w:tc>
          <w:tcPr>
            <w:tcW w:w="1754" w:type="dxa"/>
          </w:tcPr>
          <w:p w14:paraId="73DBBDF3" w14:textId="77777777" w:rsidR="003843EA" w:rsidRDefault="00A21561">
            <w:pPr>
              <w:autoSpaceDE w:val="0"/>
              <w:autoSpaceDN w:val="0"/>
              <w:adjustRightInd w:val="0"/>
              <w:jc w:val="left"/>
              <w:rPr>
                <w:rFonts w:ascii="黑体" w:hAnsi="Arial" w:cs="Arial"/>
                <w:kern w:val="0"/>
                <w:sz w:val="20"/>
                <w:szCs w:val="20"/>
              </w:rPr>
            </w:pPr>
            <w:r>
              <w:rPr>
                <w:rFonts w:ascii="黑体" w:hint="eastAsia"/>
                <w:kern w:val="0"/>
                <w:szCs w:val="21"/>
              </w:rPr>
              <w:t>支持屏幕显示</w:t>
            </w:r>
          </w:p>
        </w:tc>
      </w:tr>
    </w:tbl>
    <w:p w14:paraId="030DD368" w14:textId="77777777" w:rsidR="003843EA" w:rsidRDefault="00A21561">
      <w:pPr>
        <w:pStyle w:val="MyText"/>
        <w:spacing w:line="276" w:lineRule="auto"/>
        <w:ind w:left="1260" w:firstLine="409"/>
      </w:pPr>
      <w:r>
        <w:rPr>
          <w:rFonts w:hint="eastAsia"/>
        </w:rPr>
        <w:t>注：目前所有的设备都具有</w:t>
      </w:r>
      <w:r>
        <w:t>USB接口，默认都是支持USB，现在修改成标识是否支持脱机交易</w:t>
      </w:r>
    </w:p>
    <w:p w14:paraId="4473E47E" w14:textId="77777777" w:rsidR="003843EA" w:rsidRDefault="00A21561">
      <w:pPr>
        <w:pStyle w:val="MyDoc111New"/>
      </w:pPr>
      <w:bookmarkStart w:id="320" w:name="_Toc19044"/>
      <w:bookmarkStart w:id="321" w:name="_Toc453057415"/>
      <w:bookmarkStart w:id="322" w:name="_Toc6556"/>
      <w:bookmarkStart w:id="323" w:name="_Toc32005"/>
      <w:bookmarkStart w:id="324" w:name="_Toc4791"/>
      <w:r>
        <w:rPr>
          <w:rFonts w:hint="eastAsia"/>
        </w:rPr>
        <w:t>获取指定长度随机数</w:t>
      </w:r>
      <w:bookmarkEnd w:id="320"/>
      <w:bookmarkEnd w:id="321"/>
      <w:bookmarkEnd w:id="322"/>
      <w:bookmarkEnd w:id="323"/>
      <w:bookmarkEnd w:id="324"/>
      <w:ins w:id="325" w:author="Administrator" w:date="2018-04-27T11:03:00Z">
        <w:r>
          <w:t>0xF1 0x0</w:t>
        </w:r>
      </w:ins>
      <w:r>
        <w:rPr>
          <w:rFonts w:hint="eastAsia"/>
        </w:rPr>
        <w:t>2</w:t>
      </w:r>
    </w:p>
    <w:p w14:paraId="2D1199F5" w14:textId="77777777" w:rsidR="003843EA" w:rsidRDefault="00A21561">
      <w:pPr>
        <w:pStyle w:val="MyText"/>
        <w:spacing w:line="276" w:lineRule="auto"/>
        <w:ind w:firstLine="409"/>
      </w:pPr>
      <w:r>
        <w:rPr>
          <w:rFonts w:hint="eastAsia"/>
        </w:rPr>
        <w:t>指令号：</w:t>
      </w:r>
      <w:r>
        <w:t>0xF1 0x0</w:t>
      </w:r>
      <w:r>
        <w:rPr>
          <w:rFonts w:hint="eastAsia"/>
        </w:rPr>
        <w:t>2</w:t>
      </w:r>
    </w:p>
    <w:p w14:paraId="174C10DE" w14:textId="77777777" w:rsidR="003843EA" w:rsidRDefault="00A21561">
      <w:pPr>
        <w:pStyle w:val="MyText"/>
        <w:spacing w:line="276" w:lineRule="auto"/>
        <w:ind w:firstLine="409"/>
      </w:pPr>
      <w:r>
        <w:rPr>
          <w:rFonts w:hint="eastAsia"/>
        </w:rPr>
        <w:t>描述：该命令用于获取指定长度的随机数。</w:t>
      </w:r>
    </w:p>
    <w:p w14:paraId="5C2FC55A" w14:textId="77777777" w:rsidR="003843EA" w:rsidRDefault="00A21561">
      <w:pPr>
        <w:pStyle w:val="MyText"/>
        <w:numPr>
          <w:ilvl w:val="0"/>
          <w:numId w:val="4"/>
        </w:numPr>
        <w:spacing w:line="276" w:lineRule="auto"/>
      </w:pPr>
      <w:r>
        <w:rPr>
          <w:rFonts w:hint="eastAsia"/>
        </w:rPr>
        <w:t>请求报文：</w:t>
      </w:r>
    </w:p>
    <w:p w14:paraId="2FB2EA15" w14:textId="77777777" w:rsidR="003843EA" w:rsidRDefault="00A21561">
      <w:pPr>
        <w:pStyle w:val="MyText"/>
        <w:spacing w:line="276" w:lineRule="auto"/>
        <w:ind w:left="1260"/>
      </w:pPr>
      <w:r>
        <w:rPr>
          <w:rFonts w:hint="eastAsia"/>
        </w:rPr>
        <w:t>数据：</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1C01176B" w14:textId="77777777">
        <w:trPr>
          <w:jc w:val="right"/>
        </w:trPr>
        <w:tc>
          <w:tcPr>
            <w:tcW w:w="452" w:type="dxa"/>
            <w:tcBorders>
              <w:right w:val="single" w:sz="4" w:space="0" w:color="auto"/>
            </w:tcBorders>
            <w:shd w:val="clear" w:color="auto" w:fill="E6E6E6"/>
          </w:tcPr>
          <w:p w14:paraId="7DCB000A"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344" w:type="dxa"/>
            <w:tcBorders>
              <w:left w:val="single" w:sz="4" w:space="0" w:color="auto"/>
              <w:right w:val="single" w:sz="4" w:space="0" w:color="auto"/>
            </w:tcBorders>
            <w:shd w:val="clear" w:color="auto" w:fill="E6E6E6"/>
          </w:tcPr>
          <w:p w14:paraId="6FCD8CB8" w14:textId="77777777" w:rsidR="003843EA" w:rsidRDefault="00A21561">
            <w:pPr>
              <w:widowControl/>
              <w:spacing w:line="276" w:lineRule="auto"/>
              <w:jc w:val="center"/>
              <w:rPr>
                <w:rFonts w:ascii="黑体"/>
                <w:b/>
                <w:bCs/>
                <w:kern w:val="0"/>
                <w:szCs w:val="21"/>
              </w:rPr>
            </w:pPr>
            <w:r>
              <w:rPr>
                <w:rFonts w:ascii="黑体" w:hint="eastAsia"/>
                <w:b/>
                <w:bCs/>
                <w:kern w:val="0"/>
                <w:szCs w:val="21"/>
              </w:rPr>
              <w:t>数据域</w:t>
            </w:r>
          </w:p>
        </w:tc>
        <w:tc>
          <w:tcPr>
            <w:tcW w:w="1092" w:type="dxa"/>
            <w:tcBorders>
              <w:left w:val="single" w:sz="4" w:space="0" w:color="auto"/>
            </w:tcBorders>
            <w:shd w:val="clear" w:color="auto" w:fill="E6E6E6"/>
          </w:tcPr>
          <w:p w14:paraId="3B9C703F" w14:textId="77777777" w:rsidR="003843EA" w:rsidRDefault="00A21561">
            <w:pPr>
              <w:widowControl/>
              <w:spacing w:line="276" w:lineRule="auto"/>
              <w:jc w:val="center"/>
              <w:rPr>
                <w:rFonts w:ascii="黑体"/>
                <w:b/>
                <w:bCs/>
                <w:kern w:val="0"/>
                <w:szCs w:val="21"/>
              </w:rPr>
            </w:pPr>
            <w:r>
              <w:rPr>
                <w:rFonts w:ascii="黑体" w:hint="eastAsia"/>
                <w:b/>
                <w:bCs/>
                <w:kern w:val="0"/>
                <w:szCs w:val="21"/>
              </w:rPr>
              <w:t>长度</w:t>
            </w:r>
          </w:p>
        </w:tc>
        <w:tc>
          <w:tcPr>
            <w:tcW w:w="4634" w:type="dxa"/>
            <w:shd w:val="clear" w:color="auto" w:fill="E6E6E6"/>
          </w:tcPr>
          <w:p w14:paraId="7B8AEF09" w14:textId="77777777" w:rsidR="003843EA" w:rsidRDefault="00A21561">
            <w:pPr>
              <w:widowControl/>
              <w:spacing w:line="276" w:lineRule="auto"/>
              <w:ind w:firstLine="420"/>
              <w:jc w:val="center"/>
              <w:rPr>
                <w:rFonts w:ascii="黑体"/>
                <w:b/>
                <w:bCs/>
                <w:kern w:val="0"/>
                <w:szCs w:val="21"/>
              </w:rPr>
            </w:pPr>
            <w:r>
              <w:rPr>
                <w:rFonts w:ascii="黑体" w:hint="eastAsia"/>
                <w:b/>
                <w:bCs/>
                <w:kern w:val="0"/>
                <w:szCs w:val="21"/>
              </w:rPr>
              <w:t>备注</w:t>
            </w:r>
          </w:p>
        </w:tc>
      </w:tr>
      <w:tr w:rsidR="003843EA" w14:paraId="0BE80ED6" w14:textId="77777777">
        <w:trPr>
          <w:jc w:val="right"/>
        </w:trPr>
        <w:tc>
          <w:tcPr>
            <w:tcW w:w="452" w:type="dxa"/>
            <w:tcBorders>
              <w:right w:val="single" w:sz="4" w:space="0" w:color="auto"/>
            </w:tcBorders>
            <w:vAlign w:val="center"/>
          </w:tcPr>
          <w:p w14:paraId="70EC341E" w14:textId="77777777" w:rsidR="003843EA" w:rsidRDefault="00A21561">
            <w:pPr>
              <w:pStyle w:val="p0"/>
              <w:spacing w:line="276" w:lineRule="auto"/>
              <w:rPr>
                <w:rFonts w:ascii="黑体" w:eastAsia="黑体" w:hAnsi="新宋体"/>
              </w:rPr>
            </w:pPr>
            <w:r>
              <w:rPr>
                <w:rFonts w:ascii="黑体" w:eastAsia="黑体" w:hAnsi="新宋体"/>
              </w:rPr>
              <w:t>1</w:t>
            </w:r>
          </w:p>
        </w:tc>
        <w:tc>
          <w:tcPr>
            <w:tcW w:w="2344" w:type="dxa"/>
            <w:tcBorders>
              <w:left w:val="single" w:sz="4" w:space="0" w:color="auto"/>
              <w:right w:val="single" w:sz="4" w:space="0" w:color="auto"/>
            </w:tcBorders>
            <w:vAlign w:val="center"/>
          </w:tcPr>
          <w:p w14:paraId="30985158" w14:textId="77777777" w:rsidR="003843EA" w:rsidRDefault="00A21561">
            <w:pPr>
              <w:pStyle w:val="p0"/>
              <w:spacing w:line="276" w:lineRule="auto"/>
              <w:rPr>
                <w:rFonts w:ascii="黑体" w:eastAsia="黑体" w:hAnsi="新宋体"/>
              </w:rPr>
            </w:pPr>
            <w:r>
              <w:rPr>
                <w:rFonts w:ascii="黑体" w:eastAsia="黑体" w:hAnsi="新宋体" w:hint="eastAsia"/>
              </w:rPr>
              <w:t>随机数的长度</w:t>
            </w:r>
          </w:p>
        </w:tc>
        <w:tc>
          <w:tcPr>
            <w:tcW w:w="1092" w:type="dxa"/>
            <w:tcBorders>
              <w:left w:val="single" w:sz="4" w:space="0" w:color="auto"/>
            </w:tcBorders>
            <w:vAlign w:val="center"/>
          </w:tcPr>
          <w:p w14:paraId="5E756CEA" w14:textId="77777777" w:rsidR="003843EA" w:rsidRDefault="00A21561">
            <w:pPr>
              <w:pStyle w:val="p0"/>
              <w:spacing w:line="276" w:lineRule="auto"/>
              <w:rPr>
                <w:rFonts w:ascii="黑体" w:eastAsia="黑体" w:hAnsi="新宋体"/>
              </w:rPr>
            </w:pPr>
            <w:r>
              <w:rPr>
                <w:rFonts w:ascii="黑体" w:eastAsia="黑体" w:hAnsi="新宋体" w:hint="eastAsia"/>
              </w:rPr>
              <w:t>2</w:t>
            </w:r>
          </w:p>
        </w:tc>
        <w:tc>
          <w:tcPr>
            <w:tcW w:w="4634" w:type="dxa"/>
          </w:tcPr>
          <w:p w14:paraId="59E045F1" w14:textId="77777777" w:rsidR="003843EA" w:rsidRDefault="003843EA">
            <w:pPr>
              <w:pStyle w:val="p0"/>
              <w:spacing w:line="276" w:lineRule="auto"/>
              <w:rPr>
                <w:rFonts w:ascii="黑体" w:eastAsia="黑体" w:hAnsi="新宋体"/>
              </w:rPr>
            </w:pPr>
          </w:p>
        </w:tc>
      </w:tr>
    </w:tbl>
    <w:p w14:paraId="608DEAE0" w14:textId="77777777" w:rsidR="003843EA" w:rsidRDefault="003843EA">
      <w:pPr>
        <w:pStyle w:val="MyText"/>
        <w:spacing w:line="276" w:lineRule="auto"/>
        <w:ind w:left="0"/>
      </w:pPr>
    </w:p>
    <w:p w14:paraId="3F7889FD" w14:textId="77777777" w:rsidR="003843EA" w:rsidRDefault="00A21561">
      <w:pPr>
        <w:pStyle w:val="MyText"/>
        <w:numPr>
          <w:ilvl w:val="0"/>
          <w:numId w:val="4"/>
        </w:numPr>
        <w:spacing w:line="276" w:lineRule="auto"/>
      </w:pPr>
      <w:r>
        <w:rPr>
          <w:rFonts w:hint="eastAsia"/>
        </w:rPr>
        <w:t>响应报文：</w:t>
      </w:r>
    </w:p>
    <w:p w14:paraId="0E5276FF" w14:textId="77777777" w:rsidR="003843EA" w:rsidRDefault="00A21561">
      <w:pPr>
        <w:pStyle w:val="MyText"/>
        <w:spacing w:line="276" w:lineRule="auto"/>
        <w:ind w:left="1260" w:firstLine="420"/>
      </w:pPr>
      <w:r>
        <w:rPr>
          <w:rFonts w:hint="eastAsia"/>
        </w:rPr>
        <w:t>数据：</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68059DED" w14:textId="77777777">
        <w:trPr>
          <w:jc w:val="right"/>
        </w:trPr>
        <w:tc>
          <w:tcPr>
            <w:tcW w:w="452" w:type="dxa"/>
            <w:tcBorders>
              <w:right w:val="single" w:sz="4" w:space="0" w:color="auto"/>
            </w:tcBorders>
            <w:shd w:val="clear" w:color="auto" w:fill="E6E6E6"/>
          </w:tcPr>
          <w:p w14:paraId="0CABBE13"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344" w:type="dxa"/>
            <w:tcBorders>
              <w:left w:val="single" w:sz="4" w:space="0" w:color="auto"/>
              <w:right w:val="single" w:sz="4" w:space="0" w:color="auto"/>
            </w:tcBorders>
            <w:shd w:val="clear" w:color="auto" w:fill="E6E6E6"/>
          </w:tcPr>
          <w:p w14:paraId="33A7A38A" w14:textId="77777777" w:rsidR="003843EA" w:rsidRDefault="00A21561">
            <w:pPr>
              <w:widowControl/>
              <w:spacing w:line="276" w:lineRule="auto"/>
              <w:jc w:val="center"/>
              <w:rPr>
                <w:rFonts w:ascii="黑体"/>
                <w:b/>
                <w:bCs/>
                <w:kern w:val="0"/>
                <w:szCs w:val="21"/>
              </w:rPr>
            </w:pPr>
            <w:r>
              <w:rPr>
                <w:rFonts w:ascii="黑体" w:hint="eastAsia"/>
                <w:b/>
                <w:bCs/>
                <w:kern w:val="0"/>
                <w:szCs w:val="21"/>
              </w:rPr>
              <w:t>数据域</w:t>
            </w:r>
          </w:p>
        </w:tc>
        <w:tc>
          <w:tcPr>
            <w:tcW w:w="1092" w:type="dxa"/>
            <w:tcBorders>
              <w:left w:val="single" w:sz="4" w:space="0" w:color="auto"/>
            </w:tcBorders>
            <w:shd w:val="clear" w:color="auto" w:fill="E6E6E6"/>
          </w:tcPr>
          <w:p w14:paraId="4139A74B" w14:textId="77777777" w:rsidR="003843EA" w:rsidRDefault="00A21561">
            <w:pPr>
              <w:widowControl/>
              <w:spacing w:line="276" w:lineRule="auto"/>
              <w:jc w:val="center"/>
              <w:rPr>
                <w:rFonts w:ascii="黑体"/>
                <w:b/>
                <w:bCs/>
                <w:kern w:val="0"/>
                <w:szCs w:val="21"/>
              </w:rPr>
            </w:pPr>
            <w:r>
              <w:rPr>
                <w:rFonts w:ascii="黑体" w:hint="eastAsia"/>
                <w:b/>
                <w:bCs/>
                <w:kern w:val="0"/>
                <w:szCs w:val="21"/>
              </w:rPr>
              <w:t>长度</w:t>
            </w:r>
          </w:p>
        </w:tc>
        <w:tc>
          <w:tcPr>
            <w:tcW w:w="4634" w:type="dxa"/>
            <w:shd w:val="clear" w:color="auto" w:fill="E6E6E6"/>
          </w:tcPr>
          <w:p w14:paraId="5BD3D0FF" w14:textId="77777777" w:rsidR="003843EA" w:rsidRDefault="00A21561">
            <w:pPr>
              <w:widowControl/>
              <w:spacing w:line="276" w:lineRule="auto"/>
              <w:ind w:firstLine="420"/>
              <w:jc w:val="center"/>
              <w:rPr>
                <w:rFonts w:ascii="黑体"/>
                <w:b/>
                <w:bCs/>
                <w:kern w:val="0"/>
                <w:szCs w:val="21"/>
              </w:rPr>
            </w:pPr>
            <w:r>
              <w:rPr>
                <w:rFonts w:ascii="黑体" w:hint="eastAsia"/>
                <w:b/>
                <w:bCs/>
                <w:kern w:val="0"/>
                <w:szCs w:val="21"/>
              </w:rPr>
              <w:t>备注</w:t>
            </w:r>
          </w:p>
        </w:tc>
      </w:tr>
      <w:tr w:rsidR="003843EA" w14:paraId="3BC23B22" w14:textId="77777777">
        <w:trPr>
          <w:jc w:val="right"/>
        </w:trPr>
        <w:tc>
          <w:tcPr>
            <w:tcW w:w="452" w:type="dxa"/>
            <w:tcBorders>
              <w:right w:val="single" w:sz="4" w:space="0" w:color="auto"/>
            </w:tcBorders>
            <w:vAlign w:val="center"/>
          </w:tcPr>
          <w:p w14:paraId="3A887E64" w14:textId="77777777" w:rsidR="003843EA" w:rsidRDefault="00A21561">
            <w:pPr>
              <w:pStyle w:val="p0"/>
              <w:spacing w:line="276" w:lineRule="auto"/>
              <w:rPr>
                <w:rFonts w:ascii="黑体" w:eastAsia="黑体" w:hAnsi="新宋体"/>
              </w:rPr>
            </w:pPr>
            <w:r>
              <w:rPr>
                <w:rFonts w:ascii="黑体" w:eastAsia="黑体" w:hAnsi="新宋体"/>
              </w:rPr>
              <w:t>1</w:t>
            </w:r>
          </w:p>
        </w:tc>
        <w:tc>
          <w:tcPr>
            <w:tcW w:w="2344" w:type="dxa"/>
            <w:tcBorders>
              <w:left w:val="single" w:sz="4" w:space="0" w:color="auto"/>
              <w:right w:val="single" w:sz="4" w:space="0" w:color="auto"/>
            </w:tcBorders>
            <w:vAlign w:val="center"/>
          </w:tcPr>
          <w:p w14:paraId="21658E62" w14:textId="77777777" w:rsidR="003843EA" w:rsidRDefault="00A21561">
            <w:pPr>
              <w:pStyle w:val="p0"/>
              <w:spacing w:line="276" w:lineRule="auto"/>
              <w:rPr>
                <w:rFonts w:ascii="黑体" w:eastAsia="黑体" w:hAnsi="新宋体"/>
              </w:rPr>
            </w:pPr>
            <w:r>
              <w:rPr>
                <w:rFonts w:ascii="黑体" w:eastAsia="黑体" w:hAnsi="新宋体" w:hint="eastAsia"/>
              </w:rPr>
              <w:t>获取的随机数</w:t>
            </w:r>
          </w:p>
        </w:tc>
        <w:tc>
          <w:tcPr>
            <w:tcW w:w="1092" w:type="dxa"/>
            <w:tcBorders>
              <w:left w:val="single" w:sz="4" w:space="0" w:color="auto"/>
            </w:tcBorders>
            <w:vAlign w:val="center"/>
          </w:tcPr>
          <w:p w14:paraId="50140717" w14:textId="77777777" w:rsidR="003843EA" w:rsidRDefault="00A21561">
            <w:pPr>
              <w:pStyle w:val="p0"/>
              <w:spacing w:line="276" w:lineRule="auto"/>
              <w:rPr>
                <w:rFonts w:ascii="黑体" w:eastAsia="黑体" w:hAnsi="新宋体"/>
              </w:rPr>
            </w:pPr>
            <w:r>
              <w:rPr>
                <w:rFonts w:ascii="黑体" w:eastAsia="黑体" w:hAnsi="新宋体"/>
              </w:rPr>
              <w:t>LL..25</w:t>
            </w:r>
            <w:r>
              <w:rPr>
                <w:rFonts w:ascii="黑体" w:eastAsia="黑体" w:hAnsi="新宋体" w:hint="eastAsia"/>
              </w:rPr>
              <w:t>5</w:t>
            </w:r>
          </w:p>
        </w:tc>
        <w:tc>
          <w:tcPr>
            <w:tcW w:w="4634" w:type="dxa"/>
          </w:tcPr>
          <w:p w14:paraId="2B60CDC1" w14:textId="77777777" w:rsidR="003843EA" w:rsidRDefault="003843EA">
            <w:pPr>
              <w:pStyle w:val="p0"/>
              <w:spacing w:line="276" w:lineRule="auto"/>
              <w:rPr>
                <w:rFonts w:ascii="黑体" w:eastAsia="黑体" w:hAnsi="新宋体"/>
              </w:rPr>
            </w:pPr>
          </w:p>
        </w:tc>
      </w:tr>
    </w:tbl>
    <w:p w14:paraId="25634EE9" w14:textId="77777777" w:rsidR="003843EA" w:rsidRDefault="003843EA">
      <w:pPr>
        <w:pStyle w:val="MyText"/>
        <w:spacing w:line="276" w:lineRule="auto"/>
        <w:ind w:left="0"/>
      </w:pPr>
    </w:p>
    <w:p w14:paraId="6DD70607" w14:textId="77777777" w:rsidR="003843EA" w:rsidRDefault="00A21561">
      <w:pPr>
        <w:pStyle w:val="MyDoc111New"/>
      </w:pPr>
      <w:r>
        <w:rPr>
          <w:rFonts w:hint="eastAsia"/>
        </w:rPr>
        <w:t>获取设备TUSN</w:t>
      </w:r>
      <w:r>
        <w:t xml:space="preserve"> </w:t>
      </w:r>
      <w:ins w:id="326" w:author="Administrator" w:date="2018-04-27T11:03:00Z">
        <w:r>
          <w:t>0xF1 0x0</w:t>
        </w:r>
      </w:ins>
      <w:r>
        <w:rPr>
          <w:rFonts w:hint="eastAsia"/>
        </w:rPr>
        <w:t>3</w:t>
      </w:r>
    </w:p>
    <w:p w14:paraId="6D0F1C06" w14:textId="77777777" w:rsidR="003843EA" w:rsidRDefault="00A21561">
      <w:pPr>
        <w:pStyle w:val="MyText"/>
        <w:spacing w:line="276" w:lineRule="auto"/>
        <w:ind w:firstLine="409"/>
      </w:pPr>
      <w:r>
        <w:rPr>
          <w:rFonts w:hint="eastAsia"/>
        </w:rPr>
        <w:t>指令：</w:t>
      </w:r>
      <w:r>
        <w:t>0xF1 0x0</w:t>
      </w:r>
      <w:r>
        <w:rPr>
          <w:rFonts w:hint="eastAsia"/>
        </w:rPr>
        <w:t>3</w:t>
      </w:r>
    </w:p>
    <w:p w14:paraId="77B2F827" w14:textId="77777777" w:rsidR="003843EA" w:rsidRDefault="00A21561">
      <w:pPr>
        <w:pStyle w:val="MyText"/>
        <w:spacing w:line="276" w:lineRule="auto"/>
        <w:ind w:firstLine="409"/>
      </w:pPr>
      <w:r>
        <w:rPr>
          <w:rFonts w:hint="eastAsia"/>
        </w:rPr>
        <w:t>描述：该命令用于获取设备的终端铭牌号</w:t>
      </w:r>
    </w:p>
    <w:p w14:paraId="27E6F89D" w14:textId="77777777" w:rsidR="003843EA" w:rsidRDefault="00A21561">
      <w:pPr>
        <w:pStyle w:val="MyText"/>
        <w:numPr>
          <w:ilvl w:val="0"/>
          <w:numId w:val="4"/>
        </w:numPr>
        <w:spacing w:line="276" w:lineRule="auto"/>
      </w:pPr>
      <w:r>
        <w:rPr>
          <w:rFonts w:hint="eastAsia"/>
        </w:rPr>
        <w:t>请求报文</w:t>
      </w:r>
    </w:p>
    <w:p w14:paraId="62DC7008" w14:textId="77777777" w:rsidR="003843EA" w:rsidRDefault="00A21561">
      <w:pPr>
        <w:pStyle w:val="MyText"/>
        <w:spacing w:line="276" w:lineRule="auto"/>
        <w:ind w:left="1680"/>
      </w:pPr>
      <w:r>
        <w:rPr>
          <w:rFonts w:hint="eastAsia"/>
        </w:rPr>
        <w:t>数据：无</w:t>
      </w:r>
    </w:p>
    <w:p w14:paraId="3DC2CA4F" w14:textId="77777777" w:rsidR="003843EA" w:rsidRDefault="00A21561">
      <w:pPr>
        <w:pStyle w:val="MyText"/>
        <w:numPr>
          <w:ilvl w:val="0"/>
          <w:numId w:val="4"/>
        </w:numPr>
        <w:spacing w:line="276" w:lineRule="auto"/>
      </w:pPr>
      <w:r>
        <w:rPr>
          <w:rFonts w:hint="eastAsia"/>
        </w:rPr>
        <w:t>响应报文</w:t>
      </w:r>
    </w:p>
    <w:p w14:paraId="74D805A6" w14:textId="77777777" w:rsidR="003843EA" w:rsidRDefault="00A21561">
      <w:pPr>
        <w:pStyle w:val="MyText"/>
        <w:spacing w:line="276" w:lineRule="auto"/>
        <w:ind w:leftChars="800" w:left="1680"/>
      </w:pPr>
      <w:r>
        <w:rPr>
          <w:rFonts w:hint="eastAsia"/>
        </w:rPr>
        <w:t>数据：</w:t>
      </w:r>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3CB22356"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1E5DA00D"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268" w:type="dxa"/>
            <w:tcBorders>
              <w:top w:val="single" w:sz="6" w:space="0" w:color="000000"/>
              <w:left w:val="nil"/>
              <w:bottom w:val="single" w:sz="6" w:space="0" w:color="000000"/>
              <w:right w:val="single" w:sz="4" w:space="0" w:color="000000"/>
            </w:tcBorders>
            <w:shd w:val="clear" w:color="auto" w:fill="E6E6E6"/>
          </w:tcPr>
          <w:p w14:paraId="08D1D82F"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数据域</w:t>
            </w:r>
          </w:p>
        </w:tc>
        <w:tc>
          <w:tcPr>
            <w:tcW w:w="1418" w:type="dxa"/>
            <w:tcBorders>
              <w:top w:val="single" w:sz="6" w:space="0" w:color="000000"/>
              <w:left w:val="nil"/>
              <w:bottom w:val="single" w:sz="6" w:space="0" w:color="000000"/>
              <w:right w:val="single" w:sz="6" w:space="0" w:color="000000"/>
            </w:tcBorders>
            <w:shd w:val="clear" w:color="auto" w:fill="E6E6E6"/>
          </w:tcPr>
          <w:p w14:paraId="755F4528"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长度</w:t>
            </w:r>
          </w:p>
        </w:tc>
        <w:tc>
          <w:tcPr>
            <w:tcW w:w="4034" w:type="dxa"/>
            <w:tcBorders>
              <w:top w:val="single" w:sz="6" w:space="0" w:color="000000"/>
              <w:left w:val="nil"/>
              <w:bottom w:val="single" w:sz="6" w:space="0" w:color="000000"/>
              <w:right w:val="single" w:sz="6" w:space="0" w:color="000000"/>
            </w:tcBorders>
            <w:shd w:val="clear" w:color="auto" w:fill="E6E6E6"/>
          </w:tcPr>
          <w:p w14:paraId="62ED17AD" w14:textId="77777777" w:rsidR="003843EA" w:rsidRDefault="00A21561">
            <w:pPr>
              <w:widowControl/>
              <w:spacing w:line="276" w:lineRule="auto"/>
              <w:ind w:firstLine="420"/>
              <w:jc w:val="center"/>
              <w:rPr>
                <w:rFonts w:ascii="黑体"/>
                <w:b/>
                <w:bCs/>
                <w:kern w:val="0"/>
                <w:szCs w:val="21"/>
              </w:rPr>
            </w:pPr>
            <w:r>
              <w:rPr>
                <w:rFonts w:ascii="黑体" w:hAnsi="宋体" w:hint="eastAsia"/>
                <w:b/>
                <w:bCs/>
                <w:kern w:val="0"/>
                <w:szCs w:val="21"/>
              </w:rPr>
              <w:t>备注</w:t>
            </w:r>
          </w:p>
        </w:tc>
      </w:tr>
      <w:tr w:rsidR="003843EA" w14:paraId="763CEDC1"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19026BC4" w14:textId="77777777" w:rsidR="003843EA" w:rsidRDefault="00A21561">
            <w:pPr>
              <w:pStyle w:val="p0"/>
              <w:spacing w:line="276" w:lineRule="auto"/>
              <w:jc w:val="center"/>
              <w:rPr>
                <w:rFonts w:ascii="黑体" w:eastAsia="黑体"/>
              </w:rPr>
            </w:pPr>
            <w:r>
              <w:rPr>
                <w:rFonts w:ascii="黑体" w:eastAsia="黑体" w:hint="eastAsia"/>
              </w:rPr>
              <w:t>1</w:t>
            </w:r>
          </w:p>
        </w:tc>
        <w:tc>
          <w:tcPr>
            <w:tcW w:w="2268" w:type="dxa"/>
            <w:tcBorders>
              <w:top w:val="single" w:sz="6" w:space="0" w:color="000000"/>
              <w:left w:val="nil"/>
              <w:bottom w:val="single" w:sz="6" w:space="0" w:color="000000"/>
              <w:right w:val="single" w:sz="4" w:space="0" w:color="000000"/>
            </w:tcBorders>
            <w:vAlign w:val="center"/>
          </w:tcPr>
          <w:p w14:paraId="0CED09A9" w14:textId="77777777" w:rsidR="003843EA" w:rsidRDefault="00A21561">
            <w:pPr>
              <w:pStyle w:val="p0"/>
              <w:spacing w:line="276" w:lineRule="auto"/>
              <w:rPr>
                <w:rFonts w:ascii="黑体" w:eastAsia="黑体" w:hAnsi="新宋体"/>
              </w:rPr>
            </w:pPr>
            <w:r>
              <w:rPr>
                <w:rFonts w:ascii="黑体" w:eastAsia="黑体" w:hAnsi="新宋体" w:hint="eastAsia"/>
              </w:rPr>
              <w:t>响应码</w:t>
            </w:r>
          </w:p>
        </w:tc>
        <w:tc>
          <w:tcPr>
            <w:tcW w:w="1418" w:type="dxa"/>
            <w:tcBorders>
              <w:top w:val="single" w:sz="6" w:space="0" w:color="000000"/>
              <w:left w:val="nil"/>
              <w:bottom w:val="single" w:sz="6" w:space="0" w:color="000000"/>
              <w:right w:val="single" w:sz="6" w:space="0" w:color="000000"/>
            </w:tcBorders>
            <w:vAlign w:val="center"/>
          </w:tcPr>
          <w:p w14:paraId="7C98487F" w14:textId="77777777" w:rsidR="003843EA" w:rsidRDefault="00A21561">
            <w:pPr>
              <w:pStyle w:val="p0"/>
              <w:spacing w:line="276" w:lineRule="auto"/>
              <w:jc w:val="center"/>
              <w:rPr>
                <w:rFonts w:ascii="黑体"/>
              </w:rPr>
            </w:pPr>
            <w:r>
              <w:rPr>
                <w:rFonts w:ascii="黑体" w:hint="eastAsia"/>
              </w:rPr>
              <w:t>2</w:t>
            </w:r>
          </w:p>
        </w:tc>
        <w:tc>
          <w:tcPr>
            <w:tcW w:w="4034" w:type="dxa"/>
            <w:tcBorders>
              <w:top w:val="single" w:sz="6" w:space="0" w:color="000000"/>
              <w:left w:val="nil"/>
              <w:bottom w:val="single" w:sz="6" w:space="0" w:color="000000"/>
              <w:right w:val="single" w:sz="6" w:space="0" w:color="000000"/>
            </w:tcBorders>
          </w:tcPr>
          <w:p w14:paraId="79222180" w14:textId="77777777" w:rsidR="003843EA" w:rsidRDefault="00A21561">
            <w:pPr>
              <w:pStyle w:val="p0"/>
              <w:spacing w:line="276" w:lineRule="auto"/>
              <w:rPr>
                <w:rFonts w:ascii="黑体" w:eastAsia="黑体" w:hAnsi="新宋体"/>
              </w:rPr>
            </w:pPr>
            <w:r>
              <w:rPr>
                <w:rFonts w:ascii="黑体" w:eastAsia="黑体" w:hAnsi="新宋体" w:hint="eastAsia"/>
              </w:rPr>
              <w:t>“00”:成功</w:t>
            </w:r>
          </w:p>
          <w:p w14:paraId="2D6C24F6" w14:textId="77777777" w:rsidR="003843EA" w:rsidRDefault="00A21561">
            <w:pPr>
              <w:pStyle w:val="p0"/>
              <w:spacing w:line="276" w:lineRule="auto"/>
              <w:rPr>
                <w:rFonts w:ascii="黑体" w:eastAsia="黑体" w:hAnsi="新宋体"/>
              </w:rPr>
            </w:pPr>
            <w:r>
              <w:rPr>
                <w:rFonts w:ascii="黑体" w:eastAsia="黑体" w:hAnsi="新宋体" w:hint="eastAsia"/>
              </w:rPr>
              <w:t>“01”:不存在SNK</w:t>
            </w:r>
          </w:p>
          <w:p w14:paraId="28D2B5C7" w14:textId="77777777" w:rsidR="003843EA" w:rsidRDefault="00A21561">
            <w:pPr>
              <w:pStyle w:val="p0"/>
              <w:spacing w:line="276" w:lineRule="auto"/>
              <w:rPr>
                <w:rFonts w:ascii="黑体" w:eastAsia="黑体" w:hAnsi="新宋体"/>
              </w:rPr>
            </w:pPr>
            <w:r>
              <w:rPr>
                <w:rFonts w:ascii="黑体" w:eastAsia="黑体" w:hAnsi="新宋体" w:hint="eastAsia"/>
              </w:rPr>
              <w:lastRenderedPageBreak/>
              <w:t>“02”:不存在TUSN</w:t>
            </w:r>
          </w:p>
          <w:p w14:paraId="369466EA" w14:textId="77777777" w:rsidR="003843EA" w:rsidRDefault="00A21561">
            <w:pPr>
              <w:pStyle w:val="p0"/>
              <w:spacing w:line="276" w:lineRule="auto"/>
              <w:rPr>
                <w:rFonts w:ascii="黑体" w:eastAsia="黑体" w:hAnsi="新宋体"/>
              </w:rPr>
            </w:pPr>
            <w:r>
              <w:rPr>
                <w:rFonts w:ascii="黑体" w:eastAsia="黑体" w:hAnsi="新宋体" w:hint="eastAsia"/>
              </w:rPr>
              <w:t>“03”:NDK版本低于1.0.04</w:t>
            </w:r>
          </w:p>
        </w:tc>
      </w:tr>
      <w:tr w:rsidR="003843EA" w14:paraId="36F81B67"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1A7A01A6" w14:textId="77777777" w:rsidR="003843EA" w:rsidRDefault="00A21561">
            <w:pPr>
              <w:pStyle w:val="p0"/>
              <w:spacing w:line="276" w:lineRule="auto"/>
              <w:jc w:val="center"/>
              <w:rPr>
                <w:rFonts w:ascii="黑体" w:eastAsia="黑体"/>
              </w:rPr>
            </w:pPr>
            <w:r>
              <w:rPr>
                <w:rFonts w:ascii="黑体" w:eastAsia="黑体" w:hint="eastAsia"/>
              </w:rPr>
              <w:lastRenderedPageBreak/>
              <w:t>2</w:t>
            </w:r>
          </w:p>
        </w:tc>
        <w:tc>
          <w:tcPr>
            <w:tcW w:w="2268" w:type="dxa"/>
            <w:tcBorders>
              <w:top w:val="single" w:sz="6" w:space="0" w:color="000000"/>
              <w:left w:val="nil"/>
              <w:bottom w:val="single" w:sz="6" w:space="0" w:color="000000"/>
              <w:right w:val="single" w:sz="4" w:space="0" w:color="000000"/>
            </w:tcBorders>
            <w:vAlign w:val="center"/>
          </w:tcPr>
          <w:p w14:paraId="559DEC95" w14:textId="77777777" w:rsidR="003843EA" w:rsidRDefault="00A21561">
            <w:pPr>
              <w:pStyle w:val="p0"/>
              <w:spacing w:line="276" w:lineRule="auto"/>
              <w:rPr>
                <w:rFonts w:ascii="黑体" w:eastAsia="黑体" w:hAnsi="新宋体"/>
              </w:rPr>
            </w:pPr>
            <w:r>
              <w:rPr>
                <w:rFonts w:ascii="黑体" w:eastAsia="黑体" w:hAnsi="新宋体" w:hint="eastAsia"/>
              </w:rPr>
              <w:t>设备终端铭牌</w:t>
            </w:r>
          </w:p>
        </w:tc>
        <w:tc>
          <w:tcPr>
            <w:tcW w:w="1418" w:type="dxa"/>
            <w:tcBorders>
              <w:top w:val="single" w:sz="6" w:space="0" w:color="000000"/>
              <w:left w:val="nil"/>
              <w:bottom w:val="single" w:sz="6" w:space="0" w:color="000000"/>
              <w:right w:val="single" w:sz="6" w:space="0" w:color="000000"/>
            </w:tcBorders>
            <w:vAlign w:val="center"/>
          </w:tcPr>
          <w:p w14:paraId="268A0192" w14:textId="77777777" w:rsidR="003843EA" w:rsidRDefault="00A21561">
            <w:pPr>
              <w:pStyle w:val="p0"/>
              <w:spacing w:line="276" w:lineRule="auto"/>
              <w:jc w:val="center"/>
              <w:rPr>
                <w:rFonts w:ascii="黑体"/>
              </w:rPr>
            </w:pPr>
            <w:r>
              <w:rPr>
                <w:rFonts w:ascii="黑体" w:hint="eastAsia"/>
              </w:rPr>
              <w:t>LL</w:t>
            </w:r>
            <w:r>
              <w:rPr>
                <w:rFonts w:ascii="黑体"/>
              </w:rPr>
              <w:t>…</w:t>
            </w:r>
            <w:r>
              <w:rPr>
                <w:rFonts w:ascii="黑体" w:hint="eastAsia"/>
              </w:rPr>
              <w:t>20</w:t>
            </w:r>
          </w:p>
        </w:tc>
        <w:tc>
          <w:tcPr>
            <w:tcW w:w="4034" w:type="dxa"/>
            <w:tcBorders>
              <w:top w:val="single" w:sz="6" w:space="0" w:color="000000"/>
              <w:left w:val="nil"/>
              <w:bottom w:val="single" w:sz="6" w:space="0" w:color="000000"/>
              <w:right w:val="single" w:sz="6" w:space="0" w:color="000000"/>
            </w:tcBorders>
          </w:tcPr>
          <w:p w14:paraId="176B1808" w14:textId="77777777" w:rsidR="003843EA" w:rsidRDefault="00A21561">
            <w:pPr>
              <w:pStyle w:val="p0"/>
              <w:spacing w:line="276" w:lineRule="auto"/>
              <w:rPr>
                <w:rFonts w:ascii="黑体" w:eastAsia="黑体" w:hAnsi="新宋体"/>
              </w:rPr>
            </w:pPr>
            <w:r>
              <w:rPr>
                <w:rFonts w:ascii="黑体" w:eastAsia="黑体" w:hAnsi="新宋体" w:hint="eastAsia"/>
              </w:rPr>
              <w:t>当铭牌为</w:t>
            </w:r>
            <w:r>
              <w:rPr>
                <w:rFonts w:ascii="黑体" w:eastAsia="黑体" w:hAnsi="新宋体"/>
              </w:rPr>
              <w:t>12</w:t>
            </w:r>
            <w:r>
              <w:rPr>
                <w:rFonts w:ascii="黑体" w:eastAsia="黑体" w:hAnsi="新宋体" w:hint="eastAsia"/>
              </w:rPr>
              <w:t>位</w:t>
            </w:r>
            <w:r>
              <w:rPr>
                <w:rFonts w:ascii="黑体" w:eastAsia="黑体" w:hAnsi="新宋体"/>
              </w:rPr>
              <w:t>SN</w:t>
            </w:r>
            <w:r>
              <w:rPr>
                <w:rFonts w:ascii="黑体" w:eastAsia="黑体" w:hAnsi="新宋体" w:hint="eastAsia"/>
              </w:rPr>
              <w:t>时，返回</w:t>
            </w:r>
            <w:r>
              <w:rPr>
                <w:rFonts w:ascii="黑体" w:eastAsia="黑体" w:hAnsi="新宋体"/>
              </w:rPr>
              <w:t>12</w:t>
            </w:r>
            <w:r>
              <w:rPr>
                <w:rFonts w:ascii="黑体" w:eastAsia="黑体" w:hAnsi="新宋体" w:hint="eastAsia"/>
              </w:rPr>
              <w:t>位</w:t>
            </w:r>
            <w:r>
              <w:rPr>
                <w:rFonts w:ascii="黑体" w:eastAsia="黑体" w:hAnsi="新宋体"/>
              </w:rPr>
              <w:t>SN</w:t>
            </w:r>
            <w:r>
              <w:rPr>
                <w:rFonts w:ascii="黑体" w:eastAsia="黑体" w:hAnsi="新宋体" w:hint="eastAsia"/>
              </w:rPr>
              <w:t>；</w:t>
            </w:r>
          </w:p>
          <w:p w14:paraId="0285A428" w14:textId="77777777" w:rsidR="003843EA" w:rsidRDefault="00A21561">
            <w:pPr>
              <w:pStyle w:val="p0"/>
              <w:spacing w:line="276" w:lineRule="auto"/>
              <w:rPr>
                <w:rFonts w:ascii="黑体" w:eastAsia="黑体" w:hAnsi="新宋体"/>
              </w:rPr>
            </w:pPr>
            <w:r>
              <w:rPr>
                <w:rFonts w:ascii="黑体" w:eastAsia="黑体" w:hAnsi="新宋体" w:hint="eastAsia"/>
              </w:rPr>
              <w:t>当铭牌为</w:t>
            </w:r>
            <w:r>
              <w:rPr>
                <w:rFonts w:ascii="黑体" w:eastAsia="黑体" w:hAnsi="新宋体"/>
              </w:rPr>
              <w:t>20</w:t>
            </w:r>
            <w:r>
              <w:rPr>
                <w:rFonts w:ascii="黑体" w:eastAsia="黑体" w:hAnsi="新宋体" w:hint="eastAsia"/>
              </w:rPr>
              <w:t>位</w:t>
            </w:r>
            <w:r>
              <w:rPr>
                <w:rFonts w:ascii="黑体" w:eastAsia="黑体" w:hAnsi="新宋体"/>
              </w:rPr>
              <w:t>TUSN</w:t>
            </w:r>
            <w:r>
              <w:rPr>
                <w:rFonts w:ascii="黑体" w:eastAsia="黑体" w:hAnsi="新宋体" w:hint="eastAsia"/>
              </w:rPr>
              <w:t>时，返回</w:t>
            </w:r>
            <w:r>
              <w:rPr>
                <w:rFonts w:ascii="黑体" w:eastAsia="黑体" w:hAnsi="新宋体"/>
              </w:rPr>
              <w:t>20</w:t>
            </w:r>
            <w:r>
              <w:rPr>
                <w:rFonts w:ascii="黑体" w:eastAsia="黑体" w:hAnsi="新宋体" w:hint="eastAsia"/>
              </w:rPr>
              <w:t>位TUSN。</w:t>
            </w:r>
          </w:p>
          <w:p w14:paraId="5BF73D50" w14:textId="77777777" w:rsidR="003843EA" w:rsidRDefault="00A21561">
            <w:pPr>
              <w:pStyle w:val="p0"/>
              <w:spacing w:line="276" w:lineRule="auto"/>
              <w:rPr>
                <w:rFonts w:ascii="黑体" w:eastAsia="黑体" w:hAnsi="新宋体"/>
              </w:rPr>
            </w:pPr>
            <w:r>
              <w:rPr>
                <w:rFonts w:ascii="黑体" w:eastAsia="黑体" w:hAnsi="新宋体"/>
              </w:rPr>
              <w:t>格式：</w:t>
            </w:r>
            <w:r>
              <w:rPr>
                <w:rFonts w:ascii="黑体" w:eastAsia="黑体" w:hint="eastAsia"/>
              </w:rPr>
              <w:t>ASCII</w:t>
            </w:r>
          </w:p>
        </w:tc>
      </w:tr>
    </w:tbl>
    <w:p w14:paraId="67401A21" w14:textId="77777777" w:rsidR="003843EA" w:rsidRDefault="00A21561">
      <w:pPr>
        <w:pStyle w:val="MyDoc111New"/>
      </w:pPr>
      <w:r>
        <w:rPr>
          <w:rFonts w:hint="eastAsia"/>
        </w:rPr>
        <w:t>设置客户序列号CSN</w:t>
      </w:r>
      <w:r>
        <w:t xml:space="preserve"> </w:t>
      </w:r>
      <w:ins w:id="327" w:author="Administrator" w:date="2018-04-27T11:03:00Z">
        <w:r>
          <w:t>0xF1 0x0</w:t>
        </w:r>
      </w:ins>
      <w:r>
        <w:rPr>
          <w:rFonts w:hint="eastAsia"/>
        </w:rPr>
        <w:t>4</w:t>
      </w:r>
    </w:p>
    <w:p w14:paraId="21374A6B" w14:textId="77777777" w:rsidR="003843EA" w:rsidRDefault="00A21561">
      <w:pPr>
        <w:pStyle w:val="MyText"/>
        <w:spacing w:line="276" w:lineRule="auto"/>
        <w:ind w:firstLine="409"/>
      </w:pPr>
      <w:r>
        <w:rPr>
          <w:rFonts w:hint="eastAsia"/>
        </w:rPr>
        <w:t>指令：</w:t>
      </w:r>
      <w:r>
        <w:t>0xF1 0x0</w:t>
      </w:r>
      <w:r>
        <w:rPr>
          <w:rFonts w:hint="eastAsia"/>
        </w:rPr>
        <w:t>4</w:t>
      </w:r>
    </w:p>
    <w:p w14:paraId="612EA9F6" w14:textId="77777777" w:rsidR="003843EA" w:rsidRDefault="00A21561">
      <w:pPr>
        <w:pStyle w:val="MyText"/>
        <w:spacing w:line="276" w:lineRule="auto"/>
        <w:ind w:firstLine="409"/>
      </w:pPr>
      <w:r>
        <w:rPr>
          <w:rFonts w:hint="eastAsia"/>
        </w:rPr>
        <w:t>描述：该命令用于设置客户自定义的序列号</w:t>
      </w:r>
    </w:p>
    <w:p w14:paraId="563B19F5" w14:textId="77777777" w:rsidR="003843EA" w:rsidRDefault="00A21561">
      <w:pPr>
        <w:pStyle w:val="MyText"/>
        <w:numPr>
          <w:ilvl w:val="0"/>
          <w:numId w:val="4"/>
        </w:numPr>
        <w:spacing w:line="276" w:lineRule="auto"/>
      </w:pPr>
      <w:r>
        <w:rPr>
          <w:rFonts w:hint="eastAsia"/>
        </w:rPr>
        <w:t>请求报文</w:t>
      </w:r>
    </w:p>
    <w:p w14:paraId="345FB2CE" w14:textId="77777777" w:rsidR="003843EA" w:rsidRDefault="00A21561">
      <w:pPr>
        <w:pStyle w:val="MyText"/>
        <w:numPr>
          <w:ilvl w:val="0"/>
          <w:numId w:val="4"/>
        </w:numPr>
        <w:spacing w:line="276" w:lineRule="auto"/>
      </w:pPr>
      <w:r>
        <w:rPr>
          <w:rFonts w:hint="eastAsia"/>
        </w:rPr>
        <w:t>数据：</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159E54CA" w14:textId="77777777">
        <w:trPr>
          <w:jc w:val="right"/>
        </w:trPr>
        <w:tc>
          <w:tcPr>
            <w:tcW w:w="452" w:type="dxa"/>
            <w:tcBorders>
              <w:right w:val="single" w:sz="4" w:space="0" w:color="auto"/>
            </w:tcBorders>
            <w:shd w:val="clear" w:color="auto" w:fill="E6E6E6"/>
          </w:tcPr>
          <w:p w14:paraId="565B6AC4"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344" w:type="dxa"/>
            <w:tcBorders>
              <w:left w:val="single" w:sz="4" w:space="0" w:color="auto"/>
              <w:right w:val="single" w:sz="4" w:space="0" w:color="auto"/>
            </w:tcBorders>
            <w:shd w:val="clear" w:color="auto" w:fill="E6E6E6"/>
          </w:tcPr>
          <w:p w14:paraId="0C1BCA8E" w14:textId="77777777" w:rsidR="003843EA" w:rsidRDefault="00A21561">
            <w:pPr>
              <w:widowControl/>
              <w:spacing w:line="276" w:lineRule="auto"/>
              <w:jc w:val="center"/>
              <w:rPr>
                <w:rFonts w:ascii="黑体"/>
                <w:b/>
                <w:bCs/>
                <w:kern w:val="0"/>
                <w:szCs w:val="21"/>
              </w:rPr>
            </w:pPr>
            <w:r>
              <w:rPr>
                <w:rFonts w:ascii="黑体" w:hint="eastAsia"/>
                <w:b/>
                <w:bCs/>
                <w:kern w:val="0"/>
                <w:szCs w:val="21"/>
              </w:rPr>
              <w:t>数据域</w:t>
            </w:r>
          </w:p>
        </w:tc>
        <w:tc>
          <w:tcPr>
            <w:tcW w:w="1092" w:type="dxa"/>
            <w:tcBorders>
              <w:left w:val="single" w:sz="4" w:space="0" w:color="auto"/>
            </w:tcBorders>
            <w:shd w:val="clear" w:color="auto" w:fill="E6E6E6"/>
          </w:tcPr>
          <w:p w14:paraId="21366BE6" w14:textId="77777777" w:rsidR="003843EA" w:rsidRDefault="00A21561">
            <w:pPr>
              <w:widowControl/>
              <w:spacing w:line="276" w:lineRule="auto"/>
              <w:jc w:val="center"/>
              <w:rPr>
                <w:rFonts w:ascii="黑体"/>
                <w:b/>
                <w:bCs/>
                <w:kern w:val="0"/>
                <w:szCs w:val="21"/>
              </w:rPr>
            </w:pPr>
            <w:r>
              <w:rPr>
                <w:rFonts w:ascii="黑体" w:hint="eastAsia"/>
                <w:b/>
                <w:bCs/>
                <w:kern w:val="0"/>
                <w:szCs w:val="21"/>
              </w:rPr>
              <w:t>长度</w:t>
            </w:r>
          </w:p>
        </w:tc>
        <w:tc>
          <w:tcPr>
            <w:tcW w:w="4634" w:type="dxa"/>
            <w:shd w:val="clear" w:color="auto" w:fill="E6E6E6"/>
          </w:tcPr>
          <w:p w14:paraId="3FD626E1" w14:textId="77777777" w:rsidR="003843EA" w:rsidRDefault="00A21561">
            <w:pPr>
              <w:widowControl/>
              <w:spacing w:line="276" w:lineRule="auto"/>
              <w:ind w:firstLine="420"/>
              <w:jc w:val="center"/>
              <w:rPr>
                <w:rFonts w:ascii="黑体"/>
                <w:b/>
                <w:bCs/>
                <w:kern w:val="0"/>
                <w:szCs w:val="21"/>
              </w:rPr>
            </w:pPr>
            <w:r>
              <w:rPr>
                <w:rFonts w:ascii="黑体" w:hint="eastAsia"/>
                <w:b/>
                <w:bCs/>
                <w:kern w:val="0"/>
                <w:szCs w:val="21"/>
              </w:rPr>
              <w:t>备注</w:t>
            </w:r>
          </w:p>
        </w:tc>
      </w:tr>
      <w:tr w:rsidR="003843EA" w14:paraId="6E83E862" w14:textId="77777777">
        <w:trPr>
          <w:jc w:val="right"/>
        </w:trPr>
        <w:tc>
          <w:tcPr>
            <w:tcW w:w="452" w:type="dxa"/>
            <w:tcBorders>
              <w:right w:val="single" w:sz="4" w:space="0" w:color="auto"/>
            </w:tcBorders>
            <w:vAlign w:val="center"/>
          </w:tcPr>
          <w:p w14:paraId="7627950F" w14:textId="77777777" w:rsidR="003843EA" w:rsidRDefault="00A21561">
            <w:pPr>
              <w:pStyle w:val="p0"/>
              <w:spacing w:line="276" w:lineRule="auto"/>
              <w:rPr>
                <w:rFonts w:ascii="黑体" w:eastAsia="黑体" w:hAnsi="新宋体"/>
              </w:rPr>
            </w:pPr>
            <w:r>
              <w:rPr>
                <w:rFonts w:ascii="黑体" w:eastAsia="黑体" w:hAnsi="新宋体"/>
              </w:rPr>
              <w:t>1</w:t>
            </w:r>
          </w:p>
        </w:tc>
        <w:tc>
          <w:tcPr>
            <w:tcW w:w="2344" w:type="dxa"/>
            <w:tcBorders>
              <w:left w:val="single" w:sz="4" w:space="0" w:color="auto"/>
              <w:right w:val="single" w:sz="4" w:space="0" w:color="auto"/>
            </w:tcBorders>
            <w:vAlign w:val="center"/>
          </w:tcPr>
          <w:p w14:paraId="678E4BD2" w14:textId="77777777" w:rsidR="003843EA" w:rsidRDefault="00A21561">
            <w:pPr>
              <w:pStyle w:val="p0"/>
              <w:spacing w:line="276" w:lineRule="auto"/>
              <w:rPr>
                <w:rFonts w:ascii="黑体" w:eastAsia="黑体" w:hAnsi="新宋体"/>
              </w:rPr>
            </w:pPr>
            <w:r>
              <w:rPr>
                <w:rFonts w:ascii="黑体" w:eastAsia="黑体" w:hAnsi="新宋体" w:hint="eastAsia"/>
              </w:rPr>
              <w:t>mode</w:t>
            </w:r>
          </w:p>
        </w:tc>
        <w:tc>
          <w:tcPr>
            <w:tcW w:w="1092" w:type="dxa"/>
            <w:tcBorders>
              <w:left w:val="single" w:sz="4" w:space="0" w:color="auto"/>
            </w:tcBorders>
            <w:vAlign w:val="center"/>
          </w:tcPr>
          <w:p w14:paraId="58FF9C5E" w14:textId="77777777" w:rsidR="003843EA" w:rsidRDefault="00A21561">
            <w:pPr>
              <w:pStyle w:val="p0"/>
              <w:spacing w:line="276" w:lineRule="auto"/>
              <w:rPr>
                <w:rFonts w:ascii="黑体" w:eastAsia="黑体" w:hAnsi="新宋体"/>
              </w:rPr>
            </w:pPr>
            <w:r>
              <w:rPr>
                <w:rFonts w:ascii="黑体" w:eastAsia="黑体" w:hAnsi="新宋体"/>
              </w:rPr>
              <w:t>1</w:t>
            </w:r>
          </w:p>
        </w:tc>
        <w:tc>
          <w:tcPr>
            <w:tcW w:w="4634" w:type="dxa"/>
          </w:tcPr>
          <w:p w14:paraId="611E9D42" w14:textId="77777777" w:rsidR="003843EA" w:rsidRDefault="00A21561">
            <w:pPr>
              <w:pStyle w:val="p0"/>
              <w:spacing w:line="276" w:lineRule="auto"/>
              <w:rPr>
                <w:rFonts w:ascii="黑体" w:eastAsia="黑体" w:hAnsi="新宋体"/>
              </w:rPr>
            </w:pPr>
            <w:r>
              <w:t>0x04</w:t>
            </w:r>
          </w:p>
        </w:tc>
      </w:tr>
      <w:tr w:rsidR="003843EA" w14:paraId="5FF836FB" w14:textId="77777777">
        <w:trPr>
          <w:jc w:val="right"/>
        </w:trPr>
        <w:tc>
          <w:tcPr>
            <w:tcW w:w="452" w:type="dxa"/>
            <w:tcBorders>
              <w:right w:val="single" w:sz="4" w:space="0" w:color="auto"/>
            </w:tcBorders>
            <w:vAlign w:val="center"/>
          </w:tcPr>
          <w:p w14:paraId="5576D7A9" w14:textId="77777777" w:rsidR="003843EA" w:rsidRDefault="00A21561">
            <w:pPr>
              <w:pStyle w:val="p0"/>
              <w:spacing w:line="276" w:lineRule="auto"/>
              <w:rPr>
                <w:rFonts w:ascii="黑体" w:eastAsia="黑体" w:hAnsi="新宋体"/>
              </w:rPr>
            </w:pPr>
            <w:r>
              <w:rPr>
                <w:rFonts w:ascii="黑体" w:eastAsia="黑体" w:hAnsi="新宋体" w:hint="eastAsia"/>
              </w:rPr>
              <w:t>2</w:t>
            </w:r>
          </w:p>
        </w:tc>
        <w:tc>
          <w:tcPr>
            <w:tcW w:w="2344" w:type="dxa"/>
            <w:tcBorders>
              <w:left w:val="single" w:sz="4" w:space="0" w:color="auto"/>
              <w:right w:val="single" w:sz="4" w:space="0" w:color="auto"/>
            </w:tcBorders>
            <w:vAlign w:val="center"/>
          </w:tcPr>
          <w:p w14:paraId="4B3C4323" w14:textId="77777777" w:rsidR="003843EA" w:rsidRDefault="00A21561">
            <w:pPr>
              <w:pStyle w:val="p0"/>
              <w:spacing w:line="276" w:lineRule="auto"/>
              <w:rPr>
                <w:rFonts w:ascii="黑体" w:eastAsia="黑体" w:hAnsi="新宋体"/>
              </w:rPr>
            </w:pPr>
            <w:proofErr w:type="spellStart"/>
            <w:r>
              <w:rPr>
                <w:rFonts w:ascii="黑体" w:eastAsia="黑体" w:hAnsi="新宋体" w:hint="eastAsia"/>
              </w:rPr>
              <w:t>csn</w:t>
            </w:r>
            <w:proofErr w:type="spellEnd"/>
          </w:p>
        </w:tc>
        <w:tc>
          <w:tcPr>
            <w:tcW w:w="1092" w:type="dxa"/>
            <w:tcBorders>
              <w:left w:val="single" w:sz="4" w:space="0" w:color="auto"/>
            </w:tcBorders>
            <w:vAlign w:val="center"/>
          </w:tcPr>
          <w:p w14:paraId="61E88043" w14:textId="77777777" w:rsidR="003843EA" w:rsidRDefault="00A21561">
            <w:pPr>
              <w:pStyle w:val="p0"/>
              <w:spacing w:line="276" w:lineRule="auto"/>
              <w:rPr>
                <w:rFonts w:ascii="黑体" w:eastAsia="黑体" w:hAnsi="新宋体"/>
              </w:rPr>
            </w:pPr>
            <w:r>
              <w:rPr>
                <w:rFonts w:ascii="黑体" w:eastAsia="黑体" w:hAnsi="新宋体" w:hint="eastAsia"/>
              </w:rPr>
              <w:t>LL</w:t>
            </w:r>
            <w:r>
              <w:rPr>
                <w:rFonts w:ascii="黑体" w:eastAsia="黑体" w:hAnsi="新宋体"/>
              </w:rPr>
              <w:t>…</w:t>
            </w:r>
            <w:r>
              <w:rPr>
                <w:rFonts w:ascii="黑体" w:eastAsia="黑体" w:hAnsi="新宋体"/>
              </w:rPr>
              <w:t>20</w:t>
            </w:r>
          </w:p>
        </w:tc>
        <w:tc>
          <w:tcPr>
            <w:tcW w:w="4634" w:type="dxa"/>
          </w:tcPr>
          <w:p w14:paraId="2F8D6F6B" w14:textId="77777777" w:rsidR="003843EA" w:rsidRDefault="00A21561">
            <w:pPr>
              <w:pStyle w:val="p0"/>
              <w:spacing w:line="276" w:lineRule="auto"/>
            </w:pPr>
            <w:r>
              <w:rPr>
                <w:rFonts w:ascii="黑体" w:eastAsia="黑体" w:hAnsi="新宋体" w:hint="eastAsia"/>
              </w:rPr>
              <w:t>客户定义的序列号</w:t>
            </w:r>
          </w:p>
        </w:tc>
      </w:tr>
    </w:tbl>
    <w:p w14:paraId="50623697" w14:textId="77777777" w:rsidR="003843EA" w:rsidRDefault="00A21561">
      <w:pPr>
        <w:pStyle w:val="MyText"/>
        <w:numPr>
          <w:ilvl w:val="0"/>
          <w:numId w:val="4"/>
        </w:numPr>
        <w:spacing w:line="276" w:lineRule="auto"/>
      </w:pPr>
      <w:r>
        <w:rPr>
          <w:rFonts w:hint="eastAsia"/>
        </w:rPr>
        <w:t>响应报文</w:t>
      </w:r>
    </w:p>
    <w:p w14:paraId="62D51EE9" w14:textId="77777777" w:rsidR="003843EA" w:rsidRDefault="00A21561">
      <w:pPr>
        <w:pStyle w:val="MyText"/>
        <w:spacing w:line="276" w:lineRule="auto"/>
        <w:ind w:left="1680"/>
      </w:pPr>
      <w:r>
        <w:rPr>
          <w:rFonts w:hint="eastAsia"/>
        </w:rPr>
        <w:t>无</w:t>
      </w:r>
    </w:p>
    <w:p w14:paraId="250FCB9B" w14:textId="77777777" w:rsidR="003843EA" w:rsidRDefault="00A21561">
      <w:pPr>
        <w:pStyle w:val="MyDoc111New"/>
      </w:pPr>
      <w:bookmarkStart w:id="328" w:name="_Toc21155"/>
      <w:bookmarkStart w:id="329" w:name="_Toc14577"/>
      <w:bookmarkStart w:id="330" w:name="_Toc23335"/>
      <w:bookmarkStart w:id="331" w:name="_Toc8987"/>
      <w:bookmarkStart w:id="332" w:name="_Toc453057460"/>
      <w:r>
        <w:rPr>
          <w:rFonts w:hint="eastAsia"/>
        </w:rPr>
        <w:t>设置时间日期</w:t>
      </w:r>
      <w:bookmarkEnd w:id="328"/>
      <w:bookmarkEnd w:id="329"/>
      <w:bookmarkEnd w:id="330"/>
      <w:bookmarkEnd w:id="331"/>
      <w:bookmarkEnd w:id="332"/>
      <w:ins w:id="333" w:author="Administrator" w:date="2018-04-27T11:08:00Z">
        <w:r>
          <w:t>0x1D 0x04</w:t>
        </w:r>
      </w:ins>
    </w:p>
    <w:p w14:paraId="6A02AF8E" w14:textId="77777777" w:rsidR="003843EA" w:rsidRDefault="00A21561">
      <w:pPr>
        <w:pStyle w:val="MyText"/>
        <w:spacing w:line="276" w:lineRule="auto"/>
        <w:ind w:firstLine="409"/>
      </w:pPr>
      <w:r>
        <w:rPr>
          <w:rFonts w:hint="eastAsia"/>
        </w:rPr>
        <w:t>指令：</w:t>
      </w:r>
      <w:r>
        <w:t>0x1D 0x04</w:t>
      </w:r>
    </w:p>
    <w:p w14:paraId="0415C7E9" w14:textId="77777777" w:rsidR="003843EA" w:rsidRDefault="00A21561">
      <w:pPr>
        <w:pStyle w:val="MyText"/>
        <w:spacing w:line="276" w:lineRule="auto"/>
        <w:ind w:firstLine="409"/>
      </w:pPr>
      <w:r>
        <w:rPr>
          <w:rFonts w:hint="eastAsia"/>
        </w:rPr>
        <w:t>描述：设置POS</w:t>
      </w:r>
      <w:r>
        <w:t>时间</w:t>
      </w:r>
    </w:p>
    <w:p w14:paraId="52A2E9A5" w14:textId="77777777" w:rsidR="003843EA" w:rsidRDefault="00A21561">
      <w:pPr>
        <w:pStyle w:val="MyText"/>
        <w:numPr>
          <w:ilvl w:val="0"/>
          <w:numId w:val="4"/>
        </w:numPr>
        <w:spacing w:line="276" w:lineRule="auto"/>
      </w:pPr>
      <w:r>
        <w:rPr>
          <w:rFonts w:hint="eastAsia"/>
        </w:rPr>
        <w:t>请求报文</w:t>
      </w:r>
    </w:p>
    <w:p w14:paraId="4EEA3B07" w14:textId="77777777" w:rsidR="003843EA" w:rsidRDefault="00A21561">
      <w:pPr>
        <w:pStyle w:val="MyText"/>
        <w:spacing w:line="276" w:lineRule="auto"/>
        <w:ind w:left="1680"/>
      </w:pPr>
      <w:r>
        <w:rPr>
          <w:rFonts w:hint="eastAsia"/>
        </w:rPr>
        <w:t>数据：</w:t>
      </w:r>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49D13D6E"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0AE75E74"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268" w:type="dxa"/>
            <w:tcBorders>
              <w:top w:val="single" w:sz="6" w:space="0" w:color="000000"/>
              <w:left w:val="nil"/>
              <w:bottom w:val="single" w:sz="6" w:space="0" w:color="000000"/>
              <w:right w:val="single" w:sz="4" w:space="0" w:color="000000"/>
            </w:tcBorders>
            <w:shd w:val="clear" w:color="auto" w:fill="E6E6E6"/>
          </w:tcPr>
          <w:p w14:paraId="691F329F"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数据域</w:t>
            </w:r>
          </w:p>
        </w:tc>
        <w:tc>
          <w:tcPr>
            <w:tcW w:w="1418" w:type="dxa"/>
            <w:tcBorders>
              <w:top w:val="single" w:sz="6" w:space="0" w:color="000000"/>
              <w:left w:val="nil"/>
              <w:bottom w:val="single" w:sz="6" w:space="0" w:color="000000"/>
              <w:right w:val="single" w:sz="6" w:space="0" w:color="000000"/>
            </w:tcBorders>
            <w:shd w:val="clear" w:color="auto" w:fill="E6E6E6"/>
          </w:tcPr>
          <w:p w14:paraId="6CE5FD96"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长度</w:t>
            </w:r>
          </w:p>
        </w:tc>
        <w:tc>
          <w:tcPr>
            <w:tcW w:w="4034" w:type="dxa"/>
            <w:tcBorders>
              <w:top w:val="single" w:sz="6" w:space="0" w:color="000000"/>
              <w:left w:val="nil"/>
              <w:bottom w:val="single" w:sz="6" w:space="0" w:color="000000"/>
              <w:right w:val="single" w:sz="6" w:space="0" w:color="000000"/>
            </w:tcBorders>
            <w:shd w:val="clear" w:color="auto" w:fill="E6E6E6"/>
          </w:tcPr>
          <w:p w14:paraId="4E3E5F0C" w14:textId="77777777" w:rsidR="003843EA" w:rsidRDefault="00A21561">
            <w:pPr>
              <w:widowControl/>
              <w:spacing w:line="276" w:lineRule="auto"/>
              <w:ind w:firstLine="420"/>
              <w:jc w:val="center"/>
              <w:rPr>
                <w:rFonts w:ascii="黑体"/>
                <w:b/>
                <w:bCs/>
                <w:kern w:val="0"/>
                <w:szCs w:val="21"/>
              </w:rPr>
            </w:pPr>
            <w:r>
              <w:rPr>
                <w:rFonts w:ascii="黑体" w:hAnsi="宋体" w:hint="eastAsia"/>
                <w:b/>
                <w:bCs/>
                <w:kern w:val="0"/>
                <w:szCs w:val="21"/>
              </w:rPr>
              <w:t>备注</w:t>
            </w:r>
          </w:p>
        </w:tc>
      </w:tr>
      <w:tr w:rsidR="003843EA" w14:paraId="0C0B87DB"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7B2E7847" w14:textId="77777777" w:rsidR="003843EA" w:rsidRDefault="00A21561">
            <w:pPr>
              <w:pStyle w:val="p0"/>
              <w:spacing w:line="276" w:lineRule="auto"/>
              <w:jc w:val="center"/>
              <w:rPr>
                <w:rFonts w:ascii="黑体" w:eastAsia="黑体"/>
              </w:rPr>
            </w:pPr>
            <w:r>
              <w:rPr>
                <w:rFonts w:ascii="黑体" w:eastAsia="黑体"/>
              </w:rPr>
              <w:t>1</w:t>
            </w:r>
          </w:p>
        </w:tc>
        <w:tc>
          <w:tcPr>
            <w:tcW w:w="2268" w:type="dxa"/>
            <w:tcBorders>
              <w:top w:val="single" w:sz="6" w:space="0" w:color="000000"/>
              <w:left w:val="nil"/>
              <w:bottom w:val="single" w:sz="6" w:space="0" w:color="000000"/>
              <w:right w:val="single" w:sz="4" w:space="0" w:color="000000"/>
            </w:tcBorders>
            <w:vAlign w:val="center"/>
          </w:tcPr>
          <w:p w14:paraId="40C93B65" w14:textId="77777777" w:rsidR="003843EA" w:rsidRDefault="00A21561">
            <w:pPr>
              <w:pStyle w:val="p0"/>
              <w:spacing w:line="276" w:lineRule="auto"/>
              <w:jc w:val="center"/>
              <w:rPr>
                <w:rFonts w:ascii="黑体" w:eastAsia="黑体"/>
              </w:rPr>
            </w:pPr>
            <w:r>
              <w:rPr>
                <w:rFonts w:ascii="黑体" w:eastAsia="黑体" w:hAnsi="新宋体" w:hint="eastAsia"/>
              </w:rPr>
              <w:t>时间</w:t>
            </w:r>
          </w:p>
        </w:tc>
        <w:tc>
          <w:tcPr>
            <w:tcW w:w="1418" w:type="dxa"/>
            <w:tcBorders>
              <w:top w:val="single" w:sz="6" w:space="0" w:color="000000"/>
              <w:left w:val="nil"/>
              <w:bottom w:val="single" w:sz="6" w:space="0" w:color="000000"/>
              <w:right w:val="single" w:sz="6" w:space="0" w:color="000000"/>
            </w:tcBorders>
            <w:vAlign w:val="center"/>
          </w:tcPr>
          <w:p w14:paraId="02F8786C" w14:textId="77777777" w:rsidR="003843EA" w:rsidRDefault="00A21561">
            <w:pPr>
              <w:pStyle w:val="p0"/>
              <w:spacing w:line="276" w:lineRule="auto"/>
              <w:jc w:val="center"/>
              <w:rPr>
                <w:rFonts w:ascii="黑体" w:eastAsia="黑体"/>
              </w:rPr>
            </w:pPr>
            <w:r>
              <w:rPr>
                <w:rFonts w:ascii="黑体" w:eastAsia="黑体"/>
              </w:rPr>
              <w:t>14</w:t>
            </w:r>
          </w:p>
        </w:tc>
        <w:tc>
          <w:tcPr>
            <w:tcW w:w="4034" w:type="dxa"/>
            <w:tcBorders>
              <w:top w:val="single" w:sz="6" w:space="0" w:color="000000"/>
              <w:left w:val="nil"/>
              <w:bottom w:val="single" w:sz="6" w:space="0" w:color="000000"/>
              <w:right w:val="single" w:sz="6" w:space="0" w:color="000000"/>
            </w:tcBorders>
          </w:tcPr>
          <w:p w14:paraId="11307BD6" w14:textId="77777777" w:rsidR="003843EA" w:rsidRDefault="00A21561">
            <w:pPr>
              <w:pStyle w:val="p0"/>
              <w:spacing w:line="276" w:lineRule="auto"/>
              <w:rPr>
                <w:rFonts w:ascii="黑体" w:eastAsia="黑体"/>
              </w:rPr>
            </w:pPr>
            <w:r>
              <w:rPr>
                <w:rFonts w:ascii="黑体" w:eastAsia="黑体" w:hAnsi="新宋体" w:hint="eastAsia"/>
              </w:rPr>
              <w:t>格式：</w:t>
            </w:r>
            <w:r>
              <w:rPr>
                <w:rFonts w:ascii="黑体" w:eastAsia="黑体"/>
              </w:rPr>
              <w:t>YYYYMMDDHHMMSS</w:t>
            </w:r>
            <w:r>
              <w:rPr>
                <w:rFonts w:ascii="黑体" w:eastAsia="黑体" w:hAnsi="新宋体" w:hint="eastAsia"/>
              </w:rPr>
              <w:t>（</w:t>
            </w:r>
            <w:r>
              <w:rPr>
                <w:rFonts w:ascii="黑体" w:eastAsia="黑体" w:hAnsi="新宋体"/>
              </w:rPr>
              <w:t>ASCII</w:t>
            </w:r>
            <w:r>
              <w:rPr>
                <w:rFonts w:ascii="黑体" w:eastAsia="黑体" w:hAnsi="新宋体" w:hint="eastAsia"/>
              </w:rPr>
              <w:t>）</w:t>
            </w:r>
          </w:p>
        </w:tc>
      </w:tr>
    </w:tbl>
    <w:p w14:paraId="31678F23" w14:textId="77777777" w:rsidR="003843EA" w:rsidRDefault="003843EA">
      <w:pPr>
        <w:pStyle w:val="MyText"/>
        <w:spacing w:line="276" w:lineRule="auto"/>
        <w:ind w:left="1680"/>
      </w:pPr>
    </w:p>
    <w:p w14:paraId="6CEAFC7E" w14:textId="77777777" w:rsidR="003843EA" w:rsidRDefault="00A21561">
      <w:pPr>
        <w:pStyle w:val="MyText"/>
        <w:numPr>
          <w:ilvl w:val="0"/>
          <w:numId w:val="4"/>
        </w:numPr>
        <w:spacing w:line="276" w:lineRule="auto"/>
      </w:pPr>
      <w:r>
        <w:rPr>
          <w:rFonts w:hint="eastAsia"/>
        </w:rPr>
        <w:t>响应报文</w:t>
      </w:r>
    </w:p>
    <w:p w14:paraId="0DE55241" w14:textId="77777777" w:rsidR="003843EA" w:rsidRDefault="00A21561">
      <w:pPr>
        <w:pStyle w:val="MyText"/>
        <w:spacing w:line="276" w:lineRule="auto"/>
        <w:ind w:leftChars="800" w:left="1680"/>
      </w:pPr>
      <w:r>
        <w:rPr>
          <w:rFonts w:hint="eastAsia"/>
        </w:rPr>
        <w:t>数据：无</w:t>
      </w:r>
    </w:p>
    <w:p w14:paraId="3191516B" w14:textId="77777777" w:rsidR="003843EA" w:rsidRDefault="003843EA">
      <w:pPr>
        <w:pStyle w:val="MyText"/>
      </w:pPr>
    </w:p>
    <w:p w14:paraId="2EED4C7D" w14:textId="77777777" w:rsidR="003843EA" w:rsidRDefault="00A21561">
      <w:pPr>
        <w:pStyle w:val="MyDoc111New"/>
      </w:pPr>
      <w:bookmarkStart w:id="334" w:name="_Toc7495"/>
      <w:bookmarkStart w:id="335" w:name="_Toc453057461"/>
      <w:bookmarkStart w:id="336" w:name="_Toc23211"/>
      <w:bookmarkStart w:id="337" w:name="_Toc11730"/>
      <w:bookmarkStart w:id="338" w:name="_Toc8812"/>
      <w:r>
        <w:rPr>
          <w:rFonts w:hint="eastAsia"/>
        </w:rPr>
        <w:t>获取时间日期</w:t>
      </w:r>
      <w:bookmarkEnd w:id="334"/>
      <w:bookmarkEnd w:id="335"/>
      <w:bookmarkEnd w:id="336"/>
      <w:bookmarkEnd w:id="337"/>
      <w:bookmarkEnd w:id="338"/>
      <w:ins w:id="339" w:author="Administrator" w:date="2018-04-27T11:08:00Z">
        <w:r>
          <w:t>0x1D 0x05</w:t>
        </w:r>
      </w:ins>
    </w:p>
    <w:p w14:paraId="609C3059" w14:textId="77777777" w:rsidR="003843EA" w:rsidRDefault="00A21561">
      <w:pPr>
        <w:pStyle w:val="MyText"/>
        <w:spacing w:line="276" w:lineRule="auto"/>
        <w:ind w:firstLine="409"/>
      </w:pPr>
      <w:r>
        <w:rPr>
          <w:rFonts w:hint="eastAsia"/>
        </w:rPr>
        <w:t>指令：</w:t>
      </w:r>
      <w:r>
        <w:t>0x1D 0x05</w:t>
      </w:r>
    </w:p>
    <w:p w14:paraId="62F7B779" w14:textId="77777777" w:rsidR="003843EA" w:rsidRDefault="00A21561">
      <w:pPr>
        <w:pStyle w:val="MyText"/>
        <w:spacing w:line="276" w:lineRule="auto"/>
        <w:ind w:firstLine="409"/>
      </w:pPr>
      <w:r>
        <w:rPr>
          <w:rFonts w:hint="eastAsia"/>
        </w:rPr>
        <w:t>描述：获取POS</w:t>
      </w:r>
      <w:r>
        <w:t>时间</w:t>
      </w:r>
    </w:p>
    <w:p w14:paraId="5446816F" w14:textId="77777777" w:rsidR="003843EA" w:rsidRDefault="00A21561">
      <w:pPr>
        <w:pStyle w:val="MyText"/>
        <w:numPr>
          <w:ilvl w:val="0"/>
          <w:numId w:val="4"/>
        </w:numPr>
        <w:spacing w:line="276" w:lineRule="auto"/>
      </w:pPr>
      <w:r>
        <w:rPr>
          <w:rFonts w:hint="eastAsia"/>
        </w:rPr>
        <w:t>请求报文</w:t>
      </w:r>
    </w:p>
    <w:p w14:paraId="2FE06F6B" w14:textId="77777777" w:rsidR="003843EA" w:rsidRDefault="00A21561">
      <w:pPr>
        <w:pStyle w:val="MyText"/>
        <w:spacing w:line="276" w:lineRule="auto"/>
        <w:ind w:left="1680"/>
      </w:pPr>
      <w:r>
        <w:rPr>
          <w:rFonts w:hint="eastAsia"/>
        </w:rPr>
        <w:t>数据：无</w:t>
      </w:r>
    </w:p>
    <w:p w14:paraId="501F2B85" w14:textId="77777777" w:rsidR="003843EA" w:rsidRDefault="003843EA">
      <w:pPr>
        <w:pStyle w:val="MyText"/>
        <w:spacing w:line="276" w:lineRule="auto"/>
        <w:ind w:left="1680"/>
      </w:pPr>
    </w:p>
    <w:p w14:paraId="56D56A60" w14:textId="77777777" w:rsidR="003843EA" w:rsidRDefault="00A21561">
      <w:pPr>
        <w:pStyle w:val="MyText"/>
        <w:numPr>
          <w:ilvl w:val="0"/>
          <w:numId w:val="4"/>
        </w:numPr>
        <w:spacing w:line="276" w:lineRule="auto"/>
      </w:pPr>
      <w:r>
        <w:rPr>
          <w:rFonts w:hint="eastAsia"/>
        </w:rPr>
        <w:t>响应报文</w:t>
      </w:r>
    </w:p>
    <w:p w14:paraId="545ED5A4" w14:textId="77777777" w:rsidR="003843EA" w:rsidRDefault="00A21561">
      <w:pPr>
        <w:pStyle w:val="MyText"/>
        <w:spacing w:line="276" w:lineRule="auto"/>
        <w:ind w:leftChars="800" w:left="1680"/>
      </w:pPr>
      <w:r>
        <w:rPr>
          <w:rFonts w:hint="eastAsia"/>
        </w:rPr>
        <w:t>数据：</w:t>
      </w:r>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2EBEE1CB"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5536DC94"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268" w:type="dxa"/>
            <w:tcBorders>
              <w:top w:val="single" w:sz="6" w:space="0" w:color="000000"/>
              <w:left w:val="nil"/>
              <w:bottom w:val="single" w:sz="6" w:space="0" w:color="000000"/>
              <w:right w:val="single" w:sz="4" w:space="0" w:color="000000"/>
            </w:tcBorders>
            <w:shd w:val="clear" w:color="auto" w:fill="E6E6E6"/>
          </w:tcPr>
          <w:p w14:paraId="34B8F81A"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数据域</w:t>
            </w:r>
          </w:p>
        </w:tc>
        <w:tc>
          <w:tcPr>
            <w:tcW w:w="1418" w:type="dxa"/>
            <w:tcBorders>
              <w:top w:val="single" w:sz="6" w:space="0" w:color="000000"/>
              <w:left w:val="nil"/>
              <w:bottom w:val="single" w:sz="6" w:space="0" w:color="000000"/>
              <w:right w:val="single" w:sz="6" w:space="0" w:color="000000"/>
            </w:tcBorders>
            <w:shd w:val="clear" w:color="auto" w:fill="E6E6E6"/>
          </w:tcPr>
          <w:p w14:paraId="3712CB39"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长度</w:t>
            </w:r>
          </w:p>
        </w:tc>
        <w:tc>
          <w:tcPr>
            <w:tcW w:w="4034" w:type="dxa"/>
            <w:tcBorders>
              <w:top w:val="single" w:sz="6" w:space="0" w:color="000000"/>
              <w:left w:val="nil"/>
              <w:bottom w:val="single" w:sz="6" w:space="0" w:color="000000"/>
              <w:right w:val="single" w:sz="6" w:space="0" w:color="000000"/>
            </w:tcBorders>
            <w:shd w:val="clear" w:color="auto" w:fill="E6E6E6"/>
          </w:tcPr>
          <w:p w14:paraId="670B1203" w14:textId="77777777" w:rsidR="003843EA" w:rsidRDefault="00A21561">
            <w:pPr>
              <w:widowControl/>
              <w:spacing w:line="276" w:lineRule="auto"/>
              <w:ind w:firstLine="420"/>
              <w:jc w:val="center"/>
              <w:rPr>
                <w:rFonts w:ascii="黑体"/>
                <w:b/>
                <w:bCs/>
                <w:kern w:val="0"/>
                <w:szCs w:val="21"/>
              </w:rPr>
            </w:pPr>
            <w:r>
              <w:rPr>
                <w:rFonts w:ascii="黑体" w:hAnsi="宋体" w:hint="eastAsia"/>
                <w:b/>
                <w:bCs/>
                <w:kern w:val="0"/>
                <w:szCs w:val="21"/>
              </w:rPr>
              <w:t>备注</w:t>
            </w:r>
          </w:p>
        </w:tc>
      </w:tr>
      <w:tr w:rsidR="003843EA" w14:paraId="2C1C708F"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6BE90761" w14:textId="77777777" w:rsidR="003843EA" w:rsidRDefault="00A21561">
            <w:pPr>
              <w:pStyle w:val="p0"/>
              <w:spacing w:line="276" w:lineRule="auto"/>
              <w:jc w:val="center"/>
              <w:rPr>
                <w:rFonts w:ascii="黑体" w:eastAsia="黑体"/>
              </w:rPr>
            </w:pPr>
            <w:r>
              <w:rPr>
                <w:rFonts w:ascii="黑体" w:eastAsia="黑体"/>
              </w:rPr>
              <w:t>1</w:t>
            </w:r>
          </w:p>
        </w:tc>
        <w:tc>
          <w:tcPr>
            <w:tcW w:w="2268" w:type="dxa"/>
            <w:tcBorders>
              <w:top w:val="single" w:sz="6" w:space="0" w:color="000000"/>
              <w:left w:val="nil"/>
              <w:bottom w:val="single" w:sz="6" w:space="0" w:color="000000"/>
              <w:right w:val="single" w:sz="4" w:space="0" w:color="000000"/>
            </w:tcBorders>
            <w:vAlign w:val="center"/>
          </w:tcPr>
          <w:p w14:paraId="65CCFDE3" w14:textId="77777777" w:rsidR="003843EA" w:rsidRDefault="00A21561">
            <w:pPr>
              <w:pStyle w:val="p0"/>
              <w:spacing w:line="276" w:lineRule="auto"/>
              <w:jc w:val="center"/>
              <w:rPr>
                <w:rFonts w:ascii="黑体" w:eastAsia="黑体"/>
              </w:rPr>
            </w:pPr>
            <w:r>
              <w:rPr>
                <w:rFonts w:ascii="黑体" w:eastAsia="黑体" w:hAnsi="新宋体" w:hint="eastAsia"/>
              </w:rPr>
              <w:t>时间</w:t>
            </w:r>
          </w:p>
        </w:tc>
        <w:tc>
          <w:tcPr>
            <w:tcW w:w="1418" w:type="dxa"/>
            <w:tcBorders>
              <w:top w:val="single" w:sz="6" w:space="0" w:color="000000"/>
              <w:left w:val="nil"/>
              <w:bottom w:val="single" w:sz="6" w:space="0" w:color="000000"/>
              <w:right w:val="single" w:sz="6" w:space="0" w:color="000000"/>
            </w:tcBorders>
            <w:vAlign w:val="center"/>
          </w:tcPr>
          <w:p w14:paraId="0434CBCE" w14:textId="77777777" w:rsidR="003843EA" w:rsidRDefault="00A21561">
            <w:pPr>
              <w:pStyle w:val="p0"/>
              <w:spacing w:line="276" w:lineRule="auto"/>
              <w:jc w:val="center"/>
              <w:rPr>
                <w:rFonts w:ascii="黑体" w:eastAsia="黑体"/>
              </w:rPr>
            </w:pPr>
            <w:r>
              <w:rPr>
                <w:rFonts w:ascii="黑体" w:eastAsia="黑体"/>
              </w:rPr>
              <w:t>14</w:t>
            </w:r>
          </w:p>
        </w:tc>
        <w:tc>
          <w:tcPr>
            <w:tcW w:w="4034" w:type="dxa"/>
            <w:tcBorders>
              <w:top w:val="single" w:sz="6" w:space="0" w:color="000000"/>
              <w:left w:val="nil"/>
              <w:bottom w:val="single" w:sz="6" w:space="0" w:color="000000"/>
              <w:right w:val="single" w:sz="6" w:space="0" w:color="000000"/>
            </w:tcBorders>
          </w:tcPr>
          <w:p w14:paraId="787B453F" w14:textId="77777777" w:rsidR="003843EA" w:rsidRDefault="00A21561">
            <w:pPr>
              <w:pStyle w:val="p0"/>
              <w:spacing w:line="276" w:lineRule="auto"/>
              <w:rPr>
                <w:rFonts w:ascii="黑体" w:eastAsia="黑体"/>
              </w:rPr>
            </w:pPr>
            <w:r>
              <w:rPr>
                <w:rFonts w:ascii="黑体" w:eastAsia="黑体" w:hAnsi="新宋体" w:hint="eastAsia"/>
              </w:rPr>
              <w:t>格式：</w:t>
            </w:r>
            <w:r>
              <w:rPr>
                <w:rFonts w:ascii="黑体" w:eastAsia="黑体"/>
              </w:rPr>
              <w:t>YYYYMMDDHHMMSS</w:t>
            </w:r>
            <w:r>
              <w:rPr>
                <w:rFonts w:ascii="黑体" w:eastAsia="黑体" w:hAnsi="新宋体" w:hint="eastAsia"/>
              </w:rPr>
              <w:t>（</w:t>
            </w:r>
            <w:r>
              <w:rPr>
                <w:rFonts w:ascii="黑体" w:eastAsia="黑体" w:hAnsi="新宋体"/>
              </w:rPr>
              <w:t>ASCII）</w:t>
            </w:r>
          </w:p>
        </w:tc>
      </w:tr>
    </w:tbl>
    <w:p w14:paraId="5A16DC5D" w14:textId="77777777" w:rsidR="003843EA" w:rsidRDefault="00A21561">
      <w:pPr>
        <w:pStyle w:val="MyDoc111New"/>
      </w:pPr>
      <w:bookmarkStart w:id="340" w:name="_Toc11131"/>
      <w:bookmarkStart w:id="341" w:name="_Toc27629"/>
      <w:bookmarkStart w:id="342" w:name="_Toc14191"/>
      <w:bookmarkStart w:id="343" w:name="_Toc453057462"/>
      <w:bookmarkStart w:id="344" w:name="_Toc22495"/>
      <w:r>
        <w:rPr>
          <w:rFonts w:hint="eastAsia"/>
        </w:rPr>
        <w:t>设置终端参数</w:t>
      </w:r>
      <w:bookmarkEnd w:id="340"/>
      <w:bookmarkEnd w:id="341"/>
      <w:bookmarkEnd w:id="342"/>
      <w:bookmarkEnd w:id="343"/>
      <w:bookmarkEnd w:id="344"/>
      <w:ins w:id="345" w:author="Administrator" w:date="2018-04-27T11:08:00Z">
        <w:r>
          <w:t>0x1D 0x06</w:t>
        </w:r>
      </w:ins>
    </w:p>
    <w:p w14:paraId="3A10C163" w14:textId="77777777" w:rsidR="003843EA" w:rsidRDefault="00A21561">
      <w:pPr>
        <w:pStyle w:val="MyText"/>
        <w:spacing w:line="276" w:lineRule="auto"/>
        <w:ind w:firstLine="409"/>
      </w:pPr>
      <w:r>
        <w:rPr>
          <w:rFonts w:hint="eastAsia"/>
        </w:rPr>
        <w:t>指令：</w:t>
      </w:r>
      <w:r>
        <w:t>0x1D 0x06</w:t>
      </w:r>
    </w:p>
    <w:p w14:paraId="2FD7D87E" w14:textId="77777777" w:rsidR="003843EA" w:rsidRDefault="00A21561">
      <w:pPr>
        <w:pStyle w:val="MyText"/>
        <w:spacing w:line="276" w:lineRule="auto"/>
        <w:ind w:firstLine="409"/>
      </w:pPr>
      <w:r>
        <w:rPr>
          <w:rFonts w:hint="eastAsia"/>
        </w:rPr>
        <w:lastRenderedPageBreak/>
        <w:t>描述：用于设置自定义终端参数</w:t>
      </w:r>
      <w:r>
        <w:t>。</w:t>
      </w:r>
      <w:r>
        <w:rPr>
          <w:rFonts w:hint="eastAsia"/>
        </w:rPr>
        <w:t>一次32个，总共可以设置128个参数。</w:t>
      </w:r>
    </w:p>
    <w:p w14:paraId="06993856" w14:textId="77777777" w:rsidR="003843EA" w:rsidRDefault="00A21561">
      <w:pPr>
        <w:pStyle w:val="MyText"/>
        <w:numPr>
          <w:ilvl w:val="0"/>
          <w:numId w:val="4"/>
        </w:numPr>
        <w:spacing w:line="276" w:lineRule="auto"/>
      </w:pPr>
      <w:r>
        <w:rPr>
          <w:rFonts w:hint="eastAsia"/>
        </w:rPr>
        <w:t>请求报文</w:t>
      </w:r>
    </w:p>
    <w:p w14:paraId="3F12F78F" w14:textId="77777777" w:rsidR="003843EA" w:rsidRDefault="00A21561">
      <w:pPr>
        <w:pStyle w:val="MyText"/>
        <w:spacing w:line="276" w:lineRule="auto"/>
        <w:ind w:left="1680"/>
      </w:pPr>
      <w:r>
        <w:rPr>
          <w:rFonts w:hint="eastAsia"/>
        </w:rPr>
        <w:t>数据：</w:t>
      </w:r>
    </w:p>
    <w:tbl>
      <w:tblPr>
        <w:tblW w:w="9098" w:type="dxa"/>
        <w:tblInd w:w="1809" w:type="dxa"/>
        <w:tblLayout w:type="fixed"/>
        <w:tblLook w:val="04A0" w:firstRow="1" w:lastRow="0" w:firstColumn="1" w:lastColumn="0" w:noHBand="0" w:noVBand="1"/>
      </w:tblPr>
      <w:tblGrid>
        <w:gridCol w:w="567"/>
        <w:gridCol w:w="2268"/>
        <w:gridCol w:w="1418"/>
        <w:gridCol w:w="4845"/>
      </w:tblGrid>
      <w:tr w:rsidR="003843EA" w14:paraId="0164EC50"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55B00B41"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268" w:type="dxa"/>
            <w:tcBorders>
              <w:top w:val="single" w:sz="6" w:space="0" w:color="000000"/>
              <w:left w:val="nil"/>
              <w:bottom w:val="single" w:sz="6" w:space="0" w:color="000000"/>
              <w:right w:val="single" w:sz="4" w:space="0" w:color="000000"/>
            </w:tcBorders>
            <w:shd w:val="clear" w:color="auto" w:fill="E6E6E6"/>
          </w:tcPr>
          <w:p w14:paraId="5DACA270"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数据域</w:t>
            </w:r>
          </w:p>
        </w:tc>
        <w:tc>
          <w:tcPr>
            <w:tcW w:w="1418" w:type="dxa"/>
            <w:tcBorders>
              <w:top w:val="single" w:sz="6" w:space="0" w:color="000000"/>
              <w:left w:val="nil"/>
              <w:bottom w:val="single" w:sz="6" w:space="0" w:color="000000"/>
              <w:right w:val="single" w:sz="6" w:space="0" w:color="000000"/>
            </w:tcBorders>
            <w:shd w:val="clear" w:color="auto" w:fill="E6E6E6"/>
          </w:tcPr>
          <w:p w14:paraId="42E09D1F"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长度</w:t>
            </w:r>
          </w:p>
        </w:tc>
        <w:tc>
          <w:tcPr>
            <w:tcW w:w="4845" w:type="dxa"/>
            <w:tcBorders>
              <w:top w:val="single" w:sz="6" w:space="0" w:color="000000"/>
              <w:left w:val="nil"/>
              <w:bottom w:val="single" w:sz="6" w:space="0" w:color="000000"/>
              <w:right w:val="single" w:sz="6" w:space="0" w:color="000000"/>
            </w:tcBorders>
            <w:shd w:val="clear" w:color="auto" w:fill="E6E6E6"/>
          </w:tcPr>
          <w:p w14:paraId="3DF88075" w14:textId="77777777" w:rsidR="003843EA" w:rsidRDefault="00A21561">
            <w:pPr>
              <w:widowControl/>
              <w:spacing w:line="276" w:lineRule="auto"/>
              <w:ind w:firstLine="420"/>
              <w:jc w:val="center"/>
              <w:rPr>
                <w:rFonts w:ascii="黑体"/>
                <w:b/>
                <w:bCs/>
                <w:kern w:val="0"/>
                <w:szCs w:val="21"/>
              </w:rPr>
            </w:pPr>
            <w:r>
              <w:rPr>
                <w:rFonts w:ascii="黑体" w:hAnsi="宋体" w:hint="eastAsia"/>
                <w:b/>
                <w:bCs/>
                <w:kern w:val="0"/>
                <w:szCs w:val="21"/>
              </w:rPr>
              <w:t>备注</w:t>
            </w:r>
          </w:p>
        </w:tc>
      </w:tr>
      <w:tr w:rsidR="003843EA" w14:paraId="27BFC2E5"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17CA6A71" w14:textId="77777777" w:rsidR="003843EA" w:rsidRDefault="00A21561">
            <w:pPr>
              <w:pStyle w:val="p0"/>
              <w:spacing w:line="276" w:lineRule="auto"/>
              <w:jc w:val="center"/>
              <w:rPr>
                <w:rFonts w:ascii="黑体" w:eastAsia="黑体"/>
              </w:rPr>
            </w:pPr>
            <w:r>
              <w:rPr>
                <w:rFonts w:ascii="黑体" w:eastAsia="黑体"/>
              </w:rPr>
              <w:t>1</w:t>
            </w:r>
          </w:p>
        </w:tc>
        <w:tc>
          <w:tcPr>
            <w:tcW w:w="2268" w:type="dxa"/>
            <w:tcBorders>
              <w:top w:val="single" w:sz="6" w:space="0" w:color="000000"/>
              <w:left w:val="nil"/>
              <w:bottom w:val="single" w:sz="6" w:space="0" w:color="000000"/>
              <w:right w:val="single" w:sz="4" w:space="0" w:color="000000"/>
            </w:tcBorders>
            <w:vAlign w:val="center"/>
          </w:tcPr>
          <w:p w14:paraId="4B623F6D" w14:textId="77777777" w:rsidR="003843EA" w:rsidRDefault="00A21561">
            <w:pPr>
              <w:jc w:val="center"/>
              <w:rPr>
                <w:rFonts w:ascii="黑体"/>
              </w:rPr>
            </w:pPr>
            <w:r>
              <w:rPr>
                <w:rFonts w:ascii="黑体" w:hint="eastAsia"/>
              </w:rPr>
              <w:t>参数数据</w:t>
            </w:r>
          </w:p>
        </w:tc>
        <w:tc>
          <w:tcPr>
            <w:tcW w:w="1418" w:type="dxa"/>
            <w:tcBorders>
              <w:top w:val="single" w:sz="6" w:space="0" w:color="000000"/>
              <w:left w:val="nil"/>
              <w:bottom w:val="single" w:sz="6" w:space="0" w:color="000000"/>
              <w:right w:val="single" w:sz="6" w:space="0" w:color="000000"/>
            </w:tcBorders>
            <w:vAlign w:val="center"/>
          </w:tcPr>
          <w:p w14:paraId="13281DCB" w14:textId="77777777" w:rsidR="003843EA" w:rsidRDefault="00A21561">
            <w:pPr>
              <w:ind w:firstLineChars="150" w:firstLine="315"/>
              <w:rPr>
                <w:rFonts w:ascii="黑体"/>
              </w:rPr>
            </w:pPr>
            <w:r>
              <w:rPr>
                <w:rFonts w:ascii="黑体"/>
              </w:rPr>
              <w:t>LL.</w:t>
            </w:r>
            <w:r>
              <w:rPr>
                <w:rFonts w:ascii="黑体" w:hint="eastAsia"/>
              </w:rPr>
              <w:t>4000</w:t>
            </w:r>
          </w:p>
        </w:tc>
        <w:tc>
          <w:tcPr>
            <w:tcW w:w="4845" w:type="dxa"/>
            <w:tcBorders>
              <w:top w:val="single" w:sz="6" w:space="0" w:color="000000"/>
              <w:left w:val="nil"/>
              <w:bottom w:val="single" w:sz="6" w:space="0" w:color="000000"/>
              <w:right w:val="single" w:sz="6" w:space="0" w:color="000000"/>
            </w:tcBorders>
          </w:tcPr>
          <w:p w14:paraId="050BA0CF" w14:textId="77777777" w:rsidR="003843EA" w:rsidRDefault="00A21561">
            <w:pPr>
              <w:rPr>
                <w:rFonts w:ascii="黑体"/>
              </w:rPr>
            </w:pPr>
            <w:r>
              <w:rPr>
                <w:rFonts w:ascii="黑体" w:hint="eastAsia"/>
              </w:rPr>
              <w:t>TLV标签格式（已使用）：</w:t>
            </w:r>
          </w:p>
          <w:p w14:paraId="2A24D12F" w14:textId="77777777" w:rsidR="003843EA" w:rsidRDefault="00A21561">
            <w:pPr>
              <w:rPr>
                <w:rFonts w:ascii="黑体"/>
              </w:rPr>
            </w:pPr>
            <w:r>
              <w:rPr>
                <w:rFonts w:ascii="黑体"/>
              </w:rPr>
              <w:t xml:space="preserve">0xFF9F11 </w:t>
            </w:r>
            <w:r>
              <w:rPr>
                <w:rFonts w:ascii="黑体" w:hint="eastAsia"/>
              </w:rPr>
              <w:t>商户号</w:t>
            </w:r>
          </w:p>
          <w:p w14:paraId="6179C373" w14:textId="77777777" w:rsidR="003843EA" w:rsidRDefault="00A21561">
            <w:pPr>
              <w:rPr>
                <w:rFonts w:ascii="黑体"/>
              </w:rPr>
            </w:pPr>
            <w:r>
              <w:rPr>
                <w:rFonts w:ascii="黑体" w:hint="eastAsia"/>
              </w:rPr>
              <w:t>0xFF9F12终端号</w:t>
            </w:r>
          </w:p>
          <w:p w14:paraId="174C08A4" w14:textId="77777777" w:rsidR="003843EA" w:rsidRDefault="00A21561">
            <w:pPr>
              <w:rPr>
                <w:rFonts w:ascii="黑体"/>
              </w:rPr>
            </w:pPr>
            <w:r>
              <w:rPr>
                <w:rFonts w:ascii="黑体" w:hint="eastAsia"/>
              </w:rPr>
              <w:t>0xFF9F13商户名称</w:t>
            </w:r>
          </w:p>
          <w:p w14:paraId="5AF44AB3" w14:textId="77777777" w:rsidR="003843EA" w:rsidRDefault="00A21561">
            <w:pPr>
              <w:rPr>
                <w:rFonts w:ascii="黑体"/>
              </w:rPr>
            </w:pPr>
            <w:r>
              <w:rPr>
                <w:rFonts w:ascii="黑体" w:hint="eastAsia"/>
              </w:rPr>
              <w:t>0xFF9F14 PSAM号</w:t>
            </w:r>
          </w:p>
          <w:p w14:paraId="68E2AE09" w14:textId="77777777" w:rsidR="003843EA" w:rsidRDefault="00A21561">
            <w:pPr>
              <w:rPr>
                <w:rFonts w:ascii="黑体"/>
              </w:rPr>
            </w:pPr>
            <w:r>
              <w:rPr>
                <w:rFonts w:ascii="黑体" w:hint="eastAsia"/>
              </w:rPr>
              <w:t>0xFF9F15 POS标志</w:t>
            </w:r>
          </w:p>
          <w:p w14:paraId="5B3B7685" w14:textId="77777777" w:rsidR="003843EA" w:rsidRDefault="00A21561">
            <w:pPr>
              <w:rPr>
                <w:rFonts w:ascii="黑体"/>
              </w:rPr>
            </w:pPr>
            <w:r>
              <w:rPr>
                <w:rFonts w:ascii="黑体" w:hint="eastAsia"/>
              </w:rPr>
              <w:t>0</w:t>
            </w:r>
            <w:r>
              <w:rPr>
                <w:rFonts w:ascii="黑体"/>
              </w:rPr>
              <w:t>Xff</w:t>
            </w:r>
            <w:r>
              <w:rPr>
                <w:rFonts w:ascii="黑体" w:hint="eastAsia"/>
              </w:rPr>
              <w:t>9F16 TPDU</w:t>
            </w:r>
          </w:p>
          <w:p w14:paraId="133EB1B3" w14:textId="77777777" w:rsidR="003843EA" w:rsidRDefault="00A21561">
            <w:pPr>
              <w:rPr>
                <w:rFonts w:ascii="黑体"/>
              </w:rPr>
            </w:pPr>
            <w:r>
              <w:rPr>
                <w:rFonts w:ascii="黑体" w:hint="eastAsia"/>
              </w:rPr>
              <w:t>0xFF9F50 终端参数设置使能，0禁止，1使能</w:t>
            </w:r>
          </w:p>
          <w:p w14:paraId="6733CA49" w14:textId="77777777" w:rsidR="003843EA" w:rsidRDefault="00A21561">
            <w:pPr>
              <w:rPr>
                <w:rFonts w:ascii="黑体"/>
              </w:rPr>
            </w:pPr>
            <w:r>
              <w:rPr>
                <w:rFonts w:ascii="黑体" w:hint="eastAsia"/>
              </w:rPr>
              <w:t>0xFF9F60交易批次号(注1)</w:t>
            </w:r>
          </w:p>
          <w:p w14:paraId="48E43D71" w14:textId="77777777" w:rsidR="003843EA" w:rsidRDefault="00A21561">
            <w:pPr>
              <w:rPr>
                <w:rFonts w:ascii="黑体"/>
              </w:rPr>
            </w:pPr>
            <w:r>
              <w:rPr>
                <w:rFonts w:ascii="黑体" w:hint="eastAsia"/>
              </w:rPr>
              <w:t>0xFF9F61  交易流水号(注1)</w:t>
            </w:r>
          </w:p>
          <w:p w14:paraId="7715F99B" w14:textId="77777777" w:rsidR="003843EA" w:rsidRDefault="00A21561">
            <w:pPr>
              <w:rPr>
                <w:rFonts w:ascii="黑体"/>
              </w:rPr>
            </w:pPr>
            <w:r>
              <w:rPr>
                <w:rFonts w:ascii="黑体" w:hint="eastAsia"/>
              </w:rPr>
              <w:t>0xFF9F62  交易日期(注1)</w:t>
            </w:r>
          </w:p>
          <w:p w14:paraId="21159C2E" w14:textId="77777777" w:rsidR="003843EA" w:rsidRDefault="00A21561">
            <w:pPr>
              <w:rPr>
                <w:rFonts w:ascii="黑体"/>
              </w:rPr>
            </w:pPr>
            <w:r>
              <w:rPr>
                <w:rFonts w:ascii="黑体" w:hint="eastAsia"/>
              </w:rPr>
              <w:t>0xFF9F63  交易</w:t>
            </w:r>
            <w:r>
              <w:rPr>
                <w:rFonts w:hint="eastAsia"/>
              </w:rPr>
              <w:t>授权方式</w:t>
            </w:r>
            <w:r>
              <w:rPr>
                <w:rFonts w:ascii="黑体" w:hint="eastAsia"/>
              </w:rPr>
              <w:t>(注1)</w:t>
            </w:r>
          </w:p>
          <w:p w14:paraId="551567B4" w14:textId="77777777" w:rsidR="003843EA" w:rsidRDefault="00A21561">
            <w:pPr>
              <w:rPr>
                <w:rFonts w:ascii="黑体"/>
              </w:rPr>
            </w:pPr>
            <w:r>
              <w:rPr>
                <w:rFonts w:ascii="黑体" w:hint="eastAsia"/>
              </w:rPr>
              <w:t xml:space="preserve">0xFF9F64  </w:t>
            </w:r>
            <w:r>
              <w:rPr>
                <w:rFonts w:hint="eastAsia"/>
              </w:rPr>
              <w:t>交易授权机构代码</w:t>
            </w:r>
            <w:r>
              <w:rPr>
                <w:rFonts w:ascii="黑体" w:hint="eastAsia"/>
              </w:rPr>
              <w:t>(注1)</w:t>
            </w:r>
          </w:p>
          <w:p w14:paraId="313839CF" w14:textId="77777777" w:rsidR="003843EA" w:rsidRDefault="003843EA">
            <w:pPr>
              <w:rPr>
                <w:rFonts w:ascii="黑体"/>
              </w:rPr>
            </w:pPr>
          </w:p>
          <w:p w14:paraId="550E96BC" w14:textId="77777777" w:rsidR="003843EA" w:rsidRDefault="00A21561">
            <w:pPr>
              <w:rPr>
                <w:rFonts w:ascii="黑体"/>
              </w:rPr>
            </w:pPr>
            <w:r>
              <w:rPr>
                <w:rFonts w:ascii="黑体"/>
              </w:rPr>
              <w:t>0xFF9F70</w:t>
            </w:r>
            <w:r>
              <w:rPr>
                <w:rFonts w:ascii="黑体" w:hint="eastAsia"/>
              </w:rPr>
              <w:t> </w:t>
            </w:r>
            <w:r>
              <w:rPr>
                <w:rFonts w:ascii="黑体" w:hint="eastAsia"/>
              </w:rPr>
              <w:t>商户</w:t>
            </w:r>
            <w:r>
              <w:rPr>
                <w:rFonts w:ascii="黑体"/>
              </w:rPr>
              <w:t>2是否开启终端参数设置功能</w:t>
            </w:r>
            <w:r>
              <w:rPr>
                <w:rFonts w:ascii="黑体" w:hint="eastAsia"/>
              </w:rPr>
              <w:t xml:space="preserve"> 0禁止，1使能</w:t>
            </w:r>
          </w:p>
          <w:p w14:paraId="2BB990A7" w14:textId="77777777" w:rsidR="003843EA" w:rsidRDefault="00A21561">
            <w:pPr>
              <w:rPr>
                <w:rFonts w:ascii="黑体"/>
              </w:rPr>
            </w:pPr>
            <w:r>
              <w:rPr>
                <w:rFonts w:ascii="黑体"/>
              </w:rPr>
              <w:t>0xFF9F71</w:t>
            </w:r>
            <w:r>
              <w:rPr>
                <w:rFonts w:ascii="黑体" w:hint="eastAsia"/>
              </w:rPr>
              <w:t>商户号</w:t>
            </w:r>
            <w:r>
              <w:rPr>
                <w:rFonts w:ascii="黑体"/>
              </w:rPr>
              <w:t>2</w:t>
            </w:r>
          </w:p>
          <w:p w14:paraId="08EF0ECB" w14:textId="77777777" w:rsidR="003843EA" w:rsidRDefault="00A21561">
            <w:pPr>
              <w:rPr>
                <w:rFonts w:ascii="黑体"/>
              </w:rPr>
            </w:pPr>
            <w:r>
              <w:rPr>
                <w:rFonts w:ascii="黑体"/>
              </w:rPr>
              <w:t>0xFF9F72</w:t>
            </w:r>
            <w:r>
              <w:rPr>
                <w:rFonts w:ascii="黑体" w:hint="eastAsia"/>
              </w:rPr>
              <w:t>终端号</w:t>
            </w:r>
            <w:r>
              <w:rPr>
                <w:rFonts w:ascii="黑体"/>
              </w:rPr>
              <w:t>2</w:t>
            </w:r>
          </w:p>
          <w:p w14:paraId="56173718" w14:textId="77777777" w:rsidR="003843EA" w:rsidRDefault="00A21561">
            <w:pPr>
              <w:rPr>
                <w:rFonts w:ascii="黑体"/>
              </w:rPr>
            </w:pPr>
            <w:r>
              <w:rPr>
                <w:rFonts w:ascii="黑体"/>
              </w:rPr>
              <w:t>0xFF9F73</w:t>
            </w:r>
            <w:r>
              <w:rPr>
                <w:rFonts w:ascii="黑体" w:hint="eastAsia"/>
              </w:rPr>
              <w:t> </w:t>
            </w:r>
            <w:r>
              <w:rPr>
                <w:rFonts w:ascii="黑体" w:hint="eastAsia"/>
              </w:rPr>
              <w:t>商户名</w:t>
            </w:r>
            <w:r>
              <w:rPr>
                <w:rFonts w:ascii="黑体"/>
              </w:rPr>
              <w:t>2</w:t>
            </w:r>
          </w:p>
          <w:p w14:paraId="53A97A25" w14:textId="77777777" w:rsidR="003843EA" w:rsidRDefault="003843EA">
            <w:pPr>
              <w:rPr>
                <w:rFonts w:ascii="黑体"/>
                <w:b/>
                <w:bCs/>
                <w:sz w:val="32"/>
              </w:rPr>
            </w:pPr>
          </w:p>
        </w:tc>
      </w:tr>
    </w:tbl>
    <w:p w14:paraId="02A4A2C9" w14:textId="77777777" w:rsidR="003843EA" w:rsidRDefault="00A21561">
      <w:pPr>
        <w:pStyle w:val="MyText"/>
        <w:spacing w:line="276" w:lineRule="auto"/>
        <w:ind w:left="1680"/>
      </w:pPr>
      <w:r>
        <w:rPr>
          <w:rFonts w:hint="eastAsia"/>
        </w:rPr>
        <w:t>注1：61原始信息域包括如下5部分，客户自行组合</w:t>
      </w:r>
    </w:p>
    <w:p w14:paraId="0105B976" w14:textId="77777777" w:rsidR="003843EA" w:rsidRDefault="00A21561">
      <w:pPr>
        <w:pStyle w:val="MyText"/>
        <w:spacing w:line="276" w:lineRule="auto"/>
        <w:ind w:left="1680"/>
      </w:pPr>
      <w:r>
        <w:rPr>
          <w:rFonts w:hint="eastAsia"/>
        </w:rPr>
        <w:t>61.1 原交易批次号</w:t>
      </w:r>
    </w:p>
    <w:p w14:paraId="53A89F70" w14:textId="77777777" w:rsidR="003843EA" w:rsidRDefault="00A21561">
      <w:pPr>
        <w:pStyle w:val="MyText"/>
        <w:spacing w:line="276" w:lineRule="auto"/>
        <w:ind w:left="1680"/>
      </w:pPr>
      <w:r>
        <w:rPr>
          <w:rFonts w:hint="eastAsia"/>
        </w:rPr>
        <w:t>61.2 原交易POS流水号</w:t>
      </w:r>
    </w:p>
    <w:p w14:paraId="06F965AD" w14:textId="77777777" w:rsidR="003843EA" w:rsidRDefault="00A21561">
      <w:pPr>
        <w:pStyle w:val="MyText"/>
        <w:spacing w:line="276" w:lineRule="auto"/>
        <w:ind w:left="1680"/>
      </w:pPr>
      <w:r>
        <w:rPr>
          <w:rFonts w:hint="eastAsia"/>
        </w:rPr>
        <w:t>61.3 原交易日期</w:t>
      </w:r>
    </w:p>
    <w:p w14:paraId="28BE43FD" w14:textId="77777777" w:rsidR="003843EA" w:rsidRDefault="00A21561">
      <w:pPr>
        <w:pStyle w:val="MyText"/>
        <w:spacing w:line="276" w:lineRule="auto"/>
        <w:ind w:left="1680"/>
      </w:pPr>
      <w:r>
        <w:rPr>
          <w:rFonts w:hint="eastAsia"/>
        </w:rPr>
        <w:t>61.4 原交易授权方式</w:t>
      </w:r>
    </w:p>
    <w:p w14:paraId="264305D9" w14:textId="77777777" w:rsidR="003843EA" w:rsidRDefault="00A21561">
      <w:pPr>
        <w:pStyle w:val="MyText"/>
        <w:spacing w:line="276" w:lineRule="auto"/>
        <w:ind w:left="1680"/>
      </w:pPr>
      <w:r>
        <w:rPr>
          <w:rFonts w:hint="eastAsia"/>
        </w:rPr>
        <w:t>61.5 原交易授权机构代码</w:t>
      </w:r>
    </w:p>
    <w:p w14:paraId="74440D80" w14:textId="77777777" w:rsidR="003843EA" w:rsidRDefault="00A21561">
      <w:pPr>
        <w:pStyle w:val="MyText"/>
        <w:numPr>
          <w:ilvl w:val="0"/>
          <w:numId w:val="4"/>
        </w:numPr>
        <w:spacing w:line="276" w:lineRule="auto"/>
      </w:pPr>
      <w:r>
        <w:rPr>
          <w:rFonts w:hint="eastAsia"/>
        </w:rPr>
        <w:t>响应报文</w:t>
      </w:r>
    </w:p>
    <w:p w14:paraId="71C6E620" w14:textId="77777777" w:rsidR="003843EA" w:rsidRDefault="00A21561">
      <w:pPr>
        <w:pStyle w:val="MyText"/>
        <w:spacing w:line="276" w:lineRule="auto"/>
        <w:ind w:leftChars="800" w:left="1680"/>
      </w:pPr>
      <w:r>
        <w:rPr>
          <w:rFonts w:hint="eastAsia"/>
        </w:rPr>
        <w:t>数据：无</w:t>
      </w:r>
    </w:p>
    <w:p w14:paraId="767758ED" w14:textId="77777777" w:rsidR="003843EA" w:rsidRDefault="003843EA">
      <w:pPr>
        <w:pStyle w:val="MyText"/>
        <w:spacing w:line="276" w:lineRule="auto"/>
        <w:ind w:leftChars="800" w:left="1680"/>
      </w:pPr>
    </w:p>
    <w:p w14:paraId="5B9B6D50" w14:textId="77777777" w:rsidR="003843EA" w:rsidRDefault="00A21561">
      <w:pPr>
        <w:pStyle w:val="MyDoc111New"/>
      </w:pPr>
      <w:bookmarkStart w:id="346" w:name="_Toc10072"/>
      <w:bookmarkStart w:id="347" w:name="_Toc17179"/>
      <w:bookmarkStart w:id="348" w:name="_Toc18876"/>
      <w:bookmarkStart w:id="349" w:name="_Toc453057463"/>
      <w:bookmarkStart w:id="350" w:name="_Toc25086"/>
      <w:r>
        <w:rPr>
          <w:rFonts w:hint="eastAsia"/>
        </w:rPr>
        <w:t>读取终端参数</w:t>
      </w:r>
      <w:bookmarkEnd w:id="346"/>
      <w:bookmarkEnd w:id="347"/>
      <w:bookmarkEnd w:id="348"/>
      <w:bookmarkEnd w:id="349"/>
      <w:bookmarkEnd w:id="350"/>
      <w:ins w:id="351" w:author="Administrator" w:date="2018-04-27T11:08:00Z">
        <w:r>
          <w:t>0x1D 0x07</w:t>
        </w:r>
      </w:ins>
    </w:p>
    <w:p w14:paraId="74BD8195" w14:textId="77777777" w:rsidR="003843EA" w:rsidRDefault="00A21561">
      <w:pPr>
        <w:pStyle w:val="MyText"/>
        <w:spacing w:line="276" w:lineRule="auto"/>
        <w:ind w:firstLine="409"/>
      </w:pPr>
      <w:r>
        <w:rPr>
          <w:rFonts w:hint="eastAsia"/>
        </w:rPr>
        <w:t>指令：</w:t>
      </w:r>
      <w:r>
        <w:t>0x1D 0x07</w:t>
      </w:r>
    </w:p>
    <w:p w14:paraId="25212412" w14:textId="77777777" w:rsidR="003843EA" w:rsidRDefault="00A21561">
      <w:pPr>
        <w:pStyle w:val="MyText"/>
        <w:spacing w:line="276" w:lineRule="auto"/>
        <w:ind w:firstLine="409"/>
      </w:pPr>
      <w:r>
        <w:rPr>
          <w:rFonts w:hint="eastAsia"/>
        </w:rPr>
        <w:t>描述：获取终端参数。</w:t>
      </w:r>
    </w:p>
    <w:p w14:paraId="03719298" w14:textId="77777777" w:rsidR="003843EA" w:rsidRDefault="00A21561">
      <w:pPr>
        <w:pStyle w:val="MyText"/>
        <w:numPr>
          <w:ilvl w:val="0"/>
          <w:numId w:val="4"/>
        </w:numPr>
        <w:spacing w:line="276" w:lineRule="auto"/>
      </w:pPr>
      <w:r>
        <w:rPr>
          <w:rFonts w:hint="eastAsia"/>
        </w:rPr>
        <w:t>请求报文</w:t>
      </w:r>
    </w:p>
    <w:p w14:paraId="371192B5" w14:textId="77777777" w:rsidR="003843EA" w:rsidRDefault="00A21561">
      <w:pPr>
        <w:pStyle w:val="MyText"/>
        <w:spacing w:line="276" w:lineRule="auto"/>
        <w:ind w:left="1680"/>
      </w:pPr>
      <w:r>
        <w:rPr>
          <w:rFonts w:hint="eastAsia"/>
        </w:rPr>
        <w:t>数据：</w:t>
      </w:r>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7BB5654B"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3835FA27"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268" w:type="dxa"/>
            <w:tcBorders>
              <w:top w:val="single" w:sz="6" w:space="0" w:color="000000"/>
              <w:left w:val="nil"/>
              <w:bottom w:val="single" w:sz="6" w:space="0" w:color="000000"/>
              <w:right w:val="single" w:sz="4" w:space="0" w:color="000000"/>
            </w:tcBorders>
            <w:shd w:val="clear" w:color="auto" w:fill="E6E6E6"/>
          </w:tcPr>
          <w:p w14:paraId="09CA8030"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数据域</w:t>
            </w:r>
          </w:p>
        </w:tc>
        <w:tc>
          <w:tcPr>
            <w:tcW w:w="1418" w:type="dxa"/>
            <w:tcBorders>
              <w:top w:val="single" w:sz="6" w:space="0" w:color="000000"/>
              <w:left w:val="nil"/>
              <w:bottom w:val="single" w:sz="6" w:space="0" w:color="000000"/>
              <w:right w:val="single" w:sz="6" w:space="0" w:color="000000"/>
            </w:tcBorders>
            <w:shd w:val="clear" w:color="auto" w:fill="E6E6E6"/>
          </w:tcPr>
          <w:p w14:paraId="38A478FF"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长度</w:t>
            </w:r>
          </w:p>
        </w:tc>
        <w:tc>
          <w:tcPr>
            <w:tcW w:w="4034" w:type="dxa"/>
            <w:tcBorders>
              <w:top w:val="single" w:sz="6" w:space="0" w:color="000000"/>
              <w:left w:val="nil"/>
              <w:bottom w:val="single" w:sz="6" w:space="0" w:color="000000"/>
              <w:right w:val="single" w:sz="6" w:space="0" w:color="000000"/>
            </w:tcBorders>
            <w:shd w:val="clear" w:color="auto" w:fill="E6E6E6"/>
          </w:tcPr>
          <w:p w14:paraId="18C29406" w14:textId="77777777" w:rsidR="003843EA" w:rsidRDefault="00A21561">
            <w:pPr>
              <w:widowControl/>
              <w:spacing w:line="276" w:lineRule="auto"/>
              <w:ind w:firstLine="420"/>
              <w:jc w:val="center"/>
              <w:rPr>
                <w:rFonts w:ascii="黑体"/>
                <w:b/>
                <w:bCs/>
                <w:kern w:val="0"/>
                <w:szCs w:val="21"/>
              </w:rPr>
            </w:pPr>
            <w:r>
              <w:rPr>
                <w:rFonts w:ascii="黑体" w:hAnsi="宋体" w:hint="eastAsia"/>
                <w:b/>
                <w:bCs/>
                <w:kern w:val="0"/>
                <w:szCs w:val="21"/>
              </w:rPr>
              <w:t>备注</w:t>
            </w:r>
          </w:p>
        </w:tc>
      </w:tr>
      <w:tr w:rsidR="003843EA" w14:paraId="24CAF644"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78FBFA82" w14:textId="77777777" w:rsidR="003843EA" w:rsidRDefault="00A21561">
            <w:pPr>
              <w:pStyle w:val="p0"/>
              <w:spacing w:line="276" w:lineRule="auto"/>
              <w:jc w:val="center"/>
              <w:rPr>
                <w:rFonts w:ascii="黑体" w:eastAsia="黑体"/>
              </w:rPr>
            </w:pPr>
            <w:r>
              <w:rPr>
                <w:rFonts w:ascii="黑体" w:eastAsia="黑体"/>
              </w:rPr>
              <w:t>1</w:t>
            </w:r>
          </w:p>
        </w:tc>
        <w:tc>
          <w:tcPr>
            <w:tcW w:w="2268" w:type="dxa"/>
            <w:tcBorders>
              <w:top w:val="single" w:sz="6" w:space="0" w:color="000000"/>
              <w:left w:val="nil"/>
              <w:bottom w:val="single" w:sz="6" w:space="0" w:color="000000"/>
              <w:right w:val="single" w:sz="4" w:space="0" w:color="000000"/>
            </w:tcBorders>
            <w:vAlign w:val="center"/>
          </w:tcPr>
          <w:p w14:paraId="75C64EA0" w14:textId="77777777" w:rsidR="003843EA" w:rsidRDefault="00A21561">
            <w:pPr>
              <w:jc w:val="center"/>
              <w:rPr>
                <w:rFonts w:ascii="黑体"/>
              </w:rPr>
            </w:pPr>
            <w:r>
              <w:rPr>
                <w:rFonts w:ascii="黑体" w:hint="eastAsia"/>
              </w:rPr>
              <w:t>参数类型</w:t>
            </w:r>
          </w:p>
        </w:tc>
        <w:tc>
          <w:tcPr>
            <w:tcW w:w="1418" w:type="dxa"/>
            <w:tcBorders>
              <w:top w:val="single" w:sz="6" w:space="0" w:color="000000"/>
              <w:left w:val="nil"/>
              <w:bottom w:val="single" w:sz="6" w:space="0" w:color="000000"/>
              <w:right w:val="single" w:sz="6" w:space="0" w:color="000000"/>
            </w:tcBorders>
            <w:vAlign w:val="center"/>
          </w:tcPr>
          <w:p w14:paraId="53C344A3" w14:textId="77777777" w:rsidR="003843EA" w:rsidRDefault="00A21561">
            <w:pPr>
              <w:ind w:firstLineChars="150" w:firstLine="315"/>
              <w:rPr>
                <w:rFonts w:ascii="黑体"/>
              </w:rPr>
            </w:pPr>
            <w:r>
              <w:rPr>
                <w:rFonts w:ascii="黑体"/>
              </w:rPr>
              <w:t xml:space="preserve">LL </w:t>
            </w:r>
            <w:r>
              <w:rPr>
                <w:rFonts w:ascii="黑体" w:hint="eastAsia"/>
              </w:rPr>
              <w:t>4000</w:t>
            </w:r>
          </w:p>
        </w:tc>
        <w:tc>
          <w:tcPr>
            <w:tcW w:w="4034" w:type="dxa"/>
            <w:tcBorders>
              <w:top w:val="single" w:sz="6" w:space="0" w:color="000000"/>
              <w:left w:val="nil"/>
              <w:bottom w:val="single" w:sz="6" w:space="0" w:color="000000"/>
              <w:right w:val="single" w:sz="6" w:space="0" w:color="000000"/>
            </w:tcBorders>
          </w:tcPr>
          <w:p w14:paraId="052D0C71" w14:textId="77777777" w:rsidR="003843EA" w:rsidRDefault="00A21561">
            <w:pPr>
              <w:rPr>
                <w:rFonts w:ascii="黑体"/>
              </w:rPr>
            </w:pPr>
            <w:r>
              <w:rPr>
                <w:rFonts w:ascii="黑体" w:hint="eastAsia"/>
              </w:rPr>
              <w:t>Tag标签列表：</w:t>
            </w:r>
          </w:p>
          <w:p w14:paraId="2C42FBC1" w14:textId="77777777" w:rsidR="003843EA" w:rsidRDefault="00A21561">
            <w:pPr>
              <w:rPr>
                <w:rFonts w:ascii="黑体"/>
              </w:rPr>
            </w:pPr>
            <w:r>
              <w:rPr>
                <w:rFonts w:ascii="黑体" w:hint="eastAsia"/>
              </w:rPr>
              <w:lastRenderedPageBreak/>
              <w:t>0xFF9F11商户号</w:t>
            </w:r>
          </w:p>
          <w:p w14:paraId="20C0F781" w14:textId="77777777" w:rsidR="003843EA" w:rsidRDefault="00A21561">
            <w:pPr>
              <w:rPr>
                <w:rFonts w:ascii="黑体"/>
              </w:rPr>
            </w:pPr>
            <w:r>
              <w:rPr>
                <w:rFonts w:ascii="黑体" w:hint="eastAsia"/>
              </w:rPr>
              <w:t>0xFF9F12终端号</w:t>
            </w:r>
          </w:p>
          <w:p w14:paraId="25E3C1EB" w14:textId="77777777" w:rsidR="003843EA" w:rsidRDefault="00A21561">
            <w:pPr>
              <w:rPr>
                <w:rFonts w:ascii="黑体"/>
              </w:rPr>
            </w:pPr>
            <w:r>
              <w:rPr>
                <w:rFonts w:ascii="黑体" w:hint="eastAsia"/>
              </w:rPr>
              <w:t>0xFF9F13商户名称</w:t>
            </w:r>
          </w:p>
          <w:p w14:paraId="2D9314BC" w14:textId="77777777" w:rsidR="003843EA" w:rsidRDefault="00A21561">
            <w:pPr>
              <w:rPr>
                <w:rFonts w:ascii="黑体"/>
              </w:rPr>
            </w:pPr>
            <w:r>
              <w:rPr>
                <w:rFonts w:ascii="黑体" w:hint="eastAsia"/>
              </w:rPr>
              <w:t>0xFF9F14 PSAM号</w:t>
            </w:r>
          </w:p>
          <w:p w14:paraId="7E8F4B42" w14:textId="77777777" w:rsidR="003843EA" w:rsidRDefault="00A21561">
            <w:pPr>
              <w:rPr>
                <w:rFonts w:ascii="黑体"/>
              </w:rPr>
            </w:pPr>
            <w:r>
              <w:rPr>
                <w:rFonts w:ascii="黑体" w:hint="eastAsia"/>
              </w:rPr>
              <w:t>0xFF9F15 POS标志</w:t>
            </w:r>
          </w:p>
          <w:p w14:paraId="5A471072" w14:textId="77777777" w:rsidR="003843EA" w:rsidRDefault="00A21561">
            <w:pPr>
              <w:rPr>
                <w:rFonts w:ascii="黑体"/>
              </w:rPr>
            </w:pPr>
            <w:r>
              <w:rPr>
                <w:rFonts w:ascii="黑体" w:hint="eastAsia"/>
              </w:rPr>
              <w:t>0</w:t>
            </w:r>
            <w:r>
              <w:rPr>
                <w:rFonts w:ascii="黑体"/>
              </w:rPr>
              <w:t>Xff</w:t>
            </w:r>
            <w:r>
              <w:rPr>
                <w:rFonts w:ascii="黑体" w:hint="eastAsia"/>
              </w:rPr>
              <w:t>9F16 TPDU</w:t>
            </w:r>
          </w:p>
          <w:p w14:paraId="734ECDC9" w14:textId="77777777" w:rsidR="003843EA" w:rsidRDefault="00A21561">
            <w:pPr>
              <w:rPr>
                <w:rFonts w:ascii="黑体"/>
              </w:rPr>
            </w:pPr>
            <w:r>
              <w:rPr>
                <w:rFonts w:ascii="黑体" w:hint="eastAsia"/>
              </w:rPr>
              <w:t>0</w:t>
            </w:r>
            <w:r>
              <w:rPr>
                <w:rFonts w:ascii="黑体"/>
              </w:rPr>
              <w:t>Xff</w:t>
            </w:r>
            <w:r>
              <w:rPr>
                <w:rFonts w:ascii="黑体" w:hint="eastAsia"/>
              </w:rPr>
              <w:t>9F50 终端参数设置使能，0禁止，1使能</w:t>
            </w:r>
          </w:p>
          <w:p w14:paraId="31399932" w14:textId="77777777" w:rsidR="003843EA" w:rsidRDefault="00A21561">
            <w:pPr>
              <w:rPr>
                <w:rFonts w:ascii="黑体"/>
              </w:rPr>
            </w:pPr>
            <w:r>
              <w:rPr>
                <w:rFonts w:ascii="黑体" w:hint="eastAsia"/>
              </w:rPr>
              <w:t>0xFF9F60  交易批次号(注1)</w:t>
            </w:r>
          </w:p>
          <w:p w14:paraId="09B6F2B4" w14:textId="77777777" w:rsidR="003843EA" w:rsidRDefault="00A21561">
            <w:pPr>
              <w:rPr>
                <w:rFonts w:ascii="黑体"/>
              </w:rPr>
            </w:pPr>
            <w:r>
              <w:rPr>
                <w:rFonts w:ascii="黑体" w:hint="eastAsia"/>
              </w:rPr>
              <w:t>0xFF9F61  交易流水号(注1)</w:t>
            </w:r>
          </w:p>
          <w:p w14:paraId="4A898735" w14:textId="77777777" w:rsidR="003843EA" w:rsidRDefault="00A21561">
            <w:pPr>
              <w:rPr>
                <w:rFonts w:ascii="黑体"/>
              </w:rPr>
            </w:pPr>
            <w:r>
              <w:rPr>
                <w:rFonts w:ascii="黑体" w:hint="eastAsia"/>
              </w:rPr>
              <w:t>0xFF9F62  交易日期(注1)</w:t>
            </w:r>
          </w:p>
          <w:p w14:paraId="1914CF5A" w14:textId="77777777" w:rsidR="003843EA" w:rsidRDefault="00A21561">
            <w:pPr>
              <w:rPr>
                <w:rFonts w:ascii="黑体"/>
              </w:rPr>
            </w:pPr>
            <w:r>
              <w:rPr>
                <w:rFonts w:ascii="黑体" w:hint="eastAsia"/>
              </w:rPr>
              <w:t>0xFF9F63  交易</w:t>
            </w:r>
            <w:r>
              <w:rPr>
                <w:rFonts w:hint="eastAsia"/>
              </w:rPr>
              <w:t>授权方式</w:t>
            </w:r>
            <w:r>
              <w:rPr>
                <w:rFonts w:ascii="黑体" w:hint="eastAsia"/>
              </w:rPr>
              <w:t>(注1)</w:t>
            </w:r>
          </w:p>
          <w:p w14:paraId="4E637408" w14:textId="77777777" w:rsidR="003843EA" w:rsidRDefault="00A21561">
            <w:pPr>
              <w:rPr>
                <w:rFonts w:ascii="黑体"/>
              </w:rPr>
            </w:pPr>
            <w:r>
              <w:rPr>
                <w:rFonts w:ascii="黑体" w:hint="eastAsia"/>
              </w:rPr>
              <w:t xml:space="preserve">0xFF9F64  </w:t>
            </w:r>
            <w:r>
              <w:rPr>
                <w:rFonts w:hint="eastAsia"/>
              </w:rPr>
              <w:t>交易授权机构代码</w:t>
            </w:r>
            <w:r>
              <w:rPr>
                <w:rFonts w:ascii="黑体" w:hint="eastAsia"/>
              </w:rPr>
              <w:t>(注1)</w:t>
            </w:r>
          </w:p>
          <w:p w14:paraId="5867238F" w14:textId="77777777" w:rsidR="003843EA" w:rsidRDefault="003843EA">
            <w:pPr>
              <w:rPr>
                <w:rFonts w:ascii="黑体"/>
              </w:rPr>
            </w:pPr>
          </w:p>
          <w:p w14:paraId="07CBF7D3" w14:textId="77777777" w:rsidR="003843EA" w:rsidRDefault="00A21561">
            <w:pPr>
              <w:rPr>
                <w:rFonts w:ascii="黑体"/>
              </w:rPr>
            </w:pPr>
            <w:r>
              <w:rPr>
                <w:rFonts w:ascii="黑体" w:hint="eastAsia"/>
              </w:rPr>
              <w:t>0xFF9F70:</w:t>
            </w:r>
            <w:r>
              <w:rPr>
                <w:rFonts w:ascii="黑体" w:hint="eastAsia"/>
              </w:rPr>
              <w:t> </w:t>
            </w:r>
            <w:r>
              <w:rPr>
                <w:rFonts w:ascii="黑体" w:hint="eastAsia"/>
              </w:rPr>
              <w:t>商户2是否开启终端参数设置功能 0禁止，1使能</w:t>
            </w:r>
          </w:p>
          <w:p w14:paraId="36EF0915" w14:textId="77777777" w:rsidR="003843EA" w:rsidRDefault="00A21561">
            <w:pPr>
              <w:rPr>
                <w:rFonts w:ascii="黑体"/>
              </w:rPr>
            </w:pPr>
            <w:r>
              <w:rPr>
                <w:rFonts w:ascii="黑体" w:hint="eastAsia"/>
              </w:rPr>
              <w:t>0xFF9F71:</w:t>
            </w:r>
            <w:r>
              <w:rPr>
                <w:rFonts w:ascii="黑体" w:hint="eastAsia"/>
              </w:rPr>
              <w:t> </w:t>
            </w:r>
            <w:r>
              <w:rPr>
                <w:rFonts w:ascii="黑体" w:hint="eastAsia"/>
              </w:rPr>
              <w:t>商户号2</w:t>
            </w:r>
          </w:p>
          <w:p w14:paraId="0B3C43A6" w14:textId="77777777" w:rsidR="003843EA" w:rsidRDefault="00A21561">
            <w:pPr>
              <w:rPr>
                <w:rFonts w:ascii="黑体"/>
              </w:rPr>
            </w:pPr>
            <w:r>
              <w:rPr>
                <w:rFonts w:ascii="黑体" w:hint="eastAsia"/>
              </w:rPr>
              <w:t>0xFF9F72: 终端号2</w:t>
            </w:r>
          </w:p>
          <w:p w14:paraId="21FBE2B1" w14:textId="77777777" w:rsidR="003843EA" w:rsidRDefault="00A21561">
            <w:pPr>
              <w:rPr>
                <w:rFonts w:ascii="黑体"/>
              </w:rPr>
            </w:pPr>
            <w:r>
              <w:rPr>
                <w:rFonts w:ascii="黑体" w:hint="eastAsia"/>
              </w:rPr>
              <w:t>0xFF9F73:</w:t>
            </w:r>
            <w:r>
              <w:rPr>
                <w:rFonts w:ascii="黑体" w:hint="eastAsia"/>
              </w:rPr>
              <w:t> </w:t>
            </w:r>
            <w:r>
              <w:rPr>
                <w:rFonts w:ascii="黑体" w:hint="eastAsia"/>
              </w:rPr>
              <w:t>商户名2</w:t>
            </w:r>
          </w:p>
          <w:p w14:paraId="57345A4B" w14:textId="77777777" w:rsidR="003843EA" w:rsidRDefault="00A21561">
            <w:pPr>
              <w:rPr>
                <w:rFonts w:ascii="黑体"/>
              </w:rPr>
            </w:pPr>
            <w:r>
              <w:rPr>
                <w:rFonts w:ascii="黑体" w:hint="eastAsia"/>
              </w:rPr>
              <w:t>//读取设备信息</w:t>
            </w:r>
          </w:p>
          <w:p w14:paraId="0E78DFB8" w14:textId="77777777" w:rsidR="003843EA" w:rsidRDefault="00A21561">
            <w:pPr>
              <w:rPr>
                <w:rFonts w:ascii="黑体"/>
              </w:rPr>
            </w:pPr>
            <w:r>
              <w:rPr>
                <w:rFonts w:ascii="黑体"/>
              </w:rPr>
              <w:t>51~5C 获取设备信息</w:t>
            </w:r>
            <w:r>
              <w:rPr>
                <w:rFonts w:ascii="黑体" w:hint="eastAsia"/>
              </w:rPr>
              <w:t>ID1~ID12</w:t>
            </w:r>
          </w:p>
          <w:p w14:paraId="4E2B3B9B" w14:textId="77777777" w:rsidR="003843EA" w:rsidRDefault="003843EA">
            <w:pPr>
              <w:rPr>
                <w:rFonts w:ascii="黑体"/>
              </w:rPr>
            </w:pPr>
          </w:p>
          <w:p w14:paraId="6B9A9820" w14:textId="77777777" w:rsidR="003843EA" w:rsidRDefault="00A21561">
            <w:pPr>
              <w:rPr>
                <w:rFonts w:ascii="黑体"/>
              </w:rPr>
            </w:pPr>
            <w:r>
              <w:rPr>
                <w:rFonts w:ascii="黑体" w:hint="eastAsia"/>
              </w:rPr>
              <w:t>注：当LL为0时则读取终端中的所有参数</w:t>
            </w:r>
          </w:p>
        </w:tc>
      </w:tr>
    </w:tbl>
    <w:p w14:paraId="1956653F" w14:textId="77777777" w:rsidR="003843EA" w:rsidRDefault="00A21561">
      <w:pPr>
        <w:pStyle w:val="MyText"/>
        <w:spacing w:line="276" w:lineRule="auto"/>
        <w:ind w:left="1680"/>
      </w:pPr>
      <w:r>
        <w:rPr>
          <w:rFonts w:hint="eastAsia"/>
        </w:rPr>
        <w:lastRenderedPageBreak/>
        <w:t>注1：61原始信息域包括如下5部分，客户自行组合</w:t>
      </w:r>
    </w:p>
    <w:p w14:paraId="2276F3DC" w14:textId="77777777" w:rsidR="003843EA" w:rsidRDefault="00A21561">
      <w:pPr>
        <w:pStyle w:val="MyText"/>
        <w:spacing w:line="276" w:lineRule="auto"/>
        <w:ind w:left="1680"/>
      </w:pPr>
      <w:r>
        <w:rPr>
          <w:rFonts w:hint="eastAsia"/>
        </w:rPr>
        <w:t>61.1 原交易批次号</w:t>
      </w:r>
    </w:p>
    <w:p w14:paraId="48760DD2" w14:textId="77777777" w:rsidR="003843EA" w:rsidRDefault="00A21561">
      <w:pPr>
        <w:pStyle w:val="MyText"/>
        <w:spacing w:line="276" w:lineRule="auto"/>
        <w:ind w:left="1680"/>
      </w:pPr>
      <w:r>
        <w:rPr>
          <w:rFonts w:hint="eastAsia"/>
        </w:rPr>
        <w:t>61.2 原交易POS流水号</w:t>
      </w:r>
    </w:p>
    <w:p w14:paraId="73FD1564" w14:textId="77777777" w:rsidR="003843EA" w:rsidRDefault="00A21561">
      <w:pPr>
        <w:pStyle w:val="MyText"/>
        <w:spacing w:line="276" w:lineRule="auto"/>
        <w:ind w:left="1680"/>
      </w:pPr>
      <w:r>
        <w:rPr>
          <w:rFonts w:hint="eastAsia"/>
        </w:rPr>
        <w:t>61.3原交易日期</w:t>
      </w:r>
    </w:p>
    <w:p w14:paraId="4F2A90F1" w14:textId="77777777" w:rsidR="003843EA" w:rsidRDefault="00A21561">
      <w:pPr>
        <w:pStyle w:val="MyText"/>
        <w:spacing w:line="276" w:lineRule="auto"/>
        <w:ind w:left="1680"/>
      </w:pPr>
      <w:r>
        <w:rPr>
          <w:rFonts w:hint="eastAsia"/>
        </w:rPr>
        <w:t>61.4 原交易授权方式</w:t>
      </w:r>
    </w:p>
    <w:p w14:paraId="2F0751E2" w14:textId="77777777" w:rsidR="003843EA" w:rsidRDefault="00A21561">
      <w:pPr>
        <w:pStyle w:val="MyText"/>
        <w:spacing w:line="276" w:lineRule="auto"/>
        <w:ind w:left="1680"/>
      </w:pPr>
      <w:r>
        <w:rPr>
          <w:rFonts w:hint="eastAsia"/>
        </w:rPr>
        <w:t>61.5 原交易授权机构代码</w:t>
      </w:r>
    </w:p>
    <w:p w14:paraId="46DD06E5" w14:textId="77777777" w:rsidR="003843EA" w:rsidRDefault="003843EA">
      <w:pPr>
        <w:pStyle w:val="MyText"/>
        <w:spacing w:line="276" w:lineRule="auto"/>
        <w:ind w:left="1680"/>
      </w:pPr>
    </w:p>
    <w:p w14:paraId="285E5716" w14:textId="77777777" w:rsidR="003843EA" w:rsidRDefault="00A21561">
      <w:pPr>
        <w:pStyle w:val="MyText"/>
        <w:numPr>
          <w:ilvl w:val="0"/>
          <w:numId w:val="4"/>
        </w:numPr>
        <w:spacing w:line="276" w:lineRule="auto"/>
      </w:pPr>
      <w:r>
        <w:rPr>
          <w:rFonts w:hint="eastAsia"/>
        </w:rPr>
        <w:t>响应报文</w:t>
      </w:r>
    </w:p>
    <w:p w14:paraId="463F9CF1" w14:textId="77777777" w:rsidR="003843EA" w:rsidRDefault="00A21561">
      <w:pPr>
        <w:pStyle w:val="MyText"/>
        <w:spacing w:line="276" w:lineRule="auto"/>
        <w:ind w:leftChars="800" w:left="1680"/>
      </w:pPr>
      <w:r>
        <w:rPr>
          <w:rFonts w:hint="eastAsia"/>
        </w:rPr>
        <w:t>数据：</w:t>
      </w:r>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666CB602"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11749B00"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268" w:type="dxa"/>
            <w:tcBorders>
              <w:top w:val="single" w:sz="6" w:space="0" w:color="000000"/>
              <w:left w:val="nil"/>
              <w:bottom w:val="single" w:sz="6" w:space="0" w:color="000000"/>
              <w:right w:val="single" w:sz="4" w:space="0" w:color="000000"/>
            </w:tcBorders>
            <w:shd w:val="clear" w:color="auto" w:fill="E6E6E6"/>
          </w:tcPr>
          <w:p w14:paraId="416B137C"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数据域</w:t>
            </w:r>
          </w:p>
        </w:tc>
        <w:tc>
          <w:tcPr>
            <w:tcW w:w="1418" w:type="dxa"/>
            <w:tcBorders>
              <w:top w:val="single" w:sz="6" w:space="0" w:color="000000"/>
              <w:left w:val="nil"/>
              <w:bottom w:val="single" w:sz="6" w:space="0" w:color="000000"/>
              <w:right w:val="single" w:sz="6" w:space="0" w:color="000000"/>
            </w:tcBorders>
            <w:shd w:val="clear" w:color="auto" w:fill="E6E6E6"/>
          </w:tcPr>
          <w:p w14:paraId="43D756A3"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长度</w:t>
            </w:r>
          </w:p>
        </w:tc>
        <w:tc>
          <w:tcPr>
            <w:tcW w:w="4034" w:type="dxa"/>
            <w:tcBorders>
              <w:top w:val="single" w:sz="6" w:space="0" w:color="000000"/>
              <w:left w:val="nil"/>
              <w:bottom w:val="single" w:sz="6" w:space="0" w:color="000000"/>
              <w:right w:val="single" w:sz="6" w:space="0" w:color="000000"/>
            </w:tcBorders>
            <w:shd w:val="clear" w:color="auto" w:fill="E6E6E6"/>
          </w:tcPr>
          <w:p w14:paraId="372375D8" w14:textId="77777777" w:rsidR="003843EA" w:rsidRDefault="00A21561">
            <w:pPr>
              <w:widowControl/>
              <w:spacing w:line="276" w:lineRule="auto"/>
              <w:ind w:firstLine="420"/>
              <w:jc w:val="center"/>
              <w:rPr>
                <w:rFonts w:ascii="黑体"/>
                <w:b/>
                <w:bCs/>
                <w:kern w:val="0"/>
                <w:szCs w:val="21"/>
              </w:rPr>
            </w:pPr>
            <w:r>
              <w:rPr>
                <w:rFonts w:ascii="黑体" w:hAnsi="宋体" w:hint="eastAsia"/>
                <w:b/>
                <w:bCs/>
                <w:kern w:val="0"/>
                <w:szCs w:val="21"/>
              </w:rPr>
              <w:t>备注</w:t>
            </w:r>
          </w:p>
        </w:tc>
      </w:tr>
      <w:tr w:rsidR="003843EA" w14:paraId="077E7127"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738F630F" w14:textId="77777777" w:rsidR="003843EA" w:rsidRDefault="00A21561">
            <w:pPr>
              <w:pStyle w:val="p0"/>
              <w:spacing w:line="276" w:lineRule="auto"/>
              <w:jc w:val="center"/>
              <w:rPr>
                <w:rFonts w:ascii="黑体" w:eastAsia="黑体"/>
              </w:rPr>
            </w:pPr>
            <w:r>
              <w:rPr>
                <w:rFonts w:ascii="黑体" w:eastAsia="黑体"/>
              </w:rPr>
              <w:t>1</w:t>
            </w:r>
          </w:p>
        </w:tc>
        <w:tc>
          <w:tcPr>
            <w:tcW w:w="2268" w:type="dxa"/>
            <w:tcBorders>
              <w:top w:val="single" w:sz="6" w:space="0" w:color="000000"/>
              <w:left w:val="nil"/>
              <w:bottom w:val="single" w:sz="6" w:space="0" w:color="000000"/>
              <w:right w:val="single" w:sz="4" w:space="0" w:color="000000"/>
            </w:tcBorders>
            <w:vAlign w:val="center"/>
          </w:tcPr>
          <w:p w14:paraId="5ED82BB6" w14:textId="77777777" w:rsidR="003843EA" w:rsidRDefault="00A21561">
            <w:pPr>
              <w:jc w:val="center"/>
              <w:rPr>
                <w:rFonts w:ascii="黑体"/>
              </w:rPr>
            </w:pPr>
            <w:r>
              <w:rPr>
                <w:rFonts w:ascii="黑体" w:hint="eastAsia"/>
              </w:rPr>
              <w:t>参数数据内容</w:t>
            </w:r>
          </w:p>
        </w:tc>
        <w:tc>
          <w:tcPr>
            <w:tcW w:w="1418" w:type="dxa"/>
            <w:tcBorders>
              <w:top w:val="single" w:sz="6" w:space="0" w:color="000000"/>
              <w:left w:val="nil"/>
              <w:bottom w:val="single" w:sz="6" w:space="0" w:color="000000"/>
              <w:right w:val="single" w:sz="6" w:space="0" w:color="000000"/>
            </w:tcBorders>
            <w:vAlign w:val="center"/>
          </w:tcPr>
          <w:p w14:paraId="2611C94C" w14:textId="77777777" w:rsidR="003843EA" w:rsidRDefault="00A21561">
            <w:pPr>
              <w:ind w:firstLineChars="150" w:firstLine="315"/>
              <w:rPr>
                <w:rFonts w:ascii="黑体"/>
              </w:rPr>
            </w:pPr>
            <w:r>
              <w:rPr>
                <w:rFonts w:ascii="黑体"/>
              </w:rPr>
              <w:t>LL.</w:t>
            </w:r>
            <w:r>
              <w:rPr>
                <w:rFonts w:ascii="黑体" w:hint="eastAsia"/>
              </w:rPr>
              <w:t>4000</w:t>
            </w:r>
          </w:p>
        </w:tc>
        <w:tc>
          <w:tcPr>
            <w:tcW w:w="4034" w:type="dxa"/>
            <w:tcBorders>
              <w:top w:val="single" w:sz="6" w:space="0" w:color="000000"/>
              <w:left w:val="nil"/>
              <w:bottom w:val="single" w:sz="6" w:space="0" w:color="000000"/>
              <w:right w:val="single" w:sz="6" w:space="0" w:color="000000"/>
            </w:tcBorders>
          </w:tcPr>
          <w:p w14:paraId="13643CD5" w14:textId="77777777" w:rsidR="003843EA" w:rsidRDefault="00A21561">
            <w:pPr>
              <w:rPr>
                <w:rFonts w:ascii="黑体"/>
              </w:rPr>
            </w:pPr>
            <w:r>
              <w:rPr>
                <w:rFonts w:ascii="黑体" w:hint="eastAsia"/>
              </w:rPr>
              <w:t>请求标签对应的TLV串，BER-TLV格式</w:t>
            </w:r>
          </w:p>
        </w:tc>
      </w:tr>
    </w:tbl>
    <w:p w14:paraId="18C79A5F" w14:textId="77777777" w:rsidR="003843EA" w:rsidRDefault="003843EA">
      <w:pPr>
        <w:pStyle w:val="MyText"/>
        <w:spacing w:line="276" w:lineRule="auto"/>
        <w:ind w:leftChars="800" w:left="1680"/>
      </w:pPr>
    </w:p>
    <w:p w14:paraId="3C79E0A4" w14:textId="77777777" w:rsidR="003843EA" w:rsidRDefault="003843EA">
      <w:pPr>
        <w:pStyle w:val="MyText"/>
      </w:pPr>
    </w:p>
    <w:p w14:paraId="2AABBAE9" w14:textId="77777777" w:rsidR="003843EA" w:rsidRDefault="00A21561">
      <w:pPr>
        <w:pStyle w:val="MyDoc111New"/>
      </w:pPr>
      <w:bookmarkStart w:id="352" w:name="_Toc2996"/>
      <w:bookmarkStart w:id="353" w:name="_Toc19377"/>
      <w:bookmarkStart w:id="354" w:name="_Toc453057464"/>
      <w:bookmarkStart w:id="355" w:name="_Toc12459"/>
      <w:bookmarkStart w:id="356" w:name="_Toc5984"/>
      <w:r>
        <w:rPr>
          <w:rFonts w:hint="eastAsia"/>
        </w:rPr>
        <w:t>取消</w:t>
      </w:r>
      <w:r>
        <w:t>/复位操作</w:t>
      </w:r>
      <w:bookmarkEnd w:id="352"/>
      <w:bookmarkEnd w:id="353"/>
      <w:bookmarkEnd w:id="354"/>
      <w:bookmarkEnd w:id="355"/>
      <w:bookmarkEnd w:id="356"/>
      <w:ins w:id="357" w:author="Administrator" w:date="2018-04-27T11:08:00Z">
        <w:r>
          <w:t>0x1D 0x08</w:t>
        </w:r>
      </w:ins>
    </w:p>
    <w:p w14:paraId="192E537D" w14:textId="77777777" w:rsidR="003843EA" w:rsidRDefault="00A21561">
      <w:pPr>
        <w:pStyle w:val="MyText"/>
        <w:spacing w:line="276" w:lineRule="auto"/>
        <w:ind w:firstLine="409"/>
      </w:pPr>
      <w:r>
        <w:rPr>
          <w:rFonts w:hint="eastAsia"/>
        </w:rPr>
        <w:t>指令：</w:t>
      </w:r>
      <w:r>
        <w:t>0x1D 0x08</w:t>
      </w:r>
    </w:p>
    <w:p w14:paraId="2145A9E5" w14:textId="77777777" w:rsidR="003843EA" w:rsidRDefault="00A21561">
      <w:pPr>
        <w:pStyle w:val="MyText"/>
        <w:spacing w:line="276" w:lineRule="auto"/>
        <w:ind w:firstLine="409"/>
      </w:pPr>
      <w:r>
        <w:rPr>
          <w:rFonts w:hint="eastAsia"/>
        </w:rPr>
        <w:t>描述：用于复位当前的POS</w:t>
      </w:r>
      <w:r>
        <w:t>,也可用于取消需要</w:t>
      </w:r>
      <w:r>
        <w:rPr>
          <w:rFonts w:hint="eastAsia"/>
        </w:rPr>
        <w:t>POS</w:t>
      </w:r>
      <w:r>
        <w:t>规定时间给执行的指令（如输入密码指令）</w:t>
      </w:r>
    </w:p>
    <w:p w14:paraId="0893749C" w14:textId="77777777" w:rsidR="003843EA" w:rsidRDefault="00A21561">
      <w:pPr>
        <w:pStyle w:val="MyText"/>
        <w:numPr>
          <w:ilvl w:val="0"/>
          <w:numId w:val="4"/>
        </w:numPr>
        <w:spacing w:line="276" w:lineRule="auto"/>
      </w:pPr>
      <w:r>
        <w:rPr>
          <w:rFonts w:hint="eastAsia"/>
        </w:rPr>
        <w:t>请求报文</w:t>
      </w:r>
    </w:p>
    <w:p w14:paraId="1BED43EA" w14:textId="77777777" w:rsidR="003843EA" w:rsidRDefault="00A21561">
      <w:pPr>
        <w:pStyle w:val="MyText"/>
        <w:spacing w:line="276" w:lineRule="auto"/>
        <w:ind w:left="1680"/>
      </w:pPr>
      <w:r>
        <w:rPr>
          <w:rFonts w:hint="eastAsia"/>
        </w:rPr>
        <w:t>数据：无</w:t>
      </w:r>
    </w:p>
    <w:p w14:paraId="7853272B" w14:textId="77777777" w:rsidR="003843EA" w:rsidRDefault="003843EA">
      <w:pPr>
        <w:pStyle w:val="MyText"/>
        <w:spacing w:line="276" w:lineRule="auto"/>
        <w:ind w:left="1680"/>
      </w:pPr>
    </w:p>
    <w:p w14:paraId="2912A18C" w14:textId="77777777" w:rsidR="003843EA" w:rsidRDefault="00A21561">
      <w:pPr>
        <w:pStyle w:val="MyText"/>
        <w:numPr>
          <w:ilvl w:val="0"/>
          <w:numId w:val="4"/>
        </w:numPr>
        <w:spacing w:line="276" w:lineRule="auto"/>
      </w:pPr>
      <w:r>
        <w:rPr>
          <w:rFonts w:hint="eastAsia"/>
        </w:rPr>
        <w:t>响应报文</w:t>
      </w:r>
    </w:p>
    <w:p w14:paraId="4ACC3454" w14:textId="77777777" w:rsidR="003843EA" w:rsidRDefault="00A21561">
      <w:pPr>
        <w:pStyle w:val="MyText"/>
        <w:spacing w:line="276" w:lineRule="auto"/>
        <w:ind w:leftChars="800" w:left="1680"/>
      </w:pPr>
      <w:r>
        <w:rPr>
          <w:rFonts w:hint="eastAsia"/>
        </w:rPr>
        <w:t>数据：</w:t>
      </w:r>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4696A6C3"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17004466"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268" w:type="dxa"/>
            <w:tcBorders>
              <w:top w:val="single" w:sz="6" w:space="0" w:color="000000"/>
              <w:left w:val="nil"/>
              <w:bottom w:val="single" w:sz="6" w:space="0" w:color="000000"/>
              <w:right w:val="single" w:sz="4" w:space="0" w:color="000000"/>
            </w:tcBorders>
            <w:shd w:val="clear" w:color="auto" w:fill="E6E6E6"/>
          </w:tcPr>
          <w:p w14:paraId="004CB448"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数据域</w:t>
            </w:r>
          </w:p>
        </w:tc>
        <w:tc>
          <w:tcPr>
            <w:tcW w:w="1418" w:type="dxa"/>
            <w:tcBorders>
              <w:top w:val="single" w:sz="6" w:space="0" w:color="000000"/>
              <w:left w:val="nil"/>
              <w:bottom w:val="single" w:sz="6" w:space="0" w:color="000000"/>
              <w:right w:val="single" w:sz="6" w:space="0" w:color="000000"/>
            </w:tcBorders>
            <w:shd w:val="clear" w:color="auto" w:fill="E6E6E6"/>
          </w:tcPr>
          <w:p w14:paraId="19ACDC9D"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长度</w:t>
            </w:r>
          </w:p>
        </w:tc>
        <w:tc>
          <w:tcPr>
            <w:tcW w:w="4034" w:type="dxa"/>
            <w:tcBorders>
              <w:top w:val="single" w:sz="6" w:space="0" w:color="000000"/>
              <w:left w:val="nil"/>
              <w:bottom w:val="single" w:sz="6" w:space="0" w:color="000000"/>
              <w:right w:val="single" w:sz="6" w:space="0" w:color="000000"/>
            </w:tcBorders>
            <w:shd w:val="clear" w:color="auto" w:fill="E6E6E6"/>
          </w:tcPr>
          <w:p w14:paraId="17983E31" w14:textId="77777777" w:rsidR="003843EA" w:rsidRDefault="00A21561">
            <w:pPr>
              <w:widowControl/>
              <w:spacing w:line="276" w:lineRule="auto"/>
              <w:ind w:firstLine="420"/>
              <w:jc w:val="center"/>
              <w:rPr>
                <w:rFonts w:ascii="黑体"/>
                <w:b/>
                <w:bCs/>
                <w:kern w:val="0"/>
                <w:szCs w:val="21"/>
              </w:rPr>
            </w:pPr>
            <w:r>
              <w:rPr>
                <w:rFonts w:ascii="黑体" w:hAnsi="宋体" w:hint="eastAsia"/>
                <w:b/>
                <w:bCs/>
                <w:kern w:val="0"/>
                <w:szCs w:val="21"/>
              </w:rPr>
              <w:t>备注</w:t>
            </w:r>
          </w:p>
        </w:tc>
      </w:tr>
      <w:tr w:rsidR="003843EA" w14:paraId="08111D36"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1C886562" w14:textId="77777777" w:rsidR="003843EA" w:rsidRDefault="00A21561">
            <w:pPr>
              <w:pStyle w:val="p0"/>
              <w:spacing w:line="276" w:lineRule="auto"/>
              <w:jc w:val="center"/>
              <w:rPr>
                <w:rFonts w:ascii="黑体" w:eastAsia="黑体"/>
              </w:rPr>
            </w:pPr>
            <w:r>
              <w:rPr>
                <w:rFonts w:ascii="黑体" w:eastAsia="黑体"/>
              </w:rPr>
              <w:t>1</w:t>
            </w:r>
          </w:p>
        </w:tc>
        <w:tc>
          <w:tcPr>
            <w:tcW w:w="2268" w:type="dxa"/>
            <w:tcBorders>
              <w:top w:val="single" w:sz="6" w:space="0" w:color="000000"/>
              <w:left w:val="nil"/>
              <w:bottom w:val="single" w:sz="6" w:space="0" w:color="000000"/>
              <w:right w:val="single" w:sz="4" w:space="0" w:color="000000"/>
            </w:tcBorders>
            <w:vAlign w:val="center"/>
          </w:tcPr>
          <w:p w14:paraId="37A624CA" w14:textId="77777777" w:rsidR="003843EA" w:rsidRDefault="00A21561">
            <w:pPr>
              <w:pStyle w:val="p0"/>
              <w:spacing w:line="276" w:lineRule="auto"/>
              <w:jc w:val="center"/>
              <w:rPr>
                <w:rFonts w:ascii="黑体" w:eastAsia="黑体"/>
              </w:rPr>
            </w:pPr>
            <w:r>
              <w:rPr>
                <w:rFonts w:ascii="黑体" w:eastAsia="黑体" w:hAnsi="新宋体" w:hint="eastAsia"/>
              </w:rPr>
              <w:t>状态</w:t>
            </w:r>
          </w:p>
        </w:tc>
        <w:tc>
          <w:tcPr>
            <w:tcW w:w="1418" w:type="dxa"/>
            <w:tcBorders>
              <w:top w:val="single" w:sz="6" w:space="0" w:color="000000"/>
              <w:left w:val="nil"/>
              <w:bottom w:val="single" w:sz="6" w:space="0" w:color="000000"/>
              <w:right w:val="single" w:sz="6" w:space="0" w:color="000000"/>
            </w:tcBorders>
            <w:vAlign w:val="center"/>
          </w:tcPr>
          <w:p w14:paraId="7BDE1818" w14:textId="77777777" w:rsidR="003843EA" w:rsidRDefault="00A21561">
            <w:pPr>
              <w:pStyle w:val="p0"/>
              <w:spacing w:line="276" w:lineRule="auto"/>
              <w:jc w:val="center"/>
              <w:rPr>
                <w:rFonts w:ascii="黑体" w:eastAsia="黑体"/>
              </w:rPr>
            </w:pPr>
            <w:r>
              <w:rPr>
                <w:rFonts w:ascii="黑体" w:eastAsia="黑体"/>
              </w:rPr>
              <w:t>1</w:t>
            </w:r>
          </w:p>
        </w:tc>
        <w:tc>
          <w:tcPr>
            <w:tcW w:w="4034" w:type="dxa"/>
            <w:tcBorders>
              <w:top w:val="single" w:sz="6" w:space="0" w:color="000000"/>
              <w:left w:val="nil"/>
              <w:bottom w:val="single" w:sz="6" w:space="0" w:color="000000"/>
              <w:right w:val="single" w:sz="6" w:space="0" w:color="000000"/>
            </w:tcBorders>
          </w:tcPr>
          <w:p w14:paraId="124F5233" w14:textId="77777777" w:rsidR="003843EA" w:rsidRDefault="00A21561">
            <w:pPr>
              <w:pStyle w:val="p0"/>
              <w:spacing w:line="276" w:lineRule="auto"/>
              <w:rPr>
                <w:rFonts w:ascii="黑体" w:eastAsia="黑体"/>
              </w:rPr>
            </w:pPr>
            <w:r>
              <w:rPr>
                <w:rFonts w:ascii="黑体" w:eastAsia="黑体" w:hAnsi="新宋体"/>
              </w:rPr>
              <w:t>0成功</w:t>
            </w:r>
          </w:p>
        </w:tc>
      </w:tr>
    </w:tbl>
    <w:p w14:paraId="139A5A51" w14:textId="77777777" w:rsidR="003843EA" w:rsidRDefault="003843EA">
      <w:pPr>
        <w:pStyle w:val="MyText"/>
      </w:pPr>
    </w:p>
    <w:p w14:paraId="238783A9" w14:textId="77777777" w:rsidR="003843EA" w:rsidRDefault="00A21561">
      <w:pPr>
        <w:pStyle w:val="MyDoc111New"/>
        <w:rPr>
          <w:ins w:id="358" w:author="zheng" w:date="2016-11-03T09:45:00Z"/>
        </w:rPr>
      </w:pPr>
      <w:ins w:id="359" w:author="zheng" w:date="2016-11-03T09:45:00Z">
        <w:r>
          <w:rPr>
            <w:rFonts w:hint="eastAsia"/>
          </w:rPr>
          <w:t>获取智能库版本号</w:t>
        </w:r>
        <w:r>
          <w:t>0x1D 0x</w:t>
        </w:r>
      </w:ins>
      <w:ins w:id="360" w:author="zheng" w:date="2016-11-03T09:46:00Z">
        <w:r>
          <w:rPr>
            <w:rFonts w:hint="eastAsia"/>
          </w:rPr>
          <w:t>26</w:t>
        </w:r>
      </w:ins>
    </w:p>
    <w:p w14:paraId="20D2A0A5" w14:textId="77777777" w:rsidR="003843EA" w:rsidRDefault="00A21561">
      <w:pPr>
        <w:pStyle w:val="MyText"/>
        <w:spacing w:line="276" w:lineRule="auto"/>
        <w:ind w:firstLine="409"/>
        <w:rPr>
          <w:ins w:id="361" w:author="zheng" w:date="2016-11-03T09:45:00Z"/>
        </w:rPr>
      </w:pPr>
      <w:ins w:id="362" w:author="zheng" w:date="2016-11-03T09:45:00Z">
        <w:r>
          <w:rPr>
            <w:rFonts w:hint="eastAsia"/>
          </w:rPr>
          <w:t>指令：</w:t>
        </w:r>
        <w:r>
          <w:t>0x1D 0x</w:t>
        </w:r>
      </w:ins>
      <w:ins w:id="363" w:author="zheng" w:date="2016-11-03T09:46:00Z">
        <w:r>
          <w:rPr>
            <w:rFonts w:hint="eastAsia"/>
          </w:rPr>
          <w:t>26</w:t>
        </w:r>
      </w:ins>
    </w:p>
    <w:p w14:paraId="4B69A0E6" w14:textId="77777777" w:rsidR="003843EA" w:rsidRDefault="00A21561">
      <w:pPr>
        <w:pStyle w:val="MyText"/>
        <w:spacing w:line="276" w:lineRule="auto"/>
        <w:ind w:firstLine="409"/>
        <w:rPr>
          <w:ins w:id="364" w:author="zheng" w:date="2016-11-03T09:45:00Z"/>
        </w:rPr>
      </w:pPr>
      <w:ins w:id="365" w:author="zheng" w:date="2016-11-03T09:45:00Z">
        <w:r>
          <w:rPr>
            <w:rFonts w:hint="eastAsia"/>
          </w:rPr>
          <w:t>描述：该指令用于</w:t>
        </w:r>
      </w:ins>
      <w:ins w:id="366" w:author="zheng" w:date="2016-11-03T09:46:00Z">
        <w:r>
          <w:rPr>
            <w:rFonts w:hint="eastAsia"/>
          </w:rPr>
          <w:t>获取</w:t>
        </w:r>
        <w:r>
          <w:t>智能终端库的版本号</w:t>
        </w:r>
        <w:r>
          <w:rPr>
            <w:rFonts w:hint="eastAsia"/>
          </w:rPr>
          <w:t>。</w:t>
        </w:r>
      </w:ins>
    </w:p>
    <w:p w14:paraId="2E4E71EB" w14:textId="77777777" w:rsidR="003843EA" w:rsidRDefault="00A21561">
      <w:pPr>
        <w:pStyle w:val="MyText"/>
        <w:numPr>
          <w:ilvl w:val="0"/>
          <w:numId w:val="4"/>
        </w:numPr>
        <w:spacing w:line="276" w:lineRule="auto"/>
        <w:rPr>
          <w:ins w:id="367" w:author="zheng" w:date="2016-11-03T09:45:00Z"/>
        </w:rPr>
      </w:pPr>
      <w:ins w:id="368" w:author="zheng" w:date="2016-11-03T09:45:00Z">
        <w:r>
          <w:rPr>
            <w:rFonts w:hint="eastAsia"/>
          </w:rPr>
          <w:t>请求报文</w:t>
        </w:r>
      </w:ins>
    </w:p>
    <w:p w14:paraId="12752076" w14:textId="77777777" w:rsidR="003843EA" w:rsidRDefault="00A21561">
      <w:pPr>
        <w:pStyle w:val="MyText"/>
        <w:spacing w:line="276" w:lineRule="auto"/>
        <w:ind w:left="1680" w:firstLine="420"/>
        <w:rPr>
          <w:ins w:id="369" w:author="zheng" w:date="2016-11-03T09:45:00Z"/>
        </w:rPr>
        <w:pPrChange w:id="370" w:author="zheng" w:date="2016-11-03T09:46:00Z">
          <w:pPr>
            <w:pStyle w:val="MyText"/>
            <w:spacing w:line="276" w:lineRule="auto"/>
            <w:ind w:left="0"/>
          </w:pPr>
        </w:pPrChange>
      </w:pPr>
      <w:ins w:id="371" w:author="zheng" w:date="2016-11-03T09:46:00Z">
        <w:r>
          <w:t>无</w:t>
        </w:r>
      </w:ins>
    </w:p>
    <w:p w14:paraId="326B0B69" w14:textId="77777777" w:rsidR="003843EA" w:rsidRDefault="00A21561">
      <w:pPr>
        <w:pStyle w:val="MyText"/>
        <w:numPr>
          <w:ilvl w:val="0"/>
          <w:numId w:val="4"/>
        </w:numPr>
        <w:spacing w:line="276" w:lineRule="auto"/>
        <w:rPr>
          <w:ins w:id="372" w:author="zheng" w:date="2016-11-03T09:45:00Z"/>
        </w:rPr>
      </w:pPr>
      <w:ins w:id="373" w:author="zheng" w:date="2016-11-03T09:45:00Z">
        <w:r>
          <w:rPr>
            <w:rFonts w:hint="eastAsia"/>
          </w:rPr>
          <w:t>响应报文</w:t>
        </w:r>
      </w:ins>
    </w:p>
    <w:p w14:paraId="4FA18BFE" w14:textId="77777777" w:rsidR="003843EA" w:rsidRDefault="00A21561">
      <w:pPr>
        <w:pStyle w:val="MyText"/>
        <w:spacing w:line="276" w:lineRule="auto"/>
        <w:ind w:leftChars="800" w:left="1680"/>
        <w:rPr>
          <w:ins w:id="374" w:author="zheng" w:date="2016-11-03T09:45:00Z"/>
        </w:rPr>
      </w:pPr>
      <w:ins w:id="375" w:author="zheng" w:date="2016-11-03T09:45:00Z">
        <w:r>
          <w:rPr>
            <w:rFonts w:hint="eastAsia"/>
          </w:rPr>
          <w:t>数据：</w:t>
        </w:r>
      </w:ins>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0EB49588" w14:textId="77777777">
        <w:trPr>
          <w:ins w:id="376" w:author="zheng" w:date="2016-11-03T09:45:00Z"/>
        </w:trPr>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038468BE" w14:textId="77777777" w:rsidR="003843EA" w:rsidRDefault="00A21561">
            <w:pPr>
              <w:widowControl/>
              <w:spacing w:line="276" w:lineRule="auto"/>
              <w:jc w:val="center"/>
              <w:rPr>
                <w:ins w:id="377" w:author="zheng" w:date="2016-11-03T09:45:00Z"/>
                <w:rFonts w:ascii="黑体"/>
                <w:b/>
                <w:bCs/>
                <w:kern w:val="0"/>
                <w:szCs w:val="21"/>
              </w:rPr>
            </w:pPr>
            <w:ins w:id="378" w:author="zheng" w:date="2016-11-03T09:45:00Z">
              <w:r>
                <w:rPr>
                  <w:rFonts w:ascii="黑体"/>
                  <w:b/>
                  <w:bCs/>
                  <w:kern w:val="0"/>
                  <w:szCs w:val="21"/>
                </w:rPr>
                <w:t>ID</w:t>
              </w:r>
            </w:ins>
          </w:p>
        </w:tc>
        <w:tc>
          <w:tcPr>
            <w:tcW w:w="2268" w:type="dxa"/>
            <w:tcBorders>
              <w:top w:val="single" w:sz="6" w:space="0" w:color="000000"/>
              <w:left w:val="nil"/>
              <w:bottom w:val="single" w:sz="6" w:space="0" w:color="000000"/>
              <w:right w:val="single" w:sz="4" w:space="0" w:color="000000"/>
            </w:tcBorders>
            <w:shd w:val="clear" w:color="auto" w:fill="E6E6E6"/>
          </w:tcPr>
          <w:p w14:paraId="09B2EFDB" w14:textId="77777777" w:rsidR="003843EA" w:rsidRDefault="00A21561">
            <w:pPr>
              <w:widowControl/>
              <w:spacing w:line="276" w:lineRule="auto"/>
              <w:jc w:val="center"/>
              <w:rPr>
                <w:ins w:id="379" w:author="zheng" w:date="2016-11-03T09:45:00Z"/>
                <w:rFonts w:ascii="黑体"/>
                <w:b/>
                <w:bCs/>
                <w:kern w:val="0"/>
                <w:szCs w:val="21"/>
              </w:rPr>
            </w:pPr>
            <w:ins w:id="380" w:author="zheng" w:date="2016-11-03T09:45:00Z">
              <w:r>
                <w:rPr>
                  <w:rFonts w:ascii="黑体" w:hAnsi="新宋体" w:hint="eastAsia"/>
                  <w:b/>
                  <w:bCs/>
                  <w:kern w:val="0"/>
                  <w:szCs w:val="21"/>
                </w:rPr>
                <w:t>数据域</w:t>
              </w:r>
            </w:ins>
          </w:p>
        </w:tc>
        <w:tc>
          <w:tcPr>
            <w:tcW w:w="1418" w:type="dxa"/>
            <w:tcBorders>
              <w:top w:val="single" w:sz="6" w:space="0" w:color="000000"/>
              <w:left w:val="nil"/>
              <w:bottom w:val="single" w:sz="6" w:space="0" w:color="000000"/>
              <w:right w:val="single" w:sz="6" w:space="0" w:color="000000"/>
            </w:tcBorders>
            <w:shd w:val="clear" w:color="auto" w:fill="E6E6E6"/>
          </w:tcPr>
          <w:p w14:paraId="30A86C31" w14:textId="77777777" w:rsidR="003843EA" w:rsidRDefault="00A21561">
            <w:pPr>
              <w:widowControl/>
              <w:spacing w:line="276" w:lineRule="auto"/>
              <w:jc w:val="center"/>
              <w:rPr>
                <w:ins w:id="381" w:author="zheng" w:date="2016-11-03T09:45:00Z"/>
                <w:rFonts w:ascii="黑体"/>
                <w:b/>
                <w:bCs/>
                <w:kern w:val="0"/>
                <w:szCs w:val="21"/>
              </w:rPr>
            </w:pPr>
            <w:ins w:id="382" w:author="zheng" w:date="2016-11-03T09:45:00Z">
              <w:r>
                <w:rPr>
                  <w:rFonts w:ascii="黑体" w:hAnsi="新宋体" w:hint="eastAsia"/>
                  <w:b/>
                  <w:bCs/>
                  <w:kern w:val="0"/>
                  <w:szCs w:val="21"/>
                </w:rPr>
                <w:t>长度</w:t>
              </w:r>
            </w:ins>
          </w:p>
        </w:tc>
        <w:tc>
          <w:tcPr>
            <w:tcW w:w="4034" w:type="dxa"/>
            <w:tcBorders>
              <w:top w:val="single" w:sz="6" w:space="0" w:color="000000"/>
              <w:left w:val="nil"/>
              <w:bottom w:val="single" w:sz="6" w:space="0" w:color="000000"/>
              <w:right w:val="single" w:sz="6" w:space="0" w:color="000000"/>
            </w:tcBorders>
            <w:shd w:val="clear" w:color="auto" w:fill="E6E6E6"/>
          </w:tcPr>
          <w:p w14:paraId="484B6027" w14:textId="77777777" w:rsidR="003843EA" w:rsidRDefault="00A21561">
            <w:pPr>
              <w:widowControl/>
              <w:spacing w:line="276" w:lineRule="auto"/>
              <w:ind w:firstLine="420"/>
              <w:jc w:val="center"/>
              <w:rPr>
                <w:ins w:id="383" w:author="zheng" w:date="2016-11-03T09:45:00Z"/>
                <w:rFonts w:ascii="黑体"/>
                <w:b/>
                <w:bCs/>
                <w:kern w:val="0"/>
                <w:szCs w:val="21"/>
              </w:rPr>
            </w:pPr>
            <w:ins w:id="384" w:author="zheng" w:date="2016-11-03T09:45:00Z">
              <w:r>
                <w:rPr>
                  <w:rFonts w:ascii="黑体" w:hAnsi="宋体" w:hint="eastAsia"/>
                  <w:b/>
                  <w:bCs/>
                  <w:kern w:val="0"/>
                  <w:szCs w:val="21"/>
                </w:rPr>
                <w:t>备注</w:t>
              </w:r>
            </w:ins>
          </w:p>
        </w:tc>
      </w:tr>
      <w:tr w:rsidR="003843EA" w14:paraId="1FE2E176" w14:textId="77777777">
        <w:trPr>
          <w:ins w:id="385" w:author="zheng" w:date="2016-11-03T09:45:00Z"/>
        </w:trPr>
        <w:tc>
          <w:tcPr>
            <w:tcW w:w="567" w:type="dxa"/>
            <w:tcBorders>
              <w:top w:val="single" w:sz="6" w:space="0" w:color="000000"/>
              <w:left w:val="single" w:sz="6" w:space="0" w:color="000000"/>
              <w:bottom w:val="single" w:sz="6" w:space="0" w:color="000000"/>
              <w:right w:val="single" w:sz="4" w:space="0" w:color="000000"/>
            </w:tcBorders>
            <w:vAlign w:val="center"/>
          </w:tcPr>
          <w:p w14:paraId="40D94252" w14:textId="77777777" w:rsidR="003843EA" w:rsidRDefault="00A21561">
            <w:pPr>
              <w:pStyle w:val="p0"/>
              <w:spacing w:line="276" w:lineRule="auto"/>
              <w:jc w:val="center"/>
              <w:rPr>
                <w:ins w:id="386" w:author="zheng" w:date="2016-11-03T09:45:00Z"/>
                <w:rFonts w:ascii="黑体" w:eastAsia="黑体"/>
              </w:rPr>
            </w:pPr>
            <w:ins w:id="387" w:author="zheng" w:date="2016-11-03T09:45:00Z">
              <w:r>
                <w:rPr>
                  <w:rFonts w:ascii="黑体" w:eastAsia="黑体"/>
                </w:rPr>
                <w:t>1</w:t>
              </w:r>
            </w:ins>
          </w:p>
        </w:tc>
        <w:tc>
          <w:tcPr>
            <w:tcW w:w="2268" w:type="dxa"/>
            <w:tcBorders>
              <w:top w:val="single" w:sz="6" w:space="0" w:color="000000"/>
              <w:left w:val="nil"/>
              <w:bottom w:val="single" w:sz="6" w:space="0" w:color="000000"/>
              <w:right w:val="single" w:sz="4" w:space="0" w:color="000000"/>
            </w:tcBorders>
            <w:vAlign w:val="center"/>
          </w:tcPr>
          <w:p w14:paraId="69D21B4E" w14:textId="77777777" w:rsidR="003843EA" w:rsidRDefault="00A21561">
            <w:pPr>
              <w:pStyle w:val="p0"/>
              <w:spacing w:line="276" w:lineRule="auto"/>
              <w:jc w:val="center"/>
              <w:rPr>
                <w:ins w:id="388" w:author="zheng" w:date="2016-11-03T09:45:00Z"/>
                <w:rFonts w:ascii="黑体" w:eastAsia="黑体"/>
              </w:rPr>
            </w:pPr>
            <w:ins w:id="389" w:author="zheng" w:date="2016-11-03T09:45:00Z">
              <w:r>
                <w:rPr>
                  <w:rFonts w:ascii="黑体" w:eastAsia="黑体" w:hAnsi="新宋体" w:hint="eastAsia"/>
                </w:rPr>
                <w:t>透传的数据内容</w:t>
              </w:r>
            </w:ins>
          </w:p>
        </w:tc>
        <w:tc>
          <w:tcPr>
            <w:tcW w:w="1418" w:type="dxa"/>
            <w:tcBorders>
              <w:top w:val="single" w:sz="6" w:space="0" w:color="000000"/>
              <w:left w:val="nil"/>
              <w:bottom w:val="single" w:sz="6" w:space="0" w:color="000000"/>
              <w:right w:val="single" w:sz="6" w:space="0" w:color="000000"/>
            </w:tcBorders>
            <w:vAlign w:val="center"/>
          </w:tcPr>
          <w:p w14:paraId="3C6E5F2B" w14:textId="77777777" w:rsidR="003843EA" w:rsidRDefault="00A21561">
            <w:pPr>
              <w:pStyle w:val="p0"/>
              <w:spacing w:line="276" w:lineRule="auto"/>
              <w:jc w:val="center"/>
              <w:rPr>
                <w:ins w:id="390" w:author="zheng" w:date="2016-11-03T09:45:00Z"/>
                <w:rFonts w:ascii="黑体" w:eastAsia="黑体"/>
              </w:rPr>
            </w:pPr>
            <w:ins w:id="391" w:author="zheng" w:date="2016-11-03T09:45:00Z">
              <w:r>
                <w:rPr>
                  <w:rFonts w:ascii="黑体" w:eastAsia="黑体" w:hAnsi="新宋体" w:hint="eastAsia"/>
                </w:rPr>
                <w:t>LL..</w:t>
              </w:r>
            </w:ins>
            <w:ins w:id="392" w:author="zheng" w:date="2016-11-03T09:46:00Z">
              <w:r>
                <w:rPr>
                  <w:rFonts w:ascii="黑体" w:eastAsia="黑体" w:hAnsi="新宋体" w:hint="eastAsia"/>
                </w:rPr>
                <w:t>20</w:t>
              </w:r>
            </w:ins>
          </w:p>
        </w:tc>
        <w:tc>
          <w:tcPr>
            <w:tcW w:w="4034" w:type="dxa"/>
            <w:tcBorders>
              <w:top w:val="single" w:sz="6" w:space="0" w:color="000000"/>
              <w:left w:val="nil"/>
              <w:bottom w:val="single" w:sz="6" w:space="0" w:color="000000"/>
              <w:right w:val="single" w:sz="6" w:space="0" w:color="000000"/>
            </w:tcBorders>
          </w:tcPr>
          <w:p w14:paraId="7145DAAC" w14:textId="77777777" w:rsidR="003843EA" w:rsidRDefault="00A21561">
            <w:pPr>
              <w:pStyle w:val="p0"/>
              <w:spacing w:line="276" w:lineRule="auto"/>
              <w:rPr>
                <w:ins w:id="393" w:author="zheng" w:date="2016-11-03T09:45:00Z"/>
                <w:rFonts w:ascii="黑体" w:eastAsia="黑体"/>
              </w:rPr>
            </w:pPr>
            <w:ins w:id="394" w:author="zheng" w:date="2016-11-03T09:46:00Z">
              <w:r>
                <w:rPr>
                  <w:rFonts w:ascii="黑体" w:eastAsia="黑体"/>
                </w:rPr>
                <w:t>返回的智能终端库</w:t>
              </w:r>
            </w:ins>
            <w:ins w:id="395" w:author="zheng" w:date="2016-11-03T09:47:00Z">
              <w:r>
                <w:rPr>
                  <w:rFonts w:ascii="黑体" w:eastAsia="黑体"/>
                </w:rPr>
                <w:t>版本</w:t>
              </w:r>
            </w:ins>
          </w:p>
        </w:tc>
      </w:tr>
    </w:tbl>
    <w:p w14:paraId="5DF031C6" w14:textId="77777777" w:rsidR="003843EA" w:rsidRDefault="003843EA">
      <w:pPr>
        <w:pStyle w:val="MyText"/>
        <w:spacing w:line="276" w:lineRule="auto"/>
        <w:ind w:left="0"/>
      </w:pPr>
    </w:p>
    <w:p w14:paraId="62B264D3" w14:textId="77777777" w:rsidR="003843EA" w:rsidRDefault="00A21561">
      <w:pPr>
        <w:pStyle w:val="MyDoc11"/>
      </w:pPr>
      <w:r>
        <w:rPr>
          <w:rFonts w:hint="eastAsia"/>
        </w:rPr>
        <w:t>键盘类</w:t>
      </w:r>
      <w:bookmarkEnd w:id="309"/>
      <w:bookmarkEnd w:id="310"/>
      <w:bookmarkEnd w:id="311"/>
      <w:bookmarkEnd w:id="312"/>
      <w:bookmarkEnd w:id="313"/>
    </w:p>
    <w:p w14:paraId="70D2E211" w14:textId="77777777" w:rsidR="003843EA" w:rsidRDefault="00A21561">
      <w:pPr>
        <w:pStyle w:val="MyDoc111New"/>
      </w:pPr>
      <w:bookmarkStart w:id="396" w:name="_Toc21625"/>
      <w:bookmarkStart w:id="397" w:name="_Toc19451"/>
      <w:bookmarkStart w:id="398" w:name="_Toc453057370"/>
      <w:bookmarkStart w:id="399" w:name="_Toc19965"/>
      <w:bookmarkStart w:id="400" w:name="_Toc6054"/>
      <w:r>
        <w:rPr>
          <w:rFonts w:hint="eastAsia"/>
        </w:rPr>
        <w:t>获取键盘缓冲区中键值</w:t>
      </w:r>
      <w:bookmarkEnd w:id="396"/>
      <w:bookmarkEnd w:id="397"/>
      <w:bookmarkEnd w:id="398"/>
      <w:bookmarkEnd w:id="399"/>
      <w:bookmarkEnd w:id="400"/>
      <w:ins w:id="401" w:author="Administrator" w:date="2018-04-27T11:00:00Z">
        <w:r>
          <w:t>0xB1 0x01</w:t>
        </w:r>
      </w:ins>
    </w:p>
    <w:p w14:paraId="6537AA33" w14:textId="77777777" w:rsidR="003843EA" w:rsidRDefault="00A21561">
      <w:pPr>
        <w:pStyle w:val="MyText"/>
        <w:spacing w:line="276" w:lineRule="auto"/>
        <w:ind w:firstLine="409"/>
      </w:pPr>
      <w:r>
        <w:rPr>
          <w:rFonts w:hint="eastAsia"/>
        </w:rPr>
        <w:t>指令：</w:t>
      </w:r>
      <w:r>
        <w:t>0xB1 0x01</w:t>
      </w:r>
    </w:p>
    <w:p w14:paraId="23894277" w14:textId="77777777" w:rsidR="003843EA" w:rsidRDefault="00A21561">
      <w:pPr>
        <w:pStyle w:val="MyText"/>
        <w:spacing w:line="276" w:lineRule="auto"/>
      </w:pPr>
      <w:r>
        <w:tab/>
      </w:r>
      <w:r>
        <w:rPr>
          <w:rFonts w:hint="eastAsia"/>
        </w:rPr>
        <w:t>描述：该命令用于获取键盘缓冲区中的最后一个键盘键值，立即返回。当取完键盘缓冲区值后该即清空。不带超时，立即返回当前按键键值。</w:t>
      </w:r>
    </w:p>
    <w:p w14:paraId="63C7A433" w14:textId="77777777" w:rsidR="003843EA" w:rsidRDefault="00A21561">
      <w:pPr>
        <w:pStyle w:val="MyText"/>
        <w:numPr>
          <w:ilvl w:val="0"/>
          <w:numId w:val="4"/>
        </w:numPr>
        <w:spacing w:line="276" w:lineRule="auto"/>
      </w:pPr>
      <w:r>
        <w:rPr>
          <w:rFonts w:hint="eastAsia"/>
        </w:rPr>
        <w:t>请求报文</w:t>
      </w:r>
    </w:p>
    <w:p w14:paraId="7CF3119D" w14:textId="77777777" w:rsidR="003843EA" w:rsidRDefault="00A21561">
      <w:pPr>
        <w:pStyle w:val="MyText"/>
        <w:spacing w:line="276" w:lineRule="auto"/>
        <w:ind w:left="1680"/>
      </w:pPr>
      <w:r>
        <w:rPr>
          <w:rFonts w:hint="eastAsia"/>
        </w:rPr>
        <w:t>数据：</w:t>
      </w:r>
    </w:p>
    <w:p w14:paraId="13F7B31E" w14:textId="77777777" w:rsidR="003843EA" w:rsidRDefault="003843EA">
      <w:pPr>
        <w:pStyle w:val="MyText"/>
        <w:spacing w:line="276" w:lineRule="auto"/>
        <w:ind w:left="0"/>
      </w:pPr>
    </w:p>
    <w:p w14:paraId="209F3BC6" w14:textId="77777777" w:rsidR="003843EA" w:rsidRDefault="00A21561">
      <w:pPr>
        <w:pStyle w:val="MyText"/>
        <w:numPr>
          <w:ilvl w:val="0"/>
          <w:numId w:val="4"/>
        </w:numPr>
        <w:spacing w:line="276" w:lineRule="auto"/>
      </w:pPr>
      <w:r>
        <w:rPr>
          <w:rFonts w:hint="eastAsia"/>
        </w:rPr>
        <w:t>响应报文</w:t>
      </w:r>
    </w:p>
    <w:p w14:paraId="17C4E569" w14:textId="77777777" w:rsidR="003843EA" w:rsidRDefault="00A21561">
      <w:pPr>
        <w:pStyle w:val="MyText"/>
        <w:spacing w:line="276" w:lineRule="auto"/>
        <w:ind w:leftChars="800" w:left="1680"/>
      </w:pPr>
      <w:r>
        <w:rPr>
          <w:rFonts w:hint="eastAsia"/>
        </w:rPr>
        <w:t>数据：</w:t>
      </w:r>
    </w:p>
    <w:tbl>
      <w:tblPr>
        <w:tblW w:w="8287" w:type="dxa"/>
        <w:tblInd w:w="1809" w:type="dxa"/>
        <w:tblLayout w:type="fixed"/>
        <w:tblLook w:val="04A0" w:firstRow="1" w:lastRow="0" w:firstColumn="1" w:lastColumn="0" w:noHBand="0" w:noVBand="1"/>
      </w:tblPr>
      <w:tblGrid>
        <w:gridCol w:w="567"/>
        <w:gridCol w:w="2268"/>
        <w:gridCol w:w="1134"/>
        <w:gridCol w:w="4318"/>
      </w:tblGrid>
      <w:tr w:rsidR="003843EA" w14:paraId="6B75A790"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77A1B5BF"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268" w:type="dxa"/>
            <w:tcBorders>
              <w:top w:val="single" w:sz="6" w:space="0" w:color="000000"/>
              <w:left w:val="nil"/>
              <w:bottom w:val="single" w:sz="6" w:space="0" w:color="000000"/>
              <w:right w:val="single" w:sz="4" w:space="0" w:color="000000"/>
            </w:tcBorders>
            <w:shd w:val="clear" w:color="auto" w:fill="E6E6E6"/>
          </w:tcPr>
          <w:p w14:paraId="11C660F8"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数据域</w:t>
            </w:r>
          </w:p>
        </w:tc>
        <w:tc>
          <w:tcPr>
            <w:tcW w:w="1134" w:type="dxa"/>
            <w:tcBorders>
              <w:top w:val="single" w:sz="6" w:space="0" w:color="000000"/>
              <w:left w:val="nil"/>
              <w:bottom w:val="single" w:sz="6" w:space="0" w:color="000000"/>
              <w:right w:val="single" w:sz="6" w:space="0" w:color="000000"/>
            </w:tcBorders>
            <w:shd w:val="clear" w:color="auto" w:fill="E6E6E6"/>
          </w:tcPr>
          <w:p w14:paraId="0282B1E2"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长度</w:t>
            </w:r>
          </w:p>
        </w:tc>
        <w:tc>
          <w:tcPr>
            <w:tcW w:w="4318" w:type="dxa"/>
            <w:tcBorders>
              <w:top w:val="single" w:sz="6" w:space="0" w:color="000000"/>
              <w:left w:val="nil"/>
              <w:bottom w:val="single" w:sz="6" w:space="0" w:color="000000"/>
              <w:right w:val="single" w:sz="6" w:space="0" w:color="000000"/>
            </w:tcBorders>
            <w:shd w:val="clear" w:color="auto" w:fill="E6E6E6"/>
          </w:tcPr>
          <w:p w14:paraId="6AEEEFE2" w14:textId="77777777" w:rsidR="003843EA" w:rsidRDefault="00A21561">
            <w:pPr>
              <w:widowControl/>
              <w:spacing w:line="276" w:lineRule="auto"/>
              <w:ind w:firstLine="420"/>
              <w:jc w:val="center"/>
              <w:rPr>
                <w:rFonts w:ascii="黑体"/>
                <w:b/>
                <w:bCs/>
                <w:kern w:val="0"/>
                <w:szCs w:val="21"/>
              </w:rPr>
            </w:pPr>
            <w:r>
              <w:rPr>
                <w:rFonts w:ascii="黑体" w:hAnsi="宋体" w:hint="eastAsia"/>
                <w:b/>
                <w:bCs/>
                <w:kern w:val="0"/>
                <w:szCs w:val="21"/>
              </w:rPr>
              <w:t>备注</w:t>
            </w:r>
          </w:p>
        </w:tc>
      </w:tr>
      <w:tr w:rsidR="003843EA" w14:paraId="452D0C36"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1BAA36D3" w14:textId="77777777" w:rsidR="003843EA" w:rsidRDefault="00A21561">
            <w:pPr>
              <w:jc w:val="center"/>
              <w:rPr>
                <w:rFonts w:ascii="黑体"/>
              </w:rPr>
            </w:pPr>
            <w:r>
              <w:rPr>
                <w:rFonts w:ascii="黑体"/>
              </w:rPr>
              <w:t>1</w:t>
            </w:r>
          </w:p>
        </w:tc>
        <w:tc>
          <w:tcPr>
            <w:tcW w:w="2268" w:type="dxa"/>
            <w:tcBorders>
              <w:top w:val="single" w:sz="6" w:space="0" w:color="000000"/>
              <w:left w:val="nil"/>
              <w:bottom w:val="single" w:sz="6" w:space="0" w:color="000000"/>
              <w:right w:val="single" w:sz="4" w:space="0" w:color="000000"/>
            </w:tcBorders>
            <w:vAlign w:val="center"/>
          </w:tcPr>
          <w:p w14:paraId="6C060BB3" w14:textId="77777777" w:rsidR="003843EA" w:rsidRDefault="00A21561">
            <w:pPr>
              <w:jc w:val="center"/>
              <w:rPr>
                <w:rFonts w:ascii="黑体"/>
              </w:rPr>
            </w:pPr>
            <w:r>
              <w:rPr>
                <w:rFonts w:ascii="黑体" w:hint="eastAsia"/>
              </w:rPr>
              <w:t>键值</w:t>
            </w:r>
          </w:p>
        </w:tc>
        <w:tc>
          <w:tcPr>
            <w:tcW w:w="1134" w:type="dxa"/>
            <w:tcBorders>
              <w:top w:val="single" w:sz="6" w:space="0" w:color="000000"/>
              <w:left w:val="nil"/>
              <w:bottom w:val="single" w:sz="6" w:space="0" w:color="000000"/>
              <w:right w:val="single" w:sz="6" w:space="0" w:color="000000"/>
            </w:tcBorders>
            <w:vAlign w:val="center"/>
          </w:tcPr>
          <w:p w14:paraId="3EFBC412" w14:textId="77777777" w:rsidR="003843EA" w:rsidRDefault="00A21561">
            <w:pPr>
              <w:jc w:val="center"/>
              <w:rPr>
                <w:rFonts w:ascii="黑体"/>
              </w:rPr>
            </w:pPr>
            <w:r>
              <w:rPr>
                <w:rFonts w:ascii="黑体"/>
              </w:rPr>
              <w:t>1</w:t>
            </w:r>
          </w:p>
        </w:tc>
        <w:tc>
          <w:tcPr>
            <w:tcW w:w="4318" w:type="dxa"/>
            <w:tcBorders>
              <w:top w:val="single" w:sz="6" w:space="0" w:color="000000"/>
              <w:left w:val="nil"/>
              <w:bottom w:val="single" w:sz="6" w:space="0" w:color="000000"/>
              <w:right w:val="single" w:sz="6" w:space="0" w:color="000000"/>
            </w:tcBorders>
          </w:tcPr>
          <w:p w14:paraId="5B9DABB2" w14:textId="77777777" w:rsidR="003843EA" w:rsidRDefault="00A21561">
            <w:pPr>
              <w:rPr>
                <w:rFonts w:ascii="黑体"/>
              </w:rPr>
            </w:pPr>
            <w:r>
              <w:rPr>
                <w:rFonts w:ascii="黑体" w:hint="eastAsia"/>
              </w:rPr>
              <w:t>0x00表示无按键</w:t>
            </w:r>
          </w:p>
          <w:p w14:paraId="4AD0BE9B" w14:textId="77777777" w:rsidR="003843EA" w:rsidRDefault="00A21561">
            <w:pPr>
              <w:rPr>
                <w:rFonts w:ascii="黑体"/>
              </w:rPr>
            </w:pPr>
            <w:r>
              <w:rPr>
                <w:rFonts w:ascii="黑体" w:hint="eastAsia"/>
              </w:rPr>
              <w:t>其它表示按键值</w:t>
            </w:r>
          </w:p>
        </w:tc>
      </w:tr>
    </w:tbl>
    <w:p w14:paraId="6C3A4D87" w14:textId="77777777" w:rsidR="003843EA" w:rsidRDefault="003843EA">
      <w:pPr>
        <w:pStyle w:val="MyText"/>
        <w:spacing w:line="276" w:lineRule="auto"/>
        <w:ind w:left="1680"/>
      </w:pPr>
    </w:p>
    <w:p w14:paraId="13BD330D" w14:textId="77777777" w:rsidR="003843EA" w:rsidRDefault="00A21561">
      <w:pPr>
        <w:pStyle w:val="MyDoc111New"/>
      </w:pPr>
      <w:bookmarkStart w:id="402" w:name="_Toc453057371"/>
      <w:bookmarkStart w:id="403" w:name="_Toc7525"/>
      <w:bookmarkStart w:id="404" w:name="_Toc2474"/>
      <w:bookmarkStart w:id="405" w:name="_Toc4284"/>
      <w:bookmarkStart w:id="406" w:name="_Toc5190"/>
      <w:r>
        <w:rPr>
          <w:rFonts w:hint="eastAsia"/>
        </w:rPr>
        <w:t>获取按键值</w:t>
      </w:r>
      <w:bookmarkEnd w:id="402"/>
      <w:bookmarkEnd w:id="403"/>
      <w:bookmarkEnd w:id="404"/>
      <w:bookmarkEnd w:id="405"/>
      <w:bookmarkEnd w:id="406"/>
      <w:ins w:id="407" w:author="Administrator" w:date="2018-04-27T11:00:00Z">
        <w:r>
          <w:t>0xB1 0x02</w:t>
        </w:r>
      </w:ins>
    </w:p>
    <w:p w14:paraId="5C5C28B4" w14:textId="77777777" w:rsidR="003843EA" w:rsidRDefault="00A21561">
      <w:pPr>
        <w:pStyle w:val="MyText"/>
        <w:spacing w:line="276" w:lineRule="auto"/>
        <w:ind w:firstLine="409"/>
      </w:pPr>
      <w:r>
        <w:rPr>
          <w:rFonts w:hint="eastAsia"/>
        </w:rPr>
        <w:t>指令号：</w:t>
      </w:r>
      <w:r>
        <w:t>0xB1 0x02</w:t>
      </w:r>
    </w:p>
    <w:p w14:paraId="569256F5" w14:textId="77777777" w:rsidR="003843EA" w:rsidRDefault="00A21561">
      <w:pPr>
        <w:pStyle w:val="MyText"/>
        <w:spacing w:line="276" w:lineRule="auto"/>
        <w:ind w:firstLine="409"/>
      </w:pPr>
      <w:r>
        <w:rPr>
          <w:rFonts w:hint="eastAsia"/>
        </w:rPr>
        <w:t>描述：该命令用于在规定的时间里返回按键值。</w:t>
      </w:r>
    </w:p>
    <w:p w14:paraId="471EDF7A" w14:textId="77777777" w:rsidR="003843EA" w:rsidRDefault="00A21561">
      <w:pPr>
        <w:pStyle w:val="MyText"/>
        <w:numPr>
          <w:ilvl w:val="0"/>
          <w:numId w:val="4"/>
        </w:numPr>
        <w:spacing w:line="276" w:lineRule="auto"/>
      </w:pPr>
      <w:r>
        <w:rPr>
          <w:rFonts w:hint="eastAsia"/>
        </w:rPr>
        <w:t>请求报文：</w:t>
      </w:r>
    </w:p>
    <w:p w14:paraId="0670296F" w14:textId="77777777" w:rsidR="003843EA" w:rsidRDefault="00A21561">
      <w:pPr>
        <w:pStyle w:val="MyText"/>
        <w:spacing w:line="276" w:lineRule="auto"/>
        <w:ind w:left="1680"/>
      </w:pPr>
      <w:r>
        <w:rPr>
          <w:rFonts w:hint="eastAsia"/>
        </w:rPr>
        <w:t>数据：</w:t>
      </w:r>
    </w:p>
    <w:tbl>
      <w:tblPr>
        <w:tblW w:w="8222" w:type="dxa"/>
        <w:tblInd w:w="180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67"/>
        <w:gridCol w:w="2229"/>
        <w:gridCol w:w="1092"/>
        <w:gridCol w:w="4334"/>
      </w:tblGrid>
      <w:tr w:rsidR="003843EA" w14:paraId="781B5DA0" w14:textId="77777777">
        <w:tc>
          <w:tcPr>
            <w:tcW w:w="567" w:type="dxa"/>
            <w:tcBorders>
              <w:right w:val="single" w:sz="4" w:space="0" w:color="auto"/>
            </w:tcBorders>
            <w:shd w:val="clear" w:color="auto" w:fill="E6E6E6"/>
          </w:tcPr>
          <w:p w14:paraId="17F24033"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229" w:type="dxa"/>
            <w:tcBorders>
              <w:left w:val="single" w:sz="4" w:space="0" w:color="auto"/>
              <w:right w:val="single" w:sz="4" w:space="0" w:color="auto"/>
            </w:tcBorders>
            <w:shd w:val="clear" w:color="auto" w:fill="E6E6E6"/>
          </w:tcPr>
          <w:p w14:paraId="439592D5" w14:textId="77777777" w:rsidR="003843EA" w:rsidRDefault="00A21561">
            <w:pPr>
              <w:widowControl/>
              <w:spacing w:line="276" w:lineRule="auto"/>
              <w:jc w:val="center"/>
              <w:rPr>
                <w:rFonts w:ascii="黑体"/>
                <w:b/>
                <w:bCs/>
                <w:kern w:val="0"/>
                <w:szCs w:val="21"/>
              </w:rPr>
            </w:pPr>
            <w:r>
              <w:rPr>
                <w:rFonts w:ascii="黑体" w:hint="eastAsia"/>
                <w:b/>
                <w:bCs/>
                <w:kern w:val="0"/>
                <w:szCs w:val="21"/>
              </w:rPr>
              <w:t>数据域</w:t>
            </w:r>
          </w:p>
        </w:tc>
        <w:tc>
          <w:tcPr>
            <w:tcW w:w="1092" w:type="dxa"/>
            <w:tcBorders>
              <w:left w:val="single" w:sz="4" w:space="0" w:color="auto"/>
            </w:tcBorders>
            <w:shd w:val="clear" w:color="auto" w:fill="E6E6E6"/>
          </w:tcPr>
          <w:p w14:paraId="5C2ED8F5" w14:textId="77777777" w:rsidR="003843EA" w:rsidRDefault="00A21561">
            <w:pPr>
              <w:widowControl/>
              <w:spacing w:line="276" w:lineRule="auto"/>
              <w:jc w:val="center"/>
              <w:rPr>
                <w:rFonts w:ascii="黑体"/>
                <w:b/>
                <w:bCs/>
                <w:kern w:val="0"/>
                <w:szCs w:val="21"/>
              </w:rPr>
            </w:pPr>
            <w:r>
              <w:rPr>
                <w:rFonts w:ascii="黑体" w:hint="eastAsia"/>
                <w:b/>
                <w:bCs/>
                <w:kern w:val="0"/>
                <w:szCs w:val="21"/>
              </w:rPr>
              <w:t>长度</w:t>
            </w:r>
          </w:p>
        </w:tc>
        <w:tc>
          <w:tcPr>
            <w:tcW w:w="4334" w:type="dxa"/>
            <w:shd w:val="clear" w:color="auto" w:fill="E6E6E6"/>
          </w:tcPr>
          <w:p w14:paraId="0C461835" w14:textId="77777777" w:rsidR="003843EA" w:rsidRDefault="00A21561">
            <w:pPr>
              <w:widowControl/>
              <w:spacing w:line="276" w:lineRule="auto"/>
              <w:ind w:firstLine="420"/>
              <w:jc w:val="center"/>
              <w:rPr>
                <w:rFonts w:ascii="黑体"/>
                <w:b/>
                <w:bCs/>
                <w:kern w:val="0"/>
                <w:szCs w:val="21"/>
              </w:rPr>
            </w:pPr>
            <w:r>
              <w:rPr>
                <w:rFonts w:ascii="黑体" w:hint="eastAsia"/>
                <w:b/>
                <w:bCs/>
                <w:kern w:val="0"/>
                <w:szCs w:val="21"/>
              </w:rPr>
              <w:t>备注</w:t>
            </w:r>
          </w:p>
        </w:tc>
      </w:tr>
      <w:tr w:rsidR="003843EA" w14:paraId="1447E569" w14:textId="77777777">
        <w:tc>
          <w:tcPr>
            <w:tcW w:w="567" w:type="dxa"/>
            <w:tcBorders>
              <w:right w:val="single" w:sz="4" w:space="0" w:color="auto"/>
            </w:tcBorders>
            <w:vAlign w:val="center"/>
          </w:tcPr>
          <w:p w14:paraId="4CE3C20E" w14:textId="77777777" w:rsidR="003843EA" w:rsidRDefault="00A21561">
            <w:pPr>
              <w:jc w:val="center"/>
              <w:rPr>
                <w:rFonts w:ascii="黑体"/>
              </w:rPr>
            </w:pPr>
            <w:r>
              <w:rPr>
                <w:rFonts w:ascii="黑体"/>
              </w:rPr>
              <w:t>1</w:t>
            </w:r>
          </w:p>
        </w:tc>
        <w:tc>
          <w:tcPr>
            <w:tcW w:w="2229" w:type="dxa"/>
            <w:tcBorders>
              <w:left w:val="single" w:sz="4" w:space="0" w:color="auto"/>
              <w:right w:val="single" w:sz="4" w:space="0" w:color="auto"/>
            </w:tcBorders>
            <w:vAlign w:val="center"/>
          </w:tcPr>
          <w:p w14:paraId="58986189" w14:textId="77777777" w:rsidR="003843EA" w:rsidRDefault="00A21561">
            <w:pPr>
              <w:jc w:val="center"/>
              <w:rPr>
                <w:rFonts w:ascii="黑体"/>
              </w:rPr>
            </w:pPr>
            <w:r>
              <w:rPr>
                <w:rFonts w:ascii="黑体" w:hint="eastAsia"/>
              </w:rPr>
              <w:t>超时时间</w:t>
            </w:r>
          </w:p>
        </w:tc>
        <w:tc>
          <w:tcPr>
            <w:tcW w:w="1092" w:type="dxa"/>
            <w:tcBorders>
              <w:left w:val="single" w:sz="4" w:space="0" w:color="auto"/>
            </w:tcBorders>
            <w:vAlign w:val="center"/>
          </w:tcPr>
          <w:p w14:paraId="68E2A56D" w14:textId="77777777" w:rsidR="003843EA" w:rsidRDefault="00A21561">
            <w:pPr>
              <w:jc w:val="center"/>
              <w:rPr>
                <w:rFonts w:ascii="黑体"/>
              </w:rPr>
            </w:pPr>
            <w:r>
              <w:rPr>
                <w:rFonts w:ascii="黑体"/>
              </w:rPr>
              <w:t>4</w:t>
            </w:r>
          </w:p>
        </w:tc>
        <w:tc>
          <w:tcPr>
            <w:tcW w:w="4334" w:type="dxa"/>
          </w:tcPr>
          <w:p w14:paraId="59F12C93" w14:textId="77777777" w:rsidR="003843EA" w:rsidRDefault="00A21561">
            <w:pPr>
              <w:rPr>
                <w:rFonts w:ascii="黑体"/>
              </w:rPr>
            </w:pPr>
            <w:r>
              <w:rPr>
                <w:rFonts w:ascii="黑体"/>
              </w:rPr>
              <w:t xml:space="preserve">HEX( </w:t>
            </w:r>
            <w:r>
              <w:rPr>
                <w:rFonts w:ascii="黑体" w:hint="eastAsia"/>
              </w:rPr>
              <w:t>单位</w:t>
            </w:r>
            <w:proofErr w:type="spellStart"/>
            <w:r>
              <w:rPr>
                <w:rFonts w:ascii="黑体"/>
              </w:rPr>
              <w:t>ms</w:t>
            </w:r>
            <w:proofErr w:type="spellEnd"/>
            <w:r>
              <w:rPr>
                <w:rFonts w:ascii="黑体"/>
              </w:rPr>
              <w:t>)</w:t>
            </w:r>
          </w:p>
        </w:tc>
      </w:tr>
    </w:tbl>
    <w:p w14:paraId="2538B71A" w14:textId="77777777" w:rsidR="003843EA" w:rsidRDefault="003843EA">
      <w:pPr>
        <w:spacing w:line="360" w:lineRule="auto"/>
        <w:ind w:firstLineChars="199" w:firstLine="478"/>
        <w:rPr>
          <w:rFonts w:ascii="黑体"/>
          <w:sz w:val="24"/>
        </w:rPr>
      </w:pPr>
    </w:p>
    <w:p w14:paraId="0BD51EA4" w14:textId="77777777" w:rsidR="003843EA" w:rsidRDefault="00A21561">
      <w:pPr>
        <w:pStyle w:val="MyText"/>
        <w:numPr>
          <w:ilvl w:val="0"/>
          <w:numId w:val="4"/>
        </w:numPr>
        <w:spacing w:line="276" w:lineRule="auto"/>
      </w:pPr>
      <w:r>
        <w:rPr>
          <w:rFonts w:hint="eastAsia"/>
        </w:rPr>
        <w:lastRenderedPageBreak/>
        <w:t>响应报文：</w:t>
      </w:r>
    </w:p>
    <w:p w14:paraId="0A0523EB" w14:textId="77777777" w:rsidR="003843EA" w:rsidRDefault="00A21561">
      <w:pPr>
        <w:pStyle w:val="MyText"/>
        <w:spacing w:line="276" w:lineRule="auto"/>
        <w:ind w:left="1680"/>
      </w:pPr>
      <w:r>
        <w:rPr>
          <w:rFonts w:hint="eastAsia"/>
        </w:rPr>
        <w:t>数据</w:t>
      </w:r>
    </w:p>
    <w:tbl>
      <w:tblPr>
        <w:tblW w:w="8522" w:type="dxa"/>
        <w:tblInd w:w="180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67"/>
        <w:gridCol w:w="2229"/>
        <w:gridCol w:w="1092"/>
        <w:gridCol w:w="4634"/>
      </w:tblGrid>
      <w:tr w:rsidR="003843EA" w14:paraId="217788AE" w14:textId="77777777">
        <w:tc>
          <w:tcPr>
            <w:tcW w:w="567" w:type="dxa"/>
            <w:tcBorders>
              <w:right w:val="single" w:sz="4" w:space="0" w:color="auto"/>
            </w:tcBorders>
            <w:shd w:val="clear" w:color="auto" w:fill="E6E6E6"/>
          </w:tcPr>
          <w:p w14:paraId="023F938A" w14:textId="77777777" w:rsidR="003843EA" w:rsidRDefault="00A21561">
            <w:pPr>
              <w:jc w:val="center"/>
              <w:rPr>
                <w:rFonts w:ascii="黑体"/>
                <w:b/>
              </w:rPr>
            </w:pPr>
            <w:r>
              <w:rPr>
                <w:rFonts w:ascii="黑体"/>
                <w:b/>
              </w:rPr>
              <w:t>ID</w:t>
            </w:r>
          </w:p>
        </w:tc>
        <w:tc>
          <w:tcPr>
            <w:tcW w:w="2229" w:type="dxa"/>
            <w:tcBorders>
              <w:left w:val="single" w:sz="4" w:space="0" w:color="auto"/>
              <w:right w:val="single" w:sz="4" w:space="0" w:color="auto"/>
            </w:tcBorders>
            <w:shd w:val="clear" w:color="auto" w:fill="E6E6E6"/>
          </w:tcPr>
          <w:p w14:paraId="5C0BCC34" w14:textId="77777777" w:rsidR="003843EA" w:rsidRDefault="00A21561">
            <w:pPr>
              <w:jc w:val="center"/>
              <w:rPr>
                <w:rFonts w:ascii="黑体"/>
                <w:b/>
              </w:rPr>
            </w:pPr>
            <w:r>
              <w:rPr>
                <w:rFonts w:ascii="黑体" w:hint="eastAsia"/>
                <w:b/>
                <w:szCs w:val="21"/>
              </w:rPr>
              <w:t>数据域</w:t>
            </w:r>
          </w:p>
        </w:tc>
        <w:tc>
          <w:tcPr>
            <w:tcW w:w="1092" w:type="dxa"/>
            <w:tcBorders>
              <w:left w:val="single" w:sz="4" w:space="0" w:color="auto"/>
            </w:tcBorders>
            <w:shd w:val="clear" w:color="auto" w:fill="E6E6E6"/>
          </w:tcPr>
          <w:p w14:paraId="4BA5D423" w14:textId="77777777" w:rsidR="003843EA" w:rsidRDefault="00A21561">
            <w:pPr>
              <w:jc w:val="center"/>
              <w:rPr>
                <w:rFonts w:ascii="黑体"/>
                <w:b/>
              </w:rPr>
            </w:pPr>
            <w:r>
              <w:rPr>
                <w:rFonts w:ascii="黑体" w:hint="eastAsia"/>
                <w:b/>
              </w:rPr>
              <w:t>长度</w:t>
            </w:r>
          </w:p>
        </w:tc>
        <w:tc>
          <w:tcPr>
            <w:tcW w:w="4634" w:type="dxa"/>
            <w:shd w:val="clear" w:color="auto" w:fill="E6E6E6"/>
          </w:tcPr>
          <w:p w14:paraId="33C82D1D" w14:textId="77777777" w:rsidR="003843EA" w:rsidRDefault="00A21561">
            <w:pPr>
              <w:ind w:firstLine="420"/>
              <w:jc w:val="center"/>
              <w:rPr>
                <w:rFonts w:ascii="黑体"/>
                <w:b/>
              </w:rPr>
            </w:pPr>
            <w:r>
              <w:rPr>
                <w:rFonts w:ascii="黑体" w:hint="eastAsia"/>
                <w:b/>
              </w:rPr>
              <w:t>备注</w:t>
            </w:r>
          </w:p>
        </w:tc>
      </w:tr>
      <w:tr w:rsidR="003843EA" w14:paraId="6A239B7E" w14:textId="77777777">
        <w:tc>
          <w:tcPr>
            <w:tcW w:w="567" w:type="dxa"/>
            <w:tcBorders>
              <w:right w:val="single" w:sz="4" w:space="0" w:color="auto"/>
            </w:tcBorders>
            <w:vAlign w:val="center"/>
          </w:tcPr>
          <w:p w14:paraId="01C33835" w14:textId="77777777" w:rsidR="003843EA" w:rsidRDefault="00A21561">
            <w:pPr>
              <w:jc w:val="center"/>
              <w:rPr>
                <w:rFonts w:ascii="黑体"/>
              </w:rPr>
            </w:pPr>
            <w:r>
              <w:rPr>
                <w:rFonts w:ascii="黑体"/>
              </w:rPr>
              <w:t>1</w:t>
            </w:r>
          </w:p>
        </w:tc>
        <w:tc>
          <w:tcPr>
            <w:tcW w:w="2229" w:type="dxa"/>
            <w:tcBorders>
              <w:left w:val="single" w:sz="4" w:space="0" w:color="auto"/>
              <w:right w:val="single" w:sz="4" w:space="0" w:color="auto"/>
            </w:tcBorders>
            <w:vAlign w:val="center"/>
          </w:tcPr>
          <w:p w14:paraId="394FF730" w14:textId="77777777" w:rsidR="003843EA" w:rsidRDefault="00A21561">
            <w:pPr>
              <w:jc w:val="center"/>
              <w:rPr>
                <w:rFonts w:ascii="黑体"/>
              </w:rPr>
            </w:pPr>
            <w:r>
              <w:rPr>
                <w:rFonts w:ascii="黑体" w:hint="eastAsia"/>
              </w:rPr>
              <w:t>键值</w:t>
            </w:r>
          </w:p>
        </w:tc>
        <w:tc>
          <w:tcPr>
            <w:tcW w:w="1092" w:type="dxa"/>
            <w:tcBorders>
              <w:left w:val="single" w:sz="4" w:space="0" w:color="auto"/>
            </w:tcBorders>
            <w:vAlign w:val="center"/>
          </w:tcPr>
          <w:p w14:paraId="4BCAAD2D" w14:textId="77777777" w:rsidR="003843EA" w:rsidRDefault="00A21561">
            <w:pPr>
              <w:jc w:val="center"/>
              <w:rPr>
                <w:rFonts w:ascii="黑体"/>
              </w:rPr>
            </w:pPr>
            <w:r>
              <w:rPr>
                <w:rFonts w:ascii="黑体"/>
              </w:rPr>
              <w:t>1</w:t>
            </w:r>
          </w:p>
        </w:tc>
        <w:tc>
          <w:tcPr>
            <w:tcW w:w="4634" w:type="dxa"/>
          </w:tcPr>
          <w:p w14:paraId="396285CB" w14:textId="77777777" w:rsidR="003843EA" w:rsidRDefault="00A21561">
            <w:pPr>
              <w:rPr>
                <w:rFonts w:ascii="黑体"/>
              </w:rPr>
            </w:pPr>
            <w:r>
              <w:rPr>
                <w:rFonts w:ascii="黑体" w:hint="eastAsia"/>
              </w:rPr>
              <w:t>0x00表示无按键</w:t>
            </w:r>
          </w:p>
          <w:p w14:paraId="13B38C8C" w14:textId="77777777" w:rsidR="003843EA" w:rsidRDefault="00A21561">
            <w:pPr>
              <w:rPr>
                <w:rFonts w:ascii="黑体"/>
              </w:rPr>
            </w:pPr>
            <w:r>
              <w:rPr>
                <w:rFonts w:ascii="黑体" w:hint="eastAsia"/>
              </w:rPr>
              <w:t>其它表示按键值</w:t>
            </w:r>
          </w:p>
        </w:tc>
      </w:tr>
    </w:tbl>
    <w:p w14:paraId="7311194C" w14:textId="77777777" w:rsidR="003843EA" w:rsidRDefault="003843EA">
      <w:pPr>
        <w:ind w:firstLine="420"/>
        <w:rPr>
          <w:rFonts w:ascii="黑体"/>
        </w:rPr>
      </w:pPr>
    </w:p>
    <w:p w14:paraId="7204615B" w14:textId="77777777" w:rsidR="003843EA" w:rsidRDefault="00A21561">
      <w:pPr>
        <w:pStyle w:val="MyDoc111New"/>
      </w:pPr>
      <w:bookmarkStart w:id="408" w:name="_Toc23707"/>
      <w:bookmarkStart w:id="409" w:name="_Toc6129"/>
      <w:bookmarkStart w:id="410" w:name="_Toc17711"/>
      <w:bookmarkStart w:id="411" w:name="_Toc453057372"/>
      <w:bookmarkStart w:id="412" w:name="_Toc13946"/>
      <w:r>
        <w:rPr>
          <w:rFonts w:hint="eastAsia"/>
        </w:rPr>
        <w:t>获取输入字符串</w:t>
      </w:r>
      <w:bookmarkEnd w:id="408"/>
      <w:bookmarkEnd w:id="409"/>
      <w:bookmarkEnd w:id="410"/>
      <w:bookmarkEnd w:id="411"/>
      <w:bookmarkEnd w:id="412"/>
      <w:ins w:id="413" w:author="Administrator" w:date="2018-04-27T11:00:00Z">
        <w:r>
          <w:t>0xB1 0x03</w:t>
        </w:r>
      </w:ins>
    </w:p>
    <w:p w14:paraId="2D17DDDD" w14:textId="77777777" w:rsidR="003843EA" w:rsidRDefault="00A21561">
      <w:pPr>
        <w:pStyle w:val="MyText"/>
        <w:spacing w:line="276" w:lineRule="auto"/>
        <w:ind w:firstLine="409"/>
      </w:pPr>
      <w:r>
        <w:rPr>
          <w:rFonts w:hint="eastAsia"/>
        </w:rPr>
        <w:t>指令号：</w:t>
      </w:r>
      <w:r>
        <w:t>0xB1 0x03</w:t>
      </w:r>
    </w:p>
    <w:p w14:paraId="07A7403B" w14:textId="77777777" w:rsidR="003843EA" w:rsidRDefault="00A21561">
      <w:pPr>
        <w:pStyle w:val="MyText"/>
        <w:spacing w:line="276" w:lineRule="auto"/>
        <w:ind w:firstLine="409"/>
      </w:pPr>
      <w:r>
        <w:rPr>
          <w:rFonts w:hint="eastAsia"/>
        </w:rPr>
        <w:t>描述：该命令用于在规定的时间里获取POS</w:t>
      </w:r>
      <w:r>
        <w:t>输入的字符串。</w:t>
      </w:r>
    </w:p>
    <w:p w14:paraId="3657BBDA" w14:textId="77777777" w:rsidR="003843EA" w:rsidRDefault="00A21561">
      <w:pPr>
        <w:pStyle w:val="MyText"/>
        <w:numPr>
          <w:ilvl w:val="0"/>
          <w:numId w:val="4"/>
        </w:numPr>
        <w:spacing w:line="276" w:lineRule="auto"/>
      </w:pPr>
      <w:r>
        <w:rPr>
          <w:rFonts w:hint="eastAsia"/>
        </w:rPr>
        <w:t>请求报文：</w:t>
      </w:r>
    </w:p>
    <w:p w14:paraId="5ECE584F" w14:textId="77777777" w:rsidR="003843EA" w:rsidRDefault="00A21561">
      <w:pPr>
        <w:pStyle w:val="MyText"/>
        <w:spacing w:line="276" w:lineRule="auto"/>
        <w:ind w:left="1680"/>
      </w:pPr>
      <w:r>
        <w:rPr>
          <w:rFonts w:hint="eastAsia"/>
        </w:rPr>
        <w:t>数据：</w:t>
      </w:r>
    </w:p>
    <w:tbl>
      <w:tblPr>
        <w:tblW w:w="8522" w:type="dxa"/>
        <w:tblInd w:w="180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67"/>
        <w:gridCol w:w="2229"/>
        <w:gridCol w:w="1092"/>
        <w:gridCol w:w="4634"/>
      </w:tblGrid>
      <w:tr w:rsidR="003843EA" w14:paraId="430549F4" w14:textId="77777777">
        <w:tc>
          <w:tcPr>
            <w:tcW w:w="567" w:type="dxa"/>
            <w:tcBorders>
              <w:right w:val="single" w:sz="4" w:space="0" w:color="auto"/>
            </w:tcBorders>
            <w:shd w:val="clear" w:color="auto" w:fill="E6E6E6"/>
          </w:tcPr>
          <w:p w14:paraId="2D1EBECB" w14:textId="77777777" w:rsidR="003843EA" w:rsidRDefault="00A21561">
            <w:pPr>
              <w:jc w:val="center"/>
              <w:rPr>
                <w:rFonts w:ascii="黑体"/>
                <w:b/>
              </w:rPr>
            </w:pPr>
            <w:r>
              <w:rPr>
                <w:rFonts w:ascii="黑体"/>
                <w:b/>
              </w:rPr>
              <w:t>ID</w:t>
            </w:r>
          </w:p>
        </w:tc>
        <w:tc>
          <w:tcPr>
            <w:tcW w:w="2229" w:type="dxa"/>
            <w:tcBorders>
              <w:left w:val="single" w:sz="4" w:space="0" w:color="auto"/>
              <w:right w:val="single" w:sz="4" w:space="0" w:color="auto"/>
            </w:tcBorders>
            <w:shd w:val="clear" w:color="auto" w:fill="E6E6E6"/>
          </w:tcPr>
          <w:p w14:paraId="0F8A4166" w14:textId="77777777" w:rsidR="003843EA" w:rsidRDefault="00A21561">
            <w:pPr>
              <w:jc w:val="center"/>
              <w:rPr>
                <w:rFonts w:ascii="黑体"/>
                <w:b/>
              </w:rPr>
            </w:pPr>
            <w:r>
              <w:rPr>
                <w:rFonts w:ascii="黑体" w:hint="eastAsia"/>
                <w:b/>
              </w:rPr>
              <w:t>数据域</w:t>
            </w:r>
          </w:p>
        </w:tc>
        <w:tc>
          <w:tcPr>
            <w:tcW w:w="1092" w:type="dxa"/>
            <w:tcBorders>
              <w:left w:val="single" w:sz="4" w:space="0" w:color="auto"/>
            </w:tcBorders>
            <w:shd w:val="clear" w:color="auto" w:fill="E6E6E6"/>
          </w:tcPr>
          <w:p w14:paraId="45FB9CC1" w14:textId="77777777" w:rsidR="003843EA" w:rsidRDefault="00A21561">
            <w:pPr>
              <w:jc w:val="center"/>
              <w:rPr>
                <w:rFonts w:ascii="黑体"/>
                <w:b/>
              </w:rPr>
            </w:pPr>
            <w:r>
              <w:rPr>
                <w:rFonts w:ascii="黑体" w:hint="eastAsia"/>
                <w:b/>
              </w:rPr>
              <w:t>长度</w:t>
            </w:r>
          </w:p>
        </w:tc>
        <w:tc>
          <w:tcPr>
            <w:tcW w:w="4634" w:type="dxa"/>
            <w:shd w:val="clear" w:color="auto" w:fill="E6E6E6"/>
          </w:tcPr>
          <w:p w14:paraId="60B96284" w14:textId="77777777" w:rsidR="003843EA" w:rsidRDefault="00A21561">
            <w:pPr>
              <w:ind w:firstLine="420"/>
              <w:jc w:val="center"/>
              <w:rPr>
                <w:rFonts w:ascii="黑体"/>
                <w:b/>
              </w:rPr>
            </w:pPr>
            <w:r>
              <w:rPr>
                <w:rFonts w:ascii="黑体" w:hint="eastAsia"/>
                <w:b/>
              </w:rPr>
              <w:t>备注</w:t>
            </w:r>
          </w:p>
        </w:tc>
      </w:tr>
      <w:tr w:rsidR="003843EA" w14:paraId="6396C941" w14:textId="77777777">
        <w:tc>
          <w:tcPr>
            <w:tcW w:w="567" w:type="dxa"/>
            <w:tcBorders>
              <w:right w:val="single" w:sz="4" w:space="0" w:color="auto"/>
            </w:tcBorders>
            <w:vAlign w:val="center"/>
          </w:tcPr>
          <w:p w14:paraId="3CF2F3FA" w14:textId="77777777" w:rsidR="003843EA" w:rsidRDefault="00A21561">
            <w:pPr>
              <w:jc w:val="center"/>
              <w:rPr>
                <w:rFonts w:ascii="黑体"/>
              </w:rPr>
            </w:pPr>
            <w:r>
              <w:rPr>
                <w:rFonts w:ascii="黑体"/>
              </w:rPr>
              <w:t>1</w:t>
            </w:r>
          </w:p>
        </w:tc>
        <w:tc>
          <w:tcPr>
            <w:tcW w:w="2229" w:type="dxa"/>
            <w:tcBorders>
              <w:left w:val="single" w:sz="4" w:space="0" w:color="auto"/>
              <w:right w:val="single" w:sz="4" w:space="0" w:color="auto"/>
            </w:tcBorders>
            <w:vAlign w:val="center"/>
          </w:tcPr>
          <w:p w14:paraId="4F868B98" w14:textId="77777777" w:rsidR="003843EA" w:rsidRDefault="00A21561">
            <w:pPr>
              <w:jc w:val="center"/>
              <w:rPr>
                <w:rFonts w:ascii="黑体"/>
              </w:rPr>
            </w:pPr>
            <w:r>
              <w:rPr>
                <w:rFonts w:ascii="黑体" w:hint="eastAsia"/>
              </w:rPr>
              <w:t>超时时间</w:t>
            </w:r>
          </w:p>
        </w:tc>
        <w:tc>
          <w:tcPr>
            <w:tcW w:w="1092" w:type="dxa"/>
            <w:tcBorders>
              <w:left w:val="single" w:sz="4" w:space="0" w:color="auto"/>
            </w:tcBorders>
            <w:vAlign w:val="center"/>
          </w:tcPr>
          <w:p w14:paraId="77A634E2" w14:textId="77777777" w:rsidR="003843EA" w:rsidRDefault="00A21561">
            <w:pPr>
              <w:jc w:val="center"/>
              <w:rPr>
                <w:rFonts w:ascii="黑体"/>
              </w:rPr>
            </w:pPr>
            <w:r>
              <w:rPr>
                <w:rFonts w:ascii="黑体"/>
              </w:rPr>
              <w:t>4</w:t>
            </w:r>
          </w:p>
        </w:tc>
        <w:tc>
          <w:tcPr>
            <w:tcW w:w="4634" w:type="dxa"/>
          </w:tcPr>
          <w:p w14:paraId="3E47CD2B" w14:textId="77777777" w:rsidR="003843EA" w:rsidRDefault="00A21561">
            <w:pPr>
              <w:rPr>
                <w:rFonts w:ascii="黑体"/>
              </w:rPr>
            </w:pPr>
            <w:r>
              <w:rPr>
                <w:rFonts w:ascii="黑体"/>
              </w:rPr>
              <w:t>HEX(</w:t>
            </w:r>
            <w:r>
              <w:rPr>
                <w:rFonts w:ascii="黑体" w:hint="eastAsia"/>
              </w:rPr>
              <w:t>单位</w:t>
            </w:r>
            <w:proofErr w:type="spellStart"/>
            <w:r>
              <w:rPr>
                <w:rFonts w:ascii="黑体"/>
              </w:rPr>
              <w:t>ms</w:t>
            </w:r>
            <w:proofErr w:type="spellEnd"/>
            <w:r>
              <w:rPr>
                <w:rFonts w:ascii="黑体"/>
              </w:rPr>
              <w:t>)</w:t>
            </w:r>
          </w:p>
        </w:tc>
      </w:tr>
      <w:tr w:rsidR="003843EA" w14:paraId="73DF55B2" w14:textId="77777777">
        <w:tc>
          <w:tcPr>
            <w:tcW w:w="567" w:type="dxa"/>
            <w:tcBorders>
              <w:right w:val="single" w:sz="4" w:space="0" w:color="auto"/>
            </w:tcBorders>
            <w:vAlign w:val="center"/>
          </w:tcPr>
          <w:p w14:paraId="2AB3AC44" w14:textId="77777777" w:rsidR="003843EA" w:rsidRDefault="00A21561">
            <w:pPr>
              <w:jc w:val="center"/>
              <w:rPr>
                <w:rFonts w:ascii="黑体"/>
              </w:rPr>
            </w:pPr>
            <w:r>
              <w:rPr>
                <w:rFonts w:ascii="黑体"/>
              </w:rPr>
              <w:t>2</w:t>
            </w:r>
          </w:p>
        </w:tc>
        <w:tc>
          <w:tcPr>
            <w:tcW w:w="2229" w:type="dxa"/>
            <w:tcBorders>
              <w:left w:val="single" w:sz="4" w:space="0" w:color="auto"/>
              <w:right w:val="single" w:sz="4" w:space="0" w:color="auto"/>
            </w:tcBorders>
            <w:vAlign w:val="center"/>
          </w:tcPr>
          <w:p w14:paraId="49E46486" w14:textId="77777777" w:rsidR="003843EA" w:rsidRDefault="00A21561">
            <w:pPr>
              <w:jc w:val="center"/>
              <w:rPr>
                <w:rFonts w:ascii="黑体"/>
              </w:rPr>
            </w:pPr>
            <w:r>
              <w:rPr>
                <w:rFonts w:ascii="黑体" w:hint="eastAsia"/>
              </w:rPr>
              <w:t>数据输入格式</w:t>
            </w:r>
          </w:p>
        </w:tc>
        <w:tc>
          <w:tcPr>
            <w:tcW w:w="1092" w:type="dxa"/>
            <w:tcBorders>
              <w:left w:val="single" w:sz="4" w:space="0" w:color="auto"/>
            </w:tcBorders>
            <w:vAlign w:val="center"/>
          </w:tcPr>
          <w:p w14:paraId="59F14EE1" w14:textId="77777777" w:rsidR="003843EA" w:rsidRDefault="00A21561">
            <w:pPr>
              <w:jc w:val="center"/>
              <w:rPr>
                <w:rFonts w:ascii="黑体"/>
              </w:rPr>
            </w:pPr>
            <w:r>
              <w:rPr>
                <w:rFonts w:ascii="黑体"/>
              </w:rPr>
              <w:t>1</w:t>
            </w:r>
          </w:p>
        </w:tc>
        <w:tc>
          <w:tcPr>
            <w:tcW w:w="4634" w:type="dxa"/>
          </w:tcPr>
          <w:p w14:paraId="196C04A7" w14:textId="77777777" w:rsidR="003843EA" w:rsidRDefault="00A21561">
            <w:pPr>
              <w:jc w:val="left"/>
              <w:rPr>
                <w:rFonts w:ascii="黑体"/>
              </w:rPr>
            </w:pPr>
            <w:r>
              <w:rPr>
                <w:rFonts w:ascii="黑体" w:hint="eastAsia"/>
              </w:rPr>
              <w:t>0x01金额输入格式</w:t>
            </w:r>
          </w:p>
          <w:p w14:paraId="5FFB3842" w14:textId="77777777" w:rsidR="003843EA" w:rsidRDefault="00A21561">
            <w:pPr>
              <w:jc w:val="left"/>
              <w:rPr>
                <w:rFonts w:ascii="黑体"/>
              </w:rPr>
            </w:pPr>
            <w:r>
              <w:rPr>
                <w:rFonts w:ascii="黑体" w:hint="eastAsia"/>
              </w:rPr>
              <w:t>0x02输入数字串</w:t>
            </w:r>
          </w:p>
          <w:p w14:paraId="43AA21A8" w14:textId="77777777" w:rsidR="003843EA" w:rsidRDefault="00A21561">
            <w:pPr>
              <w:jc w:val="left"/>
              <w:rPr>
                <w:rFonts w:ascii="黑体"/>
              </w:rPr>
            </w:pPr>
            <w:r>
              <w:rPr>
                <w:rFonts w:ascii="黑体" w:hint="eastAsia"/>
              </w:rPr>
              <w:t>0x03输入字符串(允许字母)</w:t>
            </w:r>
          </w:p>
          <w:p w14:paraId="70D9F029" w14:textId="77777777" w:rsidR="003843EA" w:rsidRDefault="00A21561">
            <w:pPr>
              <w:jc w:val="left"/>
              <w:rPr>
                <w:rFonts w:ascii="黑体"/>
              </w:rPr>
            </w:pPr>
            <w:r>
              <w:rPr>
                <w:rFonts w:ascii="黑体"/>
              </w:rPr>
              <w:t xml:space="preserve">0x04 </w:t>
            </w:r>
            <w:r>
              <w:rPr>
                <w:rFonts w:ascii="黑体" w:hint="eastAsia"/>
              </w:rPr>
              <w:t>密码输入格式，密码输入时屏幕显示’</w:t>
            </w:r>
            <w:r>
              <w:rPr>
                <w:rFonts w:ascii="黑体"/>
              </w:rPr>
              <w:t>*</w:t>
            </w:r>
            <w:r>
              <w:rPr>
                <w:rFonts w:ascii="黑体" w:hint="eastAsia"/>
              </w:rPr>
              <w:t>’</w:t>
            </w:r>
          </w:p>
        </w:tc>
      </w:tr>
      <w:tr w:rsidR="003843EA" w14:paraId="22B9580D" w14:textId="77777777">
        <w:tc>
          <w:tcPr>
            <w:tcW w:w="567" w:type="dxa"/>
            <w:tcBorders>
              <w:right w:val="single" w:sz="4" w:space="0" w:color="auto"/>
            </w:tcBorders>
            <w:vAlign w:val="center"/>
          </w:tcPr>
          <w:p w14:paraId="59E770CB" w14:textId="77777777" w:rsidR="003843EA" w:rsidRDefault="00A21561">
            <w:pPr>
              <w:jc w:val="center"/>
              <w:rPr>
                <w:rFonts w:ascii="黑体"/>
              </w:rPr>
            </w:pPr>
            <w:r>
              <w:rPr>
                <w:rFonts w:ascii="黑体"/>
              </w:rPr>
              <w:t>3</w:t>
            </w:r>
          </w:p>
        </w:tc>
        <w:tc>
          <w:tcPr>
            <w:tcW w:w="2229" w:type="dxa"/>
            <w:tcBorders>
              <w:left w:val="single" w:sz="4" w:space="0" w:color="auto"/>
              <w:right w:val="single" w:sz="4" w:space="0" w:color="auto"/>
            </w:tcBorders>
            <w:vAlign w:val="center"/>
          </w:tcPr>
          <w:p w14:paraId="1EDF0193" w14:textId="77777777" w:rsidR="003843EA" w:rsidRDefault="00A21561">
            <w:pPr>
              <w:jc w:val="center"/>
              <w:rPr>
                <w:rFonts w:ascii="黑体"/>
              </w:rPr>
            </w:pPr>
            <w:r>
              <w:rPr>
                <w:rFonts w:ascii="黑体" w:hint="eastAsia"/>
              </w:rPr>
              <w:t>字符输入最小长度</w:t>
            </w:r>
          </w:p>
        </w:tc>
        <w:tc>
          <w:tcPr>
            <w:tcW w:w="1092" w:type="dxa"/>
            <w:tcBorders>
              <w:left w:val="single" w:sz="4" w:space="0" w:color="auto"/>
            </w:tcBorders>
            <w:vAlign w:val="center"/>
          </w:tcPr>
          <w:p w14:paraId="6C4C3878" w14:textId="77777777" w:rsidR="003843EA" w:rsidRDefault="00A21561">
            <w:pPr>
              <w:jc w:val="center"/>
              <w:rPr>
                <w:rFonts w:ascii="黑体"/>
              </w:rPr>
            </w:pPr>
            <w:r>
              <w:rPr>
                <w:rFonts w:ascii="黑体"/>
              </w:rPr>
              <w:t>1</w:t>
            </w:r>
          </w:p>
        </w:tc>
        <w:tc>
          <w:tcPr>
            <w:tcW w:w="4634" w:type="dxa"/>
          </w:tcPr>
          <w:p w14:paraId="431F4C27" w14:textId="77777777" w:rsidR="003843EA" w:rsidRDefault="003843EA">
            <w:pPr>
              <w:rPr>
                <w:rFonts w:ascii="黑体"/>
                <w:b/>
                <w:bCs/>
                <w:sz w:val="44"/>
              </w:rPr>
            </w:pPr>
          </w:p>
        </w:tc>
      </w:tr>
      <w:tr w:rsidR="003843EA" w14:paraId="0515AA53" w14:textId="77777777">
        <w:tc>
          <w:tcPr>
            <w:tcW w:w="567" w:type="dxa"/>
            <w:tcBorders>
              <w:right w:val="single" w:sz="4" w:space="0" w:color="auto"/>
            </w:tcBorders>
            <w:vAlign w:val="center"/>
          </w:tcPr>
          <w:p w14:paraId="3B73A312" w14:textId="77777777" w:rsidR="003843EA" w:rsidRDefault="00A21561">
            <w:pPr>
              <w:jc w:val="center"/>
              <w:rPr>
                <w:rFonts w:ascii="黑体"/>
              </w:rPr>
            </w:pPr>
            <w:r>
              <w:rPr>
                <w:rFonts w:ascii="黑体"/>
              </w:rPr>
              <w:t>4</w:t>
            </w:r>
          </w:p>
        </w:tc>
        <w:tc>
          <w:tcPr>
            <w:tcW w:w="2229" w:type="dxa"/>
            <w:tcBorders>
              <w:left w:val="single" w:sz="4" w:space="0" w:color="auto"/>
              <w:right w:val="single" w:sz="4" w:space="0" w:color="auto"/>
            </w:tcBorders>
            <w:vAlign w:val="center"/>
          </w:tcPr>
          <w:p w14:paraId="5E43B3CB" w14:textId="77777777" w:rsidR="003843EA" w:rsidRDefault="00A21561">
            <w:pPr>
              <w:jc w:val="center"/>
              <w:rPr>
                <w:rFonts w:ascii="黑体"/>
              </w:rPr>
            </w:pPr>
            <w:r>
              <w:rPr>
                <w:rFonts w:ascii="黑体" w:hint="eastAsia"/>
              </w:rPr>
              <w:t>字符输入最大长度</w:t>
            </w:r>
          </w:p>
        </w:tc>
        <w:tc>
          <w:tcPr>
            <w:tcW w:w="1092" w:type="dxa"/>
            <w:tcBorders>
              <w:left w:val="single" w:sz="4" w:space="0" w:color="auto"/>
            </w:tcBorders>
            <w:vAlign w:val="center"/>
          </w:tcPr>
          <w:p w14:paraId="66554CCF" w14:textId="77777777" w:rsidR="003843EA" w:rsidRDefault="00A21561">
            <w:pPr>
              <w:jc w:val="center"/>
              <w:rPr>
                <w:rFonts w:ascii="黑体"/>
              </w:rPr>
            </w:pPr>
            <w:r>
              <w:rPr>
                <w:rFonts w:ascii="黑体"/>
              </w:rPr>
              <w:t>1</w:t>
            </w:r>
          </w:p>
        </w:tc>
        <w:tc>
          <w:tcPr>
            <w:tcW w:w="4634" w:type="dxa"/>
          </w:tcPr>
          <w:p w14:paraId="717087C6" w14:textId="77777777" w:rsidR="003843EA" w:rsidRDefault="003843EA">
            <w:pPr>
              <w:rPr>
                <w:rFonts w:ascii="黑体"/>
                <w:b/>
                <w:bCs/>
                <w:sz w:val="44"/>
              </w:rPr>
            </w:pPr>
          </w:p>
        </w:tc>
      </w:tr>
      <w:tr w:rsidR="003843EA" w14:paraId="43D19A0B" w14:textId="77777777">
        <w:tc>
          <w:tcPr>
            <w:tcW w:w="567" w:type="dxa"/>
            <w:tcBorders>
              <w:right w:val="single" w:sz="4" w:space="0" w:color="auto"/>
            </w:tcBorders>
            <w:vAlign w:val="center"/>
          </w:tcPr>
          <w:p w14:paraId="2B33DB24" w14:textId="77777777" w:rsidR="003843EA" w:rsidRDefault="00A21561">
            <w:pPr>
              <w:jc w:val="center"/>
              <w:rPr>
                <w:rFonts w:ascii="黑体"/>
              </w:rPr>
            </w:pPr>
            <w:r>
              <w:rPr>
                <w:rFonts w:ascii="黑体"/>
              </w:rPr>
              <w:t>5</w:t>
            </w:r>
          </w:p>
        </w:tc>
        <w:tc>
          <w:tcPr>
            <w:tcW w:w="2229" w:type="dxa"/>
            <w:tcBorders>
              <w:left w:val="single" w:sz="4" w:space="0" w:color="auto"/>
              <w:right w:val="single" w:sz="4" w:space="0" w:color="auto"/>
            </w:tcBorders>
            <w:vAlign w:val="center"/>
          </w:tcPr>
          <w:p w14:paraId="7F6AB543" w14:textId="77777777" w:rsidR="003843EA" w:rsidRDefault="00A21561">
            <w:pPr>
              <w:jc w:val="center"/>
              <w:rPr>
                <w:rFonts w:ascii="黑体"/>
              </w:rPr>
            </w:pPr>
            <w:r>
              <w:rPr>
                <w:rFonts w:ascii="黑体" w:hint="eastAsia"/>
              </w:rPr>
              <w:t>首行显示内容格式</w:t>
            </w:r>
          </w:p>
        </w:tc>
        <w:tc>
          <w:tcPr>
            <w:tcW w:w="1092" w:type="dxa"/>
            <w:tcBorders>
              <w:left w:val="single" w:sz="4" w:space="0" w:color="auto"/>
            </w:tcBorders>
            <w:vAlign w:val="center"/>
          </w:tcPr>
          <w:p w14:paraId="3BB8CC97" w14:textId="77777777" w:rsidR="003843EA" w:rsidRDefault="00A21561">
            <w:pPr>
              <w:jc w:val="center"/>
              <w:rPr>
                <w:rFonts w:ascii="黑体"/>
              </w:rPr>
            </w:pPr>
            <w:r>
              <w:rPr>
                <w:rFonts w:ascii="黑体"/>
              </w:rPr>
              <w:t>1</w:t>
            </w:r>
          </w:p>
        </w:tc>
        <w:tc>
          <w:tcPr>
            <w:tcW w:w="4634" w:type="dxa"/>
          </w:tcPr>
          <w:p w14:paraId="3B8DA36F" w14:textId="77777777" w:rsidR="003843EA" w:rsidRDefault="00A21561">
            <w:pPr>
              <w:rPr>
                <w:rFonts w:ascii="黑体"/>
              </w:rPr>
            </w:pPr>
            <w:r>
              <w:rPr>
                <w:rFonts w:ascii="黑体"/>
              </w:rPr>
              <w:t>0x00</w:t>
            </w:r>
            <w:r>
              <w:rPr>
                <w:rFonts w:ascii="黑体" w:hint="eastAsia"/>
              </w:rPr>
              <w:t>正常显示</w:t>
            </w:r>
          </w:p>
          <w:p w14:paraId="43C3A65A" w14:textId="77777777" w:rsidR="003843EA" w:rsidRDefault="00A21561">
            <w:pPr>
              <w:rPr>
                <w:rFonts w:ascii="黑体"/>
              </w:rPr>
            </w:pPr>
            <w:r>
              <w:rPr>
                <w:rFonts w:ascii="黑体"/>
              </w:rPr>
              <w:t>0x01</w:t>
            </w:r>
            <w:r>
              <w:rPr>
                <w:rFonts w:ascii="黑体" w:hint="eastAsia"/>
              </w:rPr>
              <w:t>反显</w:t>
            </w:r>
          </w:p>
        </w:tc>
      </w:tr>
      <w:tr w:rsidR="003843EA" w14:paraId="21774CF0" w14:textId="77777777">
        <w:tc>
          <w:tcPr>
            <w:tcW w:w="567" w:type="dxa"/>
            <w:tcBorders>
              <w:right w:val="single" w:sz="4" w:space="0" w:color="auto"/>
            </w:tcBorders>
            <w:vAlign w:val="center"/>
          </w:tcPr>
          <w:p w14:paraId="5B0F7F8C" w14:textId="77777777" w:rsidR="003843EA" w:rsidRDefault="00A21561">
            <w:pPr>
              <w:jc w:val="center"/>
              <w:rPr>
                <w:rFonts w:ascii="黑体"/>
              </w:rPr>
            </w:pPr>
            <w:r>
              <w:rPr>
                <w:rFonts w:ascii="黑体"/>
              </w:rPr>
              <w:t>6</w:t>
            </w:r>
          </w:p>
        </w:tc>
        <w:tc>
          <w:tcPr>
            <w:tcW w:w="2229" w:type="dxa"/>
            <w:tcBorders>
              <w:left w:val="single" w:sz="4" w:space="0" w:color="auto"/>
              <w:right w:val="single" w:sz="4" w:space="0" w:color="auto"/>
            </w:tcBorders>
            <w:vAlign w:val="center"/>
          </w:tcPr>
          <w:p w14:paraId="7C9CF8BE" w14:textId="77777777" w:rsidR="003843EA" w:rsidRDefault="00A21561">
            <w:pPr>
              <w:jc w:val="center"/>
              <w:rPr>
                <w:rFonts w:ascii="黑体"/>
              </w:rPr>
            </w:pPr>
            <w:r>
              <w:rPr>
                <w:rFonts w:ascii="黑体" w:hint="eastAsia"/>
              </w:rPr>
              <w:t>首行显示内容</w:t>
            </w:r>
          </w:p>
        </w:tc>
        <w:tc>
          <w:tcPr>
            <w:tcW w:w="1092" w:type="dxa"/>
            <w:tcBorders>
              <w:left w:val="single" w:sz="4" w:space="0" w:color="auto"/>
            </w:tcBorders>
            <w:vAlign w:val="center"/>
          </w:tcPr>
          <w:p w14:paraId="2CFF9DE4" w14:textId="77777777" w:rsidR="003843EA" w:rsidRDefault="00A21561">
            <w:pPr>
              <w:jc w:val="center"/>
              <w:rPr>
                <w:rFonts w:ascii="黑体"/>
              </w:rPr>
            </w:pPr>
            <w:r>
              <w:rPr>
                <w:rFonts w:ascii="黑体"/>
              </w:rPr>
              <w:t>LL</w:t>
            </w:r>
            <w:r>
              <w:rPr>
                <w:rFonts w:ascii="黑体"/>
              </w:rPr>
              <w:t>…</w:t>
            </w:r>
            <w:r>
              <w:rPr>
                <w:rFonts w:ascii="黑体"/>
              </w:rPr>
              <w:t>20</w:t>
            </w:r>
          </w:p>
        </w:tc>
        <w:tc>
          <w:tcPr>
            <w:tcW w:w="4634" w:type="dxa"/>
          </w:tcPr>
          <w:p w14:paraId="6558F9E2" w14:textId="77777777" w:rsidR="003843EA" w:rsidRDefault="003843EA">
            <w:pPr>
              <w:rPr>
                <w:rFonts w:ascii="黑体"/>
                <w:b/>
                <w:bCs/>
                <w:sz w:val="44"/>
              </w:rPr>
            </w:pPr>
          </w:p>
        </w:tc>
      </w:tr>
      <w:tr w:rsidR="003843EA" w14:paraId="5D112551" w14:textId="77777777">
        <w:tc>
          <w:tcPr>
            <w:tcW w:w="567" w:type="dxa"/>
            <w:tcBorders>
              <w:right w:val="single" w:sz="4" w:space="0" w:color="auto"/>
            </w:tcBorders>
            <w:vAlign w:val="center"/>
          </w:tcPr>
          <w:p w14:paraId="78CF53FF" w14:textId="77777777" w:rsidR="003843EA" w:rsidRDefault="00A21561">
            <w:pPr>
              <w:jc w:val="center"/>
              <w:rPr>
                <w:rFonts w:ascii="黑体"/>
              </w:rPr>
            </w:pPr>
            <w:r>
              <w:rPr>
                <w:rFonts w:ascii="黑体"/>
              </w:rPr>
              <w:t>7</w:t>
            </w:r>
          </w:p>
        </w:tc>
        <w:tc>
          <w:tcPr>
            <w:tcW w:w="2229" w:type="dxa"/>
            <w:tcBorders>
              <w:left w:val="single" w:sz="4" w:space="0" w:color="auto"/>
              <w:right w:val="single" w:sz="4" w:space="0" w:color="auto"/>
            </w:tcBorders>
            <w:vAlign w:val="center"/>
          </w:tcPr>
          <w:p w14:paraId="44D66269" w14:textId="77777777" w:rsidR="003843EA" w:rsidRDefault="00A21561">
            <w:pPr>
              <w:jc w:val="center"/>
              <w:rPr>
                <w:rFonts w:ascii="黑体"/>
              </w:rPr>
            </w:pPr>
            <w:r>
              <w:rPr>
                <w:rFonts w:ascii="黑体" w:hint="eastAsia"/>
              </w:rPr>
              <w:t>其余显示内容</w:t>
            </w:r>
          </w:p>
        </w:tc>
        <w:tc>
          <w:tcPr>
            <w:tcW w:w="1092" w:type="dxa"/>
            <w:tcBorders>
              <w:left w:val="single" w:sz="4" w:space="0" w:color="auto"/>
            </w:tcBorders>
            <w:vAlign w:val="center"/>
          </w:tcPr>
          <w:p w14:paraId="6F8A2AE3" w14:textId="77777777" w:rsidR="003843EA" w:rsidRDefault="00A21561">
            <w:pPr>
              <w:jc w:val="center"/>
              <w:rPr>
                <w:rFonts w:ascii="黑体"/>
              </w:rPr>
            </w:pPr>
            <w:r>
              <w:rPr>
                <w:rFonts w:ascii="黑体"/>
              </w:rPr>
              <w:t>LL</w:t>
            </w:r>
            <w:r>
              <w:rPr>
                <w:rFonts w:ascii="黑体"/>
              </w:rPr>
              <w:t>…</w:t>
            </w:r>
            <w:r>
              <w:rPr>
                <w:rFonts w:ascii="黑体"/>
              </w:rPr>
              <w:t>512</w:t>
            </w:r>
          </w:p>
        </w:tc>
        <w:tc>
          <w:tcPr>
            <w:tcW w:w="4634" w:type="dxa"/>
          </w:tcPr>
          <w:p w14:paraId="229C3104" w14:textId="77777777" w:rsidR="003843EA" w:rsidRDefault="003843EA">
            <w:pPr>
              <w:rPr>
                <w:rFonts w:ascii="黑体"/>
                <w:b/>
                <w:bCs/>
                <w:sz w:val="44"/>
              </w:rPr>
            </w:pPr>
          </w:p>
        </w:tc>
      </w:tr>
    </w:tbl>
    <w:p w14:paraId="75D17D79" w14:textId="77777777" w:rsidR="003843EA" w:rsidRDefault="003843EA">
      <w:pPr>
        <w:spacing w:line="360" w:lineRule="auto"/>
        <w:ind w:firstLineChars="199" w:firstLine="478"/>
        <w:rPr>
          <w:rFonts w:ascii="黑体"/>
          <w:sz w:val="24"/>
        </w:rPr>
      </w:pPr>
    </w:p>
    <w:p w14:paraId="00C77E20" w14:textId="77777777" w:rsidR="003843EA" w:rsidRDefault="00A21561">
      <w:pPr>
        <w:pStyle w:val="MyText"/>
        <w:numPr>
          <w:ilvl w:val="0"/>
          <w:numId w:val="4"/>
        </w:numPr>
        <w:spacing w:line="276" w:lineRule="auto"/>
      </w:pPr>
      <w:r>
        <w:rPr>
          <w:rFonts w:hint="eastAsia"/>
        </w:rPr>
        <w:t>响应报文：</w:t>
      </w:r>
    </w:p>
    <w:p w14:paraId="003E4C26" w14:textId="77777777" w:rsidR="003843EA" w:rsidRDefault="00A21561">
      <w:pPr>
        <w:pStyle w:val="MyText"/>
        <w:spacing w:line="276" w:lineRule="auto"/>
        <w:ind w:left="1680"/>
      </w:pPr>
      <w:r>
        <w:rPr>
          <w:rFonts w:hint="eastAsia"/>
        </w:rPr>
        <w:t>数据</w:t>
      </w:r>
    </w:p>
    <w:tbl>
      <w:tblPr>
        <w:tblW w:w="8522" w:type="dxa"/>
        <w:tblInd w:w="180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67"/>
        <w:gridCol w:w="2229"/>
        <w:gridCol w:w="1092"/>
        <w:gridCol w:w="4634"/>
      </w:tblGrid>
      <w:tr w:rsidR="003843EA" w14:paraId="0A619EC4" w14:textId="77777777">
        <w:tc>
          <w:tcPr>
            <w:tcW w:w="567" w:type="dxa"/>
            <w:tcBorders>
              <w:right w:val="single" w:sz="4" w:space="0" w:color="auto"/>
            </w:tcBorders>
            <w:shd w:val="clear" w:color="auto" w:fill="E6E6E6"/>
          </w:tcPr>
          <w:p w14:paraId="70FBFBF6" w14:textId="77777777" w:rsidR="003843EA" w:rsidRDefault="00A21561">
            <w:pPr>
              <w:jc w:val="center"/>
              <w:rPr>
                <w:rFonts w:ascii="黑体"/>
                <w:b/>
              </w:rPr>
            </w:pPr>
            <w:r>
              <w:rPr>
                <w:rFonts w:ascii="黑体"/>
                <w:b/>
              </w:rPr>
              <w:t>ID</w:t>
            </w:r>
          </w:p>
        </w:tc>
        <w:tc>
          <w:tcPr>
            <w:tcW w:w="2229" w:type="dxa"/>
            <w:tcBorders>
              <w:left w:val="single" w:sz="4" w:space="0" w:color="auto"/>
              <w:right w:val="single" w:sz="4" w:space="0" w:color="auto"/>
            </w:tcBorders>
            <w:shd w:val="clear" w:color="auto" w:fill="E6E6E6"/>
          </w:tcPr>
          <w:p w14:paraId="0DFDED83" w14:textId="77777777" w:rsidR="003843EA" w:rsidRDefault="00A21561">
            <w:pPr>
              <w:jc w:val="center"/>
              <w:rPr>
                <w:rFonts w:ascii="黑体"/>
                <w:b/>
              </w:rPr>
            </w:pPr>
            <w:r>
              <w:rPr>
                <w:rFonts w:ascii="黑体" w:hint="eastAsia"/>
                <w:b/>
                <w:szCs w:val="21"/>
              </w:rPr>
              <w:t>数据域</w:t>
            </w:r>
          </w:p>
        </w:tc>
        <w:tc>
          <w:tcPr>
            <w:tcW w:w="1092" w:type="dxa"/>
            <w:tcBorders>
              <w:left w:val="single" w:sz="4" w:space="0" w:color="auto"/>
            </w:tcBorders>
            <w:shd w:val="clear" w:color="auto" w:fill="E6E6E6"/>
          </w:tcPr>
          <w:p w14:paraId="618D8032" w14:textId="77777777" w:rsidR="003843EA" w:rsidRDefault="00A21561">
            <w:pPr>
              <w:jc w:val="center"/>
              <w:rPr>
                <w:rFonts w:ascii="黑体"/>
                <w:b/>
              </w:rPr>
            </w:pPr>
            <w:r>
              <w:rPr>
                <w:rFonts w:ascii="黑体" w:hint="eastAsia"/>
                <w:b/>
              </w:rPr>
              <w:t>长度</w:t>
            </w:r>
          </w:p>
        </w:tc>
        <w:tc>
          <w:tcPr>
            <w:tcW w:w="4634" w:type="dxa"/>
            <w:shd w:val="clear" w:color="auto" w:fill="E6E6E6"/>
          </w:tcPr>
          <w:p w14:paraId="0C7BF48E" w14:textId="77777777" w:rsidR="003843EA" w:rsidRDefault="00A21561">
            <w:pPr>
              <w:ind w:firstLine="420"/>
              <w:jc w:val="center"/>
              <w:rPr>
                <w:rFonts w:ascii="黑体"/>
                <w:b/>
              </w:rPr>
            </w:pPr>
            <w:r>
              <w:rPr>
                <w:rFonts w:ascii="黑体" w:hint="eastAsia"/>
                <w:b/>
              </w:rPr>
              <w:t>备注</w:t>
            </w:r>
          </w:p>
        </w:tc>
      </w:tr>
      <w:tr w:rsidR="003843EA" w14:paraId="77959030" w14:textId="77777777">
        <w:tc>
          <w:tcPr>
            <w:tcW w:w="567" w:type="dxa"/>
            <w:tcBorders>
              <w:right w:val="single" w:sz="4" w:space="0" w:color="auto"/>
            </w:tcBorders>
            <w:vAlign w:val="center"/>
          </w:tcPr>
          <w:p w14:paraId="5E147B00" w14:textId="77777777" w:rsidR="003843EA" w:rsidRDefault="00A21561">
            <w:pPr>
              <w:jc w:val="center"/>
              <w:rPr>
                <w:rFonts w:ascii="黑体"/>
              </w:rPr>
            </w:pPr>
            <w:r>
              <w:rPr>
                <w:rFonts w:ascii="黑体"/>
              </w:rPr>
              <w:t>1</w:t>
            </w:r>
          </w:p>
        </w:tc>
        <w:tc>
          <w:tcPr>
            <w:tcW w:w="2229" w:type="dxa"/>
            <w:tcBorders>
              <w:left w:val="single" w:sz="4" w:space="0" w:color="auto"/>
              <w:right w:val="single" w:sz="4" w:space="0" w:color="auto"/>
            </w:tcBorders>
            <w:vAlign w:val="center"/>
          </w:tcPr>
          <w:p w14:paraId="52BF98DF" w14:textId="77777777" w:rsidR="003843EA" w:rsidRDefault="00A21561">
            <w:pPr>
              <w:jc w:val="center"/>
              <w:rPr>
                <w:rFonts w:ascii="黑体"/>
              </w:rPr>
            </w:pPr>
            <w:r>
              <w:rPr>
                <w:rFonts w:ascii="黑体" w:hint="eastAsia"/>
              </w:rPr>
              <w:t>返回的功能键</w:t>
            </w:r>
          </w:p>
        </w:tc>
        <w:tc>
          <w:tcPr>
            <w:tcW w:w="1092" w:type="dxa"/>
            <w:tcBorders>
              <w:left w:val="single" w:sz="4" w:space="0" w:color="auto"/>
            </w:tcBorders>
            <w:vAlign w:val="center"/>
          </w:tcPr>
          <w:p w14:paraId="1B58961B" w14:textId="77777777" w:rsidR="003843EA" w:rsidRDefault="00A21561">
            <w:pPr>
              <w:jc w:val="center"/>
              <w:rPr>
                <w:rFonts w:ascii="黑体"/>
              </w:rPr>
            </w:pPr>
            <w:r>
              <w:rPr>
                <w:rFonts w:ascii="黑体"/>
              </w:rPr>
              <w:t>1</w:t>
            </w:r>
          </w:p>
        </w:tc>
        <w:tc>
          <w:tcPr>
            <w:tcW w:w="4634" w:type="dxa"/>
          </w:tcPr>
          <w:p w14:paraId="30833D49" w14:textId="77777777" w:rsidR="003843EA" w:rsidRDefault="00A21561">
            <w:pPr>
              <w:rPr>
                <w:rFonts w:ascii="黑体"/>
              </w:rPr>
            </w:pPr>
            <w:r>
              <w:rPr>
                <w:rFonts w:ascii="黑体"/>
              </w:rPr>
              <w:t>0x0</w:t>
            </w:r>
            <w:r>
              <w:rPr>
                <w:rFonts w:ascii="黑体" w:hint="eastAsia"/>
              </w:rPr>
              <w:t>0表示按确认键</w:t>
            </w:r>
          </w:p>
          <w:p w14:paraId="35D2EB31" w14:textId="77777777" w:rsidR="003843EA" w:rsidRDefault="00A21561">
            <w:pPr>
              <w:rPr>
                <w:rFonts w:ascii="黑体"/>
              </w:rPr>
            </w:pPr>
            <w:r>
              <w:rPr>
                <w:rFonts w:ascii="黑体"/>
              </w:rPr>
              <w:t>0x0</w:t>
            </w:r>
            <w:r>
              <w:rPr>
                <w:rFonts w:ascii="黑体" w:hint="eastAsia"/>
              </w:rPr>
              <w:t>6表示按取消键</w:t>
            </w:r>
          </w:p>
        </w:tc>
      </w:tr>
      <w:tr w:rsidR="003843EA" w14:paraId="2A1DBB65" w14:textId="77777777">
        <w:tc>
          <w:tcPr>
            <w:tcW w:w="567" w:type="dxa"/>
            <w:tcBorders>
              <w:right w:val="single" w:sz="4" w:space="0" w:color="auto"/>
            </w:tcBorders>
            <w:vAlign w:val="center"/>
          </w:tcPr>
          <w:p w14:paraId="3FC97607" w14:textId="77777777" w:rsidR="003843EA" w:rsidRDefault="00A21561">
            <w:pPr>
              <w:jc w:val="center"/>
              <w:rPr>
                <w:rFonts w:ascii="黑体"/>
              </w:rPr>
            </w:pPr>
            <w:r>
              <w:rPr>
                <w:rFonts w:ascii="黑体"/>
              </w:rPr>
              <w:t>2</w:t>
            </w:r>
          </w:p>
        </w:tc>
        <w:tc>
          <w:tcPr>
            <w:tcW w:w="2229" w:type="dxa"/>
            <w:tcBorders>
              <w:left w:val="single" w:sz="4" w:space="0" w:color="auto"/>
              <w:right w:val="single" w:sz="4" w:space="0" w:color="auto"/>
            </w:tcBorders>
            <w:vAlign w:val="center"/>
          </w:tcPr>
          <w:p w14:paraId="2EC1B64C" w14:textId="77777777" w:rsidR="003843EA" w:rsidRDefault="00A21561">
            <w:pPr>
              <w:jc w:val="center"/>
              <w:rPr>
                <w:rFonts w:ascii="黑体"/>
              </w:rPr>
            </w:pPr>
            <w:r>
              <w:rPr>
                <w:rFonts w:ascii="黑体" w:hint="eastAsia"/>
              </w:rPr>
              <w:t>字符内容</w:t>
            </w:r>
          </w:p>
        </w:tc>
        <w:tc>
          <w:tcPr>
            <w:tcW w:w="1092" w:type="dxa"/>
            <w:tcBorders>
              <w:left w:val="single" w:sz="4" w:space="0" w:color="auto"/>
            </w:tcBorders>
            <w:vAlign w:val="center"/>
          </w:tcPr>
          <w:p w14:paraId="587B4D96" w14:textId="77777777" w:rsidR="003843EA" w:rsidRDefault="00A21561">
            <w:pPr>
              <w:jc w:val="center"/>
              <w:rPr>
                <w:rFonts w:ascii="黑体"/>
              </w:rPr>
            </w:pPr>
            <w:r>
              <w:rPr>
                <w:rFonts w:ascii="黑体"/>
              </w:rPr>
              <w:t>LL</w:t>
            </w:r>
            <w:r>
              <w:rPr>
                <w:rFonts w:ascii="黑体"/>
              </w:rPr>
              <w:t>…</w:t>
            </w:r>
            <w:r>
              <w:rPr>
                <w:rFonts w:ascii="黑体"/>
              </w:rPr>
              <w:t>512</w:t>
            </w:r>
          </w:p>
        </w:tc>
        <w:tc>
          <w:tcPr>
            <w:tcW w:w="4634" w:type="dxa"/>
          </w:tcPr>
          <w:p w14:paraId="0D5C5461" w14:textId="77777777" w:rsidR="003843EA" w:rsidRDefault="003843EA">
            <w:pPr>
              <w:rPr>
                <w:rFonts w:ascii="黑体"/>
                <w:b/>
                <w:bCs/>
                <w:sz w:val="44"/>
              </w:rPr>
            </w:pPr>
          </w:p>
        </w:tc>
      </w:tr>
      <w:tr w:rsidR="003843EA" w14:paraId="13733411" w14:textId="77777777">
        <w:trPr>
          <w:trHeight w:val="156"/>
        </w:trPr>
        <w:tc>
          <w:tcPr>
            <w:tcW w:w="567" w:type="dxa"/>
            <w:tcBorders>
              <w:right w:val="single" w:sz="4" w:space="0" w:color="auto"/>
            </w:tcBorders>
            <w:vAlign w:val="center"/>
          </w:tcPr>
          <w:p w14:paraId="51AAE755" w14:textId="77777777" w:rsidR="003843EA" w:rsidRDefault="00A21561">
            <w:pPr>
              <w:jc w:val="center"/>
              <w:rPr>
                <w:rFonts w:ascii="黑体"/>
              </w:rPr>
            </w:pPr>
            <w:r>
              <w:rPr>
                <w:rFonts w:ascii="黑体"/>
              </w:rPr>
              <w:t>3</w:t>
            </w:r>
          </w:p>
        </w:tc>
        <w:tc>
          <w:tcPr>
            <w:tcW w:w="2229" w:type="dxa"/>
            <w:tcBorders>
              <w:left w:val="single" w:sz="4" w:space="0" w:color="auto"/>
              <w:right w:val="single" w:sz="4" w:space="0" w:color="auto"/>
            </w:tcBorders>
            <w:vAlign w:val="center"/>
          </w:tcPr>
          <w:p w14:paraId="24799953" w14:textId="77777777" w:rsidR="003843EA" w:rsidRDefault="00A21561">
            <w:pPr>
              <w:jc w:val="center"/>
              <w:rPr>
                <w:rFonts w:ascii="黑体"/>
              </w:rPr>
            </w:pPr>
            <w:r>
              <w:rPr>
                <w:rFonts w:ascii="黑体" w:hint="eastAsia"/>
              </w:rPr>
              <w:t>返回当前实际按键值</w:t>
            </w:r>
          </w:p>
        </w:tc>
        <w:tc>
          <w:tcPr>
            <w:tcW w:w="1092" w:type="dxa"/>
            <w:tcBorders>
              <w:left w:val="single" w:sz="4" w:space="0" w:color="auto"/>
            </w:tcBorders>
            <w:vAlign w:val="center"/>
          </w:tcPr>
          <w:p w14:paraId="67FBB8C7" w14:textId="77777777" w:rsidR="003843EA" w:rsidRDefault="00A21561">
            <w:pPr>
              <w:jc w:val="center"/>
              <w:rPr>
                <w:rFonts w:ascii="黑体"/>
              </w:rPr>
            </w:pPr>
            <w:r>
              <w:rPr>
                <w:rFonts w:ascii="黑体"/>
              </w:rPr>
              <w:t>1</w:t>
            </w:r>
          </w:p>
        </w:tc>
        <w:tc>
          <w:tcPr>
            <w:tcW w:w="4634" w:type="dxa"/>
          </w:tcPr>
          <w:p w14:paraId="3EEC89E7" w14:textId="77777777" w:rsidR="003843EA" w:rsidRDefault="00A21561">
            <w:pPr>
              <w:rPr>
                <w:rFonts w:ascii="黑体"/>
              </w:rPr>
            </w:pPr>
            <w:r>
              <w:rPr>
                <w:rFonts w:ascii="黑体" w:hint="eastAsia"/>
              </w:rPr>
              <w:t>当POS硬件能力不支持屏幕显示时，并且响应报文的响应码为”</w:t>
            </w:r>
            <w:r>
              <w:rPr>
                <w:rFonts w:ascii="黑体"/>
              </w:rPr>
              <w:t>08</w:t>
            </w:r>
            <w:r>
              <w:rPr>
                <w:rFonts w:ascii="黑体" w:hint="eastAsia"/>
              </w:rPr>
              <w:t>”即“返回当前状态”时需要回送当前的实际按键值，</w:t>
            </w:r>
          </w:p>
        </w:tc>
      </w:tr>
    </w:tbl>
    <w:p w14:paraId="45A13F26" w14:textId="77777777" w:rsidR="003843EA" w:rsidRDefault="00A21561">
      <w:pPr>
        <w:pStyle w:val="MyText"/>
        <w:ind w:leftChars="600" w:left="1260"/>
      </w:pPr>
      <w:bookmarkStart w:id="414" w:name="_Toc432604791"/>
      <w:bookmarkStart w:id="415" w:name="_Toc432603810"/>
      <w:bookmarkStart w:id="416" w:name="_Toc441139606"/>
      <w:bookmarkStart w:id="417" w:name="_Toc426375087"/>
      <w:r>
        <w:rPr>
          <w:rFonts w:hint="eastAsia"/>
        </w:rPr>
        <w:t>备注：该指令为一问多答模式，</w:t>
      </w:r>
      <w:bookmarkEnd w:id="414"/>
      <w:bookmarkEnd w:id="415"/>
      <w:bookmarkEnd w:id="416"/>
      <w:bookmarkEnd w:id="417"/>
    </w:p>
    <w:p w14:paraId="56007FE0" w14:textId="77777777" w:rsidR="003843EA" w:rsidRDefault="00A21561">
      <w:pPr>
        <w:pStyle w:val="MyText"/>
        <w:ind w:leftChars="800" w:left="1680"/>
      </w:pPr>
      <w:bookmarkStart w:id="418" w:name="_Toc426375088"/>
      <w:bookmarkStart w:id="419" w:name="_Toc432603811"/>
      <w:bookmarkStart w:id="420" w:name="_Toc432604792"/>
      <w:bookmarkStart w:id="421" w:name="_Toc441139607"/>
      <w:r>
        <w:rPr>
          <w:rFonts w:hint="eastAsia"/>
        </w:rPr>
        <w:t xml:space="preserve">在输入过程中，报文响应码为“08”，ID1为0x00,ID2为0x00 </w:t>
      </w:r>
      <w:proofErr w:type="spellStart"/>
      <w:r>
        <w:rPr>
          <w:rFonts w:hint="eastAsia"/>
        </w:rPr>
        <w:t>0x00</w:t>
      </w:r>
      <w:proofErr w:type="spellEnd"/>
      <w:r>
        <w:rPr>
          <w:rFonts w:hint="eastAsia"/>
        </w:rPr>
        <w:t>，ID3为当前按键值；</w:t>
      </w:r>
      <w:bookmarkEnd w:id="418"/>
      <w:bookmarkEnd w:id="419"/>
      <w:bookmarkEnd w:id="420"/>
      <w:bookmarkEnd w:id="421"/>
    </w:p>
    <w:p w14:paraId="6C36A3DE" w14:textId="77777777" w:rsidR="003843EA" w:rsidRDefault="00A21561">
      <w:pPr>
        <w:pStyle w:val="MyText"/>
        <w:ind w:leftChars="800" w:left="1680"/>
      </w:pPr>
      <w:bookmarkStart w:id="422" w:name="_Toc432603812"/>
      <w:bookmarkStart w:id="423" w:name="_Toc426375089"/>
      <w:bookmarkStart w:id="424" w:name="_Toc441139608"/>
      <w:bookmarkStart w:id="425" w:name="_Toc432604793"/>
      <w:r>
        <w:rPr>
          <w:rFonts w:hint="eastAsia"/>
        </w:rPr>
        <w:t>在输入结束按确认键后，报文响应码为为“00”,ID1为0x00,ID2为键入的完整数据，报文无ID3；</w:t>
      </w:r>
      <w:bookmarkEnd w:id="422"/>
      <w:bookmarkEnd w:id="423"/>
      <w:bookmarkEnd w:id="424"/>
      <w:bookmarkEnd w:id="425"/>
    </w:p>
    <w:p w14:paraId="07396048" w14:textId="77777777" w:rsidR="003843EA" w:rsidRDefault="003843EA">
      <w:pPr>
        <w:pStyle w:val="MyDoc111New"/>
        <w:numPr>
          <w:ilvl w:val="0"/>
          <w:numId w:val="0"/>
        </w:numPr>
        <w:ind w:left="1418"/>
        <w:outlineLvl w:val="9"/>
      </w:pPr>
    </w:p>
    <w:p w14:paraId="3F2F5B89" w14:textId="77777777" w:rsidR="003843EA" w:rsidRDefault="003843EA">
      <w:pPr>
        <w:pStyle w:val="MyDoc111New"/>
        <w:numPr>
          <w:ilvl w:val="0"/>
          <w:numId w:val="0"/>
        </w:numPr>
        <w:ind w:left="1418"/>
        <w:outlineLvl w:val="9"/>
      </w:pPr>
    </w:p>
    <w:p w14:paraId="16D76526" w14:textId="77777777" w:rsidR="003843EA" w:rsidRDefault="00A21561">
      <w:pPr>
        <w:pStyle w:val="MyDoc111New"/>
      </w:pPr>
      <w:bookmarkStart w:id="426" w:name="_Toc29089"/>
      <w:bookmarkStart w:id="427" w:name="_Toc32117"/>
      <w:bookmarkStart w:id="428" w:name="_Toc2837"/>
      <w:bookmarkStart w:id="429" w:name="_Toc453057373"/>
      <w:bookmarkStart w:id="430" w:name="_Toc17131"/>
      <w:r>
        <w:rPr>
          <w:rFonts w:hint="eastAsia"/>
        </w:rPr>
        <w:t>获取输入字符串并在设备内部保存</w:t>
      </w:r>
      <w:bookmarkEnd w:id="426"/>
      <w:bookmarkEnd w:id="427"/>
      <w:bookmarkEnd w:id="428"/>
      <w:bookmarkEnd w:id="429"/>
      <w:bookmarkEnd w:id="430"/>
      <w:ins w:id="431" w:author="Administrator" w:date="2018-04-27T11:00:00Z">
        <w:r>
          <w:t>0xB1 0x04</w:t>
        </w:r>
      </w:ins>
    </w:p>
    <w:p w14:paraId="60501621" w14:textId="77777777" w:rsidR="003843EA" w:rsidRDefault="00A21561">
      <w:pPr>
        <w:pStyle w:val="MyText"/>
        <w:spacing w:line="276" w:lineRule="auto"/>
        <w:ind w:firstLine="409"/>
      </w:pPr>
      <w:r>
        <w:rPr>
          <w:rFonts w:hint="eastAsia"/>
        </w:rPr>
        <w:t>指令号：</w:t>
      </w:r>
      <w:r>
        <w:t>0xB1 0x04</w:t>
      </w:r>
    </w:p>
    <w:p w14:paraId="7B6DDA15" w14:textId="77777777" w:rsidR="003843EA" w:rsidRDefault="00A21561">
      <w:pPr>
        <w:pStyle w:val="MyText"/>
        <w:spacing w:line="276" w:lineRule="auto"/>
        <w:ind w:firstLine="409"/>
      </w:pPr>
      <w:r>
        <w:rPr>
          <w:rFonts w:hint="eastAsia"/>
        </w:rPr>
        <w:t>描述：该命令用于在规定的时间里获取POS</w:t>
      </w:r>
      <w:r>
        <w:t>输入的字符串，并将内容按指定标签保存在设备内部，供计算MAC指令时使用。</w:t>
      </w:r>
    </w:p>
    <w:p w14:paraId="40545FA0" w14:textId="77777777" w:rsidR="003843EA" w:rsidRDefault="00A21561">
      <w:pPr>
        <w:pStyle w:val="MyText"/>
        <w:numPr>
          <w:ilvl w:val="0"/>
          <w:numId w:val="4"/>
        </w:numPr>
        <w:spacing w:line="276" w:lineRule="auto"/>
      </w:pPr>
      <w:r>
        <w:rPr>
          <w:rFonts w:hint="eastAsia"/>
        </w:rPr>
        <w:t>请求报文：</w:t>
      </w:r>
    </w:p>
    <w:p w14:paraId="7FE54AAC" w14:textId="77777777" w:rsidR="003843EA" w:rsidRDefault="00A21561">
      <w:pPr>
        <w:pStyle w:val="MyText"/>
        <w:spacing w:line="276" w:lineRule="auto"/>
        <w:ind w:left="1680"/>
      </w:pPr>
      <w:r>
        <w:rPr>
          <w:rFonts w:hint="eastAsia"/>
        </w:rPr>
        <w:t>数据：</w:t>
      </w:r>
    </w:p>
    <w:tbl>
      <w:tblPr>
        <w:tblW w:w="8522" w:type="dxa"/>
        <w:tblInd w:w="157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28829F6C" w14:textId="77777777">
        <w:tc>
          <w:tcPr>
            <w:tcW w:w="452" w:type="dxa"/>
            <w:tcBorders>
              <w:right w:val="single" w:sz="4" w:space="0" w:color="auto"/>
            </w:tcBorders>
            <w:shd w:val="clear" w:color="auto" w:fill="E6E6E6"/>
          </w:tcPr>
          <w:p w14:paraId="1A6EA89D" w14:textId="77777777" w:rsidR="003843EA" w:rsidRDefault="00A21561">
            <w:pPr>
              <w:jc w:val="center"/>
              <w:rPr>
                <w:rFonts w:ascii="黑体"/>
                <w:b/>
              </w:rPr>
            </w:pPr>
            <w:r>
              <w:rPr>
                <w:rFonts w:ascii="黑体"/>
                <w:b/>
              </w:rPr>
              <w:t>ID</w:t>
            </w:r>
          </w:p>
        </w:tc>
        <w:tc>
          <w:tcPr>
            <w:tcW w:w="2344" w:type="dxa"/>
            <w:tcBorders>
              <w:left w:val="single" w:sz="4" w:space="0" w:color="auto"/>
              <w:right w:val="single" w:sz="4" w:space="0" w:color="auto"/>
            </w:tcBorders>
            <w:shd w:val="clear" w:color="auto" w:fill="E6E6E6"/>
          </w:tcPr>
          <w:p w14:paraId="224759E4" w14:textId="77777777" w:rsidR="003843EA" w:rsidRDefault="00A21561">
            <w:pPr>
              <w:jc w:val="center"/>
              <w:rPr>
                <w:rFonts w:ascii="黑体"/>
                <w:b/>
              </w:rPr>
            </w:pPr>
            <w:r>
              <w:rPr>
                <w:rFonts w:ascii="黑体" w:hint="eastAsia"/>
                <w:b/>
                <w:szCs w:val="21"/>
              </w:rPr>
              <w:t>数据域</w:t>
            </w:r>
          </w:p>
        </w:tc>
        <w:tc>
          <w:tcPr>
            <w:tcW w:w="1092" w:type="dxa"/>
            <w:tcBorders>
              <w:left w:val="single" w:sz="4" w:space="0" w:color="auto"/>
            </w:tcBorders>
            <w:shd w:val="clear" w:color="auto" w:fill="E6E6E6"/>
          </w:tcPr>
          <w:p w14:paraId="265044EA" w14:textId="77777777" w:rsidR="003843EA" w:rsidRDefault="00A21561">
            <w:pPr>
              <w:jc w:val="center"/>
              <w:rPr>
                <w:rFonts w:ascii="黑体"/>
                <w:b/>
              </w:rPr>
            </w:pPr>
            <w:r>
              <w:rPr>
                <w:rFonts w:ascii="黑体" w:hint="eastAsia"/>
                <w:b/>
              </w:rPr>
              <w:t>长度</w:t>
            </w:r>
          </w:p>
        </w:tc>
        <w:tc>
          <w:tcPr>
            <w:tcW w:w="4634" w:type="dxa"/>
            <w:shd w:val="clear" w:color="auto" w:fill="E6E6E6"/>
          </w:tcPr>
          <w:p w14:paraId="70708A9D" w14:textId="77777777" w:rsidR="003843EA" w:rsidRDefault="00A21561">
            <w:pPr>
              <w:ind w:firstLine="420"/>
              <w:jc w:val="center"/>
              <w:rPr>
                <w:rFonts w:ascii="黑体"/>
                <w:b/>
              </w:rPr>
            </w:pPr>
            <w:r>
              <w:rPr>
                <w:rFonts w:ascii="黑体" w:hint="eastAsia"/>
                <w:b/>
              </w:rPr>
              <w:t>备注</w:t>
            </w:r>
          </w:p>
        </w:tc>
      </w:tr>
      <w:tr w:rsidR="003843EA" w14:paraId="4ABD31BC" w14:textId="77777777">
        <w:tc>
          <w:tcPr>
            <w:tcW w:w="452" w:type="dxa"/>
            <w:tcBorders>
              <w:right w:val="single" w:sz="4" w:space="0" w:color="auto"/>
            </w:tcBorders>
            <w:vAlign w:val="center"/>
          </w:tcPr>
          <w:p w14:paraId="362ACBC6" w14:textId="77777777" w:rsidR="003843EA" w:rsidRDefault="00A21561">
            <w:pPr>
              <w:jc w:val="center"/>
              <w:rPr>
                <w:rFonts w:ascii="黑体"/>
              </w:rPr>
            </w:pPr>
            <w:r>
              <w:rPr>
                <w:rFonts w:ascii="黑体"/>
              </w:rPr>
              <w:t>1</w:t>
            </w:r>
          </w:p>
        </w:tc>
        <w:tc>
          <w:tcPr>
            <w:tcW w:w="2344" w:type="dxa"/>
            <w:tcBorders>
              <w:left w:val="single" w:sz="4" w:space="0" w:color="auto"/>
              <w:right w:val="single" w:sz="4" w:space="0" w:color="auto"/>
            </w:tcBorders>
            <w:vAlign w:val="center"/>
          </w:tcPr>
          <w:p w14:paraId="22D84718" w14:textId="77777777" w:rsidR="003843EA" w:rsidRDefault="00A21561">
            <w:pPr>
              <w:jc w:val="center"/>
              <w:rPr>
                <w:rFonts w:ascii="黑体"/>
              </w:rPr>
            </w:pPr>
            <w:r>
              <w:rPr>
                <w:rFonts w:ascii="黑体" w:hint="eastAsia"/>
              </w:rPr>
              <w:t>超时时间</w:t>
            </w:r>
          </w:p>
        </w:tc>
        <w:tc>
          <w:tcPr>
            <w:tcW w:w="1092" w:type="dxa"/>
            <w:tcBorders>
              <w:left w:val="single" w:sz="4" w:space="0" w:color="auto"/>
            </w:tcBorders>
            <w:vAlign w:val="center"/>
          </w:tcPr>
          <w:p w14:paraId="5E2C273A" w14:textId="77777777" w:rsidR="003843EA" w:rsidRDefault="00A21561">
            <w:pPr>
              <w:jc w:val="center"/>
              <w:rPr>
                <w:rFonts w:ascii="黑体"/>
              </w:rPr>
            </w:pPr>
            <w:r>
              <w:rPr>
                <w:rFonts w:ascii="黑体"/>
              </w:rPr>
              <w:t>4</w:t>
            </w:r>
          </w:p>
        </w:tc>
        <w:tc>
          <w:tcPr>
            <w:tcW w:w="4634" w:type="dxa"/>
          </w:tcPr>
          <w:p w14:paraId="5EE9CF29" w14:textId="77777777" w:rsidR="003843EA" w:rsidRDefault="00A21561">
            <w:pPr>
              <w:rPr>
                <w:rFonts w:ascii="黑体"/>
              </w:rPr>
            </w:pPr>
            <w:r>
              <w:rPr>
                <w:rFonts w:ascii="黑体"/>
              </w:rPr>
              <w:t xml:space="preserve">HEX( </w:t>
            </w:r>
            <w:proofErr w:type="spellStart"/>
            <w:r>
              <w:rPr>
                <w:rFonts w:ascii="黑体"/>
              </w:rPr>
              <w:t>ms</w:t>
            </w:r>
            <w:proofErr w:type="spellEnd"/>
            <w:r>
              <w:rPr>
                <w:rFonts w:ascii="黑体"/>
              </w:rPr>
              <w:t>)</w:t>
            </w:r>
          </w:p>
        </w:tc>
      </w:tr>
      <w:tr w:rsidR="003843EA" w14:paraId="57D40591" w14:textId="77777777">
        <w:tc>
          <w:tcPr>
            <w:tcW w:w="452" w:type="dxa"/>
            <w:tcBorders>
              <w:right w:val="single" w:sz="4" w:space="0" w:color="auto"/>
            </w:tcBorders>
            <w:vAlign w:val="center"/>
          </w:tcPr>
          <w:p w14:paraId="5729CAF8" w14:textId="77777777" w:rsidR="003843EA" w:rsidRDefault="00A21561">
            <w:pPr>
              <w:jc w:val="center"/>
              <w:rPr>
                <w:rFonts w:ascii="黑体"/>
              </w:rPr>
            </w:pPr>
            <w:r>
              <w:rPr>
                <w:rFonts w:ascii="黑体"/>
              </w:rPr>
              <w:t>2</w:t>
            </w:r>
          </w:p>
        </w:tc>
        <w:tc>
          <w:tcPr>
            <w:tcW w:w="2344" w:type="dxa"/>
            <w:tcBorders>
              <w:left w:val="single" w:sz="4" w:space="0" w:color="auto"/>
              <w:right w:val="single" w:sz="4" w:space="0" w:color="auto"/>
            </w:tcBorders>
            <w:vAlign w:val="center"/>
          </w:tcPr>
          <w:p w14:paraId="795C657B" w14:textId="77777777" w:rsidR="003843EA" w:rsidRDefault="00A21561">
            <w:pPr>
              <w:jc w:val="center"/>
              <w:rPr>
                <w:rFonts w:ascii="黑体"/>
              </w:rPr>
            </w:pPr>
            <w:r>
              <w:rPr>
                <w:rFonts w:ascii="黑体" w:hint="eastAsia"/>
              </w:rPr>
              <w:t>数据输入格式</w:t>
            </w:r>
          </w:p>
        </w:tc>
        <w:tc>
          <w:tcPr>
            <w:tcW w:w="1092" w:type="dxa"/>
            <w:tcBorders>
              <w:left w:val="single" w:sz="4" w:space="0" w:color="auto"/>
            </w:tcBorders>
            <w:vAlign w:val="center"/>
          </w:tcPr>
          <w:p w14:paraId="68AE1445" w14:textId="77777777" w:rsidR="003843EA" w:rsidRDefault="00A21561">
            <w:pPr>
              <w:jc w:val="center"/>
              <w:rPr>
                <w:rFonts w:ascii="黑体"/>
              </w:rPr>
            </w:pPr>
            <w:r>
              <w:rPr>
                <w:rFonts w:ascii="黑体"/>
              </w:rPr>
              <w:t>1</w:t>
            </w:r>
          </w:p>
        </w:tc>
        <w:tc>
          <w:tcPr>
            <w:tcW w:w="4634" w:type="dxa"/>
          </w:tcPr>
          <w:p w14:paraId="794C8D2E" w14:textId="77777777" w:rsidR="003843EA" w:rsidRDefault="00A21561">
            <w:pPr>
              <w:ind w:left="360"/>
              <w:rPr>
                <w:rFonts w:ascii="黑体"/>
              </w:rPr>
            </w:pPr>
            <w:r>
              <w:rPr>
                <w:rFonts w:ascii="黑体" w:hint="eastAsia"/>
              </w:rPr>
              <w:t>0x01金额输入格式</w:t>
            </w:r>
          </w:p>
          <w:p w14:paraId="08D1100E" w14:textId="77777777" w:rsidR="003843EA" w:rsidRDefault="00A21561">
            <w:pPr>
              <w:ind w:left="360"/>
              <w:rPr>
                <w:rFonts w:ascii="黑体"/>
              </w:rPr>
            </w:pPr>
            <w:r>
              <w:rPr>
                <w:rFonts w:ascii="黑体" w:hint="eastAsia"/>
              </w:rPr>
              <w:t>0x02输入数字串</w:t>
            </w:r>
          </w:p>
          <w:p w14:paraId="5761A3C1" w14:textId="77777777" w:rsidR="003843EA" w:rsidRDefault="00A21561">
            <w:pPr>
              <w:ind w:left="360"/>
              <w:rPr>
                <w:rFonts w:ascii="黑体"/>
              </w:rPr>
            </w:pPr>
            <w:r>
              <w:rPr>
                <w:rFonts w:ascii="黑体" w:hint="eastAsia"/>
              </w:rPr>
              <w:t>0x03输入字符串(允许字母)</w:t>
            </w:r>
          </w:p>
        </w:tc>
      </w:tr>
      <w:tr w:rsidR="003843EA" w14:paraId="42286123" w14:textId="77777777">
        <w:tc>
          <w:tcPr>
            <w:tcW w:w="452" w:type="dxa"/>
            <w:tcBorders>
              <w:right w:val="single" w:sz="4" w:space="0" w:color="auto"/>
            </w:tcBorders>
            <w:vAlign w:val="center"/>
          </w:tcPr>
          <w:p w14:paraId="7BE67F70" w14:textId="77777777" w:rsidR="003843EA" w:rsidRDefault="00A21561">
            <w:pPr>
              <w:jc w:val="center"/>
              <w:rPr>
                <w:rFonts w:ascii="黑体"/>
              </w:rPr>
            </w:pPr>
            <w:r>
              <w:rPr>
                <w:rFonts w:ascii="黑体"/>
              </w:rPr>
              <w:t>3</w:t>
            </w:r>
          </w:p>
        </w:tc>
        <w:tc>
          <w:tcPr>
            <w:tcW w:w="2344" w:type="dxa"/>
            <w:tcBorders>
              <w:left w:val="single" w:sz="4" w:space="0" w:color="auto"/>
              <w:right w:val="single" w:sz="4" w:space="0" w:color="auto"/>
            </w:tcBorders>
            <w:vAlign w:val="center"/>
          </w:tcPr>
          <w:p w14:paraId="54B3DDE1" w14:textId="77777777" w:rsidR="003843EA" w:rsidRDefault="00A21561">
            <w:pPr>
              <w:jc w:val="center"/>
              <w:rPr>
                <w:rFonts w:ascii="黑体"/>
              </w:rPr>
            </w:pPr>
            <w:r>
              <w:rPr>
                <w:rFonts w:ascii="黑体" w:hint="eastAsia"/>
              </w:rPr>
              <w:t>字符输入最小长度</w:t>
            </w:r>
          </w:p>
        </w:tc>
        <w:tc>
          <w:tcPr>
            <w:tcW w:w="1092" w:type="dxa"/>
            <w:tcBorders>
              <w:left w:val="single" w:sz="4" w:space="0" w:color="auto"/>
            </w:tcBorders>
            <w:vAlign w:val="center"/>
          </w:tcPr>
          <w:p w14:paraId="1353D3B0" w14:textId="77777777" w:rsidR="003843EA" w:rsidRDefault="00A21561">
            <w:pPr>
              <w:jc w:val="center"/>
              <w:rPr>
                <w:rFonts w:ascii="黑体"/>
              </w:rPr>
            </w:pPr>
            <w:r>
              <w:rPr>
                <w:rFonts w:ascii="黑体"/>
              </w:rPr>
              <w:t>1</w:t>
            </w:r>
          </w:p>
        </w:tc>
        <w:tc>
          <w:tcPr>
            <w:tcW w:w="4634" w:type="dxa"/>
          </w:tcPr>
          <w:p w14:paraId="11ECBD57" w14:textId="77777777" w:rsidR="003843EA" w:rsidRDefault="003843EA">
            <w:pPr>
              <w:rPr>
                <w:rFonts w:ascii="黑体"/>
                <w:b/>
                <w:bCs/>
                <w:sz w:val="44"/>
              </w:rPr>
            </w:pPr>
          </w:p>
        </w:tc>
      </w:tr>
      <w:tr w:rsidR="003843EA" w14:paraId="54A2A2B2" w14:textId="77777777">
        <w:tc>
          <w:tcPr>
            <w:tcW w:w="452" w:type="dxa"/>
            <w:tcBorders>
              <w:right w:val="single" w:sz="4" w:space="0" w:color="auto"/>
            </w:tcBorders>
            <w:vAlign w:val="center"/>
          </w:tcPr>
          <w:p w14:paraId="22234DD7" w14:textId="77777777" w:rsidR="003843EA" w:rsidRDefault="00A21561">
            <w:pPr>
              <w:jc w:val="center"/>
              <w:rPr>
                <w:rFonts w:ascii="黑体"/>
              </w:rPr>
            </w:pPr>
            <w:r>
              <w:rPr>
                <w:rFonts w:ascii="黑体"/>
              </w:rPr>
              <w:t>4</w:t>
            </w:r>
          </w:p>
        </w:tc>
        <w:tc>
          <w:tcPr>
            <w:tcW w:w="2344" w:type="dxa"/>
            <w:tcBorders>
              <w:left w:val="single" w:sz="4" w:space="0" w:color="auto"/>
              <w:right w:val="single" w:sz="4" w:space="0" w:color="auto"/>
            </w:tcBorders>
            <w:vAlign w:val="center"/>
          </w:tcPr>
          <w:p w14:paraId="3F6DE794" w14:textId="77777777" w:rsidR="003843EA" w:rsidRDefault="00A21561">
            <w:pPr>
              <w:jc w:val="center"/>
              <w:rPr>
                <w:rFonts w:ascii="黑体"/>
              </w:rPr>
            </w:pPr>
            <w:r>
              <w:rPr>
                <w:rFonts w:ascii="黑体" w:hint="eastAsia"/>
              </w:rPr>
              <w:t>字符输入最大长度</w:t>
            </w:r>
          </w:p>
        </w:tc>
        <w:tc>
          <w:tcPr>
            <w:tcW w:w="1092" w:type="dxa"/>
            <w:tcBorders>
              <w:left w:val="single" w:sz="4" w:space="0" w:color="auto"/>
            </w:tcBorders>
            <w:vAlign w:val="center"/>
          </w:tcPr>
          <w:p w14:paraId="7659F4A0" w14:textId="77777777" w:rsidR="003843EA" w:rsidRDefault="00A21561">
            <w:pPr>
              <w:jc w:val="center"/>
              <w:rPr>
                <w:rFonts w:ascii="黑体"/>
              </w:rPr>
            </w:pPr>
            <w:r>
              <w:rPr>
                <w:rFonts w:ascii="黑体"/>
              </w:rPr>
              <w:t>1</w:t>
            </w:r>
          </w:p>
        </w:tc>
        <w:tc>
          <w:tcPr>
            <w:tcW w:w="4634" w:type="dxa"/>
          </w:tcPr>
          <w:p w14:paraId="740A927C" w14:textId="77777777" w:rsidR="003843EA" w:rsidRDefault="003843EA">
            <w:pPr>
              <w:rPr>
                <w:rFonts w:ascii="黑体"/>
                <w:b/>
                <w:bCs/>
                <w:sz w:val="44"/>
              </w:rPr>
            </w:pPr>
          </w:p>
        </w:tc>
      </w:tr>
      <w:tr w:rsidR="003843EA" w14:paraId="33795F82" w14:textId="77777777">
        <w:tc>
          <w:tcPr>
            <w:tcW w:w="452" w:type="dxa"/>
            <w:tcBorders>
              <w:right w:val="single" w:sz="4" w:space="0" w:color="auto"/>
            </w:tcBorders>
            <w:vAlign w:val="center"/>
          </w:tcPr>
          <w:p w14:paraId="7E48660B" w14:textId="77777777" w:rsidR="003843EA" w:rsidRDefault="00A21561">
            <w:pPr>
              <w:jc w:val="center"/>
              <w:rPr>
                <w:rFonts w:ascii="黑体"/>
              </w:rPr>
            </w:pPr>
            <w:r>
              <w:rPr>
                <w:rFonts w:ascii="黑体"/>
              </w:rPr>
              <w:t>5</w:t>
            </w:r>
          </w:p>
        </w:tc>
        <w:tc>
          <w:tcPr>
            <w:tcW w:w="2344" w:type="dxa"/>
            <w:tcBorders>
              <w:left w:val="single" w:sz="4" w:space="0" w:color="auto"/>
              <w:right w:val="single" w:sz="4" w:space="0" w:color="auto"/>
            </w:tcBorders>
            <w:vAlign w:val="center"/>
          </w:tcPr>
          <w:p w14:paraId="3A7FBCF7" w14:textId="77777777" w:rsidR="003843EA" w:rsidRDefault="00A21561">
            <w:pPr>
              <w:jc w:val="center"/>
              <w:rPr>
                <w:rFonts w:ascii="黑体"/>
              </w:rPr>
            </w:pPr>
            <w:r>
              <w:rPr>
                <w:rFonts w:ascii="黑体" w:hint="eastAsia"/>
              </w:rPr>
              <w:t>首行显示内容格式</w:t>
            </w:r>
          </w:p>
        </w:tc>
        <w:tc>
          <w:tcPr>
            <w:tcW w:w="1092" w:type="dxa"/>
            <w:tcBorders>
              <w:left w:val="single" w:sz="4" w:space="0" w:color="auto"/>
            </w:tcBorders>
            <w:vAlign w:val="center"/>
          </w:tcPr>
          <w:p w14:paraId="51812B11" w14:textId="77777777" w:rsidR="003843EA" w:rsidRDefault="00A21561">
            <w:pPr>
              <w:jc w:val="center"/>
              <w:rPr>
                <w:rFonts w:ascii="黑体"/>
              </w:rPr>
            </w:pPr>
            <w:r>
              <w:rPr>
                <w:rFonts w:ascii="黑体"/>
              </w:rPr>
              <w:t>1</w:t>
            </w:r>
          </w:p>
        </w:tc>
        <w:tc>
          <w:tcPr>
            <w:tcW w:w="4634" w:type="dxa"/>
          </w:tcPr>
          <w:p w14:paraId="635E151F" w14:textId="77777777" w:rsidR="003843EA" w:rsidRDefault="00A21561">
            <w:pPr>
              <w:rPr>
                <w:rFonts w:ascii="黑体"/>
              </w:rPr>
            </w:pPr>
            <w:r>
              <w:rPr>
                <w:rFonts w:ascii="黑体" w:hint="eastAsia"/>
              </w:rPr>
              <w:t>正常显示</w:t>
            </w:r>
          </w:p>
          <w:p w14:paraId="2B5D4052" w14:textId="77777777" w:rsidR="003843EA" w:rsidRDefault="00A21561">
            <w:pPr>
              <w:rPr>
                <w:rFonts w:ascii="黑体"/>
              </w:rPr>
            </w:pPr>
            <w:r>
              <w:rPr>
                <w:rFonts w:ascii="黑体" w:hint="eastAsia"/>
              </w:rPr>
              <w:t>反显</w:t>
            </w:r>
          </w:p>
        </w:tc>
      </w:tr>
      <w:tr w:rsidR="003843EA" w14:paraId="345D0D34" w14:textId="77777777">
        <w:tc>
          <w:tcPr>
            <w:tcW w:w="452" w:type="dxa"/>
            <w:tcBorders>
              <w:right w:val="single" w:sz="4" w:space="0" w:color="auto"/>
            </w:tcBorders>
            <w:vAlign w:val="center"/>
          </w:tcPr>
          <w:p w14:paraId="5251D046" w14:textId="77777777" w:rsidR="003843EA" w:rsidRDefault="00A21561">
            <w:pPr>
              <w:jc w:val="center"/>
              <w:rPr>
                <w:rFonts w:ascii="黑体"/>
              </w:rPr>
            </w:pPr>
            <w:r>
              <w:rPr>
                <w:rFonts w:ascii="黑体"/>
              </w:rPr>
              <w:t>6</w:t>
            </w:r>
          </w:p>
        </w:tc>
        <w:tc>
          <w:tcPr>
            <w:tcW w:w="2344" w:type="dxa"/>
            <w:tcBorders>
              <w:left w:val="single" w:sz="4" w:space="0" w:color="auto"/>
              <w:right w:val="single" w:sz="4" w:space="0" w:color="auto"/>
            </w:tcBorders>
            <w:vAlign w:val="center"/>
          </w:tcPr>
          <w:p w14:paraId="27AFE34D" w14:textId="77777777" w:rsidR="003843EA" w:rsidRDefault="00A21561">
            <w:pPr>
              <w:jc w:val="center"/>
              <w:rPr>
                <w:rFonts w:ascii="黑体"/>
              </w:rPr>
            </w:pPr>
            <w:r>
              <w:rPr>
                <w:rFonts w:ascii="黑体" w:hint="eastAsia"/>
              </w:rPr>
              <w:t>首行显示内容</w:t>
            </w:r>
          </w:p>
        </w:tc>
        <w:tc>
          <w:tcPr>
            <w:tcW w:w="1092" w:type="dxa"/>
            <w:tcBorders>
              <w:left w:val="single" w:sz="4" w:space="0" w:color="auto"/>
            </w:tcBorders>
            <w:vAlign w:val="center"/>
          </w:tcPr>
          <w:p w14:paraId="21AFBA98" w14:textId="77777777" w:rsidR="003843EA" w:rsidRDefault="00A21561">
            <w:pPr>
              <w:jc w:val="center"/>
              <w:rPr>
                <w:rFonts w:ascii="黑体"/>
              </w:rPr>
            </w:pPr>
            <w:r>
              <w:rPr>
                <w:rFonts w:ascii="黑体"/>
              </w:rPr>
              <w:t>LL</w:t>
            </w:r>
            <w:r>
              <w:rPr>
                <w:rFonts w:ascii="黑体"/>
              </w:rPr>
              <w:t>…</w:t>
            </w:r>
            <w:r>
              <w:rPr>
                <w:rFonts w:ascii="黑体"/>
              </w:rPr>
              <w:t>20</w:t>
            </w:r>
          </w:p>
        </w:tc>
        <w:tc>
          <w:tcPr>
            <w:tcW w:w="4634" w:type="dxa"/>
          </w:tcPr>
          <w:p w14:paraId="6D9626D8" w14:textId="77777777" w:rsidR="003843EA" w:rsidRDefault="003843EA">
            <w:pPr>
              <w:rPr>
                <w:rFonts w:ascii="黑体"/>
                <w:b/>
                <w:bCs/>
                <w:sz w:val="44"/>
              </w:rPr>
            </w:pPr>
          </w:p>
        </w:tc>
      </w:tr>
      <w:tr w:rsidR="003843EA" w14:paraId="68BC9DAF" w14:textId="77777777">
        <w:tc>
          <w:tcPr>
            <w:tcW w:w="452" w:type="dxa"/>
            <w:tcBorders>
              <w:right w:val="single" w:sz="4" w:space="0" w:color="auto"/>
            </w:tcBorders>
            <w:vAlign w:val="center"/>
          </w:tcPr>
          <w:p w14:paraId="70D04A8C" w14:textId="77777777" w:rsidR="003843EA" w:rsidRDefault="00A21561">
            <w:pPr>
              <w:jc w:val="center"/>
              <w:rPr>
                <w:rFonts w:ascii="黑体"/>
              </w:rPr>
            </w:pPr>
            <w:r>
              <w:rPr>
                <w:rFonts w:ascii="黑体"/>
              </w:rPr>
              <w:t>7</w:t>
            </w:r>
          </w:p>
        </w:tc>
        <w:tc>
          <w:tcPr>
            <w:tcW w:w="2344" w:type="dxa"/>
            <w:tcBorders>
              <w:left w:val="single" w:sz="4" w:space="0" w:color="auto"/>
              <w:right w:val="single" w:sz="4" w:space="0" w:color="auto"/>
            </w:tcBorders>
            <w:vAlign w:val="center"/>
          </w:tcPr>
          <w:p w14:paraId="01C8C1B8" w14:textId="77777777" w:rsidR="003843EA" w:rsidRDefault="00A21561">
            <w:pPr>
              <w:jc w:val="center"/>
              <w:rPr>
                <w:rFonts w:ascii="黑体"/>
              </w:rPr>
            </w:pPr>
            <w:r>
              <w:rPr>
                <w:rFonts w:ascii="黑体" w:hint="eastAsia"/>
              </w:rPr>
              <w:t>其余显示内容</w:t>
            </w:r>
          </w:p>
        </w:tc>
        <w:tc>
          <w:tcPr>
            <w:tcW w:w="1092" w:type="dxa"/>
            <w:tcBorders>
              <w:left w:val="single" w:sz="4" w:space="0" w:color="auto"/>
            </w:tcBorders>
            <w:vAlign w:val="center"/>
          </w:tcPr>
          <w:p w14:paraId="0DBC4FD7" w14:textId="77777777" w:rsidR="003843EA" w:rsidRDefault="00A21561">
            <w:pPr>
              <w:jc w:val="center"/>
              <w:rPr>
                <w:rFonts w:ascii="黑体"/>
              </w:rPr>
            </w:pPr>
            <w:r>
              <w:rPr>
                <w:rFonts w:ascii="黑体"/>
              </w:rPr>
              <w:t>LL</w:t>
            </w:r>
            <w:r>
              <w:rPr>
                <w:rFonts w:ascii="黑体"/>
              </w:rPr>
              <w:t>…</w:t>
            </w:r>
            <w:r>
              <w:rPr>
                <w:rFonts w:ascii="黑体"/>
              </w:rPr>
              <w:t>512</w:t>
            </w:r>
          </w:p>
        </w:tc>
        <w:tc>
          <w:tcPr>
            <w:tcW w:w="4634" w:type="dxa"/>
          </w:tcPr>
          <w:p w14:paraId="0C4FB417" w14:textId="77777777" w:rsidR="003843EA" w:rsidRDefault="003843EA">
            <w:pPr>
              <w:rPr>
                <w:rFonts w:ascii="黑体"/>
                <w:b/>
                <w:bCs/>
                <w:sz w:val="44"/>
              </w:rPr>
            </w:pPr>
          </w:p>
        </w:tc>
      </w:tr>
      <w:tr w:rsidR="003843EA" w14:paraId="7EC13D66" w14:textId="77777777">
        <w:tc>
          <w:tcPr>
            <w:tcW w:w="452" w:type="dxa"/>
            <w:tcBorders>
              <w:right w:val="single" w:sz="4" w:space="0" w:color="auto"/>
            </w:tcBorders>
            <w:vAlign w:val="center"/>
          </w:tcPr>
          <w:p w14:paraId="26FA3FC8" w14:textId="77777777" w:rsidR="003843EA" w:rsidRDefault="00A21561">
            <w:pPr>
              <w:jc w:val="center"/>
              <w:rPr>
                <w:rFonts w:ascii="黑体"/>
              </w:rPr>
            </w:pPr>
            <w:r>
              <w:rPr>
                <w:rFonts w:ascii="黑体"/>
              </w:rPr>
              <w:t>8</w:t>
            </w:r>
          </w:p>
        </w:tc>
        <w:tc>
          <w:tcPr>
            <w:tcW w:w="2344" w:type="dxa"/>
            <w:tcBorders>
              <w:left w:val="single" w:sz="4" w:space="0" w:color="auto"/>
              <w:right w:val="single" w:sz="4" w:space="0" w:color="auto"/>
            </w:tcBorders>
            <w:vAlign w:val="center"/>
          </w:tcPr>
          <w:p w14:paraId="696DA323" w14:textId="77777777" w:rsidR="003843EA" w:rsidRDefault="00A21561">
            <w:pPr>
              <w:jc w:val="center"/>
              <w:rPr>
                <w:rFonts w:ascii="黑体"/>
              </w:rPr>
            </w:pPr>
            <w:r>
              <w:rPr>
                <w:rFonts w:ascii="黑体" w:hint="eastAsia"/>
              </w:rPr>
              <w:t>设备内部保存的标签值（TLV中的Tag）</w:t>
            </w:r>
          </w:p>
        </w:tc>
        <w:tc>
          <w:tcPr>
            <w:tcW w:w="1092" w:type="dxa"/>
            <w:tcBorders>
              <w:left w:val="single" w:sz="4" w:space="0" w:color="auto"/>
            </w:tcBorders>
            <w:vAlign w:val="center"/>
          </w:tcPr>
          <w:p w14:paraId="2E185A7F" w14:textId="77777777" w:rsidR="003843EA" w:rsidRDefault="00A21561">
            <w:pPr>
              <w:jc w:val="center"/>
              <w:rPr>
                <w:rFonts w:ascii="黑体"/>
              </w:rPr>
            </w:pPr>
            <w:r>
              <w:rPr>
                <w:rFonts w:ascii="黑体"/>
              </w:rPr>
              <w:t>LL..3</w:t>
            </w:r>
          </w:p>
        </w:tc>
        <w:tc>
          <w:tcPr>
            <w:tcW w:w="4634" w:type="dxa"/>
          </w:tcPr>
          <w:p w14:paraId="77547960" w14:textId="77777777" w:rsidR="003843EA" w:rsidRDefault="00A21561">
            <w:pPr>
              <w:rPr>
                <w:rFonts w:ascii="黑体"/>
              </w:rPr>
            </w:pPr>
            <w:r>
              <w:rPr>
                <w:rFonts w:ascii="黑体" w:hint="eastAsia"/>
              </w:rPr>
              <w:t>指定的Tag为需要在POS内保存的标签对象，POS内应当为该将输入内容保存在该标签上供其他指令在内部使用，如计算MAC时有外部指定参与MAC的内容从该标签获取</w:t>
            </w:r>
          </w:p>
        </w:tc>
      </w:tr>
    </w:tbl>
    <w:p w14:paraId="565D770D" w14:textId="77777777" w:rsidR="003843EA" w:rsidRDefault="003843EA">
      <w:pPr>
        <w:spacing w:line="360" w:lineRule="auto"/>
        <w:ind w:firstLineChars="199" w:firstLine="478"/>
        <w:rPr>
          <w:rFonts w:ascii="黑体"/>
          <w:sz w:val="24"/>
        </w:rPr>
      </w:pPr>
    </w:p>
    <w:p w14:paraId="5AAD1772" w14:textId="77777777" w:rsidR="003843EA" w:rsidRDefault="00A21561">
      <w:pPr>
        <w:pStyle w:val="MyText"/>
        <w:numPr>
          <w:ilvl w:val="0"/>
          <w:numId w:val="4"/>
        </w:numPr>
        <w:spacing w:line="276" w:lineRule="auto"/>
      </w:pPr>
      <w:r>
        <w:rPr>
          <w:rFonts w:hint="eastAsia"/>
        </w:rPr>
        <w:t>响应报文：</w:t>
      </w:r>
    </w:p>
    <w:p w14:paraId="3D695591" w14:textId="77777777" w:rsidR="003843EA" w:rsidRDefault="00A21561">
      <w:pPr>
        <w:pStyle w:val="MyText"/>
        <w:spacing w:line="276" w:lineRule="auto"/>
        <w:ind w:left="1680"/>
      </w:pPr>
      <w:r>
        <w:rPr>
          <w:rFonts w:hint="eastAsia"/>
        </w:rPr>
        <w:t>数据</w:t>
      </w:r>
    </w:p>
    <w:tbl>
      <w:tblPr>
        <w:tblW w:w="8522" w:type="dxa"/>
        <w:tblInd w:w="157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37DCF471" w14:textId="77777777">
        <w:tc>
          <w:tcPr>
            <w:tcW w:w="452" w:type="dxa"/>
            <w:tcBorders>
              <w:right w:val="single" w:sz="4" w:space="0" w:color="auto"/>
            </w:tcBorders>
            <w:shd w:val="clear" w:color="auto" w:fill="E6E6E6"/>
          </w:tcPr>
          <w:p w14:paraId="0D047DC3" w14:textId="77777777" w:rsidR="003843EA" w:rsidRDefault="00A21561">
            <w:pPr>
              <w:jc w:val="center"/>
              <w:rPr>
                <w:rFonts w:ascii="黑体"/>
                <w:b/>
              </w:rPr>
            </w:pPr>
            <w:r>
              <w:rPr>
                <w:rFonts w:ascii="黑体"/>
                <w:b/>
              </w:rPr>
              <w:t>ID</w:t>
            </w:r>
          </w:p>
        </w:tc>
        <w:tc>
          <w:tcPr>
            <w:tcW w:w="2344" w:type="dxa"/>
            <w:tcBorders>
              <w:left w:val="single" w:sz="4" w:space="0" w:color="auto"/>
              <w:right w:val="single" w:sz="4" w:space="0" w:color="auto"/>
            </w:tcBorders>
            <w:shd w:val="clear" w:color="auto" w:fill="E6E6E6"/>
          </w:tcPr>
          <w:p w14:paraId="00594C67" w14:textId="77777777" w:rsidR="003843EA" w:rsidRDefault="00A21561">
            <w:pPr>
              <w:jc w:val="center"/>
              <w:rPr>
                <w:rFonts w:ascii="黑体"/>
                <w:b/>
              </w:rPr>
            </w:pPr>
            <w:r>
              <w:rPr>
                <w:rFonts w:ascii="黑体" w:hint="eastAsia"/>
                <w:b/>
                <w:szCs w:val="21"/>
              </w:rPr>
              <w:t>数据域</w:t>
            </w:r>
          </w:p>
        </w:tc>
        <w:tc>
          <w:tcPr>
            <w:tcW w:w="1092" w:type="dxa"/>
            <w:tcBorders>
              <w:left w:val="single" w:sz="4" w:space="0" w:color="auto"/>
            </w:tcBorders>
            <w:shd w:val="clear" w:color="auto" w:fill="E6E6E6"/>
          </w:tcPr>
          <w:p w14:paraId="7CD4C57C" w14:textId="77777777" w:rsidR="003843EA" w:rsidRDefault="00A21561">
            <w:pPr>
              <w:jc w:val="center"/>
              <w:rPr>
                <w:rFonts w:ascii="黑体"/>
                <w:b/>
              </w:rPr>
            </w:pPr>
            <w:r>
              <w:rPr>
                <w:rFonts w:ascii="黑体" w:hint="eastAsia"/>
                <w:b/>
              </w:rPr>
              <w:t>长度</w:t>
            </w:r>
          </w:p>
        </w:tc>
        <w:tc>
          <w:tcPr>
            <w:tcW w:w="4634" w:type="dxa"/>
            <w:shd w:val="clear" w:color="auto" w:fill="E6E6E6"/>
          </w:tcPr>
          <w:p w14:paraId="09A91D7D" w14:textId="77777777" w:rsidR="003843EA" w:rsidRDefault="00A21561">
            <w:pPr>
              <w:ind w:firstLine="420"/>
              <w:jc w:val="center"/>
              <w:rPr>
                <w:rFonts w:ascii="黑体"/>
                <w:b/>
              </w:rPr>
            </w:pPr>
            <w:r>
              <w:rPr>
                <w:rFonts w:ascii="黑体" w:hint="eastAsia"/>
                <w:b/>
              </w:rPr>
              <w:t>备注</w:t>
            </w:r>
          </w:p>
        </w:tc>
      </w:tr>
      <w:tr w:rsidR="003843EA" w14:paraId="3907062E" w14:textId="77777777">
        <w:tc>
          <w:tcPr>
            <w:tcW w:w="452" w:type="dxa"/>
            <w:tcBorders>
              <w:right w:val="single" w:sz="4" w:space="0" w:color="auto"/>
            </w:tcBorders>
            <w:vAlign w:val="center"/>
          </w:tcPr>
          <w:p w14:paraId="329A5716" w14:textId="77777777" w:rsidR="003843EA" w:rsidRDefault="00A21561">
            <w:pPr>
              <w:jc w:val="center"/>
              <w:rPr>
                <w:rFonts w:ascii="黑体"/>
              </w:rPr>
            </w:pPr>
            <w:r>
              <w:rPr>
                <w:rFonts w:ascii="黑体"/>
              </w:rPr>
              <w:t>1</w:t>
            </w:r>
          </w:p>
        </w:tc>
        <w:tc>
          <w:tcPr>
            <w:tcW w:w="2344" w:type="dxa"/>
            <w:tcBorders>
              <w:left w:val="single" w:sz="4" w:space="0" w:color="auto"/>
              <w:right w:val="single" w:sz="4" w:space="0" w:color="auto"/>
            </w:tcBorders>
            <w:vAlign w:val="center"/>
          </w:tcPr>
          <w:p w14:paraId="660BBE22" w14:textId="77777777" w:rsidR="003843EA" w:rsidRDefault="00A21561">
            <w:pPr>
              <w:jc w:val="center"/>
              <w:rPr>
                <w:rFonts w:ascii="黑体"/>
              </w:rPr>
            </w:pPr>
            <w:r>
              <w:rPr>
                <w:rFonts w:ascii="黑体" w:hint="eastAsia"/>
              </w:rPr>
              <w:t>返回的功能键</w:t>
            </w:r>
          </w:p>
        </w:tc>
        <w:tc>
          <w:tcPr>
            <w:tcW w:w="1092" w:type="dxa"/>
            <w:tcBorders>
              <w:left w:val="single" w:sz="4" w:space="0" w:color="auto"/>
            </w:tcBorders>
            <w:vAlign w:val="center"/>
          </w:tcPr>
          <w:p w14:paraId="6B8A01B4" w14:textId="77777777" w:rsidR="003843EA" w:rsidRDefault="00A21561">
            <w:pPr>
              <w:jc w:val="center"/>
              <w:rPr>
                <w:rFonts w:ascii="黑体"/>
              </w:rPr>
            </w:pPr>
            <w:r>
              <w:rPr>
                <w:rFonts w:ascii="黑体"/>
              </w:rPr>
              <w:t>1</w:t>
            </w:r>
          </w:p>
        </w:tc>
        <w:tc>
          <w:tcPr>
            <w:tcW w:w="4634" w:type="dxa"/>
          </w:tcPr>
          <w:p w14:paraId="2870510D" w14:textId="77777777" w:rsidR="003843EA" w:rsidRDefault="00A21561">
            <w:pPr>
              <w:rPr>
                <w:rFonts w:ascii="黑体"/>
              </w:rPr>
            </w:pPr>
            <w:r>
              <w:rPr>
                <w:rFonts w:ascii="黑体" w:hint="eastAsia"/>
              </w:rPr>
              <w:t>0表示按确认键</w:t>
            </w:r>
          </w:p>
          <w:p w14:paraId="77E22088" w14:textId="77777777" w:rsidR="003843EA" w:rsidRDefault="00A21561">
            <w:pPr>
              <w:rPr>
                <w:rFonts w:ascii="黑体"/>
              </w:rPr>
            </w:pPr>
            <w:r>
              <w:rPr>
                <w:rFonts w:ascii="黑体" w:hint="eastAsia"/>
              </w:rPr>
              <w:t>6表示按取消键</w:t>
            </w:r>
          </w:p>
        </w:tc>
      </w:tr>
      <w:tr w:rsidR="003843EA" w14:paraId="426CF3B8" w14:textId="77777777">
        <w:tc>
          <w:tcPr>
            <w:tcW w:w="452" w:type="dxa"/>
            <w:tcBorders>
              <w:right w:val="single" w:sz="4" w:space="0" w:color="auto"/>
            </w:tcBorders>
            <w:vAlign w:val="center"/>
          </w:tcPr>
          <w:p w14:paraId="5D84E774" w14:textId="77777777" w:rsidR="003843EA" w:rsidRDefault="00A21561">
            <w:pPr>
              <w:jc w:val="center"/>
              <w:rPr>
                <w:rFonts w:ascii="黑体"/>
              </w:rPr>
            </w:pPr>
            <w:r>
              <w:rPr>
                <w:rFonts w:ascii="黑体"/>
              </w:rPr>
              <w:t>2</w:t>
            </w:r>
          </w:p>
        </w:tc>
        <w:tc>
          <w:tcPr>
            <w:tcW w:w="2344" w:type="dxa"/>
            <w:tcBorders>
              <w:left w:val="single" w:sz="4" w:space="0" w:color="auto"/>
              <w:right w:val="single" w:sz="4" w:space="0" w:color="auto"/>
            </w:tcBorders>
            <w:vAlign w:val="center"/>
          </w:tcPr>
          <w:p w14:paraId="4EB037B0" w14:textId="77777777" w:rsidR="003843EA" w:rsidRDefault="00A21561">
            <w:pPr>
              <w:jc w:val="center"/>
              <w:rPr>
                <w:rFonts w:ascii="黑体"/>
              </w:rPr>
            </w:pPr>
            <w:r>
              <w:rPr>
                <w:rFonts w:ascii="黑体" w:hint="eastAsia"/>
              </w:rPr>
              <w:t>字符内容</w:t>
            </w:r>
          </w:p>
        </w:tc>
        <w:tc>
          <w:tcPr>
            <w:tcW w:w="1092" w:type="dxa"/>
            <w:tcBorders>
              <w:left w:val="single" w:sz="4" w:space="0" w:color="auto"/>
            </w:tcBorders>
            <w:vAlign w:val="center"/>
          </w:tcPr>
          <w:p w14:paraId="59554004" w14:textId="77777777" w:rsidR="003843EA" w:rsidRDefault="00A21561">
            <w:pPr>
              <w:jc w:val="center"/>
              <w:rPr>
                <w:rFonts w:ascii="黑体"/>
              </w:rPr>
            </w:pPr>
            <w:r>
              <w:rPr>
                <w:rFonts w:ascii="黑体"/>
              </w:rPr>
              <w:t>LL</w:t>
            </w:r>
            <w:r>
              <w:rPr>
                <w:rFonts w:ascii="黑体"/>
              </w:rPr>
              <w:t>…</w:t>
            </w:r>
            <w:r>
              <w:rPr>
                <w:rFonts w:ascii="黑体"/>
              </w:rPr>
              <w:t>512</w:t>
            </w:r>
          </w:p>
        </w:tc>
        <w:tc>
          <w:tcPr>
            <w:tcW w:w="4634" w:type="dxa"/>
          </w:tcPr>
          <w:p w14:paraId="3685B491" w14:textId="77777777" w:rsidR="003843EA" w:rsidRDefault="003843EA">
            <w:pPr>
              <w:rPr>
                <w:rFonts w:ascii="黑体"/>
                <w:b/>
                <w:bCs/>
                <w:sz w:val="44"/>
              </w:rPr>
            </w:pPr>
          </w:p>
        </w:tc>
      </w:tr>
      <w:tr w:rsidR="003843EA" w14:paraId="36E63D45" w14:textId="77777777">
        <w:trPr>
          <w:trHeight w:val="156"/>
        </w:trPr>
        <w:tc>
          <w:tcPr>
            <w:tcW w:w="452" w:type="dxa"/>
            <w:tcBorders>
              <w:right w:val="single" w:sz="4" w:space="0" w:color="auto"/>
            </w:tcBorders>
            <w:vAlign w:val="center"/>
          </w:tcPr>
          <w:p w14:paraId="68CEB9E6" w14:textId="77777777" w:rsidR="003843EA" w:rsidRDefault="00A21561">
            <w:pPr>
              <w:jc w:val="center"/>
              <w:rPr>
                <w:rFonts w:ascii="黑体"/>
              </w:rPr>
            </w:pPr>
            <w:r>
              <w:rPr>
                <w:rFonts w:ascii="黑体"/>
              </w:rPr>
              <w:t>3</w:t>
            </w:r>
          </w:p>
        </w:tc>
        <w:tc>
          <w:tcPr>
            <w:tcW w:w="2344" w:type="dxa"/>
            <w:tcBorders>
              <w:left w:val="single" w:sz="4" w:space="0" w:color="auto"/>
              <w:right w:val="single" w:sz="4" w:space="0" w:color="auto"/>
            </w:tcBorders>
            <w:vAlign w:val="center"/>
          </w:tcPr>
          <w:p w14:paraId="5DBEA783" w14:textId="77777777" w:rsidR="003843EA" w:rsidRDefault="003843EA">
            <w:pPr>
              <w:jc w:val="center"/>
              <w:rPr>
                <w:rFonts w:ascii="黑体"/>
                <w:b/>
                <w:bCs/>
                <w:sz w:val="44"/>
              </w:rPr>
            </w:pPr>
          </w:p>
        </w:tc>
        <w:tc>
          <w:tcPr>
            <w:tcW w:w="1092" w:type="dxa"/>
            <w:tcBorders>
              <w:left w:val="single" w:sz="4" w:space="0" w:color="auto"/>
            </w:tcBorders>
            <w:vAlign w:val="center"/>
          </w:tcPr>
          <w:p w14:paraId="762D2933" w14:textId="77777777" w:rsidR="003843EA" w:rsidRDefault="003843EA">
            <w:pPr>
              <w:jc w:val="center"/>
              <w:rPr>
                <w:rFonts w:ascii="黑体"/>
                <w:b/>
                <w:bCs/>
                <w:sz w:val="44"/>
              </w:rPr>
            </w:pPr>
          </w:p>
        </w:tc>
        <w:tc>
          <w:tcPr>
            <w:tcW w:w="4634" w:type="dxa"/>
          </w:tcPr>
          <w:p w14:paraId="3D9276D9" w14:textId="77777777" w:rsidR="003843EA" w:rsidRDefault="003843EA">
            <w:pPr>
              <w:rPr>
                <w:rFonts w:ascii="黑体"/>
                <w:b/>
                <w:bCs/>
                <w:sz w:val="44"/>
              </w:rPr>
            </w:pPr>
          </w:p>
        </w:tc>
      </w:tr>
    </w:tbl>
    <w:p w14:paraId="39C9631F" w14:textId="77777777" w:rsidR="003843EA" w:rsidRDefault="003843EA">
      <w:pPr>
        <w:spacing w:line="360" w:lineRule="auto"/>
        <w:rPr>
          <w:rFonts w:ascii="黑体"/>
          <w:sz w:val="24"/>
        </w:rPr>
      </w:pPr>
    </w:p>
    <w:p w14:paraId="7DEC7B0B" w14:textId="77777777" w:rsidR="003843EA" w:rsidRDefault="00A21561">
      <w:pPr>
        <w:pStyle w:val="MyText"/>
        <w:numPr>
          <w:ilvl w:val="0"/>
          <w:numId w:val="4"/>
        </w:numPr>
        <w:spacing w:line="276" w:lineRule="auto"/>
      </w:pPr>
      <w:r>
        <w:rPr>
          <w:rFonts w:hint="eastAsia"/>
        </w:rPr>
        <w:t>响应报文：</w:t>
      </w:r>
    </w:p>
    <w:p w14:paraId="74394C94" w14:textId="77777777" w:rsidR="003843EA" w:rsidRDefault="00A21561">
      <w:pPr>
        <w:pStyle w:val="MyDoc11"/>
      </w:pPr>
      <w:bookmarkStart w:id="432" w:name="_Toc20307"/>
      <w:bookmarkStart w:id="433" w:name="_Toc8531"/>
      <w:bookmarkStart w:id="434" w:name="_Toc7453"/>
      <w:bookmarkStart w:id="435" w:name="_Toc8864"/>
      <w:bookmarkStart w:id="436" w:name="_Toc453057383"/>
      <w:r>
        <w:rPr>
          <w:rFonts w:hint="eastAsia"/>
        </w:rPr>
        <w:t>磁条卡类</w:t>
      </w:r>
      <w:bookmarkEnd w:id="432"/>
      <w:bookmarkEnd w:id="433"/>
      <w:bookmarkEnd w:id="434"/>
      <w:bookmarkEnd w:id="435"/>
      <w:bookmarkEnd w:id="436"/>
    </w:p>
    <w:p w14:paraId="553BC612" w14:textId="77777777" w:rsidR="003843EA" w:rsidRDefault="00A21561">
      <w:pPr>
        <w:pStyle w:val="MyDoc111New"/>
      </w:pPr>
      <w:bookmarkStart w:id="437" w:name="_Toc3697"/>
      <w:bookmarkStart w:id="438" w:name="_Toc453057384"/>
      <w:bookmarkStart w:id="439" w:name="_Toc22139"/>
      <w:bookmarkStart w:id="440" w:name="_Toc7049"/>
      <w:bookmarkStart w:id="441" w:name="_Toc11614"/>
      <w:r>
        <w:rPr>
          <w:rFonts w:hint="eastAsia"/>
        </w:rPr>
        <w:lastRenderedPageBreak/>
        <w:t>开启读卡器</w:t>
      </w:r>
      <w:bookmarkEnd w:id="437"/>
      <w:bookmarkEnd w:id="438"/>
      <w:bookmarkEnd w:id="439"/>
      <w:bookmarkEnd w:id="440"/>
      <w:bookmarkEnd w:id="441"/>
      <w:ins w:id="442" w:author="Administrator" w:date="2018-04-27T11:01:00Z">
        <w:r>
          <w:t>0xD1 0x01</w:t>
        </w:r>
      </w:ins>
    </w:p>
    <w:p w14:paraId="712A8790" w14:textId="77777777" w:rsidR="003843EA" w:rsidRDefault="00A21561">
      <w:pPr>
        <w:pStyle w:val="MyText"/>
        <w:spacing w:line="276" w:lineRule="auto"/>
        <w:ind w:firstLine="409"/>
      </w:pPr>
      <w:r>
        <w:rPr>
          <w:rFonts w:hint="eastAsia"/>
        </w:rPr>
        <w:t>指令：</w:t>
      </w:r>
      <w:r>
        <w:t>0xD1 0x01</w:t>
      </w:r>
    </w:p>
    <w:p w14:paraId="079F9627" w14:textId="77777777" w:rsidR="003843EA" w:rsidRDefault="00A21561">
      <w:pPr>
        <w:pStyle w:val="MyText"/>
        <w:spacing w:line="276" w:lineRule="auto"/>
      </w:pPr>
      <w:r>
        <w:tab/>
      </w:r>
      <w:r>
        <w:rPr>
          <w:rFonts w:hint="eastAsia"/>
        </w:rPr>
        <w:t>描述：该命令用于打开磁头，允许POS</w:t>
      </w:r>
      <w:r>
        <w:t>读取磁条卡信息</w:t>
      </w:r>
      <w:r>
        <w:rPr>
          <w:rFonts w:hint="eastAsia"/>
        </w:rPr>
        <w:t>、判断是否插入</w:t>
      </w:r>
      <w:r>
        <w:t>IC卡</w:t>
      </w:r>
      <w:r>
        <w:rPr>
          <w:rFonts w:hint="eastAsia"/>
        </w:rPr>
        <w:t>或非接卡。</w:t>
      </w:r>
    </w:p>
    <w:p w14:paraId="10500CF2" w14:textId="77777777" w:rsidR="003843EA" w:rsidRDefault="00A21561">
      <w:pPr>
        <w:pStyle w:val="MyText"/>
        <w:numPr>
          <w:ilvl w:val="0"/>
          <w:numId w:val="4"/>
        </w:numPr>
        <w:spacing w:line="276" w:lineRule="auto"/>
      </w:pPr>
      <w:r>
        <w:rPr>
          <w:rFonts w:hint="eastAsia"/>
        </w:rPr>
        <w:t>请求报文</w:t>
      </w:r>
    </w:p>
    <w:p w14:paraId="6A0D4AEC" w14:textId="77777777" w:rsidR="003843EA" w:rsidRDefault="00A21561">
      <w:pPr>
        <w:pStyle w:val="MyText"/>
        <w:spacing w:line="276" w:lineRule="auto"/>
        <w:ind w:left="1680"/>
      </w:pPr>
      <w:r>
        <w:rPr>
          <w:rFonts w:hint="eastAsia"/>
        </w:rPr>
        <w:t>数据：</w:t>
      </w:r>
    </w:p>
    <w:tbl>
      <w:tblPr>
        <w:tblW w:w="8287" w:type="dxa"/>
        <w:tblInd w:w="1809" w:type="dxa"/>
        <w:tblLayout w:type="fixed"/>
        <w:tblLook w:val="04A0" w:firstRow="1" w:lastRow="0" w:firstColumn="1" w:lastColumn="0" w:noHBand="0" w:noVBand="1"/>
      </w:tblPr>
      <w:tblGrid>
        <w:gridCol w:w="567"/>
        <w:gridCol w:w="2268"/>
        <w:gridCol w:w="1134"/>
        <w:gridCol w:w="4318"/>
      </w:tblGrid>
      <w:tr w:rsidR="003843EA" w14:paraId="71C6F006"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1B00239E"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268" w:type="dxa"/>
            <w:tcBorders>
              <w:top w:val="single" w:sz="6" w:space="0" w:color="000000"/>
              <w:left w:val="nil"/>
              <w:bottom w:val="single" w:sz="6" w:space="0" w:color="000000"/>
              <w:right w:val="single" w:sz="4" w:space="0" w:color="000000"/>
            </w:tcBorders>
            <w:shd w:val="clear" w:color="auto" w:fill="E6E6E6"/>
          </w:tcPr>
          <w:p w14:paraId="6F631CBE"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数据域</w:t>
            </w:r>
          </w:p>
        </w:tc>
        <w:tc>
          <w:tcPr>
            <w:tcW w:w="1134" w:type="dxa"/>
            <w:tcBorders>
              <w:top w:val="single" w:sz="6" w:space="0" w:color="000000"/>
              <w:left w:val="nil"/>
              <w:bottom w:val="single" w:sz="6" w:space="0" w:color="000000"/>
              <w:right w:val="single" w:sz="6" w:space="0" w:color="000000"/>
            </w:tcBorders>
            <w:shd w:val="clear" w:color="auto" w:fill="E6E6E6"/>
          </w:tcPr>
          <w:p w14:paraId="485295A4"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长度</w:t>
            </w:r>
          </w:p>
        </w:tc>
        <w:tc>
          <w:tcPr>
            <w:tcW w:w="4318" w:type="dxa"/>
            <w:tcBorders>
              <w:top w:val="single" w:sz="6" w:space="0" w:color="000000"/>
              <w:left w:val="nil"/>
              <w:bottom w:val="single" w:sz="6" w:space="0" w:color="000000"/>
              <w:right w:val="single" w:sz="6" w:space="0" w:color="000000"/>
            </w:tcBorders>
            <w:shd w:val="clear" w:color="auto" w:fill="E6E6E6"/>
          </w:tcPr>
          <w:p w14:paraId="23438EB8" w14:textId="77777777" w:rsidR="003843EA" w:rsidRDefault="00A21561">
            <w:pPr>
              <w:widowControl/>
              <w:spacing w:line="276" w:lineRule="auto"/>
              <w:ind w:firstLine="420"/>
              <w:jc w:val="center"/>
              <w:rPr>
                <w:rFonts w:ascii="黑体"/>
                <w:b/>
                <w:bCs/>
                <w:kern w:val="0"/>
                <w:szCs w:val="21"/>
              </w:rPr>
            </w:pPr>
            <w:r>
              <w:rPr>
                <w:rFonts w:ascii="黑体" w:hAnsi="宋体" w:hint="eastAsia"/>
                <w:b/>
                <w:bCs/>
                <w:kern w:val="0"/>
                <w:szCs w:val="21"/>
              </w:rPr>
              <w:t>备注</w:t>
            </w:r>
          </w:p>
        </w:tc>
      </w:tr>
      <w:tr w:rsidR="003843EA" w14:paraId="176D9BE3"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77F30572" w14:textId="77777777" w:rsidR="003843EA" w:rsidRDefault="00A21561">
            <w:pPr>
              <w:widowControl/>
              <w:spacing w:line="276" w:lineRule="auto"/>
              <w:jc w:val="center"/>
              <w:rPr>
                <w:rFonts w:ascii="黑体"/>
                <w:kern w:val="0"/>
                <w:szCs w:val="21"/>
              </w:rPr>
            </w:pPr>
            <w:r>
              <w:rPr>
                <w:rFonts w:ascii="黑体" w:hAnsi="新宋体"/>
                <w:kern w:val="0"/>
                <w:szCs w:val="21"/>
              </w:rPr>
              <w:t>1</w:t>
            </w:r>
          </w:p>
        </w:tc>
        <w:tc>
          <w:tcPr>
            <w:tcW w:w="2268" w:type="dxa"/>
            <w:tcBorders>
              <w:top w:val="single" w:sz="6" w:space="0" w:color="000000"/>
              <w:left w:val="nil"/>
              <w:bottom w:val="single" w:sz="6" w:space="0" w:color="000000"/>
              <w:right w:val="single" w:sz="4" w:space="0" w:color="000000"/>
            </w:tcBorders>
            <w:vAlign w:val="center"/>
          </w:tcPr>
          <w:p w14:paraId="4124DC94" w14:textId="77777777" w:rsidR="003843EA" w:rsidRDefault="00A21561">
            <w:pPr>
              <w:pStyle w:val="p0"/>
              <w:jc w:val="center"/>
              <w:rPr>
                <w:rFonts w:ascii="黑体" w:eastAsia="黑体"/>
              </w:rPr>
            </w:pPr>
            <w:r>
              <w:rPr>
                <w:rFonts w:ascii="黑体" w:eastAsia="黑体" w:hAnsi="新宋体" w:hint="eastAsia"/>
              </w:rPr>
              <w:t>读卡模式</w:t>
            </w:r>
          </w:p>
        </w:tc>
        <w:tc>
          <w:tcPr>
            <w:tcW w:w="1134" w:type="dxa"/>
            <w:tcBorders>
              <w:top w:val="single" w:sz="6" w:space="0" w:color="000000"/>
              <w:left w:val="nil"/>
              <w:bottom w:val="single" w:sz="6" w:space="0" w:color="000000"/>
              <w:right w:val="single" w:sz="6" w:space="0" w:color="000000"/>
            </w:tcBorders>
            <w:vAlign w:val="center"/>
          </w:tcPr>
          <w:p w14:paraId="3E2EDE7A" w14:textId="77777777" w:rsidR="003843EA" w:rsidRDefault="00A21561">
            <w:pPr>
              <w:pStyle w:val="p0"/>
              <w:jc w:val="center"/>
              <w:rPr>
                <w:rFonts w:ascii="黑体" w:eastAsia="黑体"/>
              </w:rPr>
            </w:pPr>
            <w:r>
              <w:rPr>
                <w:rFonts w:ascii="黑体" w:eastAsia="黑体"/>
              </w:rPr>
              <w:t>1</w:t>
            </w:r>
          </w:p>
        </w:tc>
        <w:tc>
          <w:tcPr>
            <w:tcW w:w="4318" w:type="dxa"/>
            <w:tcBorders>
              <w:top w:val="single" w:sz="6" w:space="0" w:color="000000"/>
              <w:left w:val="nil"/>
              <w:bottom w:val="single" w:sz="6" w:space="0" w:color="000000"/>
              <w:right w:val="single" w:sz="6" w:space="0" w:color="000000"/>
            </w:tcBorders>
          </w:tcPr>
          <w:p w14:paraId="2719B774" w14:textId="77777777" w:rsidR="003843EA" w:rsidRDefault="00A21561">
            <w:pPr>
              <w:pStyle w:val="p0"/>
              <w:rPr>
                <w:rFonts w:ascii="黑体" w:eastAsia="黑体"/>
              </w:rPr>
            </w:pPr>
            <w:r>
              <w:rPr>
                <w:rFonts w:ascii="黑体" w:eastAsia="黑体"/>
              </w:rPr>
              <w:t>0x01</w:t>
            </w:r>
            <w:r>
              <w:rPr>
                <w:rFonts w:ascii="黑体" w:eastAsia="黑体" w:hAnsi="新宋体" w:hint="eastAsia"/>
              </w:rPr>
              <w:t>读取磁道信息</w:t>
            </w:r>
          </w:p>
          <w:p w14:paraId="209F9B69" w14:textId="77777777" w:rsidR="003843EA" w:rsidRDefault="00A21561">
            <w:pPr>
              <w:pStyle w:val="p0"/>
              <w:rPr>
                <w:rFonts w:ascii="黑体" w:eastAsia="黑体" w:hAnsi="新宋体"/>
              </w:rPr>
            </w:pPr>
            <w:r>
              <w:rPr>
                <w:rFonts w:ascii="黑体" w:eastAsia="黑体" w:hAnsi="新宋体"/>
              </w:rPr>
              <w:t>0x02检查是否有</w:t>
            </w:r>
            <w:r>
              <w:rPr>
                <w:rFonts w:ascii="黑体" w:eastAsia="黑体"/>
              </w:rPr>
              <w:t>IC</w:t>
            </w:r>
            <w:r>
              <w:rPr>
                <w:rFonts w:ascii="黑体" w:eastAsia="黑体" w:hAnsi="新宋体" w:hint="eastAsia"/>
              </w:rPr>
              <w:t>卡插入</w:t>
            </w:r>
          </w:p>
          <w:p w14:paraId="2619BC73" w14:textId="77777777" w:rsidR="003843EA" w:rsidRDefault="00A21561">
            <w:pPr>
              <w:pStyle w:val="p0"/>
              <w:rPr>
                <w:rFonts w:ascii="黑体" w:eastAsia="黑体" w:hAnsi="新宋体"/>
              </w:rPr>
            </w:pPr>
            <w:r>
              <w:rPr>
                <w:rFonts w:ascii="黑体" w:eastAsia="黑体" w:hAnsi="新宋体"/>
              </w:rPr>
              <w:t>0x04检查是否有非接卡片放置</w:t>
            </w:r>
          </w:p>
          <w:p w14:paraId="445F4F2F" w14:textId="77777777" w:rsidR="003843EA" w:rsidRDefault="003843EA">
            <w:pPr>
              <w:pStyle w:val="p0"/>
              <w:rPr>
                <w:rFonts w:ascii="黑体" w:eastAsia="黑体" w:hAnsi="Calibri"/>
              </w:rPr>
            </w:pPr>
          </w:p>
        </w:tc>
      </w:tr>
      <w:tr w:rsidR="003843EA" w14:paraId="31994AAE"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630216D3" w14:textId="77777777" w:rsidR="003843EA" w:rsidRDefault="00A21561">
            <w:pPr>
              <w:widowControl/>
              <w:spacing w:line="276" w:lineRule="auto"/>
              <w:jc w:val="center"/>
              <w:rPr>
                <w:rFonts w:ascii="黑体"/>
                <w:kern w:val="0"/>
                <w:szCs w:val="21"/>
              </w:rPr>
            </w:pPr>
            <w:r>
              <w:rPr>
                <w:rFonts w:ascii="黑体" w:hAnsi="新宋体"/>
                <w:kern w:val="0"/>
                <w:szCs w:val="21"/>
              </w:rPr>
              <w:t>2</w:t>
            </w:r>
          </w:p>
        </w:tc>
        <w:tc>
          <w:tcPr>
            <w:tcW w:w="2268" w:type="dxa"/>
            <w:tcBorders>
              <w:top w:val="single" w:sz="6" w:space="0" w:color="000000"/>
              <w:left w:val="nil"/>
              <w:bottom w:val="single" w:sz="6" w:space="0" w:color="000000"/>
              <w:right w:val="single" w:sz="4" w:space="0" w:color="000000"/>
            </w:tcBorders>
            <w:vAlign w:val="center"/>
          </w:tcPr>
          <w:p w14:paraId="623281CE" w14:textId="77777777" w:rsidR="003843EA" w:rsidRDefault="00A21561">
            <w:pPr>
              <w:pStyle w:val="p0"/>
              <w:jc w:val="center"/>
              <w:rPr>
                <w:rFonts w:ascii="黑体" w:eastAsia="黑体"/>
              </w:rPr>
            </w:pPr>
            <w:r>
              <w:rPr>
                <w:rFonts w:ascii="黑体" w:eastAsia="黑体" w:hAnsi="新宋体" w:hint="eastAsia"/>
              </w:rPr>
              <w:t>超时时间</w:t>
            </w:r>
          </w:p>
        </w:tc>
        <w:tc>
          <w:tcPr>
            <w:tcW w:w="1134" w:type="dxa"/>
            <w:tcBorders>
              <w:top w:val="single" w:sz="6" w:space="0" w:color="000000"/>
              <w:left w:val="nil"/>
              <w:bottom w:val="single" w:sz="6" w:space="0" w:color="000000"/>
              <w:right w:val="single" w:sz="6" w:space="0" w:color="000000"/>
            </w:tcBorders>
            <w:vAlign w:val="center"/>
          </w:tcPr>
          <w:p w14:paraId="46AA9DEB" w14:textId="77777777" w:rsidR="003843EA" w:rsidRDefault="00A21561">
            <w:pPr>
              <w:pStyle w:val="p0"/>
              <w:jc w:val="center"/>
              <w:rPr>
                <w:rFonts w:ascii="黑体" w:eastAsia="黑体"/>
              </w:rPr>
            </w:pPr>
            <w:r>
              <w:rPr>
                <w:rFonts w:ascii="黑体" w:eastAsia="黑体" w:hAnsi="新宋体"/>
              </w:rPr>
              <w:t>1</w:t>
            </w:r>
          </w:p>
        </w:tc>
        <w:tc>
          <w:tcPr>
            <w:tcW w:w="4318" w:type="dxa"/>
            <w:tcBorders>
              <w:top w:val="single" w:sz="6" w:space="0" w:color="000000"/>
              <w:left w:val="nil"/>
              <w:bottom w:val="single" w:sz="6" w:space="0" w:color="000000"/>
              <w:right w:val="single" w:sz="6" w:space="0" w:color="000000"/>
            </w:tcBorders>
          </w:tcPr>
          <w:p w14:paraId="1A79114C" w14:textId="77777777" w:rsidR="003843EA" w:rsidRDefault="00A21561">
            <w:pPr>
              <w:pStyle w:val="p0"/>
              <w:rPr>
                <w:rFonts w:ascii="黑体" w:eastAsia="黑体"/>
              </w:rPr>
            </w:pPr>
            <w:r>
              <w:rPr>
                <w:rFonts w:ascii="黑体" w:eastAsia="黑体" w:hAnsi="新宋体" w:hint="eastAsia"/>
              </w:rPr>
              <w:t>0</w:t>
            </w:r>
            <w:r>
              <w:rPr>
                <w:rFonts w:ascii="黑体" w:eastAsia="黑体" w:hAnsi="新宋体"/>
              </w:rPr>
              <w:t>-255，单位：秒</w:t>
            </w:r>
            <w:r>
              <w:rPr>
                <w:rFonts w:ascii="黑体" w:eastAsia="黑体" w:hAnsi="新宋体" w:hint="eastAsia"/>
              </w:rPr>
              <w:t>，0时表示不超时</w:t>
            </w:r>
          </w:p>
        </w:tc>
      </w:tr>
      <w:tr w:rsidR="003843EA" w14:paraId="50D7B266"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60D2C648" w14:textId="77777777" w:rsidR="003843EA" w:rsidRDefault="00A21561">
            <w:pPr>
              <w:widowControl/>
              <w:spacing w:line="276" w:lineRule="auto"/>
              <w:jc w:val="center"/>
              <w:rPr>
                <w:rFonts w:ascii="黑体" w:eastAsia="宋体" w:hAnsi="新宋体"/>
                <w:kern w:val="0"/>
                <w:szCs w:val="21"/>
              </w:rPr>
            </w:pPr>
            <w:r>
              <w:rPr>
                <w:rFonts w:ascii="黑体" w:eastAsia="宋体" w:hAnsi="新宋体" w:hint="eastAsia"/>
                <w:kern w:val="0"/>
                <w:szCs w:val="21"/>
              </w:rPr>
              <w:t>4</w:t>
            </w:r>
          </w:p>
        </w:tc>
        <w:tc>
          <w:tcPr>
            <w:tcW w:w="2268" w:type="dxa"/>
            <w:tcBorders>
              <w:top w:val="single" w:sz="6" w:space="0" w:color="000000"/>
              <w:left w:val="nil"/>
              <w:bottom w:val="single" w:sz="6" w:space="0" w:color="000000"/>
              <w:right w:val="single" w:sz="4" w:space="0" w:color="000000"/>
            </w:tcBorders>
            <w:vAlign w:val="center"/>
          </w:tcPr>
          <w:p w14:paraId="110DA687" w14:textId="77777777" w:rsidR="003843EA" w:rsidRDefault="00A21561">
            <w:pPr>
              <w:pStyle w:val="p0"/>
              <w:jc w:val="center"/>
              <w:rPr>
                <w:rFonts w:ascii="黑体" w:eastAsia="黑体" w:hAnsi="新宋体"/>
              </w:rPr>
            </w:pPr>
            <w:r>
              <w:rPr>
                <w:rFonts w:ascii="黑体" w:eastAsia="黑体" w:hAnsi="新宋体" w:hint="eastAsia"/>
              </w:rPr>
              <w:t>刷磁卡时数据有效性判断原则</w:t>
            </w:r>
          </w:p>
        </w:tc>
        <w:tc>
          <w:tcPr>
            <w:tcW w:w="1134" w:type="dxa"/>
            <w:tcBorders>
              <w:top w:val="single" w:sz="6" w:space="0" w:color="000000"/>
              <w:left w:val="nil"/>
              <w:bottom w:val="single" w:sz="6" w:space="0" w:color="000000"/>
              <w:right w:val="single" w:sz="6" w:space="0" w:color="000000"/>
            </w:tcBorders>
            <w:vAlign w:val="center"/>
          </w:tcPr>
          <w:p w14:paraId="53BA51DF" w14:textId="77777777" w:rsidR="003843EA" w:rsidRDefault="00A21561">
            <w:pPr>
              <w:pStyle w:val="p0"/>
              <w:jc w:val="center"/>
              <w:rPr>
                <w:rFonts w:ascii="黑体" w:eastAsia="黑体" w:hAnsi="新宋体"/>
              </w:rPr>
            </w:pPr>
            <w:r>
              <w:rPr>
                <w:rFonts w:ascii="黑体" w:eastAsia="黑体" w:hAnsi="新宋体" w:hint="eastAsia"/>
              </w:rPr>
              <w:t>1</w:t>
            </w:r>
          </w:p>
        </w:tc>
        <w:tc>
          <w:tcPr>
            <w:tcW w:w="4318" w:type="dxa"/>
            <w:tcBorders>
              <w:top w:val="single" w:sz="6" w:space="0" w:color="000000"/>
              <w:left w:val="nil"/>
              <w:bottom w:val="single" w:sz="6" w:space="0" w:color="000000"/>
              <w:right w:val="single" w:sz="6" w:space="0" w:color="000000"/>
            </w:tcBorders>
          </w:tcPr>
          <w:p w14:paraId="2DE3C722" w14:textId="77777777" w:rsidR="003843EA" w:rsidRDefault="00A21561">
            <w:pPr>
              <w:pStyle w:val="p0"/>
              <w:rPr>
                <w:rFonts w:ascii="黑体" w:eastAsia="黑体" w:hAnsi="新宋体"/>
              </w:rPr>
            </w:pPr>
            <w:r>
              <w:rPr>
                <w:rFonts w:ascii="黑体" w:eastAsia="黑体" w:hAnsi="新宋体" w:hint="eastAsia"/>
              </w:rPr>
              <w:t>0x00关闭读磁卡时判断二磁道数据的有效性</w:t>
            </w:r>
          </w:p>
          <w:p w14:paraId="165B2524" w14:textId="77777777" w:rsidR="003843EA" w:rsidRDefault="00A21561">
            <w:pPr>
              <w:pStyle w:val="p0"/>
              <w:rPr>
                <w:rFonts w:ascii="黑体" w:eastAsia="黑体" w:hAnsi="新宋体"/>
              </w:rPr>
            </w:pPr>
            <w:r>
              <w:rPr>
                <w:rFonts w:ascii="黑体" w:eastAsia="黑体" w:hAnsi="新宋体" w:hint="eastAsia"/>
              </w:rPr>
              <w:t>0x01开启读磁卡时判断二磁道数据的有效性</w:t>
            </w:r>
          </w:p>
          <w:p w14:paraId="41AC9BFD" w14:textId="77777777" w:rsidR="003843EA" w:rsidRDefault="00A21561">
            <w:pPr>
              <w:pStyle w:val="p0"/>
              <w:rPr>
                <w:rFonts w:ascii="黑体" w:eastAsia="黑体" w:hAnsi="新宋体"/>
              </w:rPr>
            </w:pPr>
            <w:r>
              <w:rPr>
                <w:rFonts w:ascii="黑体" w:eastAsia="黑体" w:hAnsi="新宋体" w:hint="eastAsia"/>
              </w:rPr>
              <w:t>0x10校验一磁道数据（按照收单要求校验）</w:t>
            </w:r>
          </w:p>
          <w:p w14:paraId="15E8FE72" w14:textId="77777777" w:rsidR="003843EA" w:rsidRDefault="00A21561">
            <w:pPr>
              <w:pStyle w:val="p0"/>
              <w:rPr>
                <w:rFonts w:ascii="黑体" w:eastAsia="黑体" w:hAnsi="新宋体"/>
              </w:rPr>
            </w:pPr>
            <w:r>
              <w:rPr>
                <w:rFonts w:ascii="黑体" w:eastAsia="黑体" w:hAnsi="新宋体" w:hint="eastAsia"/>
              </w:rPr>
              <w:t>0x20校验二磁道数据（按照收单要求校验）</w:t>
            </w:r>
          </w:p>
          <w:p w14:paraId="26762479" w14:textId="77777777" w:rsidR="003843EA" w:rsidRDefault="00A21561">
            <w:pPr>
              <w:pStyle w:val="p0"/>
              <w:rPr>
                <w:rFonts w:ascii="黑体" w:eastAsia="黑体" w:hAnsi="新宋体"/>
              </w:rPr>
            </w:pPr>
            <w:r>
              <w:rPr>
                <w:rFonts w:ascii="黑体" w:eastAsia="黑体" w:hAnsi="新宋体" w:hint="eastAsia"/>
              </w:rPr>
              <w:t>0x40校验三磁道数据（按照收单要求校验）</w:t>
            </w:r>
          </w:p>
          <w:p w14:paraId="1D61ED42" w14:textId="77777777" w:rsidR="003843EA" w:rsidRDefault="00A21561">
            <w:pPr>
              <w:pStyle w:val="p0"/>
              <w:rPr>
                <w:rFonts w:ascii="黑体" w:eastAsia="黑体" w:hAnsi="新宋体"/>
              </w:rPr>
            </w:pPr>
            <w:r>
              <w:rPr>
                <w:rFonts w:ascii="黑体" w:eastAsia="黑体" w:hAnsi="新宋体" w:hint="eastAsia"/>
              </w:rPr>
              <w:t>0x10/0x20/0x40可组合</w:t>
            </w:r>
          </w:p>
        </w:tc>
      </w:tr>
      <w:tr w:rsidR="003843EA" w14:paraId="7F4DDA4A"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7DE3E072" w14:textId="77777777" w:rsidR="003843EA" w:rsidRDefault="00A21561">
            <w:pPr>
              <w:widowControl/>
              <w:spacing w:line="276" w:lineRule="auto"/>
              <w:jc w:val="center"/>
              <w:rPr>
                <w:rFonts w:ascii="黑体" w:eastAsia="宋体" w:hAnsi="新宋体"/>
                <w:kern w:val="0"/>
                <w:szCs w:val="21"/>
              </w:rPr>
            </w:pPr>
            <w:r>
              <w:rPr>
                <w:rFonts w:ascii="黑体" w:eastAsia="宋体" w:hAnsi="新宋体" w:hint="eastAsia"/>
                <w:kern w:val="0"/>
                <w:szCs w:val="21"/>
              </w:rPr>
              <w:t>5</w:t>
            </w:r>
          </w:p>
        </w:tc>
        <w:tc>
          <w:tcPr>
            <w:tcW w:w="2268" w:type="dxa"/>
            <w:tcBorders>
              <w:top w:val="single" w:sz="6" w:space="0" w:color="000000"/>
              <w:left w:val="nil"/>
              <w:bottom w:val="single" w:sz="6" w:space="0" w:color="000000"/>
              <w:right w:val="single" w:sz="4" w:space="0" w:color="000000"/>
            </w:tcBorders>
            <w:vAlign w:val="center"/>
          </w:tcPr>
          <w:p w14:paraId="2A267D1C" w14:textId="77777777" w:rsidR="003843EA" w:rsidRDefault="00A21561">
            <w:pPr>
              <w:pStyle w:val="p0"/>
              <w:jc w:val="center"/>
              <w:rPr>
                <w:rFonts w:ascii="黑体" w:eastAsia="黑体" w:hAnsi="新宋体"/>
              </w:rPr>
            </w:pPr>
            <w:r>
              <w:rPr>
                <w:rFonts w:ascii="黑体" w:eastAsia="黑体" w:hAnsi="新宋体" w:hint="eastAsia"/>
              </w:rPr>
              <w:t>非接寻卡有效次数</w:t>
            </w:r>
          </w:p>
        </w:tc>
        <w:tc>
          <w:tcPr>
            <w:tcW w:w="1134" w:type="dxa"/>
            <w:tcBorders>
              <w:top w:val="single" w:sz="6" w:space="0" w:color="000000"/>
              <w:left w:val="nil"/>
              <w:bottom w:val="single" w:sz="6" w:space="0" w:color="000000"/>
              <w:right w:val="single" w:sz="6" w:space="0" w:color="000000"/>
            </w:tcBorders>
            <w:vAlign w:val="center"/>
          </w:tcPr>
          <w:p w14:paraId="219A7337" w14:textId="77777777" w:rsidR="003843EA" w:rsidRDefault="00A21561">
            <w:pPr>
              <w:pStyle w:val="p0"/>
              <w:jc w:val="center"/>
              <w:rPr>
                <w:rFonts w:ascii="黑体" w:eastAsia="黑体" w:hAnsi="新宋体"/>
              </w:rPr>
            </w:pPr>
            <w:r>
              <w:rPr>
                <w:rFonts w:ascii="黑体" w:eastAsia="黑体" w:hAnsi="新宋体" w:hint="eastAsia"/>
              </w:rPr>
              <w:t>1</w:t>
            </w:r>
          </w:p>
        </w:tc>
        <w:tc>
          <w:tcPr>
            <w:tcW w:w="4318" w:type="dxa"/>
            <w:tcBorders>
              <w:top w:val="single" w:sz="6" w:space="0" w:color="000000"/>
              <w:left w:val="nil"/>
              <w:bottom w:val="single" w:sz="6" w:space="0" w:color="000000"/>
              <w:right w:val="single" w:sz="6" w:space="0" w:color="000000"/>
            </w:tcBorders>
          </w:tcPr>
          <w:p w14:paraId="3D42C8DE" w14:textId="77777777" w:rsidR="003843EA" w:rsidRDefault="00A21561">
            <w:pPr>
              <w:pStyle w:val="p0"/>
              <w:rPr>
                <w:rFonts w:ascii="黑体" w:eastAsia="黑体" w:hAnsi="新宋体"/>
              </w:rPr>
            </w:pPr>
            <w:r>
              <w:rPr>
                <w:rFonts w:ascii="黑体" w:eastAsia="黑体" w:hAnsi="新宋体" w:hint="eastAsia"/>
              </w:rPr>
              <w:t>0x00 寻卡成功后立即返回</w:t>
            </w:r>
          </w:p>
          <w:p w14:paraId="4620B5DA" w14:textId="77777777" w:rsidR="003843EA" w:rsidRDefault="00A21561">
            <w:pPr>
              <w:pStyle w:val="p0"/>
              <w:rPr>
                <w:rFonts w:ascii="黑体" w:eastAsia="黑体" w:hAnsi="新宋体"/>
              </w:rPr>
            </w:pPr>
            <w:r>
              <w:rPr>
                <w:rFonts w:ascii="黑体" w:eastAsia="黑体" w:hAnsi="新宋体" w:hint="eastAsia"/>
              </w:rPr>
              <w:t>0x01 在 ID6的间隔时间后再次寻卡成功后返回</w:t>
            </w:r>
          </w:p>
          <w:p w14:paraId="6FED57CA" w14:textId="77777777" w:rsidR="003843EA" w:rsidRDefault="00A21561">
            <w:pPr>
              <w:pStyle w:val="p0"/>
              <w:rPr>
                <w:rFonts w:ascii="黑体" w:eastAsia="黑体" w:hAnsi="新宋体"/>
              </w:rPr>
            </w:pPr>
            <w:r>
              <w:rPr>
                <w:rFonts w:ascii="黑体" w:eastAsia="黑体" w:hAnsi="新宋体" w:hint="eastAsia"/>
              </w:rPr>
              <w:t>0x02~0xFF 寻卡成功N 次后返回</w:t>
            </w:r>
          </w:p>
        </w:tc>
      </w:tr>
      <w:tr w:rsidR="003843EA" w14:paraId="030DE433"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68BC371A" w14:textId="77777777" w:rsidR="003843EA" w:rsidRDefault="00A21561">
            <w:pPr>
              <w:widowControl/>
              <w:spacing w:line="276" w:lineRule="auto"/>
              <w:jc w:val="center"/>
              <w:rPr>
                <w:rFonts w:ascii="黑体" w:eastAsia="宋体" w:hAnsi="新宋体"/>
                <w:kern w:val="0"/>
                <w:szCs w:val="21"/>
              </w:rPr>
            </w:pPr>
            <w:r>
              <w:rPr>
                <w:rFonts w:ascii="黑体" w:eastAsia="宋体" w:hAnsi="新宋体" w:hint="eastAsia"/>
                <w:kern w:val="0"/>
                <w:szCs w:val="21"/>
              </w:rPr>
              <w:t>6</w:t>
            </w:r>
          </w:p>
        </w:tc>
        <w:tc>
          <w:tcPr>
            <w:tcW w:w="2268" w:type="dxa"/>
            <w:tcBorders>
              <w:top w:val="single" w:sz="6" w:space="0" w:color="000000"/>
              <w:left w:val="nil"/>
              <w:bottom w:val="single" w:sz="6" w:space="0" w:color="000000"/>
              <w:right w:val="single" w:sz="4" w:space="0" w:color="000000"/>
            </w:tcBorders>
            <w:vAlign w:val="center"/>
          </w:tcPr>
          <w:p w14:paraId="179AC1C8" w14:textId="77777777" w:rsidR="003843EA" w:rsidRDefault="00A21561">
            <w:pPr>
              <w:pStyle w:val="p0"/>
              <w:jc w:val="center"/>
              <w:rPr>
                <w:rFonts w:ascii="黑体" w:eastAsia="黑体" w:hAnsi="新宋体"/>
              </w:rPr>
            </w:pPr>
            <w:r>
              <w:rPr>
                <w:rFonts w:ascii="黑体" w:eastAsia="黑体" w:hAnsi="新宋体" w:hint="eastAsia"/>
              </w:rPr>
              <w:t>寻卡间隔时间</w:t>
            </w:r>
          </w:p>
        </w:tc>
        <w:tc>
          <w:tcPr>
            <w:tcW w:w="1134" w:type="dxa"/>
            <w:tcBorders>
              <w:top w:val="single" w:sz="6" w:space="0" w:color="000000"/>
              <w:left w:val="nil"/>
              <w:bottom w:val="single" w:sz="6" w:space="0" w:color="000000"/>
              <w:right w:val="single" w:sz="6" w:space="0" w:color="000000"/>
            </w:tcBorders>
            <w:vAlign w:val="center"/>
          </w:tcPr>
          <w:p w14:paraId="2708C743" w14:textId="77777777" w:rsidR="003843EA" w:rsidRDefault="00A21561">
            <w:pPr>
              <w:pStyle w:val="p0"/>
              <w:jc w:val="center"/>
              <w:rPr>
                <w:rFonts w:ascii="黑体" w:eastAsia="黑体" w:hAnsi="新宋体"/>
              </w:rPr>
            </w:pPr>
            <w:r>
              <w:rPr>
                <w:rFonts w:ascii="黑体" w:eastAsia="黑体" w:hAnsi="新宋体" w:hint="eastAsia"/>
              </w:rPr>
              <w:t>2</w:t>
            </w:r>
          </w:p>
        </w:tc>
        <w:tc>
          <w:tcPr>
            <w:tcW w:w="4318" w:type="dxa"/>
            <w:tcBorders>
              <w:top w:val="single" w:sz="6" w:space="0" w:color="000000"/>
              <w:left w:val="nil"/>
              <w:bottom w:val="single" w:sz="6" w:space="0" w:color="000000"/>
              <w:right w:val="single" w:sz="6" w:space="0" w:color="000000"/>
            </w:tcBorders>
          </w:tcPr>
          <w:p w14:paraId="16D11242" w14:textId="77777777" w:rsidR="003843EA" w:rsidRDefault="00A21561">
            <w:pPr>
              <w:pStyle w:val="p0"/>
              <w:rPr>
                <w:rFonts w:ascii="黑体" w:eastAsia="黑体" w:hAnsi="新宋体"/>
              </w:rPr>
            </w:pPr>
            <w:r>
              <w:rPr>
                <w:rFonts w:ascii="黑体" w:eastAsia="黑体" w:hAnsi="新宋体" w:hint="eastAsia"/>
              </w:rPr>
              <w:t>单位</w:t>
            </w:r>
            <w:proofErr w:type="spellStart"/>
            <w:r>
              <w:rPr>
                <w:rFonts w:ascii="黑体" w:eastAsia="黑体" w:hAnsi="新宋体" w:hint="eastAsia"/>
              </w:rPr>
              <w:t>ms</w:t>
            </w:r>
            <w:proofErr w:type="spellEnd"/>
            <w:r>
              <w:rPr>
                <w:rFonts w:ascii="黑体" w:eastAsia="黑体" w:hAnsi="新宋体" w:hint="eastAsia"/>
              </w:rPr>
              <w:t xml:space="preserve"> </w:t>
            </w:r>
          </w:p>
          <w:p w14:paraId="6DB63B4D" w14:textId="77777777" w:rsidR="003843EA" w:rsidRDefault="00A21561">
            <w:pPr>
              <w:pStyle w:val="p0"/>
              <w:rPr>
                <w:rFonts w:ascii="黑体" w:eastAsia="黑体" w:hAnsi="新宋体"/>
              </w:rPr>
            </w:pPr>
            <w:r>
              <w:rPr>
                <w:rFonts w:ascii="黑体" w:eastAsia="黑体" w:hAnsi="新宋体" w:hint="eastAsia"/>
              </w:rPr>
              <w:t>0x0000~0xFFFF，最大65536ms寻卡间隔时间</w:t>
            </w:r>
          </w:p>
        </w:tc>
      </w:tr>
      <w:tr w:rsidR="003843EA" w14:paraId="413E33B3"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46F8294E" w14:textId="77777777" w:rsidR="003843EA" w:rsidRDefault="00A21561">
            <w:pPr>
              <w:widowControl/>
              <w:spacing w:line="276" w:lineRule="auto"/>
              <w:jc w:val="center"/>
              <w:rPr>
                <w:rFonts w:ascii="黑体" w:eastAsia="宋体" w:hAnsi="新宋体"/>
                <w:kern w:val="0"/>
                <w:szCs w:val="21"/>
              </w:rPr>
            </w:pPr>
            <w:r>
              <w:rPr>
                <w:rFonts w:ascii="黑体" w:eastAsia="宋体" w:hAnsi="新宋体" w:hint="eastAsia"/>
                <w:kern w:val="0"/>
                <w:szCs w:val="21"/>
              </w:rPr>
              <w:t>7</w:t>
            </w:r>
          </w:p>
        </w:tc>
        <w:tc>
          <w:tcPr>
            <w:tcW w:w="2268" w:type="dxa"/>
            <w:tcBorders>
              <w:top w:val="single" w:sz="6" w:space="0" w:color="000000"/>
              <w:left w:val="nil"/>
              <w:bottom w:val="single" w:sz="6" w:space="0" w:color="000000"/>
              <w:right w:val="single" w:sz="4" w:space="0" w:color="000000"/>
            </w:tcBorders>
            <w:vAlign w:val="center"/>
          </w:tcPr>
          <w:p w14:paraId="395578B2" w14:textId="77777777" w:rsidR="003843EA" w:rsidRDefault="00A21561">
            <w:pPr>
              <w:pStyle w:val="p0"/>
              <w:jc w:val="center"/>
              <w:rPr>
                <w:rFonts w:ascii="黑体" w:eastAsia="黑体" w:hAnsi="新宋体"/>
              </w:rPr>
            </w:pPr>
            <w:r>
              <w:rPr>
                <w:rFonts w:ascii="黑体" w:eastAsia="黑体" w:hAnsi="新宋体" w:hint="eastAsia"/>
              </w:rPr>
              <w:t>寻卡规则</w:t>
            </w:r>
          </w:p>
        </w:tc>
        <w:tc>
          <w:tcPr>
            <w:tcW w:w="1134" w:type="dxa"/>
            <w:tcBorders>
              <w:top w:val="single" w:sz="6" w:space="0" w:color="000000"/>
              <w:left w:val="nil"/>
              <w:bottom w:val="single" w:sz="6" w:space="0" w:color="000000"/>
              <w:right w:val="single" w:sz="6" w:space="0" w:color="000000"/>
            </w:tcBorders>
            <w:vAlign w:val="center"/>
          </w:tcPr>
          <w:p w14:paraId="1F04099A" w14:textId="77777777" w:rsidR="003843EA" w:rsidRDefault="00A21561">
            <w:pPr>
              <w:pStyle w:val="p0"/>
              <w:jc w:val="center"/>
              <w:rPr>
                <w:rFonts w:ascii="黑体" w:eastAsia="黑体" w:hAnsi="新宋体"/>
              </w:rPr>
            </w:pPr>
            <w:r>
              <w:rPr>
                <w:rFonts w:ascii="黑体" w:eastAsia="黑体" w:hAnsi="新宋体" w:hint="eastAsia"/>
              </w:rPr>
              <w:t>1</w:t>
            </w:r>
          </w:p>
        </w:tc>
        <w:tc>
          <w:tcPr>
            <w:tcW w:w="4318" w:type="dxa"/>
            <w:tcBorders>
              <w:top w:val="single" w:sz="6" w:space="0" w:color="000000"/>
              <w:left w:val="nil"/>
              <w:bottom w:val="single" w:sz="6" w:space="0" w:color="000000"/>
              <w:right w:val="single" w:sz="6" w:space="0" w:color="000000"/>
            </w:tcBorders>
          </w:tcPr>
          <w:p w14:paraId="78F1109D" w14:textId="77777777" w:rsidR="003843EA" w:rsidRDefault="00A21561">
            <w:pPr>
              <w:pStyle w:val="p0"/>
              <w:rPr>
                <w:rFonts w:ascii="黑体" w:eastAsia="黑体" w:hAnsi="新宋体"/>
              </w:rPr>
            </w:pPr>
            <w:r>
              <w:rPr>
                <w:rFonts w:ascii="黑体" w:eastAsia="黑体" w:hAnsi="新宋体" w:hint="eastAsia"/>
              </w:rPr>
              <w:t>0x</w:t>
            </w:r>
            <w:r>
              <w:rPr>
                <w:rFonts w:ascii="黑体" w:eastAsia="黑体" w:hAnsi="新宋体"/>
              </w:rPr>
              <w:t xml:space="preserve">01 </w:t>
            </w:r>
            <w:r>
              <w:rPr>
                <w:rFonts w:ascii="黑体" w:eastAsia="黑体" w:hAnsi="新宋体" w:hint="eastAsia"/>
              </w:rPr>
              <w:t>非接优先</w:t>
            </w:r>
          </w:p>
          <w:p w14:paraId="531755AA" w14:textId="77777777" w:rsidR="003843EA" w:rsidRDefault="00A21561">
            <w:pPr>
              <w:pStyle w:val="p0"/>
              <w:rPr>
                <w:rFonts w:ascii="黑体" w:eastAsia="黑体" w:hAnsi="新宋体"/>
              </w:rPr>
            </w:pPr>
            <w:r>
              <w:rPr>
                <w:rFonts w:ascii="黑体" w:eastAsia="黑体" w:hAnsi="新宋体" w:hint="eastAsia"/>
              </w:rPr>
              <w:t>0x</w:t>
            </w:r>
            <w:r>
              <w:rPr>
                <w:rFonts w:ascii="黑体" w:eastAsia="黑体" w:hAnsi="新宋体"/>
              </w:rPr>
              <w:t xml:space="preserve">02 </w:t>
            </w:r>
            <w:r>
              <w:rPr>
                <w:rFonts w:ascii="黑体" w:eastAsia="黑体" w:hAnsi="新宋体" w:hint="eastAsia"/>
              </w:rPr>
              <w:t>正常寻卡</w:t>
            </w:r>
          </w:p>
        </w:tc>
      </w:tr>
    </w:tbl>
    <w:p w14:paraId="0A5224CF" w14:textId="77777777" w:rsidR="003843EA" w:rsidRDefault="00A21561">
      <w:pPr>
        <w:pStyle w:val="MyText"/>
        <w:numPr>
          <w:ilvl w:val="0"/>
          <w:numId w:val="4"/>
        </w:numPr>
        <w:spacing w:line="276" w:lineRule="auto"/>
      </w:pPr>
      <w:r>
        <w:rPr>
          <w:rFonts w:hint="eastAsia"/>
        </w:rPr>
        <w:t>响应报文</w:t>
      </w:r>
    </w:p>
    <w:p w14:paraId="0C5AD751" w14:textId="77777777" w:rsidR="003843EA" w:rsidRDefault="00A21561">
      <w:pPr>
        <w:pStyle w:val="MyText"/>
        <w:spacing w:line="276" w:lineRule="auto"/>
        <w:ind w:leftChars="800" w:left="1680"/>
      </w:pPr>
      <w:r>
        <w:rPr>
          <w:rFonts w:hint="eastAsia"/>
        </w:rPr>
        <w:t>数据：</w:t>
      </w:r>
    </w:p>
    <w:tbl>
      <w:tblPr>
        <w:tblW w:w="8287" w:type="dxa"/>
        <w:tblInd w:w="1809" w:type="dxa"/>
        <w:tblLayout w:type="fixed"/>
        <w:tblLook w:val="04A0" w:firstRow="1" w:lastRow="0" w:firstColumn="1" w:lastColumn="0" w:noHBand="0" w:noVBand="1"/>
      </w:tblPr>
      <w:tblGrid>
        <w:gridCol w:w="567"/>
        <w:gridCol w:w="2268"/>
        <w:gridCol w:w="1134"/>
        <w:gridCol w:w="4318"/>
      </w:tblGrid>
      <w:tr w:rsidR="003843EA" w14:paraId="2F0999E1"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14030829"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268" w:type="dxa"/>
            <w:tcBorders>
              <w:top w:val="single" w:sz="6" w:space="0" w:color="000000"/>
              <w:left w:val="nil"/>
              <w:bottom w:val="single" w:sz="6" w:space="0" w:color="000000"/>
              <w:right w:val="single" w:sz="4" w:space="0" w:color="000000"/>
            </w:tcBorders>
            <w:shd w:val="clear" w:color="auto" w:fill="E6E6E6"/>
          </w:tcPr>
          <w:p w14:paraId="535CB62E"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数据域</w:t>
            </w:r>
          </w:p>
        </w:tc>
        <w:tc>
          <w:tcPr>
            <w:tcW w:w="1134" w:type="dxa"/>
            <w:tcBorders>
              <w:top w:val="single" w:sz="6" w:space="0" w:color="000000"/>
              <w:left w:val="nil"/>
              <w:bottom w:val="single" w:sz="6" w:space="0" w:color="000000"/>
              <w:right w:val="single" w:sz="6" w:space="0" w:color="000000"/>
            </w:tcBorders>
            <w:shd w:val="clear" w:color="auto" w:fill="E6E6E6"/>
          </w:tcPr>
          <w:p w14:paraId="26C5DFC6"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长度</w:t>
            </w:r>
          </w:p>
        </w:tc>
        <w:tc>
          <w:tcPr>
            <w:tcW w:w="4318" w:type="dxa"/>
            <w:tcBorders>
              <w:top w:val="single" w:sz="6" w:space="0" w:color="000000"/>
              <w:left w:val="nil"/>
              <w:bottom w:val="single" w:sz="6" w:space="0" w:color="000000"/>
              <w:right w:val="single" w:sz="6" w:space="0" w:color="000000"/>
            </w:tcBorders>
            <w:shd w:val="clear" w:color="auto" w:fill="E6E6E6"/>
          </w:tcPr>
          <w:p w14:paraId="10267956" w14:textId="77777777" w:rsidR="003843EA" w:rsidRDefault="00A21561">
            <w:pPr>
              <w:widowControl/>
              <w:spacing w:line="276" w:lineRule="auto"/>
              <w:ind w:firstLine="420"/>
              <w:jc w:val="center"/>
              <w:rPr>
                <w:rFonts w:ascii="黑体"/>
                <w:b/>
                <w:bCs/>
                <w:kern w:val="0"/>
                <w:szCs w:val="21"/>
              </w:rPr>
            </w:pPr>
            <w:r>
              <w:rPr>
                <w:rFonts w:ascii="黑体" w:hAnsi="宋体" w:hint="eastAsia"/>
                <w:b/>
                <w:bCs/>
                <w:kern w:val="0"/>
                <w:szCs w:val="21"/>
              </w:rPr>
              <w:t>备注</w:t>
            </w:r>
          </w:p>
        </w:tc>
      </w:tr>
      <w:tr w:rsidR="003843EA" w14:paraId="2555F778"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1E612B13" w14:textId="77777777" w:rsidR="003843EA" w:rsidRDefault="00A21561">
            <w:pPr>
              <w:pStyle w:val="p0"/>
              <w:spacing w:line="276" w:lineRule="auto"/>
              <w:jc w:val="center"/>
              <w:rPr>
                <w:rFonts w:ascii="黑体" w:eastAsia="黑体"/>
              </w:rPr>
            </w:pPr>
            <w:r>
              <w:rPr>
                <w:rFonts w:ascii="黑体" w:eastAsia="黑体"/>
              </w:rPr>
              <w:t>1</w:t>
            </w:r>
          </w:p>
        </w:tc>
        <w:tc>
          <w:tcPr>
            <w:tcW w:w="2268" w:type="dxa"/>
            <w:tcBorders>
              <w:top w:val="single" w:sz="6" w:space="0" w:color="000000"/>
              <w:left w:val="nil"/>
              <w:bottom w:val="single" w:sz="6" w:space="0" w:color="000000"/>
              <w:right w:val="single" w:sz="4" w:space="0" w:color="000000"/>
            </w:tcBorders>
            <w:vAlign w:val="center"/>
          </w:tcPr>
          <w:p w14:paraId="10BE45AE" w14:textId="77777777" w:rsidR="003843EA" w:rsidRDefault="00A21561">
            <w:pPr>
              <w:pStyle w:val="p0"/>
              <w:jc w:val="center"/>
              <w:rPr>
                <w:rFonts w:ascii="黑体" w:eastAsia="黑体"/>
              </w:rPr>
            </w:pPr>
            <w:r>
              <w:rPr>
                <w:rFonts w:ascii="黑体" w:eastAsia="黑体" w:hAnsi="新宋体" w:hint="eastAsia"/>
              </w:rPr>
              <w:t>响应的读卡方式</w:t>
            </w:r>
          </w:p>
        </w:tc>
        <w:tc>
          <w:tcPr>
            <w:tcW w:w="1134" w:type="dxa"/>
            <w:tcBorders>
              <w:top w:val="single" w:sz="6" w:space="0" w:color="000000"/>
              <w:left w:val="nil"/>
              <w:bottom w:val="single" w:sz="6" w:space="0" w:color="000000"/>
              <w:right w:val="single" w:sz="6" w:space="0" w:color="000000"/>
            </w:tcBorders>
            <w:vAlign w:val="center"/>
          </w:tcPr>
          <w:p w14:paraId="6E83EC84" w14:textId="77777777" w:rsidR="003843EA" w:rsidRDefault="00A21561">
            <w:pPr>
              <w:pStyle w:val="p0"/>
              <w:jc w:val="center"/>
              <w:rPr>
                <w:rFonts w:ascii="黑体" w:eastAsia="黑体"/>
              </w:rPr>
            </w:pPr>
            <w:r>
              <w:rPr>
                <w:rFonts w:ascii="黑体" w:eastAsia="黑体" w:hAnsi="新宋体"/>
              </w:rPr>
              <w:t>1</w:t>
            </w:r>
          </w:p>
        </w:tc>
        <w:tc>
          <w:tcPr>
            <w:tcW w:w="4318" w:type="dxa"/>
            <w:tcBorders>
              <w:top w:val="single" w:sz="6" w:space="0" w:color="000000"/>
              <w:left w:val="nil"/>
              <w:bottom w:val="single" w:sz="6" w:space="0" w:color="000000"/>
              <w:right w:val="single" w:sz="6" w:space="0" w:color="000000"/>
            </w:tcBorders>
          </w:tcPr>
          <w:p w14:paraId="561568A8" w14:textId="77777777" w:rsidR="003843EA" w:rsidRDefault="00A21561">
            <w:pPr>
              <w:pStyle w:val="p0"/>
              <w:rPr>
                <w:rFonts w:ascii="黑体" w:eastAsia="黑体"/>
              </w:rPr>
            </w:pPr>
            <w:r>
              <w:rPr>
                <w:rFonts w:ascii="黑体" w:eastAsia="黑体" w:hint="eastAsia"/>
              </w:rPr>
              <w:t>0x00 表示按取消键取消刷卡</w:t>
            </w:r>
          </w:p>
          <w:p w14:paraId="0E5CD3AB" w14:textId="77777777" w:rsidR="003843EA" w:rsidRDefault="00A21561">
            <w:pPr>
              <w:pStyle w:val="p0"/>
              <w:rPr>
                <w:rFonts w:ascii="黑体" w:eastAsia="黑体" w:hAnsi="新宋体"/>
              </w:rPr>
            </w:pPr>
            <w:r>
              <w:rPr>
                <w:rFonts w:ascii="黑体" w:eastAsia="黑体"/>
              </w:rPr>
              <w:t>0x01</w:t>
            </w:r>
            <w:r>
              <w:rPr>
                <w:rFonts w:ascii="黑体" w:eastAsia="黑体" w:hAnsi="新宋体" w:hint="eastAsia"/>
              </w:rPr>
              <w:t>刷卡结束</w:t>
            </w:r>
          </w:p>
          <w:p w14:paraId="1A310A69" w14:textId="77777777" w:rsidR="003843EA" w:rsidRDefault="00A21561">
            <w:pPr>
              <w:pStyle w:val="p0"/>
              <w:rPr>
                <w:rFonts w:ascii="黑体" w:eastAsia="黑体" w:hAnsi="新宋体"/>
              </w:rPr>
            </w:pPr>
            <w:r>
              <w:rPr>
                <w:rFonts w:ascii="黑体" w:eastAsia="黑体" w:hAnsi="新宋体"/>
              </w:rPr>
              <w:t>0x02 IC卡已插入</w:t>
            </w:r>
          </w:p>
          <w:p w14:paraId="666915F7" w14:textId="77777777" w:rsidR="003843EA" w:rsidRDefault="00A21561">
            <w:pPr>
              <w:pStyle w:val="p0"/>
              <w:rPr>
                <w:rFonts w:ascii="黑体" w:eastAsia="黑体" w:hAnsi="新宋体"/>
              </w:rPr>
            </w:pPr>
            <w:r>
              <w:rPr>
                <w:rFonts w:ascii="黑体" w:eastAsia="黑体" w:hAnsi="新宋体"/>
              </w:rPr>
              <w:t>0x04非接卡已放置</w:t>
            </w:r>
          </w:p>
          <w:p w14:paraId="687C8AEE" w14:textId="77777777" w:rsidR="003843EA" w:rsidRDefault="00A21561">
            <w:pPr>
              <w:pStyle w:val="p0"/>
              <w:rPr>
                <w:rFonts w:ascii="黑体" w:eastAsia="黑体" w:hAnsi="新宋体"/>
              </w:rPr>
            </w:pPr>
            <w:r>
              <w:rPr>
                <w:rFonts w:ascii="黑体" w:eastAsia="黑体" w:hAnsi="新宋体"/>
              </w:rPr>
              <w:t>0x80+键值</w:t>
            </w:r>
            <w:r>
              <w:rPr>
                <w:rFonts w:ascii="黑体" w:eastAsia="黑体" w:hAnsi="新宋体" w:hint="eastAsia"/>
              </w:rPr>
              <w:t>有按键输入按键</w:t>
            </w:r>
            <w:r>
              <w:rPr>
                <w:rFonts w:ascii="黑体" w:eastAsia="黑体" w:hAnsi="Calibri" w:hint="eastAsia"/>
              </w:rPr>
              <w:t>(仅支持IM81)</w:t>
            </w:r>
          </w:p>
          <w:p w14:paraId="0CEAC360" w14:textId="77777777" w:rsidR="003843EA" w:rsidRDefault="003843EA">
            <w:pPr>
              <w:pStyle w:val="p0"/>
              <w:rPr>
                <w:rFonts w:ascii="黑体" w:eastAsia="黑体" w:hAnsi="新宋体"/>
              </w:rPr>
            </w:pPr>
          </w:p>
        </w:tc>
      </w:tr>
      <w:tr w:rsidR="003843EA" w14:paraId="1A93CE02"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6E0375E8" w14:textId="77777777" w:rsidR="003843EA" w:rsidRDefault="00A21561">
            <w:pPr>
              <w:pStyle w:val="p0"/>
              <w:spacing w:line="276" w:lineRule="auto"/>
              <w:jc w:val="center"/>
              <w:rPr>
                <w:rFonts w:ascii="黑体" w:eastAsia="黑体"/>
              </w:rPr>
            </w:pPr>
            <w:r>
              <w:rPr>
                <w:rFonts w:ascii="黑体" w:eastAsia="黑体" w:hint="eastAsia"/>
              </w:rPr>
              <w:t>2</w:t>
            </w:r>
          </w:p>
        </w:tc>
        <w:tc>
          <w:tcPr>
            <w:tcW w:w="2268" w:type="dxa"/>
            <w:tcBorders>
              <w:top w:val="single" w:sz="6" w:space="0" w:color="000000"/>
              <w:left w:val="nil"/>
              <w:bottom w:val="single" w:sz="6" w:space="0" w:color="000000"/>
              <w:right w:val="single" w:sz="4" w:space="0" w:color="000000"/>
            </w:tcBorders>
            <w:vAlign w:val="center"/>
          </w:tcPr>
          <w:p w14:paraId="15CF31C8" w14:textId="77777777" w:rsidR="003843EA" w:rsidRDefault="00A21561">
            <w:pPr>
              <w:pStyle w:val="p0"/>
              <w:jc w:val="center"/>
              <w:rPr>
                <w:rFonts w:ascii="黑体" w:eastAsia="黑体" w:hAnsi="新宋体"/>
              </w:rPr>
            </w:pPr>
            <w:r>
              <w:rPr>
                <w:rFonts w:ascii="黑体" w:eastAsia="黑体" w:hAnsi="新宋体" w:hint="eastAsia"/>
              </w:rPr>
              <w:t>刷卡结果</w:t>
            </w:r>
          </w:p>
        </w:tc>
        <w:tc>
          <w:tcPr>
            <w:tcW w:w="1134" w:type="dxa"/>
            <w:tcBorders>
              <w:top w:val="single" w:sz="6" w:space="0" w:color="000000"/>
              <w:left w:val="nil"/>
              <w:bottom w:val="single" w:sz="6" w:space="0" w:color="000000"/>
              <w:right w:val="single" w:sz="6" w:space="0" w:color="000000"/>
            </w:tcBorders>
            <w:vAlign w:val="center"/>
          </w:tcPr>
          <w:p w14:paraId="48B579BB" w14:textId="77777777" w:rsidR="003843EA" w:rsidRDefault="00A21561">
            <w:pPr>
              <w:pStyle w:val="p0"/>
              <w:jc w:val="center"/>
              <w:rPr>
                <w:rFonts w:ascii="黑体" w:eastAsia="黑体" w:hAnsi="新宋体"/>
              </w:rPr>
            </w:pPr>
            <w:r>
              <w:rPr>
                <w:rFonts w:ascii="黑体" w:eastAsia="黑体" w:hAnsi="新宋体" w:hint="eastAsia"/>
              </w:rPr>
              <w:t>LL</w:t>
            </w:r>
            <w:r>
              <w:rPr>
                <w:rFonts w:ascii="黑体" w:eastAsia="黑体" w:hAnsi="新宋体"/>
              </w:rPr>
              <w:t>..</w:t>
            </w:r>
            <w:r>
              <w:rPr>
                <w:rFonts w:ascii="黑体" w:eastAsia="黑体" w:hAnsi="新宋体" w:hint="eastAsia"/>
              </w:rPr>
              <w:t>1</w:t>
            </w:r>
          </w:p>
        </w:tc>
        <w:tc>
          <w:tcPr>
            <w:tcW w:w="4318" w:type="dxa"/>
            <w:tcBorders>
              <w:top w:val="single" w:sz="6" w:space="0" w:color="000000"/>
              <w:left w:val="nil"/>
              <w:bottom w:val="single" w:sz="6" w:space="0" w:color="000000"/>
              <w:right w:val="single" w:sz="6" w:space="0" w:color="000000"/>
            </w:tcBorders>
          </w:tcPr>
          <w:p w14:paraId="750BDDFC" w14:textId="77777777" w:rsidR="003843EA" w:rsidRDefault="00A21561">
            <w:pPr>
              <w:pStyle w:val="p0"/>
              <w:rPr>
                <w:rFonts w:ascii="黑体" w:eastAsia="黑体"/>
              </w:rPr>
            </w:pPr>
            <w:r>
              <w:rPr>
                <w:rFonts w:ascii="黑体" w:eastAsia="黑体" w:hint="eastAsia"/>
              </w:rPr>
              <w:t>0x01 磁卡刷卡成功</w:t>
            </w:r>
          </w:p>
          <w:p w14:paraId="635011B1" w14:textId="77777777" w:rsidR="003843EA" w:rsidRDefault="00A21561">
            <w:pPr>
              <w:pStyle w:val="p0"/>
              <w:rPr>
                <w:rFonts w:ascii="黑体" w:eastAsia="黑体"/>
              </w:rPr>
            </w:pPr>
            <w:r>
              <w:rPr>
                <w:rFonts w:ascii="黑体" w:eastAsia="黑体" w:hint="eastAsia"/>
              </w:rPr>
              <w:t>0x11 磁卡刷卡完成，但是刷卡失败</w:t>
            </w:r>
          </w:p>
          <w:p w14:paraId="11C3AAF7" w14:textId="77777777" w:rsidR="003843EA" w:rsidRDefault="00A21561">
            <w:pPr>
              <w:pStyle w:val="p0"/>
              <w:rPr>
                <w:rFonts w:ascii="黑体" w:eastAsia="黑体"/>
              </w:rPr>
            </w:pPr>
            <w:r>
              <w:rPr>
                <w:rFonts w:ascii="黑体" w:eastAsia="黑体" w:hint="eastAsia"/>
              </w:rPr>
              <w:t>0x14 非接卡为A卡</w:t>
            </w:r>
          </w:p>
          <w:p w14:paraId="1A827C48" w14:textId="77777777" w:rsidR="003843EA" w:rsidRDefault="00A21561">
            <w:pPr>
              <w:pStyle w:val="p0"/>
              <w:rPr>
                <w:rFonts w:ascii="黑体" w:eastAsia="黑体"/>
              </w:rPr>
            </w:pPr>
            <w:r>
              <w:rPr>
                <w:rFonts w:ascii="黑体" w:eastAsia="黑体" w:hint="eastAsia"/>
              </w:rPr>
              <w:t>0x24 非接卡为B卡</w:t>
            </w:r>
          </w:p>
          <w:p w14:paraId="1AE692A0" w14:textId="77777777" w:rsidR="003843EA" w:rsidRDefault="00A21561">
            <w:pPr>
              <w:pStyle w:val="p0"/>
              <w:rPr>
                <w:rFonts w:ascii="黑体" w:eastAsia="黑体"/>
              </w:rPr>
            </w:pPr>
            <w:r>
              <w:rPr>
                <w:rFonts w:ascii="黑体" w:eastAsia="黑体" w:hint="eastAsia"/>
              </w:rPr>
              <w:t>0x44 非接卡为M1卡</w:t>
            </w:r>
          </w:p>
        </w:tc>
      </w:tr>
      <w:tr w:rsidR="003843EA" w14:paraId="670E2B99" w14:textId="77777777">
        <w:trPr>
          <w:trHeight w:val="435"/>
        </w:trPr>
        <w:tc>
          <w:tcPr>
            <w:tcW w:w="567" w:type="dxa"/>
            <w:tcBorders>
              <w:top w:val="single" w:sz="6" w:space="0" w:color="000000"/>
              <w:left w:val="single" w:sz="6" w:space="0" w:color="000000"/>
              <w:bottom w:val="single" w:sz="4" w:space="0" w:color="auto"/>
              <w:right w:val="single" w:sz="4" w:space="0" w:color="000000"/>
            </w:tcBorders>
            <w:vAlign w:val="center"/>
          </w:tcPr>
          <w:p w14:paraId="3352D9F3" w14:textId="77777777" w:rsidR="003843EA" w:rsidRDefault="00A21561">
            <w:pPr>
              <w:pStyle w:val="p0"/>
              <w:spacing w:line="276" w:lineRule="auto"/>
              <w:jc w:val="center"/>
              <w:rPr>
                <w:rFonts w:ascii="黑体" w:eastAsia="黑体"/>
              </w:rPr>
            </w:pPr>
            <w:r>
              <w:rPr>
                <w:rFonts w:ascii="黑体" w:eastAsia="黑体" w:hint="eastAsia"/>
              </w:rPr>
              <w:t>3</w:t>
            </w:r>
          </w:p>
        </w:tc>
        <w:tc>
          <w:tcPr>
            <w:tcW w:w="2268" w:type="dxa"/>
            <w:tcBorders>
              <w:top w:val="single" w:sz="6" w:space="0" w:color="000000"/>
              <w:left w:val="nil"/>
              <w:bottom w:val="single" w:sz="4" w:space="0" w:color="auto"/>
              <w:right w:val="single" w:sz="4" w:space="0" w:color="000000"/>
            </w:tcBorders>
            <w:vAlign w:val="center"/>
          </w:tcPr>
          <w:p w14:paraId="0C80141A" w14:textId="77777777" w:rsidR="003843EA" w:rsidRDefault="00A21561">
            <w:pPr>
              <w:pStyle w:val="p0"/>
              <w:jc w:val="center"/>
              <w:rPr>
                <w:rFonts w:ascii="黑体" w:eastAsia="黑体" w:hAnsi="新宋体"/>
              </w:rPr>
            </w:pPr>
            <w:r>
              <w:rPr>
                <w:rFonts w:ascii="黑体" w:eastAsia="黑体" w:hAnsi="新宋体" w:hint="eastAsia"/>
              </w:rPr>
              <w:t>SNR</w:t>
            </w:r>
          </w:p>
        </w:tc>
        <w:tc>
          <w:tcPr>
            <w:tcW w:w="1134" w:type="dxa"/>
            <w:tcBorders>
              <w:top w:val="single" w:sz="6" w:space="0" w:color="000000"/>
              <w:left w:val="nil"/>
              <w:bottom w:val="single" w:sz="4" w:space="0" w:color="auto"/>
              <w:right w:val="single" w:sz="6" w:space="0" w:color="000000"/>
            </w:tcBorders>
            <w:vAlign w:val="center"/>
          </w:tcPr>
          <w:p w14:paraId="288FCE3D" w14:textId="77777777" w:rsidR="003843EA" w:rsidRDefault="00A21561">
            <w:pPr>
              <w:pStyle w:val="p0"/>
              <w:jc w:val="center"/>
              <w:rPr>
                <w:rFonts w:ascii="黑体" w:eastAsia="黑体" w:hAnsi="新宋体"/>
              </w:rPr>
            </w:pPr>
            <w:r>
              <w:rPr>
                <w:rFonts w:ascii="黑体" w:eastAsia="黑体" w:hAnsi="新宋体" w:hint="eastAsia"/>
              </w:rPr>
              <w:t>LL256</w:t>
            </w:r>
          </w:p>
        </w:tc>
        <w:tc>
          <w:tcPr>
            <w:tcW w:w="4318" w:type="dxa"/>
            <w:tcBorders>
              <w:top w:val="single" w:sz="6" w:space="0" w:color="000000"/>
              <w:left w:val="nil"/>
              <w:bottom w:val="single" w:sz="4" w:space="0" w:color="auto"/>
              <w:right w:val="single" w:sz="6" w:space="0" w:color="000000"/>
            </w:tcBorders>
          </w:tcPr>
          <w:p w14:paraId="2FE7B4C1" w14:textId="77777777" w:rsidR="003843EA" w:rsidRDefault="00A21561">
            <w:pPr>
              <w:pStyle w:val="p0"/>
              <w:rPr>
                <w:rFonts w:ascii="黑体" w:eastAsia="黑体"/>
              </w:rPr>
            </w:pPr>
            <w:r>
              <w:rPr>
                <w:rFonts w:ascii="黑体" w:eastAsia="黑体" w:hint="eastAsia"/>
              </w:rPr>
              <w:t>ID2为0x14/0x24/0x44时，返回的是卡片序列号</w:t>
            </w:r>
          </w:p>
        </w:tc>
      </w:tr>
      <w:tr w:rsidR="003843EA" w14:paraId="468EC20D" w14:textId="77777777">
        <w:trPr>
          <w:trHeight w:val="195"/>
        </w:trPr>
        <w:tc>
          <w:tcPr>
            <w:tcW w:w="567" w:type="dxa"/>
            <w:tcBorders>
              <w:top w:val="single" w:sz="4" w:space="0" w:color="auto"/>
              <w:left w:val="single" w:sz="6" w:space="0" w:color="000000"/>
              <w:bottom w:val="single" w:sz="6" w:space="0" w:color="000000"/>
              <w:right w:val="single" w:sz="4" w:space="0" w:color="000000"/>
            </w:tcBorders>
            <w:vAlign w:val="center"/>
          </w:tcPr>
          <w:p w14:paraId="25AB8478" w14:textId="77777777" w:rsidR="003843EA" w:rsidRDefault="00A21561">
            <w:pPr>
              <w:pStyle w:val="p0"/>
              <w:spacing w:line="276" w:lineRule="auto"/>
              <w:jc w:val="center"/>
              <w:rPr>
                <w:rFonts w:ascii="黑体" w:eastAsia="黑体"/>
              </w:rPr>
            </w:pPr>
            <w:ins w:id="443" w:author="zheng" w:date="2016-12-29T10:06:00Z">
              <w:r>
                <w:rPr>
                  <w:rFonts w:ascii="黑体" w:eastAsia="黑体" w:hint="eastAsia"/>
                </w:rPr>
                <w:t>4</w:t>
              </w:r>
            </w:ins>
          </w:p>
        </w:tc>
        <w:tc>
          <w:tcPr>
            <w:tcW w:w="2268" w:type="dxa"/>
            <w:tcBorders>
              <w:top w:val="single" w:sz="4" w:space="0" w:color="auto"/>
              <w:left w:val="nil"/>
              <w:bottom w:val="single" w:sz="6" w:space="0" w:color="000000"/>
              <w:right w:val="single" w:sz="4" w:space="0" w:color="000000"/>
            </w:tcBorders>
            <w:vAlign w:val="center"/>
          </w:tcPr>
          <w:p w14:paraId="4005BB0C" w14:textId="77777777" w:rsidR="003843EA" w:rsidRDefault="00A21561">
            <w:pPr>
              <w:pStyle w:val="p0"/>
              <w:jc w:val="center"/>
              <w:rPr>
                <w:rFonts w:ascii="黑体" w:eastAsia="黑体" w:hAnsi="新宋体"/>
              </w:rPr>
            </w:pPr>
            <w:proofErr w:type="spellStart"/>
            <w:ins w:id="444" w:author="zheng" w:date="2016-12-29T10:06:00Z">
              <w:r>
                <w:rPr>
                  <w:rFonts w:ascii="黑体" w:eastAsia="黑体" w:hAnsi="新宋体"/>
                </w:rPr>
                <w:t>S</w:t>
              </w:r>
              <w:r>
                <w:rPr>
                  <w:rFonts w:ascii="黑体" w:eastAsia="黑体" w:hAnsi="新宋体" w:hint="eastAsia"/>
                </w:rPr>
                <w:t>ak</w:t>
              </w:r>
            </w:ins>
            <w:proofErr w:type="spellEnd"/>
          </w:p>
        </w:tc>
        <w:tc>
          <w:tcPr>
            <w:tcW w:w="1134" w:type="dxa"/>
            <w:tcBorders>
              <w:top w:val="single" w:sz="4" w:space="0" w:color="auto"/>
              <w:left w:val="nil"/>
              <w:bottom w:val="single" w:sz="6" w:space="0" w:color="000000"/>
              <w:right w:val="single" w:sz="6" w:space="0" w:color="000000"/>
            </w:tcBorders>
            <w:vAlign w:val="center"/>
          </w:tcPr>
          <w:p w14:paraId="36E591D4" w14:textId="77777777" w:rsidR="003843EA" w:rsidRDefault="00A21561">
            <w:pPr>
              <w:pStyle w:val="p0"/>
              <w:jc w:val="center"/>
              <w:rPr>
                <w:rFonts w:ascii="黑体" w:eastAsia="黑体" w:hAnsi="新宋体"/>
              </w:rPr>
            </w:pPr>
            <w:ins w:id="445" w:author="zheng" w:date="2016-12-29T10:06:00Z">
              <w:r>
                <w:rPr>
                  <w:rFonts w:ascii="黑体" w:eastAsia="黑体" w:hAnsi="新宋体" w:hint="eastAsia"/>
                </w:rPr>
                <w:t>1</w:t>
              </w:r>
            </w:ins>
          </w:p>
        </w:tc>
        <w:tc>
          <w:tcPr>
            <w:tcW w:w="4318" w:type="dxa"/>
            <w:tcBorders>
              <w:top w:val="single" w:sz="4" w:space="0" w:color="auto"/>
              <w:left w:val="nil"/>
              <w:bottom w:val="single" w:sz="6" w:space="0" w:color="000000"/>
              <w:right w:val="single" w:sz="6" w:space="0" w:color="000000"/>
            </w:tcBorders>
          </w:tcPr>
          <w:p w14:paraId="20183D05" w14:textId="77777777" w:rsidR="003843EA" w:rsidRDefault="00A21561">
            <w:pPr>
              <w:pStyle w:val="p0"/>
              <w:rPr>
                <w:ins w:id="446" w:author="zheng" w:date="2016-12-29T10:08:00Z"/>
                <w:rFonts w:ascii="黑体" w:eastAsia="黑体"/>
              </w:rPr>
            </w:pPr>
            <w:ins w:id="447" w:author="zheng" w:date="2016-12-29T10:06:00Z">
              <w:r>
                <w:rPr>
                  <w:rFonts w:ascii="黑体" w:eastAsia="黑体" w:hint="eastAsia"/>
                </w:rPr>
                <w:t>若为M1卡</w:t>
              </w:r>
            </w:ins>
            <w:ins w:id="448" w:author="zheng" w:date="2016-12-29T10:07:00Z">
              <w:r>
                <w:rPr>
                  <w:rFonts w:ascii="黑体" w:eastAsia="黑体" w:hint="eastAsia"/>
                </w:rPr>
                <w:t>、A卡</w:t>
              </w:r>
            </w:ins>
            <w:ins w:id="449" w:author="zheng" w:date="2016-12-29T10:06:00Z">
              <w:r>
                <w:rPr>
                  <w:rFonts w:ascii="黑体" w:eastAsia="黑体" w:hint="eastAsia"/>
                </w:rPr>
                <w:t>时会</w:t>
              </w:r>
            </w:ins>
            <w:ins w:id="450" w:author="zheng" w:date="2016-12-29T10:07:00Z">
              <w:r>
                <w:rPr>
                  <w:rFonts w:ascii="黑体" w:eastAsia="黑体" w:hint="eastAsia"/>
                </w:rPr>
                <w:t>返回</w:t>
              </w:r>
              <w:proofErr w:type="spellStart"/>
              <w:r>
                <w:rPr>
                  <w:rFonts w:ascii="黑体" w:eastAsia="黑体" w:hint="eastAsia"/>
                </w:rPr>
                <w:t>sak</w:t>
              </w:r>
            </w:ins>
            <w:proofErr w:type="spellEnd"/>
            <w:ins w:id="451" w:author="zheng" w:date="2016-12-29T10:08:00Z">
              <w:r>
                <w:rPr>
                  <w:rFonts w:ascii="黑体" w:eastAsia="黑体" w:hint="eastAsia"/>
                </w:rPr>
                <w:t>，说明如下：</w:t>
              </w:r>
            </w:ins>
          </w:p>
          <w:p w14:paraId="5CE9BBD6" w14:textId="77777777" w:rsidR="003843EA" w:rsidRDefault="00A21561">
            <w:pPr>
              <w:pStyle w:val="p0"/>
              <w:rPr>
                <w:ins w:id="452" w:author="zheng" w:date="2016-12-29T10:09:00Z"/>
                <w:rFonts w:ascii="黑体" w:eastAsia="黑体"/>
              </w:rPr>
            </w:pPr>
            <w:ins w:id="453" w:author="zheng" w:date="2016-12-29T10:08:00Z">
              <w:r>
                <w:rPr>
                  <w:rFonts w:ascii="黑体" w:eastAsia="黑体" w:hint="eastAsia"/>
                </w:rPr>
                <w:lastRenderedPageBreak/>
                <w:t>0x</w:t>
              </w:r>
            </w:ins>
            <w:ins w:id="454" w:author="zheng" w:date="2016-12-29T10:09:00Z">
              <w:r>
                <w:rPr>
                  <w:rFonts w:ascii="黑体" w:eastAsia="黑体" w:hint="eastAsia"/>
                </w:rPr>
                <w:t>20</w:t>
              </w:r>
              <w:r>
                <w:rPr>
                  <w:rFonts w:ascii="黑体" w:eastAsia="黑体"/>
                </w:rPr>
                <w:t>—</w:t>
              </w:r>
              <w:r>
                <w:rPr>
                  <w:rFonts w:ascii="黑体" w:eastAsia="黑体" w:hint="eastAsia"/>
                </w:rPr>
                <w:t>CPU A卡</w:t>
              </w:r>
            </w:ins>
          </w:p>
          <w:p w14:paraId="0DD7E47A" w14:textId="77777777" w:rsidR="003843EA" w:rsidRDefault="00A21561">
            <w:pPr>
              <w:pStyle w:val="p0"/>
              <w:rPr>
                <w:ins w:id="455" w:author="zheng" w:date="2016-12-29T10:09:00Z"/>
                <w:rFonts w:ascii="黑体" w:eastAsia="黑体"/>
              </w:rPr>
            </w:pPr>
            <w:ins w:id="456" w:author="zheng" w:date="2016-12-29T10:09:00Z">
              <w:r>
                <w:rPr>
                  <w:rFonts w:ascii="黑体" w:eastAsia="黑体" w:hint="eastAsia"/>
                </w:rPr>
                <w:t>0x08</w:t>
              </w:r>
              <w:r>
                <w:rPr>
                  <w:rFonts w:ascii="黑体" w:eastAsia="黑体"/>
                </w:rPr>
                <w:t>—</w:t>
              </w:r>
              <w:r>
                <w:rPr>
                  <w:rFonts w:ascii="黑体" w:eastAsia="黑体" w:hint="eastAsia"/>
                </w:rPr>
                <w:t>S50 M1卡</w:t>
              </w:r>
            </w:ins>
          </w:p>
          <w:p w14:paraId="2E64C6BB" w14:textId="77777777" w:rsidR="003843EA" w:rsidRDefault="00A21561">
            <w:pPr>
              <w:pStyle w:val="p0"/>
              <w:rPr>
                <w:ins w:id="457" w:author="zheng" w:date="2016-12-29T10:10:00Z"/>
                <w:rFonts w:ascii="黑体" w:eastAsia="黑体"/>
              </w:rPr>
            </w:pPr>
            <w:ins w:id="458" w:author="zheng" w:date="2016-12-29T10:09:00Z">
              <w:r>
                <w:rPr>
                  <w:rFonts w:ascii="黑体" w:eastAsia="黑体" w:hint="eastAsia"/>
                </w:rPr>
                <w:t>0x18</w:t>
              </w:r>
              <w:r>
                <w:rPr>
                  <w:rFonts w:ascii="黑体" w:eastAsia="黑体"/>
                </w:rPr>
                <w:t>—</w:t>
              </w:r>
              <w:r>
                <w:rPr>
                  <w:rFonts w:ascii="黑体" w:eastAsia="黑体" w:hint="eastAsia"/>
                </w:rPr>
                <w:t>S70 M1卡</w:t>
              </w:r>
            </w:ins>
          </w:p>
          <w:p w14:paraId="6B28C66D" w14:textId="77777777" w:rsidR="003843EA" w:rsidRDefault="00A21561">
            <w:pPr>
              <w:pStyle w:val="p0"/>
              <w:rPr>
                <w:ins w:id="459" w:author="zheng" w:date="2016-12-29T10:10:00Z"/>
                <w:rFonts w:ascii="黑体" w:eastAsia="黑体"/>
              </w:rPr>
            </w:pPr>
            <w:ins w:id="460" w:author="zheng" w:date="2016-12-29T10:10:00Z">
              <w:r>
                <w:rPr>
                  <w:rFonts w:ascii="黑体" w:eastAsia="黑体" w:hint="eastAsia"/>
                </w:rPr>
                <w:t>0x28</w:t>
              </w:r>
              <w:r>
                <w:rPr>
                  <w:rFonts w:ascii="黑体" w:eastAsia="黑体"/>
                </w:rPr>
                <w:t>—</w:t>
              </w:r>
              <w:r>
                <w:rPr>
                  <w:rFonts w:ascii="黑体" w:eastAsia="黑体" w:hint="eastAsia"/>
                </w:rPr>
                <w:t>S50_PRO</w:t>
              </w:r>
            </w:ins>
          </w:p>
          <w:p w14:paraId="16514347" w14:textId="77777777" w:rsidR="003843EA" w:rsidRDefault="00A21561">
            <w:pPr>
              <w:pStyle w:val="p0"/>
              <w:rPr>
                <w:rFonts w:ascii="黑体" w:eastAsia="黑体"/>
              </w:rPr>
            </w:pPr>
            <w:ins w:id="461" w:author="zheng" w:date="2016-12-29T10:10:00Z">
              <w:r>
                <w:rPr>
                  <w:rFonts w:ascii="黑体" w:eastAsia="黑体" w:hint="eastAsia"/>
                </w:rPr>
                <w:t>0x38</w:t>
              </w:r>
              <w:r>
                <w:rPr>
                  <w:rFonts w:ascii="黑体" w:eastAsia="黑体"/>
                </w:rPr>
                <w:t>—</w:t>
              </w:r>
              <w:r>
                <w:rPr>
                  <w:rFonts w:ascii="黑体" w:eastAsia="黑体" w:hint="eastAsia"/>
                </w:rPr>
                <w:t>S70_PRO</w:t>
              </w:r>
            </w:ins>
          </w:p>
        </w:tc>
      </w:tr>
    </w:tbl>
    <w:p w14:paraId="6DB73C98" w14:textId="77777777" w:rsidR="003843EA" w:rsidRDefault="003843EA">
      <w:pPr>
        <w:pStyle w:val="MyText"/>
        <w:spacing w:line="276" w:lineRule="auto"/>
        <w:ind w:left="1680"/>
      </w:pPr>
    </w:p>
    <w:p w14:paraId="299C8530" w14:textId="77777777" w:rsidR="003843EA" w:rsidRDefault="00A21561">
      <w:pPr>
        <w:pStyle w:val="MyDoc111New"/>
      </w:pPr>
      <w:bookmarkStart w:id="462" w:name="_Toc6606"/>
      <w:bookmarkStart w:id="463" w:name="_Toc453057385"/>
      <w:bookmarkStart w:id="464" w:name="_Toc31478"/>
      <w:bookmarkStart w:id="465" w:name="_Toc6338"/>
      <w:bookmarkStart w:id="466" w:name="_Toc19703"/>
      <w:r>
        <w:rPr>
          <w:rFonts w:hint="eastAsia"/>
        </w:rPr>
        <w:t>关闭读卡器</w:t>
      </w:r>
      <w:bookmarkEnd w:id="462"/>
      <w:bookmarkEnd w:id="463"/>
      <w:bookmarkEnd w:id="464"/>
      <w:bookmarkEnd w:id="465"/>
      <w:bookmarkEnd w:id="466"/>
      <w:ins w:id="467" w:author="Administrator" w:date="2018-04-27T11:01:00Z">
        <w:r>
          <w:t>0xD1 0x02</w:t>
        </w:r>
      </w:ins>
    </w:p>
    <w:p w14:paraId="74AE408D" w14:textId="77777777" w:rsidR="003843EA" w:rsidRDefault="00A21561">
      <w:pPr>
        <w:pStyle w:val="MyText"/>
        <w:spacing w:line="276" w:lineRule="auto"/>
        <w:ind w:firstLine="409"/>
      </w:pPr>
      <w:r>
        <w:rPr>
          <w:rFonts w:hint="eastAsia"/>
        </w:rPr>
        <w:t>指令：</w:t>
      </w:r>
      <w:r>
        <w:t>0xD1 0x02</w:t>
      </w:r>
    </w:p>
    <w:p w14:paraId="5BEF5150" w14:textId="77777777" w:rsidR="003843EA" w:rsidRDefault="00A21561">
      <w:pPr>
        <w:pStyle w:val="MyText"/>
        <w:spacing w:line="276" w:lineRule="auto"/>
      </w:pPr>
      <w:r>
        <w:tab/>
      </w:r>
      <w:r>
        <w:rPr>
          <w:rFonts w:hint="eastAsia"/>
        </w:rPr>
        <w:t>描述：该命令用于用于关闭磁头，不允许POS</w:t>
      </w:r>
      <w:r>
        <w:t>读取磁条卡信息。</w:t>
      </w:r>
    </w:p>
    <w:p w14:paraId="070F6014" w14:textId="77777777" w:rsidR="003843EA" w:rsidRDefault="00A21561">
      <w:pPr>
        <w:pStyle w:val="MyText"/>
        <w:numPr>
          <w:ilvl w:val="0"/>
          <w:numId w:val="4"/>
        </w:numPr>
        <w:spacing w:line="276" w:lineRule="auto"/>
      </w:pPr>
      <w:r>
        <w:rPr>
          <w:rFonts w:hint="eastAsia"/>
        </w:rPr>
        <w:t>请求报文</w:t>
      </w:r>
    </w:p>
    <w:p w14:paraId="73E595F6" w14:textId="77777777" w:rsidR="003843EA" w:rsidRDefault="00A21561">
      <w:pPr>
        <w:pStyle w:val="MyText"/>
        <w:spacing w:line="276" w:lineRule="auto"/>
        <w:ind w:left="1680"/>
      </w:pPr>
      <w:r>
        <w:rPr>
          <w:rFonts w:hint="eastAsia"/>
        </w:rPr>
        <w:t>数据：无</w:t>
      </w:r>
    </w:p>
    <w:p w14:paraId="49B6EF22" w14:textId="77777777" w:rsidR="003843EA" w:rsidRDefault="003843EA">
      <w:pPr>
        <w:pStyle w:val="MyText"/>
        <w:spacing w:line="276" w:lineRule="auto"/>
        <w:ind w:left="0"/>
      </w:pPr>
    </w:p>
    <w:p w14:paraId="0A00D36E" w14:textId="77777777" w:rsidR="003843EA" w:rsidRDefault="00A21561">
      <w:pPr>
        <w:pStyle w:val="MyText"/>
        <w:numPr>
          <w:ilvl w:val="0"/>
          <w:numId w:val="4"/>
        </w:numPr>
        <w:spacing w:line="276" w:lineRule="auto"/>
      </w:pPr>
      <w:r>
        <w:rPr>
          <w:rFonts w:hint="eastAsia"/>
        </w:rPr>
        <w:t>响应报文</w:t>
      </w:r>
    </w:p>
    <w:p w14:paraId="5CBBE1E6" w14:textId="77777777" w:rsidR="003843EA" w:rsidRDefault="00A21561">
      <w:pPr>
        <w:pStyle w:val="MyText"/>
        <w:spacing w:line="276" w:lineRule="auto"/>
        <w:ind w:leftChars="800" w:left="1680"/>
      </w:pPr>
      <w:r>
        <w:rPr>
          <w:rFonts w:hint="eastAsia"/>
        </w:rPr>
        <w:t>数据：无</w:t>
      </w:r>
    </w:p>
    <w:p w14:paraId="2ED62493" w14:textId="77777777" w:rsidR="003843EA" w:rsidRDefault="003843EA">
      <w:pPr>
        <w:pStyle w:val="MyText"/>
        <w:spacing w:line="276" w:lineRule="auto"/>
        <w:ind w:left="1680"/>
      </w:pPr>
    </w:p>
    <w:p w14:paraId="6845E415" w14:textId="77777777" w:rsidR="003843EA" w:rsidRDefault="003843EA">
      <w:pPr>
        <w:pStyle w:val="MyText"/>
      </w:pPr>
    </w:p>
    <w:p w14:paraId="5C4BDACF" w14:textId="77777777" w:rsidR="003843EA" w:rsidRDefault="00A21561">
      <w:pPr>
        <w:pStyle w:val="MyDoc111New"/>
      </w:pPr>
      <w:bookmarkStart w:id="468" w:name="_Toc2557"/>
      <w:bookmarkStart w:id="469" w:name="_Toc13533"/>
      <w:bookmarkStart w:id="470" w:name="_Toc8979"/>
      <w:bookmarkStart w:id="471" w:name="_Toc14636"/>
      <w:bookmarkStart w:id="472" w:name="_Toc453057386"/>
      <w:r>
        <w:rPr>
          <w:rFonts w:hint="eastAsia"/>
        </w:rPr>
        <w:t>读磁条卡（明文）</w:t>
      </w:r>
      <w:bookmarkEnd w:id="468"/>
      <w:bookmarkEnd w:id="469"/>
      <w:bookmarkEnd w:id="470"/>
      <w:bookmarkEnd w:id="471"/>
      <w:bookmarkEnd w:id="472"/>
      <w:ins w:id="473" w:author="Administrator" w:date="2018-04-27T11:01:00Z">
        <w:r>
          <w:t>0xD1 0x04</w:t>
        </w:r>
      </w:ins>
    </w:p>
    <w:p w14:paraId="65162797" w14:textId="77777777" w:rsidR="003843EA" w:rsidRDefault="00A21561">
      <w:pPr>
        <w:pStyle w:val="MyText"/>
        <w:spacing w:line="276" w:lineRule="auto"/>
      </w:pPr>
      <w:r>
        <w:tab/>
      </w:r>
      <w:r>
        <w:rPr>
          <w:rFonts w:hint="eastAsia"/>
        </w:rPr>
        <w:t>指令：</w:t>
      </w:r>
      <w:r>
        <w:t>0xD1 0x04</w:t>
      </w:r>
    </w:p>
    <w:p w14:paraId="1DF9B761" w14:textId="77777777" w:rsidR="003843EA" w:rsidRDefault="00A21561">
      <w:pPr>
        <w:pStyle w:val="MyText"/>
        <w:spacing w:line="276" w:lineRule="auto"/>
      </w:pPr>
      <w:r>
        <w:tab/>
      </w:r>
      <w:r>
        <w:rPr>
          <w:rFonts w:hint="eastAsia"/>
        </w:rPr>
        <w:t>描述：读磁条卡信息，并返回磁条卡的明文数据。</w:t>
      </w:r>
    </w:p>
    <w:p w14:paraId="0FFCD0D1" w14:textId="77777777" w:rsidR="003843EA" w:rsidRDefault="00A21561">
      <w:pPr>
        <w:pStyle w:val="MyText"/>
        <w:numPr>
          <w:ilvl w:val="0"/>
          <w:numId w:val="4"/>
        </w:numPr>
        <w:spacing w:line="276" w:lineRule="auto"/>
      </w:pPr>
      <w:r>
        <w:rPr>
          <w:rFonts w:hint="eastAsia"/>
        </w:rPr>
        <w:t>请求报文</w:t>
      </w:r>
    </w:p>
    <w:p w14:paraId="70E3ADD3" w14:textId="77777777" w:rsidR="003843EA" w:rsidRDefault="00A21561">
      <w:pPr>
        <w:pStyle w:val="MyText"/>
        <w:spacing w:line="276" w:lineRule="auto"/>
        <w:ind w:left="1680"/>
      </w:pPr>
      <w:r>
        <w:rPr>
          <w:rFonts w:hint="eastAsia"/>
        </w:rPr>
        <w:t>数据：</w:t>
      </w:r>
    </w:p>
    <w:tbl>
      <w:tblPr>
        <w:tblW w:w="8287" w:type="dxa"/>
        <w:tblInd w:w="1809" w:type="dxa"/>
        <w:tblLayout w:type="fixed"/>
        <w:tblLook w:val="04A0" w:firstRow="1" w:lastRow="0" w:firstColumn="1" w:lastColumn="0" w:noHBand="0" w:noVBand="1"/>
      </w:tblPr>
      <w:tblGrid>
        <w:gridCol w:w="567"/>
        <w:gridCol w:w="2268"/>
        <w:gridCol w:w="1134"/>
        <w:gridCol w:w="4318"/>
      </w:tblGrid>
      <w:tr w:rsidR="003843EA" w14:paraId="67001CDC"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699077ED"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268" w:type="dxa"/>
            <w:tcBorders>
              <w:top w:val="single" w:sz="6" w:space="0" w:color="000000"/>
              <w:left w:val="nil"/>
              <w:bottom w:val="single" w:sz="6" w:space="0" w:color="000000"/>
              <w:right w:val="single" w:sz="4" w:space="0" w:color="000000"/>
            </w:tcBorders>
            <w:shd w:val="clear" w:color="auto" w:fill="E6E6E6"/>
          </w:tcPr>
          <w:p w14:paraId="6655BE19"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数据域</w:t>
            </w:r>
          </w:p>
        </w:tc>
        <w:tc>
          <w:tcPr>
            <w:tcW w:w="1134" w:type="dxa"/>
            <w:tcBorders>
              <w:top w:val="single" w:sz="6" w:space="0" w:color="000000"/>
              <w:left w:val="nil"/>
              <w:bottom w:val="single" w:sz="6" w:space="0" w:color="000000"/>
              <w:right w:val="single" w:sz="6" w:space="0" w:color="000000"/>
            </w:tcBorders>
            <w:shd w:val="clear" w:color="auto" w:fill="E6E6E6"/>
          </w:tcPr>
          <w:p w14:paraId="026AC0B8"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长度</w:t>
            </w:r>
          </w:p>
        </w:tc>
        <w:tc>
          <w:tcPr>
            <w:tcW w:w="4318" w:type="dxa"/>
            <w:tcBorders>
              <w:top w:val="single" w:sz="6" w:space="0" w:color="000000"/>
              <w:left w:val="nil"/>
              <w:bottom w:val="single" w:sz="6" w:space="0" w:color="000000"/>
              <w:right w:val="single" w:sz="6" w:space="0" w:color="000000"/>
            </w:tcBorders>
            <w:shd w:val="clear" w:color="auto" w:fill="E6E6E6"/>
          </w:tcPr>
          <w:p w14:paraId="546FFB14" w14:textId="77777777" w:rsidR="003843EA" w:rsidRDefault="00A21561">
            <w:pPr>
              <w:widowControl/>
              <w:spacing w:line="276" w:lineRule="auto"/>
              <w:ind w:firstLine="420"/>
              <w:jc w:val="center"/>
              <w:rPr>
                <w:rFonts w:ascii="黑体"/>
                <w:b/>
                <w:bCs/>
                <w:kern w:val="0"/>
                <w:szCs w:val="21"/>
              </w:rPr>
            </w:pPr>
            <w:r>
              <w:rPr>
                <w:rFonts w:ascii="黑体" w:hAnsi="宋体" w:hint="eastAsia"/>
                <w:b/>
                <w:bCs/>
                <w:kern w:val="0"/>
                <w:szCs w:val="21"/>
              </w:rPr>
              <w:t>备注</w:t>
            </w:r>
          </w:p>
        </w:tc>
      </w:tr>
      <w:tr w:rsidR="003843EA" w14:paraId="0F277EBB"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0A6018AA" w14:textId="77777777" w:rsidR="003843EA" w:rsidRDefault="00A21561">
            <w:pPr>
              <w:widowControl/>
              <w:spacing w:line="276" w:lineRule="auto"/>
              <w:jc w:val="center"/>
              <w:rPr>
                <w:rFonts w:ascii="黑体"/>
                <w:kern w:val="0"/>
                <w:szCs w:val="21"/>
              </w:rPr>
            </w:pPr>
            <w:r>
              <w:rPr>
                <w:rFonts w:ascii="黑体" w:hAnsi="新宋体"/>
                <w:kern w:val="0"/>
                <w:szCs w:val="21"/>
              </w:rPr>
              <w:t>1</w:t>
            </w:r>
          </w:p>
        </w:tc>
        <w:tc>
          <w:tcPr>
            <w:tcW w:w="2268" w:type="dxa"/>
            <w:tcBorders>
              <w:top w:val="single" w:sz="6" w:space="0" w:color="000000"/>
              <w:left w:val="nil"/>
              <w:bottom w:val="single" w:sz="6" w:space="0" w:color="000000"/>
              <w:right w:val="single" w:sz="4" w:space="0" w:color="000000"/>
            </w:tcBorders>
            <w:shd w:val="clear" w:color="auto" w:fill="auto"/>
            <w:vAlign w:val="center"/>
          </w:tcPr>
          <w:p w14:paraId="239EE516" w14:textId="77777777" w:rsidR="003843EA" w:rsidRDefault="00A21561">
            <w:pPr>
              <w:pStyle w:val="p0"/>
              <w:jc w:val="center"/>
              <w:rPr>
                <w:rFonts w:ascii="黑体" w:eastAsia="黑体"/>
              </w:rPr>
            </w:pPr>
            <w:r>
              <w:rPr>
                <w:rFonts w:ascii="黑体" w:eastAsia="黑体" w:hAnsi="新宋体" w:hint="eastAsia"/>
              </w:rPr>
              <w:t>磁道信息读取模式</w:t>
            </w:r>
          </w:p>
        </w:tc>
        <w:tc>
          <w:tcPr>
            <w:tcW w:w="1134" w:type="dxa"/>
            <w:tcBorders>
              <w:top w:val="single" w:sz="6" w:space="0" w:color="000000"/>
              <w:left w:val="nil"/>
              <w:bottom w:val="single" w:sz="6" w:space="0" w:color="000000"/>
              <w:right w:val="single" w:sz="6" w:space="0" w:color="000000"/>
            </w:tcBorders>
            <w:shd w:val="clear" w:color="auto" w:fill="auto"/>
            <w:vAlign w:val="center"/>
          </w:tcPr>
          <w:p w14:paraId="21C740BB" w14:textId="77777777" w:rsidR="003843EA" w:rsidRDefault="00A21561">
            <w:pPr>
              <w:pStyle w:val="p0"/>
              <w:jc w:val="center"/>
              <w:rPr>
                <w:rFonts w:ascii="黑体" w:eastAsia="黑体"/>
              </w:rPr>
            </w:pPr>
            <w:r>
              <w:rPr>
                <w:rFonts w:ascii="黑体" w:eastAsia="黑体"/>
              </w:rPr>
              <w:t>1</w:t>
            </w:r>
          </w:p>
        </w:tc>
        <w:tc>
          <w:tcPr>
            <w:tcW w:w="4318" w:type="dxa"/>
            <w:tcBorders>
              <w:top w:val="single" w:sz="6" w:space="0" w:color="000000"/>
              <w:left w:val="nil"/>
              <w:bottom w:val="single" w:sz="6" w:space="0" w:color="000000"/>
              <w:right w:val="single" w:sz="6" w:space="0" w:color="000000"/>
            </w:tcBorders>
            <w:shd w:val="clear" w:color="auto" w:fill="auto"/>
          </w:tcPr>
          <w:p w14:paraId="740B0133" w14:textId="77777777" w:rsidR="003843EA" w:rsidRDefault="00A21561">
            <w:pPr>
              <w:pStyle w:val="p0"/>
              <w:rPr>
                <w:rFonts w:ascii="黑体" w:eastAsia="黑体"/>
              </w:rPr>
            </w:pPr>
            <w:r>
              <w:rPr>
                <w:rFonts w:ascii="黑体" w:eastAsia="黑体"/>
              </w:rPr>
              <w:t>0x01</w:t>
            </w:r>
            <w:r>
              <w:rPr>
                <w:rFonts w:ascii="黑体" w:eastAsia="黑体" w:hAnsi="新宋体" w:hint="eastAsia"/>
              </w:rPr>
              <w:t>读取第一磁道数据</w:t>
            </w:r>
          </w:p>
          <w:p w14:paraId="6539F55D" w14:textId="77777777" w:rsidR="003843EA" w:rsidRDefault="00A21561">
            <w:pPr>
              <w:pStyle w:val="p0"/>
              <w:rPr>
                <w:rFonts w:ascii="黑体" w:eastAsia="黑体"/>
              </w:rPr>
            </w:pPr>
            <w:r>
              <w:rPr>
                <w:rFonts w:ascii="黑体" w:eastAsia="黑体"/>
              </w:rPr>
              <w:t>0x02</w:t>
            </w:r>
            <w:r>
              <w:rPr>
                <w:rFonts w:ascii="黑体" w:eastAsia="黑体" w:hAnsi="新宋体" w:hint="eastAsia"/>
              </w:rPr>
              <w:t>读取第二磁道数据</w:t>
            </w:r>
          </w:p>
          <w:p w14:paraId="7B86EA17" w14:textId="77777777" w:rsidR="003843EA" w:rsidRDefault="00A21561">
            <w:pPr>
              <w:pStyle w:val="p0"/>
              <w:rPr>
                <w:rFonts w:ascii="黑体" w:eastAsia="黑体" w:hAnsi="新宋体"/>
              </w:rPr>
            </w:pPr>
            <w:r>
              <w:rPr>
                <w:rFonts w:ascii="黑体" w:eastAsia="黑体"/>
              </w:rPr>
              <w:t>0x04</w:t>
            </w:r>
            <w:r>
              <w:rPr>
                <w:rFonts w:ascii="黑体" w:eastAsia="黑体" w:hAnsi="新宋体" w:hint="eastAsia"/>
              </w:rPr>
              <w:t>读取第三磁道数据</w:t>
            </w:r>
          </w:p>
          <w:p w14:paraId="01CF777C" w14:textId="77777777" w:rsidR="003843EA" w:rsidRDefault="00A21561">
            <w:pPr>
              <w:pStyle w:val="p0"/>
              <w:rPr>
                <w:rFonts w:ascii="黑体" w:eastAsia="黑体"/>
              </w:rPr>
            </w:pPr>
            <w:r>
              <w:rPr>
                <w:rFonts w:ascii="黑体" w:eastAsia="黑体" w:hAnsi="新宋体" w:hint="eastAsia"/>
              </w:rPr>
              <w:t>可组合使用</w:t>
            </w:r>
          </w:p>
        </w:tc>
      </w:tr>
    </w:tbl>
    <w:p w14:paraId="793585A1" w14:textId="77777777" w:rsidR="003843EA" w:rsidRDefault="003843EA">
      <w:pPr>
        <w:pStyle w:val="MyText"/>
        <w:spacing w:line="276" w:lineRule="auto"/>
        <w:ind w:left="1680"/>
      </w:pPr>
    </w:p>
    <w:p w14:paraId="15545D17" w14:textId="77777777" w:rsidR="003843EA" w:rsidRDefault="00A21561">
      <w:pPr>
        <w:pStyle w:val="MyText"/>
        <w:numPr>
          <w:ilvl w:val="0"/>
          <w:numId w:val="4"/>
        </w:numPr>
        <w:spacing w:line="276" w:lineRule="auto"/>
      </w:pPr>
      <w:r>
        <w:rPr>
          <w:rFonts w:hint="eastAsia"/>
        </w:rPr>
        <w:t>响应报文</w:t>
      </w:r>
    </w:p>
    <w:p w14:paraId="6083E889" w14:textId="77777777" w:rsidR="003843EA" w:rsidRDefault="00A21561">
      <w:pPr>
        <w:pStyle w:val="MyText"/>
        <w:spacing w:line="276" w:lineRule="auto"/>
        <w:ind w:leftChars="800" w:left="1680"/>
      </w:pPr>
      <w:r>
        <w:rPr>
          <w:rFonts w:hint="eastAsia"/>
        </w:rPr>
        <w:t>数据：</w:t>
      </w:r>
    </w:p>
    <w:tbl>
      <w:tblPr>
        <w:tblW w:w="8287" w:type="dxa"/>
        <w:tblInd w:w="1809" w:type="dxa"/>
        <w:tblLayout w:type="fixed"/>
        <w:tblLook w:val="04A0" w:firstRow="1" w:lastRow="0" w:firstColumn="1" w:lastColumn="0" w:noHBand="0" w:noVBand="1"/>
      </w:tblPr>
      <w:tblGrid>
        <w:gridCol w:w="567"/>
        <w:gridCol w:w="2268"/>
        <w:gridCol w:w="1134"/>
        <w:gridCol w:w="4318"/>
      </w:tblGrid>
      <w:tr w:rsidR="003843EA" w14:paraId="431C880E"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3F7CBDEA"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268" w:type="dxa"/>
            <w:tcBorders>
              <w:top w:val="single" w:sz="6" w:space="0" w:color="000000"/>
              <w:left w:val="nil"/>
              <w:bottom w:val="single" w:sz="6" w:space="0" w:color="000000"/>
              <w:right w:val="single" w:sz="4" w:space="0" w:color="000000"/>
            </w:tcBorders>
            <w:shd w:val="clear" w:color="auto" w:fill="E6E6E6"/>
          </w:tcPr>
          <w:p w14:paraId="2F8E944C"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数据域</w:t>
            </w:r>
          </w:p>
        </w:tc>
        <w:tc>
          <w:tcPr>
            <w:tcW w:w="1134" w:type="dxa"/>
            <w:tcBorders>
              <w:top w:val="single" w:sz="6" w:space="0" w:color="000000"/>
              <w:left w:val="nil"/>
              <w:bottom w:val="single" w:sz="6" w:space="0" w:color="000000"/>
              <w:right w:val="single" w:sz="6" w:space="0" w:color="000000"/>
            </w:tcBorders>
            <w:shd w:val="clear" w:color="auto" w:fill="E6E6E6"/>
          </w:tcPr>
          <w:p w14:paraId="0BDBFCBB"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长度</w:t>
            </w:r>
          </w:p>
        </w:tc>
        <w:tc>
          <w:tcPr>
            <w:tcW w:w="4318" w:type="dxa"/>
            <w:tcBorders>
              <w:top w:val="single" w:sz="6" w:space="0" w:color="000000"/>
              <w:left w:val="nil"/>
              <w:bottom w:val="single" w:sz="6" w:space="0" w:color="000000"/>
              <w:right w:val="single" w:sz="6" w:space="0" w:color="000000"/>
            </w:tcBorders>
            <w:shd w:val="clear" w:color="auto" w:fill="E6E6E6"/>
          </w:tcPr>
          <w:p w14:paraId="117B529A" w14:textId="77777777" w:rsidR="003843EA" w:rsidRDefault="00A21561">
            <w:pPr>
              <w:widowControl/>
              <w:spacing w:line="276" w:lineRule="auto"/>
              <w:ind w:firstLine="420"/>
              <w:jc w:val="center"/>
              <w:rPr>
                <w:rFonts w:ascii="黑体"/>
                <w:b/>
                <w:bCs/>
                <w:kern w:val="0"/>
                <w:szCs w:val="21"/>
              </w:rPr>
            </w:pPr>
            <w:r>
              <w:rPr>
                <w:rFonts w:ascii="黑体" w:hAnsi="宋体" w:hint="eastAsia"/>
                <w:b/>
                <w:bCs/>
                <w:kern w:val="0"/>
                <w:szCs w:val="21"/>
              </w:rPr>
              <w:t>备注</w:t>
            </w:r>
          </w:p>
        </w:tc>
      </w:tr>
      <w:tr w:rsidR="003843EA" w14:paraId="73BF287C"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389C5E13" w14:textId="77777777" w:rsidR="003843EA" w:rsidRDefault="00A21561">
            <w:pPr>
              <w:pStyle w:val="p0"/>
              <w:spacing w:line="276" w:lineRule="auto"/>
              <w:jc w:val="center"/>
              <w:rPr>
                <w:rFonts w:ascii="黑体" w:eastAsia="黑体"/>
              </w:rPr>
            </w:pPr>
            <w:r>
              <w:rPr>
                <w:rFonts w:ascii="黑体" w:eastAsia="黑体"/>
              </w:rPr>
              <w:t>1</w:t>
            </w:r>
          </w:p>
        </w:tc>
        <w:tc>
          <w:tcPr>
            <w:tcW w:w="2268" w:type="dxa"/>
            <w:tcBorders>
              <w:top w:val="single" w:sz="6" w:space="0" w:color="000000"/>
              <w:left w:val="nil"/>
              <w:bottom w:val="single" w:sz="6" w:space="0" w:color="000000"/>
              <w:right w:val="single" w:sz="4" w:space="0" w:color="000000"/>
            </w:tcBorders>
            <w:vAlign w:val="center"/>
          </w:tcPr>
          <w:p w14:paraId="61D1C256" w14:textId="77777777" w:rsidR="003843EA" w:rsidRDefault="00A21561">
            <w:pPr>
              <w:pStyle w:val="p0"/>
              <w:spacing w:line="276" w:lineRule="auto"/>
              <w:jc w:val="center"/>
              <w:rPr>
                <w:rFonts w:ascii="黑体" w:eastAsia="黑体"/>
              </w:rPr>
            </w:pPr>
            <w:r>
              <w:rPr>
                <w:rFonts w:ascii="黑体" w:eastAsia="黑体" w:hAnsi="新宋体" w:hint="eastAsia"/>
              </w:rPr>
              <w:t>刷卡响应状态</w:t>
            </w:r>
          </w:p>
        </w:tc>
        <w:tc>
          <w:tcPr>
            <w:tcW w:w="1134" w:type="dxa"/>
            <w:tcBorders>
              <w:top w:val="single" w:sz="6" w:space="0" w:color="000000"/>
              <w:left w:val="nil"/>
              <w:bottom w:val="single" w:sz="6" w:space="0" w:color="000000"/>
              <w:right w:val="single" w:sz="6" w:space="0" w:color="000000"/>
            </w:tcBorders>
            <w:vAlign w:val="center"/>
          </w:tcPr>
          <w:p w14:paraId="4719495D" w14:textId="77777777" w:rsidR="003843EA" w:rsidRDefault="00A21561">
            <w:pPr>
              <w:pStyle w:val="p0"/>
              <w:spacing w:line="276" w:lineRule="auto"/>
              <w:jc w:val="center"/>
              <w:rPr>
                <w:rFonts w:ascii="黑体" w:eastAsia="黑体"/>
              </w:rPr>
            </w:pPr>
            <w:r>
              <w:rPr>
                <w:rFonts w:ascii="黑体" w:eastAsia="黑体" w:hAnsi="新宋体"/>
              </w:rPr>
              <w:t>1</w:t>
            </w:r>
          </w:p>
        </w:tc>
        <w:tc>
          <w:tcPr>
            <w:tcW w:w="4318" w:type="dxa"/>
            <w:tcBorders>
              <w:top w:val="single" w:sz="6" w:space="0" w:color="000000"/>
              <w:left w:val="nil"/>
              <w:bottom w:val="single" w:sz="6" w:space="0" w:color="000000"/>
              <w:right w:val="single" w:sz="6" w:space="0" w:color="000000"/>
            </w:tcBorders>
          </w:tcPr>
          <w:p w14:paraId="302052BF" w14:textId="77777777" w:rsidR="003843EA" w:rsidRDefault="00A21561">
            <w:pPr>
              <w:pStyle w:val="p0"/>
              <w:spacing w:line="276" w:lineRule="auto"/>
              <w:rPr>
                <w:rFonts w:ascii="黑体" w:eastAsia="黑体"/>
              </w:rPr>
            </w:pPr>
            <w:r>
              <w:rPr>
                <w:rFonts w:ascii="黑体" w:eastAsia="黑体" w:hAnsi="宋体"/>
              </w:rPr>
              <w:t>0x00表示成功</w:t>
            </w:r>
          </w:p>
          <w:p w14:paraId="63133AAF" w14:textId="77777777" w:rsidR="003843EA" w:rsidRDefault="00A21561">
            <w:pPr>
              <w:pStyle w:val="p0"/>
              <w:spacing w:line="276" w:lineRule="auto"/>
              <w:rPr>
                <w:rFonts w:ascii="黑体" w:eastAsia="黑体"/>
              </w:rPr>
            </w:pPr>
            <w:r>
              <w:rPr>
                <w:rFonts w:ascii="黑体" w:eastAsia="黑体" w:hAnsi="宋体"/>
              </w:rPr>
              <w:t>0xFF表示失败</w:t>
            </w:r>
          </w:p>
        </w:tc>
      </w:tr>
      <w:tr w:rsidR="003843EA" w14:paraId="588A373F"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0780FFE2" w14:textId="77777777" w:rsidR="003843EA" w:rsidRDefault="00A21561">
            <w:pPr>
              <w:pStyle w:val="p0"/>
              <w:spacing w:line="276" w:lineRule="auto"/>
              <w:jc w:val="center"/>
              <w:rPr>
                <w:rFonts w:ascii="黑体" w:eastAsia="黑体"/>
              </w:rPr>
            </w:pPr>
            <w:r>
              <w:rPr>
                <w:rFonts w:ascii="黑体" w:eastAsia="黑体"/>
              </w:rPr>
              <w:t>2</w:t>
            </w:r>
          </w:p>
        </w:tc>
        <w:tc>
          <w:tcPr>
            <w:tcW w:w="2268" w:type="dxa"/>
            <w:tcBorders>
              <w:top w:val="single" w:sz="6" w:space="0" w:color="000000"/>
              <w:left w:val="nil"/>
              <w:bottom w:val="single" w:sz="6" w:space="0" w:color="000000"/>
              <w:right w:val="single" w:sz="4" w:space="0" w:color="000000"/>
            </w:tcBorders>
            <w:vAlign w:val="center"/>
          </w:tcPr>
          <w:p w14:paraId="7AE524B0" w14:textId="77777777" w:rsidR="003843EA" w:rsidRDefault="00A21561">
            <w:pPr>
              <w:pStyle w:val="p0"/>
              <w:spacing w:line="276" w:lineRule="auto"/>
              <w:jc w:val="center"/>
              <w:rPr>
                <w:rFonts w:ascii="黑体" w:eastAsia="黑体" w:hAnsi="新宋体"/>
              </w:rPr>
            </w:pPr>
            <w:r>
              <w:rPr>
                <w:rFonts w:ascii="黑体" w:eastAsia="黑体" w:hAnsi="新宋体" w:hint="eastAsia"/>
              </w:rPr>
              <w:t>主帐号</w:t>
            </w:r>
          </w:p>
        </w:tc>
        <w:tc>
          <w:tcPr>
            <w:tcW w:w="1134" w:type="dxa"/>
            <w:tcBorders>
              <w:top w:val="single" w:sz="6" w:space="0" w:color="000000"/>
              <w:left w:val="nil"/>
              <w:bottom w:val="single" w:sz="6" w:space="0" w:color="000000"/>
              <w:right w:val="single" w:sz="6" w:space="0" w:color="000000"/>
            </w:tcBorders>
            <w:vAlign w:val="center"/>
          </w:tcPr>
          <w:p w14:paraId="43BD7EDB" w14:textId="77777777" w:rsidR="003843EA" w:rsidRDefault="00A21561">
            <w:pPr>
              <w:pStyle w:val="p0"/>
              <w:spacing w:line="276" w:lineRule="auto"/>
              <w:jc w:val="center"/>
              <w:rPr>
                <w:rFonts w:ascii="黑体" w:eastAsia="黑体" w:hAnsi="新宋体"/>
              </w:rPr>
            </w:pPr>
            <w:del w:id="474" w:author="Microsoft Office 用户" w:date="2017-10-25T09:33:00Z">
              <w:r>
                <w:rPr>
                  <w:rFonts w:ascii="黑体" w:eastAsia="黑体" w:hAnsi="新宋体"/>
                </w:rPr>
                <w:delText>10</w:delText>
              </w:r>
            </w:del>
            <w:ins w:id="475" w:author="Microsoft Office 用户" w:date="2017-10-25T09:33:00Z">
              <w:r>
                <w:rPr>
                  <w:rFonts w:ascii="黑体" w:eastAsia="黑体" w:hAnsi="新宋体"/>
                </w:rPr>
                <w:t>20</w:t>
              </w:r>
            </w:ins>
          </w:p>
        </w:tc>
        <w:tc>
          <w:tcPr>
            <w:tcW w:w="4318" w:type="dxa"/>
            <w:tcBorders>
              <w:top w:val="single" w:sz="6" w:space="0" w:color="000000"/>
              <w:left w:val="nil"/>
              <w:bottom w:val="single" w:sz="6" w:space="0" w:color="000000"/>
              <w:right w:val="single" w:sz="6" w:space="0" w:color="000000"/>
            </w:tcBorders>
          </w:tcPr>
          <w:p w14:paraId="57B86868" w14:textId="77777777" w:rsidR="003843EA" w:rsidRDefault="00A21561">
            <w:pPr>
              <w:pStyle w:val="p0"/>
              <w:spacing w:line="276" w:lineRule="auto"/>
              <w:rPr>
                <w:rFonts w:ascii="黑体" w:eastAsia="黑体" w:hAnsi="宋体"/>
              </w:rPr>
            </w:pPr>
            <w:r>
              <w:rPr>
                <w:rFonts w:ascii="黑体" w:eastAsia="黑体" w:hint="eastAsia"/>
              </w:rPr>
              <w:t>BCD，左靠，右补F</w:t>
            </w:r>
          </w:p>
        </w:tc>
      </w:tr>
      <w:tr w:rsidR="003843EA" w14:paraId="193CE8AD"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49764114" w14:textId="77777777" w:rsidR="003843EA" w:rsidRDefault="00A21561">
            <w:pPr>
              <w:pStyle w:val="p0"/>
              <w:spacing w:line="276" w:lineRule="auto"/>
              <w:jc w:val="center"/>
              <w:rPr>
                <w:rFonts w:ascii="黑体" w:eastAsia="黑体"/>
              </w:rPr>
            </w:pPr>
            <w:r>
              <w:rPr>
                <w:rFonts w:ascii="黑体" w:eastAsia="黑体" w:hAnsi="新宋体"/>
              </w:rPr>
              <w:t>3</w:t>
            </w:r>
          </w:p>
        </w:tc>
        <w:tc>
          <w:tcPr>
            <w:tcW w:w="2268" w:type="dxa"/>
            <w:tcBorders>
              <w:top w:val="single" w:sz="6" w:space="0" w:color="000000"/>
              <w:left w:val="nil"/>
              <w:bottom w:val="single" w:sz="6" w:space="0" w:color="000000"/>
              <w:right w:val="single" w:sz="4" w:space="0" w:color="000000"/>
            </w:tcBorders>
            <w:vAlign w:val="center"/>
          </w:tcPr>
          <w:p w14:paraId="58AB8A42" w14:textId="77777777" w:rsidR="003843EA" w:rsidRDefault="00A21561">
            <w:pPr>
              <w:pStyle w:val="p0"/>
              <w:spacing w:line="276" w:lineRule="auto"/>
              <w:jc w:val="center"/>
              <w:rPr>
                <w:rFonts w:ascii="黑体" w:eastAsia="黑体"/>
              </w:rPr>
            </w:pPr>
            <w:r>
              <w:rPr>
                <w:rFonts w:ascii="黑体" w:eastAsia="黑体" w:hint="eastAsia"/>
              </w:rPr>
              <w:t>主帐号哈希值</w:t>
            </w:r>
          </w:p>
        </w:tc>
        <w:tc>
          <w:tcPr>
            <w:tcW w:w="1134" w:type="dxa"/>
            <w:tcBorders>
              <w:top w:val="single" w:sz="6" w:space="0" w:color="000000"/>
              <w:left w:val="nil"/>
              <w:bottom w:val="single" w:sz="6" w:space="0" w:color="000000"/>
              <w:right w:val="single" w:sz="6" w:space="0" w:color="000000"/>
            </w:tcBorders>
            <w:vAlign w:val="center"/>
          </w:tcPr>
          <w:p w14:paraId="47E3F8B1" w14:textId="77777777" w:rsidR="003843EA" w:rsidRDefault="00A21561">
            <w:pPr>
              <w:jc w:val="center"/>
              <w:rPr>
                <w:rFonts w:ascii="黑体"/>
              </w:rPr>
            </w:pPr>
            <w:r>
              <w:rPr>
                <w:rFonts w:ascii="黑体"/>
              </w:rPr>
              <w:t>20</w:t>
            </w:r>
          </w:p>
        </w:tc>
        <w:tc>
          <w:tcPr>
            <w:tcW w:w="4318" w:type="dxa"/>
            <w:tcBorders>
              <w:top w:val="single" w:sz="6" w:space="0" w:color="000000"/>
              <w:left w:val="nil"/>
              <w:bottom w:val="single" w:sz="6" w:space="0" w:color="000000"/>
              <w:right w:val="single" w:sz="6" w:space="0" w:color="000000"/>
            </w:tcBorders>
          </w:tcPr>
          <w:p w14:paraId="0FC87BAA" w14:textId="77777777" w:rsidR="003843EA" w:rsidRDefault="00A21561">
            <w:pPr>
              <w:rPr>
                <w:rFonts w:ascii="黑体"/>
              </w:rPr>
            </w:pPr>
            <w:r>
              <w:rPr>
                <w:rFonts w:ascii="黑体"/>
              </w:rPr>
              <w:t xml:space="preserve">SHA-1 </w:t>
            </w:r>
            <w:r>
              <w:rPr>
                <w:rFonts w:ascii="黑体" w:hint="eastAsia"/>
              </w:rPr>
              <w:t>20字节</w:t>
            </w:r>
          </w:p>
        </w:tc>
      </w:tr>
      <w:tr w:rsidR="003843EA" w14:paraId="4B874B05"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50B6E600" w14:textId="77777777" w:rsidR="003843EA" w:rsidRDefault="00A21561">
            <w:pPr>
              <w:pStyle w:val="p0"/>
              <w:spacing w:line="276" w:lineRule="auto"/>
              <w:jc w:val="center"/>
              <w:rPr>
                <w:rFonts w:ascii="黑体" w:eastAsia="黑体"/>
              </w:rPr>
            </w:pPr>
            <w:r>
              <w:rPr>
                <w:rFonts w:ascii="黑体" w:eastAsia="黑体" w:hAnsi="新宋体"/>
              </w:rPr>
              <w:t>4</w:t>
            </w:r>
          </w:p>
        </w:tc>
        <w:tc>
          <w:tcPr>
            <w:tcW w:w="2268" w:type="dxa"/>
            <w:tcBorders>
              <w:top w:val="single" w:sz="6" w:space="0" w:color="000000"/>
              <w:left w:val="nil"/>
              <w:bottom w:val="single" w:sz="6" w:space="0" w:color="000000"/>
              <w:right w:val="single" w:sz="4" w:space="0" w:color="000000"/>
            </w:tcBorders>
            <w:vAlign w:val="center"/>
          </w:tcPr>
          <w:p w14:paraId="13A26DD6" w14:textId="77777777" w:rsidR="003843EA" w:rsidRDefault="00A21561">
            <w:pPr>
              <w:jc w:val="center"/>
              <w:rPr>
                <w:rFonts w:ascii="黑体"/>
              </w:rPr>
            </w:pPr>
            <w:r>
              <w:rPr>
                <w:rFonts w:ascii="黑体" w:hint="eastAsia"/>
              </w:rPr>
              <w:t>磁道信息指示位</w:t>
            </w:r>
          </w:p>
        </w:tc>
        <w:tc>
          <w:tcPr>
            <w:tcW w:w="1134" w:type="dxa"/>
            <w:tcBorders>
              <w:top w:val="single" w:sz="6" w:space="0" w:color="000000"/>
              <w:left w:val="nil"/>
              <w:bottom w:val="single" w:sz="6" w:space="0" w:color="000000"/>
              <w:right w:val="single" w:sz="6" w:space="0" w:color="000000"/>
            </w:tcBorders>
            <w:vAlign w:val="center"/>
          </w:tcPr>
          <w:p w14:paraId="595C6A6E" w14:textId="77777777" w:rsidR="003843EA" w:rsidRDefault="00A21561">
            <w:pPr>
              <w:jc w:val="center"/>
              <w:rPr>
                <w:rFonts w:ascii="黑体"/>
              </w:rPr>
            </w:pPr>
            <w:r>
              <w:rPr>
                <w:rFonts w:ascii="黑体"/>
              </w:rPr>
              <w:t>1</w:t>
            </w:r>
          </w:p>
        </w:tc>
        <w:tc>
          <w:tcPr>
            <w:tcW w:w="4318" w:type="dxa"/>
            <w:tcBorders>
              <w:top w:val="single" w:sz="6" w:space="0" w:color="000000"/>
              <w:left w:val="nil"/>
              <w:bottom w:val="single" w:sz="6" w:space="0" w:color="000000"/>
              <w:right w:val="single" w:sz="6" w:space="0" w:color="000000"/>
            </w:tcBorders>
          </w:tcPr>
          <w:p w14:paraId="496BE6EF" w14:textId="77777777" w:rsidR="003843EA" w:rsidRDefault="00A21561">
            <w:pPr>
              <w:rPr>
                <w:rFonts w:ascii="黑体"/>
                <w:b/>
                <w:bCs/>
                <w:sz w:val="32"/>
              </w:rPr>
            </w:pPr>
            <w:r>
              <w:rPr>
                <w:rFonts w:ascii="黑体" w:hint="eastAsia"/>
              </w:rPr>
              <w:t>模式=0x01、0x02、0x04或其组合时，返回数据明文，在ID5</w:t>
            </w:r>
            <w:r>
              <w:rPr>
                <w:rFonts w:ascii="黑体"/>
              </w:rPr>
              <w:t xml:space="preserve"> ID6 </w:t>
            </w:r>
            <w:r>
              <w:rPr>
                <w:rFonts w:ascii="黑体" w:hint="eastAsia"/>
              </w:rPr>
              <w:t>ID7中列出</w:t>
            </w:r>
          </w:p>
        </w:tc>
      </w:tr>
      <w:tr w:rsidR="003843EA" w14:paraId="0E924A78"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2055E3BF" w14:textId="77777777" w:rsidR="003843EA" w:rsidRDefault="00A21561">
            <w:pPr>
              <w:pStyle w:val="p0"/>
              <w:spacing w:line="276" w:lineRule="auto"/>
              <w:jc w:val="center"/>
              <w:rPr>
                <w:rFonts w:ascii="黑体" w:eastAsia="黑体"/>
              </w:rPr>
            </w:pPr>
            <w:r>
              <w:rPr>
                <w:rFonts w:ascii="黑体" w:eastAsia="黑体" w:hAnsi="新宋体"/>
              </w:rPr>
              <w:t>5</w:t>
            </w:r>
          </w:p>
        </w:tc>
        <w:tc>
          <w:tcPr>
            <w:tcW w:w="2268" w:type="dxa"/>
            <w:tcBorders>
              <w:top w:val="single" w:sz="6" w:space="0" w:color="000000"/>
              <w:left w:val="nil"/>
              <w:bottom w:val="single" w:sz="6" w:space="0" w:color="000000"/>
              <w:right w:val="single" w:sz="4" w:space="0" w:color="000000"/>
            </w:tcBorders>
            <w:vAlign w:val="center"/>
          </w:tcPr>
          <w:p w14:paraId="1A0EE391" w14:textId="77777777" w:rsidR="003843EA" w:rsidRDefault="00A21561">
            <w:pPr>
              <w:jc w:val="center"/>
              <w:rPr>
                <w:rFonts w:ascii="黑体"/>
              </w:rPr>
            </w:pPr>
            <w:r>
              <w:rPr>
                <w:rFonts w:ascii="黑体" w:hint="eastAsia"/>
              </w:rPr>
              <w:t>1磁道</w:t>
            </w:r>
          </w:p>
        </w:tc>
        <w:tc>
          <w:tcPr>
            <w:tcW w:w="1134" w:type="dxa"/>
            <w:tcBorders>
              <w:top w:val="single" w:sz="6" w:space="0" w:color="000000"/>
              <w:left w:val="nil"/>
              <w:bottom w:val="single" w:sz="6" w:space="0" w:color="000000"/>
              <w:right w:val="single" w:sz="6" w:space="0" w:color="000000"/>
            </w:tcBorders>
            <w:vAlign w:val="center"/>
          </w:tcPr>
          <w:p w14:paraId="483CE899" w14:textId="77777777" w:rsidR="003843EA" w:rsidRDefault="00A21561">
            <w:pPr>
              <w:jc w:val="center"/>
              <w:rPr>
                <w:rFonts w:ascii="黑体"/>
              </w:rPr>
            </w:pPr>
            <w:r>
              <w:rPr>
                <w:rFonts w:ascii="黑体"/>
              </w:rPr>
              <w:t>LL</w:t>
            </w:r>
            <w:r>
              <w:rPr>
                <w:rFonts w:ascii="黑体"/>
              </w:rPr>
              <w:t>…</w:t>
            </w:r>
            <w:r>
              <w:rPr>
                <w:rFonts w:ascii="黑体"/>
              </w:rPr>
              <w:t>256</w:t>
            </w:r>
          </w:p>
        </w:tc>
        <w:tc>
          <w:tcPr>
            <w:tcW w:w="4318" w:type="dxa"/>
            <w:tcBorders>
              <w:top w:val="single" w:sz="6" w:space="0" w:color="000000"/>
              <w:left w:val="nil"/>
              <w:bottom w:val="single" w:sz="6" w:space="0" w:color="000000"/>
              <w:right w:val="single" w:sz="6" w:space="0" w:color="000000"/>
            </w:tcBorders>
          </w:tcPr>
          <w:p w14:paraId="63B414E4" w14:textId="77777777" w:rsidR="003843EA" w:rsidRDefault="003843EA">
            <w:pPr>
              <w:rPr>
                <w:rFonts w:ascii="黑体"/>
                <w:b/>
                <w:bCs/>
                <w:sz w:val="44"/>
              </w:rPr>
            </w:pPr>
          </w:p>
        </w:tc>
      </w:tr>
      <w:tr w:rsidR="003843EA" w14:paraId="60F71511"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1D3F96B1" w14:textId="77777777" w:rsidR="003843EA" w:rsidRDefault="00A21561">
            <w:pPr>
              <w:pStyle w:val="p0"/>
              <w:spacing w:line="276" w:lineRule="auto"/>
              <w:jc w:val="center"/>
              <w:rPr>
                <w:rFonts w:ascii="黑体" w:eastAsia="黑体"/>
              </w:rPr>
            </w:pPr>
            <w:r>
              <w:rPr>
                <w:rFonts w:ascii="黑体" w:eastAsia="黑体" w:hAnsi="新宋体"/>
              </w:rPr>
              <w:t>6</w:t>
            </w:r>
          </w:p>
        </w:tc>
        <w:tc>
          <w:tcPr>
            <w:tcW w:w="2268" w:type="dxa"/>
            <w:tcBorders>
              <w:top w:val="single" w:sz="6" w:space="0" w:color="000000"/>
              <w:left w:val="nil"/>
              <w:bottom w:val="single" w:sz="6" w:space="0" w:color="000000"/>
              <w:right w:val="single" w:sz="4" w:space="0" w:color="000000"/>
            </w:tcBorders>
            <w:vAlign w:val="center"/>
          </w:tcPr>
          <w:p w14:paraId="2B84C783" w14:textId="77777777" w:rsidR="003843EA" w:rsidRDefault="00A21561">
            <w:pPr>
              <w:jc w:val="center"/>
              <w:rPr>
                <w:rFonts w:ascii="黑体"/>
              </w:rPr>
            </w:pPr>
            <w:r>
              <w:rPr>
                <w:rFonts w:ascii="黑体" w:hint="eastAsia"/>
              </w:rPr>
              <w:t>2磁道</w:t>
            </w:r>
          </w:p>
        </w:tc>
        <w:tc>
          <w:tcPr>
            <w:tcW w:w="1134" w:type="dxa"/>
            <w:tcBorders>
              <w:top w:val="single" w:sz="6" w:space="0" w:color="000000"/>
              <w:left w:val="nil"/>
              <w:bottom w:val="single" w:sz="6" w:space="0" w:color="000000"/>
              <w:right w:val="single" w:sz="6" w:space="0" w:color="000000"/>
            </w:tcBorders>
            <w:vAlign w:val="center"/>
          </w:tcPr>
          <w:p w14:paraId="1FE6C3CF" w14:textId="77777777" w:rsidR="003843EA" w:rsidRDefault="00A21561">
            <w:pPr>
              <w:jc w:val="center"/>
              <w:rPr>
                <w:rFonts w:ascii="黑体"/>
              </w:rPr>
            </w:pPr>
            <w:r>
              <w:rPr>
                <w:rFonts w:ascii="黑体"/>
              </w:rPr>
              <w:t>LL</w:t>
            </w:r>
            <w:r>
              <w:rPr>
                <w:rFonts w:ascii="黑体"/>
              </w:rPr>
              <w:t>…</w:t>
            </w:r>
            <w:r>
              <w:rPr>
                <w:rFonts w:ascii="黑体"/>
              </w:rPr>
              <w:t>256</w:t>
            </w:r>
          </w:p>
        </w:tc>
        <w:tc>
          <w:tcPr>
            <w:tcW w:w="4318" w:type="dxa"/>
            <w:tcBorders>
              <w:top w:val="single" w:sz="6" w:space="0" w:color="000000"/>
              <w:left w:val="nil"/>
              <w:bottom w:val="single" w:sz="6" w:space="0" w:color="000000"/>
              <w:right w:val="single" w:sz="6" w:space="0" w:color="000000"/>
            </w:tcBorders>
          </w:tcPr>
          <w:p w14:paraId="72F2A028" w14:textId="77777777" w:rsidR="003843EA" w:rsidRDefault="003843EA">
            <w:pPr>
              <w:rPr>
                <w:rFonts w:ascii="黑体"/>
                <w:b/>
                <w:bCs/>
                <w:sz w:val="44"/>
              </w:rPr>
            </w:pPr>
          </w:p>
        </w:tc>
      </w:tr>
      <w:tr w:rsidR="003843EA" w14:paraId="51A9E928"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01F014CE" w14:textId="77777777" w:rsidR="003843EA" w:rsidRDefault="00A21561">
            <w:pPr>
              <w:pStyle w:val="p0"/>
              <w:spacing w:line="276" w:lineRule="auto"/>
              <w:jc w:val="center"/>
              <w:rPr>
                <w:rFonts w:ascii="黑体" w:eastAsia="黑体"/>
              </w:rPr>
            </w:pPr>
            <w:r>
              <w:rPr>
                <w:rFonts w:ascii="黑体" w:eastAsia="黑体"/>
              </w:rPr>
              <w:lastRenderedPageBreak/>
              <w:t>7</w:t>
            </w:r>
          </w:p>
        </w:tc>
        <w:tc>
          <w:tcPr>
            <w:tcW w:w="2268" w:type="dxa"/>
            <w:tcBorders>
              <w:top w:val="single" w:sz="6" w:space="0" w:color="000000"/>
              <w:left w:val="nil"/>
              <w:bottom w:val="single" w:sz="6" w:space="0" w:color="000000"/>
              <w:right w:val="single" w:sz="4" w:space="0" w:color="000000"/>
            </w:tcBorders>
            <w:vAlign w:val="center"/>
          </w:tcPr>
          <w:p w14:paraId="725ADE54" w14:textId="77777777" w:rsidR="003843EA" w:rsidRDefault="00A21561">
            <w:pPr>
              <w:jc w:val="center"/>
              <w:rPr>
                <w:rFonts w:ascii="黑体"/>
              </w:rPr>
            </w:pPr>
            <w:r>
              <w:rPr>
                <w:rFonts w:ascii="黑体" w:hint="eastAsia"/>
              </w:rPr>
              <w:t>3磁道</w:t>
            </w:r>
          </w:p>
        </w:tc>
        <w:tc>
          <w:tcPr>
            <w:tcW w:w="1134" w:type="dxa"/>
            <w:tcBorders>
              <w:top w:val="single" w:sz="6" w:space="0" w:color="000000"/>
              <w:left w:val="nil"/>
              <w:bottom w:val="single" w:sz="6" w:space="0" w:color="000000"/>
              <w:right w:val="single" w:sz="6" w:space="0" w:color="000000"/>
            </w:tcBorders>
            <w:vAlign w:val="center"/>
          </w:tcPr>
          <w:p w14:paraId="23101EE7" w14:textId="77777777" w:rsidR="003843EA" w:rsidRDefault="00A21561">
            <w:pPr>
              <w:jc w:val="center"/>
              <w:rPr>
                <w:rFonts w:ascii="黑体"/>
              </w:rPr>
            </w:pPr>
            <w:r>
              <w:rPr>
                <w:rFonts w:ascii="黑体"/>
              </w:rPr>
              <w:t>LL</w:t>
            </w:r>
            <w:r>
              <w:rPr>
                <w:rFonts w:ascii="黑体"/>
              </w:rPr>
              <w:t>…</w:t>
            </w:r>
            <w:r>
              <w:rPr>
                <w:rFonts w:ascii="黑体"/>
              </w:rPr>
              <w:t>256</w:t>
            </w:r>
          </w:p>
        </w:tc>
        <w:tc>
          <w:tcPr>
            <w:tcW w:w="4318" w:type="dxa"/>
            <w:tcBorders>
              <w:top w:val="single" w:sz="6" w:space="0" w:color="000000"/>
              <w:left w:val="nil"/>
              <w:bottom w:val="single" w:sz="6" w:space="0" w:color="000000"/>
              <w:right w:val="single" w:sz="6" w:space="0" w:color="000000"/>
            </w:tcBorders>
          </w:tcPr>
          <w:p w14:paraId="3C7E3AFE" w14:textId="77777777" w:rsidR="003843EA" w:rsidRDefault="003843EA">
            <w:pPr>
              <w:rPr>
                <w:rFonts w:ascii="黑体"/>
                <w:b/>
                <w:bCs/>
                <w:sz w:val="44"/>
              </w:rPr>
            </w:pPr>
          </w:p>
        </w:tc>
      </w:tr>
      <w:tr w:rsidR="003843EA" w14:paraId="06B3C930"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7E6276EC" w14:textId="77777777" w:rsidR="003843EA" w:rsidRDefault="00A21561">
            <w:pPr>
              <w:pStyle w:val="p0"/>
              <w:spacing w:line="276" w:lineRule="auto"/>
              <w:jc w:val="center"/>
              <w:rPr>
                <w:rFonts w:ascii="黑体" w:eastAsia="黑体"/>
              </w:rPr>
            </w:pPr>
            <w:r>
              <w:rPr>
                <w:rFonts w:ascii="黑体" w:eastAsia="黑体" w:hint="eastAsia"/>
              </w:rPr>
              <w:t>8</w:t>
            </w:r>
          </w:p>
        </w:tc>
        <w:tc>
          <w:tcPr>
            <w:tcW w:w="2268" w:type="dxa"/>
            <w:tcBorders>
              <w:top w:val="single" w:sz="6" w:space="0" w:color="000000"/>
              <w:left w:val="nil"/>
              <w:bottom w:val="single" w:sz="6" w:space="0" w:color="000000"/>
              <w:right w:val="single" w:sz="4" w:space="0" w:color="000000"/>
            </w:tcBorders>
            <w:vAlign w:val="center"/>
          </w:tcPr>
          <w:p w14:paraId="2279424F" w14:textId="77777777" w:rsidR="003843EA" w:rsidRDefault="00A21561">
            <w:pPr>
              <w:jc w:val="center"/>
              <w:rPr>
                <w:rFonts w:ascii="黑体"/>
              </w:rPr>
            </w:pPr>
            <w:r>
              <w:rPr>
                <w:rFonts w:ascii="黑体" w:hint="eastAsia"/>
              </w:rPr>
              <w:t>二磁的有效期和服务代码</w:t>
            </w:r>
          </w:p>
        </w:tc>
        <w:tc>
          <w:tcPr>
            <w:tcW w:w="1134" w:type="dxa"/>
            <w:tcBorders>
              <w:top w:val="single" w:sz="6" w:space="0" w:color="000000"/>
              <w:left w:val="nil"/>
              <w:bottom w:val="single" w:sz="6" w:space="0" w:color="000000"/>
              <w:right w:val="single" w:sz="6" w:space="0" w:color="000000"/>
            </w:tcBorders>
            <w:vAlign w:val="center"/>
          </w:tcPr>
          <w:p w14:paraId="20F18CDE" w14:textId="77777777" w:rsidR="003843EA" w:rsidRDefault="00A21561">
            <w:pPr>
              <w:jc w:val="center"/>
              <w:rPr>
                <w:rFonts w:ascii="黑体"/>
              </w:rPr>
            </w:pPr>
            <w:r>
              <w:rPr>
                <w:rFonts w:ascii="黑体" w:hint="eastAsia"/>
              </w:rPr>
              <w:t>7</w:t>
            </w:r>
          </w:p>
        </w:tc>
        <w:tc>
          <w:tcPr>
            <w:tcW w:w="4318" w:type="dxa"/>
            <w:tcBorders>
              <w:top w:val="single" w:sz="6" w:space="0" w:color="000000"/>
              <w:left w:val="nil"/>
              <w:bottom w:val="single" w:sz="6" w:space="0" w:color="000000"/>
              <w:right w:val="single" w:sz="6" w:space="0" w:color="000000"/>
            </w:tcBorders>
          </w:tcPr>
          <w:p w14:paraId="6DB5F504" w14:textId="77777777" w:rsidR="003843EA" w:rsidRDefault="00A21561">
            <w:pPr>
              <w:rPr>
                <w:rFonts w:ascii="黑体"/>
              </w:rPr>
            </w:pPr>
            <w:r>
              <w:rPr>
                <w:rFonts w:ascii="黑体" w:hint="eastAsia"/>
              </w:rPr>
              <w:t>包含4位有效期和3位服务代码,</w:t>
            </w:r>
          </w:p>
          <w:p w14:paraId="78858885" w14:textId="77777777" w:rsidR="003843EA" w:rsidRDefault="00A21561">
            <w:pPr>
              <w:rPr>
                <w:rFonts w:ascii="黑体"/>
              </w:rPr>
            </w:pPr>
            <w:r>
              <w:rPr>
                <w:rFonts w:ascii="黑体" w:hint="eastAsia"/>
              </w:rPr>
              <w:t>当3位服务代码的第一位的值为“2”或者“6”</w:t>
            </w:r>
          </w:p>
          <w:p w14:paraId="35D35013" w14:textId="77777777" w:rsidR="003843EA" w:rsidRDefault="00A21561">
            <w:pPr>
              <w:rPr>
                <w:rFonts w:ascii="黑体"/>
                <w:b/>
                <w:bCs/>
                <w:sz w:val="44"/>
              </w:rPr>
            </w:pPr>
            <w:r>
              <w:rPr>
                <w:rFonts w:ascii="黑体" w:hint="eastAsia"/>
              </w:rPr>
              <w:t>时表示该卡可能存在IC卡。</w:t>
            </w:r>
          </w:p>
        </w:tc>
      </w:tr>
    </w:tbl>
    <w:p w14:paraId="3A39F993" w14:textId="77777777" w:rsidR="003843EA" w:rsidRDefault="00A21561">
      <w:pPr>
        <w:pStyle w:val="MyText"/>
        <w:spacing w:line="276" w:lineRule="auto"/>
        <w:ind w:left="1260"/>
      </w:pPr>
      <w:r>
        <w:tab/>
      </w:r>
    </w:p>
    <w:p w14:paraId="5D284CA6" w14:textId="77777777" w:rsidR="003843EA" w:rsidRDefault="003843EA">
      <w:pPr>
        <w:pStyle w:val="MyText"/>
        <w:spacing w:line="276" w:lineRule="auto"/>
      </w:pPr>
    </w:p>
    <w:p w14:paraId="6E116ABF" w14:textId="77777777" w:rsidR="003843EA" w:rsidRDefault="00A21561">
      <w:pPr>
        <w:pStyle w:val="MyDoc111New"/>
      </w:pPr>
      <w:bookmarkStart w:id="476" w:name="_Toc26871"/>
      <w:bookmarkStart w:id="477" w:name="_Toc3469"/>
      <w:bookmarkStart w:id="478" w:name="_Toc453057387"/>
      <w:bookmarkStart w:id="479" w:name="_Toc20119"/>
      <w:bookmarkStart w:id="480" w:name="_Toc24540"/>
      <w:r>
        <w:rPr>
          <w:rFonts w:hint="eastAsia"/>
        </w:rPr>
        <w:t>读磁条卡（密文）</w:t>
      </w:r>
      <w:bookmarkEnd w:id="476"/>
      <w:bookmarkEnd w:id="477"/>
      <w:bookmarkEnd w:id="478"/>
      <w:bookmarkEnd w:id="479"/>
      <w:bookmarkEnd w:id="480"/>
      <w:ins w:id="481" w:author="Administrator" w:date="2018-04-27T11:01:00Z">
        <w:r>
          <w:t>0xD1 0x05</w:t>
        </w:r>
      </w:ins>
    </w:p>
    <w:p w14:paraId="2D39178D" w14:textId="77777777" w:rsidR="003843EA" w:rsidRDefault="00A21561">
      <w:pPr>
        <w:pStyle w:val="MyText"/>
        <w:spacing w:line="276" w:lineRule="auto"/>
      </w:pPr>
      <w:r>
        <w:tab/>
      </w:r>
      <w:r>
        <w:rPr>
          <w:rFonts w:hint="eastAsia"/>
        </w:rPr>
        <w:t>指令：</w:t>
      </w:r>
      <w:r>
        <w:t>0xD1 0x05</w:t>
      </w:r>
    </w:p>
    <w:p w14:paraId="024940F0" w14:textId="77777777" w:rsidR="003843EA" w:rsidRDefault="00A21561">
      <w:pPr>
        <w:pStyle w:val="MyText"/>
        <w:spacing w:line="276" w:lineRule="auto"/>
      </w:pPr>
      <w:r>
        <w:tab/>
      </w:r>
      <w:r>
        <w:rPr>
          <w:rFonts w:hint="eastAsia"/>
        </w:rPr>
        <w:t>描述：读磁条卡信息</w:t>
      </w:r>
    </w:p>
    <w:p w14:paraId="4F4CD9F4" w14:textId="77777777" w:rsidR="003843EA" w:rsidRDefault="00A21561">
      <w:pPr>
        <w:pStyle w:val="MyText"/>
        <w:spacing w:line="276" w:lineRule="auto"/>
      </w:pPr>
      <w:r>
        <w:rPr>
          <w:rFonts w:hint="eastAsia"/>
        </w:rPr>
        <w:tab/>
        <w:t>该指令也适用于</w:t>
      </w:r>
      <w:r>
        <w:t>IC卡</w:t>
      </w:r>
      <w:r>
        <w:rPr>
          <w:rFonts w:hint="eastAsia"/>
        </w:rPr>
        <w:t>的PBOC流程中中获取二磁道等效数据并返回密文。在PBOC交易流程中，完成PBOC标准流程后，在二次授权之前，可通过该指令下发加密参数，对IC卡数据中二磁道等效数据进行加密等操作。</w:t>
      </w:r>
    </w:p>
    <w:p w14:paraId="52524A45" w14:textId="77777777" w:rsidR="003843EA" w:rsidRDefault="00A21561">
      <w:pPr>
        <w:pStyle w:val="MyText"/>
        <w:numPr>
          <w:ilvl w:val="0"/>
          <w:numId w:val="4"/>
        </w:numPr>
        <w:spacing w:line="276" w:lineRule="auto"/>
      </w:pPr>
      <w:r>
        <w:rPr>
          <w:rFonts w:hint="eastAsia"/>
        </w:rPr>
        <w:t>请求报文</w:t>
      </w:r>
    </w:p>
    <w:p w14:paraId="39F827BC" w14:textId="77777777" w:rsidR="003843EA" w:rsidRDefault="00A21561">
      <w:pPr>
        <w:pStyle w:val="MyText"/>
        <w:spacing w:line="276" w:lineRule="auto"/>
        <w:ind w:left="1680"/>
      </w:pPr>
      <w:r>
        <w:rPr>
          <w:rFonts w:hint="eastAsia"/>
        </w:rPr>
        <w:t>数据：</w:t>
      </w:r>
    </w:p>
    <w:tbl>
      <w:tblPr>
        <w:tblW w:w="8287" w:type="dxa"/>
        <w:tblInd w:w="1809" w:type="dxa"/>
        <w:tblLayout w:type="fixed"/>
        <w:tblLook w:val="04A0" w:firstRow="1" w:lastRow="0" w:firstColumn="1" w:lastColumn="0" w:noHBand="0" w:noVBand="1"/>
      </w:tblPr>
      <w:tblGrid>
        <w:gridCol w:w="567"/>
        <w:gridCol w:w="2268"/>
        <w:gridCol w:w="1134"/>
        <w:gridCol w:w="4318"/>
      </w:tblGrid>
      <w:tr w:rsidR="003843EA" w14:paraId="18AFA63E"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00193C01"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268" w:type="dxa"/>
            <w:tcBorders>
              <w:top w:val="single" w:sz="6" w:space="0" w:color="000000"/>
              <w:left w:val="nil"/>
              <w:bottom w:val="single" w:sz="6" w:space="0" w:color="000000"/>
              <w:right w:val="single" w:sz="4" w:space="0" w:color="000000"/>
            </w:tcBorders>
            <w:shd w:val="clear" w:color="auto" w:fill="E6E6E6"/>
          </w:tcPr>
          <w:p w14:paraId="631FAAA2"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数据域</w:t>
            </w:r>
          </w:p>
        </w:tc>
        <w:tc>
          <w:tcPr>
            <w:tcW w:w="1134" w:type="dxa"/>
            <w:tcBorders>
              <w:top w:val="single" w:sz="6" w:space="0" w:color="000000"/>
              <w:left w:val="nil"/>
              <w:bottom w:val="single" w:sz="6" w:space="0" w:color="000000"/>
              <w:right w:val="single" w:sz="6" w:space="0" w:color="000000"/>
            </w:tcBorders>
            <w:shd w:val="clear" w:color="auto" w:fill="E6E6E6"/>
          </w:tcPr>
          <w:p w14:paraId="50E1F280"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长度</w:t>
            </w:r>
          </w:p>
        </w:tc>
        <w:tc>
          <w:tcPr>
            <w:tcW w:w="4318" w:type="dxa"/>
            <w:tcBorders>
              <w:top w:val="single" w:sz="6" w:space="0" w:color="000000"/>
              <w:left w:val="nil"/>
              <w:bottom w:val="single" w:sz="6" w:space="0" w:color="000000"/>
              <w:right w:val="single" w:sz="6" w:space="0" w:color="000000"/>
            </w:tcBorders>
            <w:shd w:val="clear" w:color="auto" w:fill="E6E6E6"/>
          </w:tcPr>
          <w:p w14:paraId="07210453" w14:textId="77777777" w:rsidR="003843EA" w:rsidRDefault="00A21561">
            <w:pPr>
              <w:widowControl/>
              <w:spacing w:line="276" w:lineRule="auto"/>
              <w:ind w:firstLine="420"/>
              <w:jc w:val="center"/>
              <w:rPr>
                <w:rFonts w:ascii="黑体"/>
                <w:b/>
                <w:bCs/>
                <w:kern w:val="0"/>
                <w:szCs w:val="21"/>
              </w:rPr>
            </w:pPr>
            <w:r>
              <w:rPr>
                <w:rFonts w:ascii="黑体" w:hAnsi="宋体" w:hint="eastAsia"/>
                <w:b/>
                <w:bCs/>
                <w:kern w:val="0"/>
                <w:szCs w:val="21"/>
              </w:rPr>
              <w:t>备注</w:t>
            </w:r>
          </w:p>
        </w:tc>
      </w:tr>
      <w:tr w:rsidR="003843EA" w14:paraId="61250341"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258953F2" w14:textId="77777777" w:rsidR="003843EA" w:rsidRDefault="00A21561">
            <w:pPr>
              <w:widowControl/>
              <w:spacing w:line="276" w:lineRule="auto"/>
              <w:jc w:val="center"/>
              <w:rPr>
                <w:rFonts w:ascii="黑体"/>
                <w:kern w:val="0"/>
                <w:szCs w:val="21"/>
              </w:rPr>
            </w:pPr>
            <w:r>
              <w:rPr>
                <w:rFonts w:ascii="黑体" w:hAnsi="新宋体"/>
                <w:kern w:val="0"/>
                <w:szCs w:val="21"/>
              </w:rPr>
              <w:t>1</w:t>
            </w:r>
          </w:p>
        </w:tc>
        <w:tc>
          <w:tcPr>
            <w:tcW w:w="2268" w:type="dxa"/>
            <w:tcBorders>
              <w:top w:val="single" w:sz="6" w:space="0" w:color="000000"/>
              <w:left w:val="nil"/>
              <w:bottom w:val="single" w:sz="6" w:space="0" w:color="000000"/>
              <w:right w:val="single" w:sz="4" w:space="0" w:color="000000"/>
            </w:tcBorders>
            <w:shd w:val="clear" w:color="auto" w:fill="auto"/>
            <w:vAlign w:val="center"/>
          </w:tcPr>
          <w:p w14:paraId="20661FF7" w14:textId="77777777" w:rsidR="003843EA" w:rsidRDefault="00A21561">
            <w:pPr>
              <w:pStyle w:val="p0"/>
              <w:jc w:val="center"/>
              <w:rPr>
                <w:rFonts w:ascii="黑体" w:eastAsia="黑体"/>
              </w:rPr>
            </w:pPr>
            <w:r>
              <w:rPr>
                <w:rFonts w:ascii="黑体" w:eastAsia="黑体" w:hAnsi="新宋体" w:hint="eastAsia"/>
              </w:rPr>
              <w:t>密钥体系</w:t>
            </w:r>
          </w:p>
        </w:tc>
        <w:tc>
          <w:tcPr>
            <w:tcW w:w="1134" w:type="dxa"/>
            <w:tcBorders>
              <w:top w:val="single" w:sz="6" w:space="0" w:color="000000"/>
              <w:left w:val="nil"/>
              <w:bottom w:val="single" w:sz="6" w:space="0" w:color="000000"/>
              <w:right w:val="single" w:sz="6" w:space="0" w:color="000000"/>
            </w:tcBorders>
            <w:shd w:val="clear" w:color="auto" w:fill="auto"/>
            <w:vAlign w:val="center"/>
          </w:tcPr>
          <w:p w14:paraId="08E5114A" w14:textId="77777777" w:rsidR="003843EA" w:rsidRDefault="00A21561">
            <w:pPr>
              <w:pStyle w:val="p0"/>
              <w:jc w:val="center"/>
              <w:rPr>
                <w:rFonts w:ascii="黑体" w:eastAsia="黑体"/>
              </w:rPr>
            </w:pPr>
            <w:r>
              <w:rPr>
                <w:rFonts w:ascii="黑体" w:eastAsia="黑体"/>
              </w:rPr>
              <w:t>1</w:t>
            </w:r>
          </w:p>
        </w:tc>
        <w:tc>
          <w:tcPr>
            <w:tcW w:w="4318" w:type="dxa"/>
            <w:tcBorders>
              <w:top w:val="single" w:sz="6" w:space="0" w:color="000000"/>
              <w:left w:val="nil"/>
              <w:bottom w:val="single" w:sz="6" w:space="0" w:color="000000"/>
              <w:right w:val="single" w:sz="6" w:space="0" w:color="000000"/>
            </w:tcBorders>
            <w:shd w:val="clear" w:color="auto" w:fill="auto"/>
          </w:tcPr>
          <w:p w14:paraId="56D4ED18" w14:textId="77777777" w:rsidR="003843EA" w:rsidRDefault="00A21561">
            <w:pPr>
              <w:pStyle w:val="p0"/>
              <w:rPr>
                <w:rFonts w:ascii="黑体" w:eastAsia="黑体"/>
              </w:rPr>
            </w:pPr>
            <w:r>
              <w:rPr>
                <w:rFonts w:ascii="黑体" w:eastAsia="黑体" w:hint="eastAsia"/>
              </w:rPr>
              <w:t>0</w:t>
            </w:r>
            <w:r>
              <w:rPr>
                <w:rFonts w:ascii="黑体" w:eastAsia="黑体"/>
              </w:rPr>
              <w:t>x</w:t>
            </w:r>
            <w:r>
              <w:rPr>
                <w:rFonts w:ascii="黑体" w:eastAsia="黑体" w:hint="eastAsia"/>
              </w:rPr>
              <w:t>00</w:t>
            </w:r>
            <w:r>
              <w:rPr>
                <w:rFonts w:ascii="黑体" w:eastAsia="黑体"/>
              </w:rPr>
              <w:t>,</w:t>
            </w:r>
            <w:r>
              <w:rPr>
                <w:rFonts w:ascii="黑体" w:eastAsia="黑体" w:hint="eastAsia"/>
              </w:rPr>
              <w:t>使用</w:t>
            </w:r>
            <w:r>
              <w:rPr>
                <w:rFonts w:ascii="黑体" w:eastAsia="黑体"/>
              </w:rPr>
              <w:t>MK/SK</w:t>
            </w:r>
          </w:p>
          <w:p w14:paraId="419887D0" w14:textId="77777777" w:rsidR="003843EA" w:rsidRDefault="00A21561">
            <w:pPr>
              <w:pStyle w:val="p0"/>
              <w:rPr>
                <w:rFonts w:ascii="黑体" w:eastAsia="黑体"/>
              </w:rPr>
            </w:pPr>
            <w:r>
              <w:rPr>
                <w:rFonts w:ascii="黑体" w:eastAsia="黑体"/>
              </w:rPr>
              <w:t>0x01  DUKPT</w:t>
            </w:r>
          </w:p>
          <w:p w14:paraId="139F0517" w14:textId="77777777" w:rsidR="003843EA" w:rsidRDefault="00A21561">
            <w:pPr>
              <w:pStyle w:val="p0"/>
              <w:rPr>
                <w:ins w:id="482" w:author="zheng" w:date="2017-03-02T10:38:00Z"/>
                <w:rFonts w:ascii="黑体" w:eastAsia="黑体"/>
              </w:rPr>
            </w:pPr>
            <w:r>
              <w:rPr>
                <w:rFonts w:ascii="黑体" w:eastAsia="黑体"/>
              </w:rPr>
              <w:t>0x02  FIXED</w:t>
            </w:r>
          </w:p>
          <w:p w14:paraId="5693049E" w14:textId="77777777" w:rsidR="003843EA" w:rsidRDefault="003843EA">
            <w:pPr>
              <w:pStyle w:val="p0"/>
              <w:rPr>
                <w:rFonts w:ascii="黑体" w:eastAsia="黑体"/>
              </w:rPr>
            </w:pPr>
          </w:p>
        </w:tc>
      </w:tr>
      <w:tr w:rsidR="003843EA" w14:paraId="5B1AB71D"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63FAB6FE"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2</w:t>
            </w:r>
          </w:p>
        </w:tc>
        <w:tc>
          <w:tcPr>
            <w:tcW w:w="2268" w:type="dxa"/>
            <w:tcBorders>
              <w:top w:val="single" w:sz="6" w:space="0" w:color="000000"/>
              <w:left w:val="nil"/>
              <w:bottom w:val="single" w:sz="6" w:space="0" w:color="000000"/>
              <w:right w:val="single" w:sz="4" w:space="0" w:color="000000"/>
            </w:tcBorders>
            <w:shd w:val="clear" w:color="auto" w:fill="auto"/>
            <w:vAlign w:val="center"/>
          </w:tcPr>
          <w:p w14:paraId="244B1B12" w14:textId="77777777" w:rsidR="003843EA" w:rsidRDefault="00A21561">
            <w:pPr>
              <w:pStyle w:val="p0"/>
              <w:jc w:val="center"/>
              <w:rPr>
                <w:rFonts w:ascii="黑体" w:eastAsia="黑体" w:hAnsi="新宋体"/>
              </w:rPr>
            </w:pPr>
            <w:r>
              <w:rPr>
                <w:rFonts w:ascii="黑体" w:eastAsia="黑体" w:hAnsi="新宋体" w:hint="eastAsia"/>
              </w:rPr>
              <w:t>加密算法标识</w:t>
            </w:r>
          </w:p>
        </w:tc>
        <w:tc>
          <w:tcPr>
            <w:tcW w:w="1134" w:type="dxa"/>
            <w:tcBorders>
              <w:top w:val="single" w:sz="6" w:space="0" w:color="000000"/>
              <w:left w:val="nil"/>
              <w:bottom w:val="single" w:sz="6" w:space="0" w:color="000000"/>
              <w:right w:val="single" w:sz="6" w:space="0" w:color="000000"/>
            </w:tcBorders>
            <w:shd w:val="clear" w:color="auto" w:fill="auto"/>
            <w:vAlign w:val="center"/>
          </w:tcPr>
          <w:p w14:paraId="705A517C" w14:textId="77777777" w:rsidR="003843EA" w:rsidRDefault="00A21561">
            <w:pPr>
              <w:pStyle w:val="p0"/>
              <w:jc w:val="center"/>
              <w:rPr>
                <w:rFonts w:ascii="黑体" w:eastAsia="黑体" w:hAnsi="新宋体"/>
              </w:rPr>
            </w:pPr>
            <w:r>
              <w:rPr>
                <w:rFonts w:ascii="黑体" w:eastAsia="黑体" w:hAnsi="新宋体" w:hint="eastAsia"/>
              </w:rPr>
              <w:t>1</w:t>
            </w:r>
          </w:p>
        </w:tc>
        <w:tc>
          <w:tcPr>
            <w:tcW w:w="4318" w:type="dxa"/>
            <w:tcBorders>
              <w:top w:val="single" w:sz="6" w:space="0" w:color="000000"/>
              <w:left w:val="nil"/>
              <w:bottom w:val="single" w:sz="6" w:space="0" w:color="000000"/>
              <w:right w:val="single" w:sz="6" w:space="0" w:color="000000"/>
            </w:tcBorders>
            <w:shd w:val="clear" w:color="auto" w:fill="auto"/>
          </w:tcPr>
          <w:p w14:paraId="53F4FAFB" w14:textId="77777777" w:rsidR="003843EA" w:rsidRDefault="00A21561">
            <w:pPr>
              <w:pStyle w:val="p0"/>
              <w:rPr>
                <w:rFonts w:ascii="黑体" w:eastAsia="黑体" w:hAnsi="新宋体"/>
              </w:rPr>
            </w:pPr>
            <w:r>
              <w:rPr>
                <w:rFonts w:ascii="黑体" w:eastAsia="黑体" w:hAnsi="新宋体" w:hint="eastAsia"/>
              </w:rPr>
              <w:t>0x01银联磁道加密算法</w:t>
            </w:r>
          </w:p>
          <w:p w14:paraId="784D4F9D" w14:textId="77777777" w:rsidR="003843EA" w:rsidRDefault="00A21561">
            <w:pPr>
              <w:pStyle w:val="p0"/>
              <w:rPr>
                <w:rFonts w:ascii="黑体" w:eastAsia="黑体" w:hAnsi="新宋体"/>
              </w:rPr>
            </w:pPr>
            <w:r>
              <w:rPr>
                <w:rFonts w:ascii="黑体" w:eastAsia="黑体" w:hAnsi="新宋体" w:hint="eastAsia"/>
              </w:rPr>
              <w:t>0x</w:t>
            </w:r>
            <w:r>
              <w:rPr>
                <w:rFonts w:ascii="黑体" w:eastAsia="黑体" w:hAnsi="新宋体"/>
              </w:rPr>
              <w:t>2 SM</w:t>
            </w:r>
            <w:r>
              <w:rPr>
                <w:rFonts w:ascii="黑体" w:eastAsia="黑体" w:hAnsi="新宋体" w:hint="eastAsia"/>
              </w:rPr>
              <w:t>4</w:t>
            </w:r>
          </w:p>
          <w:p w14:paraId="48F43178" w14:textId="77777777" w:rsidR="003843EA" w:rsidRDefault="003843EA">
            <w:pPr>
              <w:pStyle w:val="p0"/>
              <w:rPr>
                <w:rFonts w:ascii="黑体" w:eastAsia="黑体" w:hAnsi="新宋体"/>
              </w:rPr>
            </w:pPr>
          </w:p>
        </w:tc>
      </w:tr>
      <w:tr w:rsidR="003843EA" w14:paraId="3290AFDA"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2AEFAA4E"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3</w:t>
            </w:r>
          </w:p>
        </w:tc>
        <w:tc>
          <w:tcPr>
            <w:tcW w:w="2268" w:type="dxa"/>
            <w:tcBorders>
              <w:top w:val="single" w:sz="6" w:space="0" w:color="000000"/>
              <w:left w:val="nil"/>
              <w:bottom w:val="single" w:sz="6" w:space="0" w:color="000000"/>
              <w:right w:val="single" w:sz="4" w:space="0" w:color="000000"/>
            </w:tcBorders>
            <w:shd w:val="clear" w:color="auto" w:fill="auto"/>
            <w:vAlign w:val="center"/>
          </w:tcPr>
          <w:p w14:paraId="476532D9" w14:textId="77777777" w:rsidR="003843EA" w:rsidRDefault="00A21561">
            <w:pPr>
              <w:pStyle w:val="p0"/>
              <w:jc w:val="center"/>
              <w:rPr>
                <w:rFonts w:ascii="黑体" w:eastAsia="黑体"/>
              </w:rPr>
            </w:pPr>
            <w:r>
              <w:rPr>
                <w:rFonts w:ascii="黑体" w:eastAsia="黑体" w:hAnsi="新宋体" w:hint="eastAsia"/>
              </w:rPr>
              <w:t>磁道信息读取模式</w:t>
            </w:r>
          </w:p>
        </w:tc>
        <w:tc>
          <w:tcPr>
            <w:tcW w:w="1134" w:type="dxa"/>
            <w:tcBorders>
              <w:top w:val="single" w:sz="6" w:space="0" w:color="000000"/>
              <w:left w:val="nil"/>
              <w:bottom w:val="single" w:sz="6" w:space="0" w:color="000000"/>
              <w:right w:val="single" w:sz="6" w:space="0" w:color="000000"/>
            </w:tcBorders>
            <w:shd w:val="clear" w:color="auto" w:fill="auto"/>
            <w:vAlign w:val="center"/>
          </w:tcPr>
          <w:p w14:paraId="105C97BC" w14:textId="77777777" w:rsidR="003843EA" w:rsidRDefault="00A21561">
            <w:pPr>
              <w:pStyle w:val="p0"/>
              <w:jc w:val="center"/>
              <w:rPr>
                <w:rFonts w:ascii="黑体" w:eastAsia="黑体"/>
              </w:rPr>
            </w:pPr>
            <w:r>
              <w:rPr>
                <w:rFonts w:ascii="黑体" w:eastAsia="黑体"/>
              </w:rPr>
              <w:t>1</w:t>
            </w:r>
          </w:p>
        </w:tc>
        <w:tc>
          <w:tcPr>
            <w:tcW w:w="4318" w:type="dxa"/>
            <w:tcBorders>
              <w:top w:val="single" w:sz="6" w:space="0" w:color="000000"/>
              <w:left w:val="nil"/>
              <w:bottom w:val="single" w:sz="6" w:space="0" w:color="000000"/>
              <w:right w:val="single" w:sz="6" w:space="0" w:color="000000"/>
            </w:tcBorders>
            <w:shd w:val="clear" w:color="auto" w:fill="auto"/>
          </w:tcPr>
          <w:p w14:paraId="4B35C629" w14:textId="77777777" w:rsidR="003843EA" w:rsidRDefault="00A21561">
            <w:pPr>
              <w:pStyle w:val="p0"/>
              <w:rPr>
                <w:rFonts w:ascii="黑体" w:eastAsia="黑体"/>
              </w:rPr>
            </w:pPr>
            <w:r>
              <w:rPr>
                <w:rFonts w:ascii="黑体" w:eastAsia="黑体"/>
              </w:rPr>
              <w:t>0x01</w:t>
            </w:r>
            <w:r>
              <w:rPr>
                <w:rFonts w:ascii="黑体" w:eastAsia="黑体" w:hAnsi="新宋体" w:hint="eastAsia"/>
              </w:rPr>
              <w:t>读取第一磁道数据</w:t>
            </w:r>
          </w:p>
          <w:p w14:paraId="68FFFBF1" w14:textId="77777777" w:rsidR="003843EA" w:rsidRDefault="00A21561">
            <w:pPr>
              <w:pStyle w:val="p0"/>
              <w:rPr>
                <w:rFonts w:ascii="黑体" w:eastAsia="黑体"/>
              </w:rPr>
            </w:pPr>
            <w:r>
              <w:rPr>
                <w:rFonts w:ascii="黑体" w:eastAsia="黑体"/>
              </w:rPr>
              <w:t>0x02</w:t>
            </w:r>
            <w:r>
              <w:rPr>
                <w:rFonts w:ascii="黑体" w:eastAsia="黑体" w:hAnsi="新宋体" w:hint="eastAsia"/>
              </w:rPr>
              <w:t>读取第二磁道数据</w:t>
            </w:r>
          </w:p>
          <w:p w14:paraId="3F713FB7" w14:textId="77777777" w:rsidR="003843EA" w:rsidRDefault="00A21561">
            <w:pPr>
              <w:pStyle w:val="p0"/>
              <w:rPr>
                <w:rFonts w:ascii="黑体" w:eastAsia="黑体" w:hAnsi="新宋体"/>
              </w:rPr>
            </w:pPr>
            <w:r>
              <w:rPr>
                <w:rFonts w:ascii="黑体" w:eastAsia="黑体"/>
              </w:rPr>
              <w:t>0x04</w:t>
            </w:r>
            <w:r>
              <w:rPr>
                <w:rFonts w:ascii="黑体" w:eastAsia="黑体" w:hAnsi="新宋体" w:hint="eastAsia"/>
              </w:rPr>
              <w:t>读取第三磁道数据</w:t>
            </w:r>
          </w:p>
          <w:p w14:paraId="76A63049" w14:textId="77777777" w:rsidR="003843EA" w:rsidRDefault="00A21561">
            <w:pPr>
              <w:pStyle w:val="p0"/>
              <w:rPr>
                <w:rFonts w:ascii="黑体" w:eastAsia="黑体"/>
              </w:rPr>
            </w:pPr>
            <w:r>
              <w:rPr>
                <w:rFonts w:ascii="黑体" w:eastAsia="黑体"/>
              </w:rPr>
              <w:t>0x</w:t>
            </w:r>
            <w:r>
              <w:rPr>
                <w:rFonts w:ascii="黑体" w:eastAsia="黑体" w:hint="eastAsia"/>
              </w:rPr>
              <w:t>1</w:t>
            </w:r>
            <w:r>
              <w:rPr>
                <w:rFonts w:ascii="黑体" w:eastAsia="黑体"/>
              </w:rPr>
              <w:t>1</w:t>
            </w:r>
            <w:r>
              <w:rPr>
                <w:rFonts w:ascii="黑体" w:eastAsia="黑体" w:hAnsi="新宋体" w:hint="eastAsia"/>
              </w:rPr>
              <w:t>RFU</w:t>
            </w:r>
          </w:p>
          <w:p w14:paraId="6097546F" w14:textId="77777777" w:rsidR="003843EA" w:rsidRDefault="00A21561">
            <w:pPr>
              <w:pStyle w:val="p0"/>
              <w:rPr>
                <w:rFonts w:ascii="黑体" w:eastAsia="黑体"/>
              </w:rPr>
            </w:pPr>
            <w:r>
              <w:rPr>
                <w:rFonts w:ascii="黑体" w:eastAsia="黑体"/>
              </w:rPr>
              <w:t>0x</w:t>
            </w:r>
            <w:r>
              <w:rPr>
                <w:rFonts w:ascii="黑体" w:eastAsia="黑体" w:hint="eastAsia"/>
              </w:rPr>
              <w:t>1</w:t>
            </w:r>
            <w:r>
              <w:rPr>
                <w:rFonts w:ascii="黑体" w:eastAsia="黑体"/>
              </w:rPr>
              <w:t>2</w:t>
            </w:r>
            <w:r>
              <w:rPr>
                <w:rFonts w:ascii="黑体" w:eastAsia="黑体" w:hAnsi="新宋体" w:hint="eastAsia"/>
              </w:rPr>
              <w:t>读取IC卡二磁道等效信息</w:t>
            </w:r>
          </w:p>
          <w:p w14:paraId="288F002A" w14:textId="77777777" w:rsidR="003843EA" w:rsidRDefault="00A21561">
            <w:pPr>
              <w:pStyle w:val="p0"/>
              <w:rPr>
                <w:rFonts w:ascii="黑体" w:eastAsia="黑体" w:hAnsi="新宋体"/>
              </w:rPr>
            </w:pPr>
            <w:r>
              <w:rPr>
                <w:rFonts w:ascii="黑体" w:eastAsia="黑体"/>
              </w:rPr>
              <w:t>0x</w:t>
            </w:r>
            <w:r>
              <w:rPr>
                <w:rFonts w:ascii="黑体" w:eastAsia="黑体" w:hint="eastAsia"/>
              </w:rPr>
              <w:t>1</w:t>
            </w:r>
            <w:r>
              <w:rPr>
                <w:rFonts w:ascii="黑体" w:eastAsia="黑体"/>
              </w:rPr>
              <w:t>4</w:t>
            </w:r>
            <w:r>
              <w:rPr>
                <w:rFonts w:ascii="黑体" w:eastAsia="黑体" w:hint="eastAsia"/>
              </w:rPr>
              <w:t xml:space="preserve"> RFU</w:t>
            </w:r>
          </w:p>
          <w:p w14:paraId="11061CEF" w14:textId="77777777" w:rsidR="003843EA" w:rsidRDefault="00A21561">
            <w:pPr>
              <w:pStyle w:val="p0"/>
              <w:rPr>
                <w:rFonts w:ascii="黑体" w:eastAsia="黑体"/>
              </w:rPr>
            </w:pPr>
            <w:r>
              <w:rPr>
                <w:rFonts w:ascii="黑体" w:eastAsia="黑体" w:hAnsi="新宋体" w:hint="eastAsia"/>
              </w:rPr>
              <w:t>可组合使用，如果Bit4=1，表示操作的是IC卡。如果Bit4=0 ，表示操作对象是磁卡</w:t>
            </w:r>
          </w:p>
        </w:tc>
      </w:tr>
      <w:tr w:rsidR="003843EA" w14:paraId="65F9308D"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73B70C6B" w14:textId="77777777" w:rsidR="003843EA" w:rsidRDefault="00A21561">
            <w:pPr>
              <w:widowControl/>
              <w:spacing w:line="276" w:lineRule="auto"/>
              <w:jc w:val="center"/>
              <w:rPr>
                <w:rFonts w:ascii="黑体"/>
                <w:kern w:val="0"/>
                <w:szCs w:val="21"/>
              </w:rPr>
            </w:pPr>
            <w:r>
              <w:rPr>
                <w:rFonts w:ascii="黑体" w:hAnsi="新宋体" w:hint="eastAsia"/>
                <w:kern w:val="0"/>
                <w:szCs w:val="21"/>
              </w:rPr>
              <w:t>4</w:t>
            </w:r>
          </w:p>
        </w:tc>
        <w:tc>
          <w:tcPr>
            <w:tcW w:w="2268" w:type="dxa"/>
            <w:tcBorders>
              <w:top w:val="single" w:sz="6" w:space="0" w:color="000000"/>
              <w:left w:val="nil"/>
              <w:bottom w:val="single" w:sz="6" w:space="0" w:color="000000"/>
              <w:right w:val="single" w:sz="4" w:space="0" w:color="000000"/>
            </w:tcBorders>
            <w:shd w:val="clear" w:color="auto" w:fill="auto"/>
            <w:vAlign w:val="center"/>
          </w:tcPr>
          <w:p w14:paraId="506456FC" w14:textId="77777777" w:rsidR="003843EA" w:rsidRDefault="00A21561">
            <w:pPr>
              <w:pStyle w:val="p0"/>
              <w:jc w:val="center"/>
              <w:rPr>
                <w:rFonts w:ascii="黑体" w:eastAsia="黑体"/>
              </w:rPr>
            </w:pPr>
            <w:r>
              <w:rPr>
                <w:rFonts w:ascii="黑体" w:eastAsia="黑体" w:hAnsi="新宋体" w:hint="eastAsia"/>
              </w:rPr>
              <w:t>主帐号屏蔽掩码</w:t>
            </w:r>
          </w:p>
        </w:tc>
        <w:tc>
          <w:tcPr>
            <w:tcW w:w="1134" w:type="dxa"/>
            <w:tcBorders>
              <w:top w:val="single" w:sz="6" w:space="0" w:color="000000"/>
              <w:left w:val="nil"/>
              <w:bottom w:val="single" w:sz="6" w:space="0" w:color="000000"/>
              <w:right w:val="single" w:sz="6" w:space="0" w:color="000000"/>
            </w:tcBorders>
            <w:shd w:val="clear" w:color="auto" w:fill="auto"/>
            <w:vAlign w:val="center"/>
          </w:tcPr>
          <w:p w14:paraId="3469F3F7" w14:textId="77777777" w:rsidR="003843EA" w:rsidRDefault="00A21561">
            <w:pPr>
              <w:pStyle w:val="p0"/>
              <w:jc w:val="center"/>
              <w:rPr>
                <w:rFonts w:ascii="黑体" w:eastAsia="黑体"/>
              </w:rPr>
            </w:pPr>
            <w:r>
              <w:rPr>
                <w:rFonts w:ascii="黑体" w:eastAsia="黑体" w:hAnsi="新宋体"/>
              </w:rPr>
              <w:t>10</w:t>
            </w:r>
          </w:p>
        </w:tc>
        <w:tc>
          <w:tcPr>
            <w:tcW w:w="4318" w:type="dxa"/>
            <w:tcBorders>
              <w:top w:val="single" w:sz="6" w:space="0" w:color="000000"/>
              <w:left w:val="nil"/>
              <w:bottom w:val="single" w:sz="6" w:space="0" w:color="000000"/>
              <w:right w:val="single" w:sz="6" w:space="0" w:color="000000"/>
            </w:tcBorders>
            <w:shd w:val="clear" w:color="auto" w:fill="auto"/>
          </w:tcPr>
          <w:p w14:paraId="5FC10C37" w14:textId="77777777" w:rsidR="003843EA" w:rsidRDefault="00A21561">
            <w:pPr>
              <w:pStyle w:val="p0"/>
              <w:rPr>
                <w:rFonts w:ascii="黑体" w:eastAsia="黑体" w:hAnsi="新宋体"/>
              </w:rPr>
            </w:pPr>
            <w:r>
              <w:rPr>
                <w:rFonts w:ascii="黑体" w:eastAsia="黑体" w:hAnsi="新宋体" w:hint="eastAsia"/>
              </w:rPr>
              <w:t>帐号</w:t>
            </w:r>
            <w:r>
              <w:rPr>
                <w:rFonts w:ascii="黑体" w:eastAsia="黑体" w:hAnsi="新宋体"/>
              </w:rPr>
              <w:t>BCD，0与F分别表示需要显示或屏蔽的位。</w:t>
            </w:r>
          </w:p>
          <w:p w14:paraId="0BFE90BF" w14:textId="77777777" w:rsidR="003843EA" w:rsidRDefault="00A21561">
            <w:pPr>
              <w:pStyle w:val="p0"/>
              <w:rPr>
                <w:rFonts w:ascii="黑体" w:eastAsia="黑体" w:hAnsi="新宋体"/>
              </w:rPr>
            </w:pPr>
            <w:r>
              <w:rPr>
                <w:rFonts w:ascii="黑体" w:eastAsia="黑体" w:hAnsi="新宋体" w:hint="eastAsia"/>
              </w:rPr>
              <w:t>例如：</w:t>
            </w:r>
          </w:p>
          <w:p w14:paraId="40039F0B" w14:textId="77777777" w:rsidR="003843EA" w:rsidRDefault="00A21561">
            <w:pPr>
              <w:pStyle w:val="p0"/>
              <w:rPr>
                <w:rFonts w:ascii="黑体" w:eastAsia="黑体"/>
                <w:highlight w:val="yellow"/>
              </w:rPr>
            </w:pPr>
            <w:r>
              <w:rPr>
                <w:rFonts w:ascii="黑体" w:eastAsia="黑体"/>
              </w:rPr>
              <w:t>0x00,0x00,0x00,0x00,0xFF,0xFF,0xFF,0x00,0x00,0x00</w:t>
            </w:r>
            <w:r>
              <w:rPr>
                <w:rFonts w:ascii="黑体" w:eastAsia="黑体" w:hAnsi="新宋体" w:hint="eastAsia"/>
              </w:rPr>
              <w:t>表示前</w:t>
            </w:r>
            <w:r>
              <w:rPr>
                <w:rFonts w:ascii="黑体" w:eastAsia="黑体"/>
              </w:rPr>
              <w:t>8</w:t>
            </w:r>
            <w:r>
              <w:rPr>
                <w:rFonts w:ascii="黑体" w:eastAsia="黑体" w:hAnsi="新宋体" w:hint="eastAsia"/>
              </w:rPr>
              <w:t>个主帐号显示，后</w:t>
            </w:r>
            <w:r>
              <w:rPr>
                <w:rFonts w:ascii="黑体" w:eastAsia="黑体"/>
              </w:rPr>
              <w:t>6</w:t>
            </w:r>
            <w:r>
              <w:rPr>
                <w:rFonts w:ascii="黑体" w:eastAsia="黑体" w:hAnsi="新宋体" w:hint="eastAsia"/>
              </w:rPr>
              <w:t>个主帐号显示，中间部分屏蔽，用</w:t>
            </w:r>
            <w:r>
              <w:rPr>
                <w:rFonts w:ascii="黑体" w:eastAsia="黑体"/>
              </w:rPr>
              <w:t>E</w:t>
            </w:r>
            <w:r>
              <w:rPr>
                <w:rFonts w:ascii="黑体" w:eastAsia="黑体" w:hAnsi="新宋体" w:hint="eastAsia"/>
              </w:rPr>
              <w:t>代替</w:t>
            </w:r>
          </w:p>
        </w:tc>
      </w:tr>
      <w:tr w:rsidR="003843EA" w14:paraId="18DF4976"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23C87CF9" w14:textId="77777777" w:rsidR="003843EA" w:rsidRDefault="00A21561">
            <w:pPr>
              <w:widowControl/>
              <w:spacing w:line="276" w:lineRule="auto"/>
              <w:jc w:val="center"/>
              <w:rPr>
                <w:rFonts w:ascii="黑体" w:hAnsi="新宋体"/>
                <w:kern w:val="0"/>
                <w:szCs w:val="21"/>
              </w:rPr>
            </w:pPr>
            <w:r>
              <w:rPr>
                <w:rFonts w:ascii="黑体" w:hAnsi="新宋体"/>
                <w:kern w:val="0"/>
                <w:szCs w:val="21"/>
              </w:rPr>
              <w:t>5</w:t>
            </w:r>
          </w:p>
        </w:tc>
        <w:tc>
          <w:tcPr>
            <w:tcW w:w="2268" w:type="dxa"/>
            <w:tcBorders>
              <w:top w:val="single" w:sz="6" w:space="0" w:color="000000"/>
              <w:left w:val="nil"/>
              <w:bottom w:val="single" w:sz="6" w:space="0" w:color="000000"/>
              <w:right w:val="single" w:sz="4" w:space="0" w:color="000000"/>
            </w:tcBorders>
            <w:shd w:val="clear" w:color="auto" w:fill="auto"/>
            <w:vAlign w:val="center"/>
          </w:tcPr>
          <w:p w14:paraId="5D6F1793"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密钥索引</w:t>
            </w:r>
          </w:p>
        </w:tc>
        <w:tc>
          <w:tcPr>
            <w:tcW w:w="1134" w:type="dxa"/>
            <w:tcBorders>
              <w:top w:val="single" w:sz="6" w:space="0" w:color="000000"/>
              <w:left w:val="nil"/>
              <w:bottom w:val="single" w:sz="6" w:space="0" w:color="000000"/>
              <w:right w:val="single" w:sz="6" w:space="0" w:color="000000"/>
            </w:tcBorders>
            <w:shd w:val="clear" w:color="auto" w:fill="auto"/>
            <w:vAlign w:val="center"/>
          </w:tcPr>
          <w:p w14:paraId="09E8484F" w14:textId="77777777" w:rsidR="003843EA" w:rsidRDefault="00A21561">
            <w:pPr>
              <w:widowControl/>
              <w:spacing w:line="276" w:lineRule="auto"/>
              <w:jc w:val="center"/>
              <w:rPr>
                <w:rFonts w:ascii="黑体" w:hAnsi="新宋体"/>
                <w:kern w:val="0"/>
                <w:szCs w:val="21"/>
              </w:rPr>
            </w:pPr>
            <w:r>
              <w:rPr>
                <w:rFonts w:ascii="黑体" w:hAnsi="新宋体"/>
                <w:kern w:val="0"/>
                <w:szCs w:val="21"/>
              </w:rPr>
              <w:t>1</w:t>
            </w:r>
          </w:p>
        </w:tc>
        <w:tc>
          <w:tcPr>
            <w:tcW w:w="4318" w:type="dxa"/>
            <w:tcBorders>
              <w:top w:val="single" w:sz="6" w:space="0" w:color="000000"/>
              <w:left w:val="nil"/>
              <w:bottom w:val="single" w:sz="6" w:space="0" w:color="000000"/>
              <w:right w:val="single" w:sz="6" w:space="0" w:color="000000"/>
            </w:tcBorders>
            <w:shd w:val="clear" w:color="auto" w:fill="auto"/>
          </w:tcPr>
          <w:p w14:paraId="2F2AB360" w14:textId="77777777" w:rsidR="003843EA" w:rsidRDefault="00A21561">
            <w:pPr>
              <w:pStyle w:val="p0"/>
              <w:rPr>
                <w:rFonts w:ascii="黑体" w:eastAsia="黑体"/>
              </w:rPr>
            </w:pPr>
            <w:r>
              <w:rPr>
                <w:rFonts w:ascii="黑体" w:eastAsia="黑体" w:hint="eastAsia"/>
              </w:rPr>
              <w:t>1</w:t>
            </w:r>
            <w:r>
              <w:rPr>
                <w:rFonts w:ascii="黑体" w:eastAsia="黑体"/>
              </w:rPr>
              <w:t>-</w:t>
            </w:r>
            <w:r>
              <w:rPr>
                <w:rFonts w:ascii="黑体" w:eastAsia="黑体" w:hint="eastAsia"/>
              </w:rPr>
              <w:t>200</w:t>
            </w:r>
          </w:p>
          <w:p w14:paraId="143037F4" w14:textId="77777777" w:rsidR="003843EA" w:rsidRDefault="00A21561">
            <w:pPr>
              <w:rPr>
                <w:rFonts w:ascii="黑体"/>
                <w:b/>
                <w:bCs/>
              </w:rPr>
            </w:pPr>
            <w:r>
              <w:rPr>
                <w:rFonts w:ascii="黑体" w:hint="eastAsia"/>
              </w:rPr>
              <w:t>主密钥索引/工作密钥索引，若为主密钥索引则ID6需指定工作密钥，若为工作密钥索引则ID6的LL为0，即不传外部工作密钥。</w:t>
            </w:r>
          </w:p>
        </w:tc>
      </w:tr>
      <w:tr w:rsidR="003843EA" w14:paraId="61E77CF1"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4911E1B9" w14:textId="77777777" w:rsidR="003843EA" w:rsidRDefault="00A21561">
            <w:pPr>
              <w:widowControl/>
              <w:spacing w:line="276" w:lineRule="auto"/>
              <w:jc w:val="center"/>
              <w:rPr>
                <w:rFonts w:ascii="黑体" w:hAnsi="新宋体"/>
                <w:kern w:val="0"/>
                <w:szCs w:val="21"/>
              </w:rPr>
            </w:pPr>
            <w:r>
              <w:rPr>
                <w:rFonts w:ascii="黑体" w:hAnsi="新宋体"/>
                <w:kern w:val="0"/>
                <w:szCs w:val="21"/>
              </w:rPr>
              <w:t>6</w:t>
            </w:r>
          </w:p>
        </w:tc>
        <w:tc>
          <w:tcPr>
            <w:tcW w:w="2268" w:type="dxa"/>
            <w:tcBorders>
              <w:top w:val="single" w:sz="6" w:space="0" w:color="000000"/>
              <w:left w:val="nil"/>
              <w:bottom w:val="single" w:sz="6" w:space="0" w:color="000000"/>
              <w:right w:val="single" w:sz="4" w:space="0" w:color="000000"/>
            </w:tcBorders>
            <w:shd w:val="clear" w:color="auto" w:fill="auto"/>
            <w:vAlign w:val="center"/>
          </w:tcPr>
          <w:p w14:paraId="4E0D5657"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密钥</w:t>
            </w:r>
          </w:p>
        </w:tc>
        <w:tc>
          <w:tcPr>
            <w:tcW w:w="1134" w:type="dxa"/>
            <w:tcBorders>
              <w:top w:val="single" w:sz="6" w:space="0" w:color="000000"/>
              <w:left w:val="nil"/>
              <w:bottom w:val="single" w:sz="6" w:space="0" w:color="000000"/>
              <w:right w:val="single" w:sz="6" w:space="0" w:color="000000"/>
            </w:tcBorders>
            <w:shd w:val="clear" w:color="auto" w:fill="auto"/>
            <w:vAlign w:val="center"/>
          </w:tcPr>
          <w:p w14:paraId="70B6232A" w14:textId="77777777" w:rsidR="003843EA" w:rsidRDefault="00A21561">
            <w:pPr>
              <w:widowControl/>
              <w:spacing w:line="276" w:lineRule="auto"/>
              <w:jc w:val="center"/>
              <w:rPr>
                <w:rFonts w:ascii="黑体" w:hAnsi="新宋体"/>
                <w:kern w:val="0"/>
                <w:szCs w:val="21"/>
              </w:rPr>
            </w:pPr>
            <w:r>
              <w:rPr>
                <w:rFonts w:ascii="黑体" w:hAnsi="新宋体"/>
                <w:kern w:val="0"/>
                <w:szCs w:val="21"/>
              </w:rPr>
              <w:t xml:space="preserve">   </w:t>
            </w:r>
            <w:r>
              <w:rPr>
                <w:rFonts w:ascii="黑体" w:hAnsi="新宋体"/>
                <w:kern w:val="0"/>
                <w:szCs w:val="21"/>
              </w:rPr>
              <w:lastRenderedPageBreak/>
              <w:t>LL</w:t>
            </w:r>
            <w:r>
              <w:rPr>
                <w:rFonts w:ascii="黑体" w:hAnsi="新宋体"/>
                <w:kern w:val="0"/>
                <w:szCs w:val="21"/>
              </w:rPr>
              <w:t>…</w:t>
            </w:r>
            <w:r>
              <w:rPr>
                <w:rFonts w:ascii="黑体" w:hAnsi="新宋体"/>
                <w:kern w:val="0"/>
                <w:szCs w:val="21"/>
              </w:rPr>
              <w:t>24</w:t>
            </w:r>
          </w:p>
        </w:tc>
        <w:tc>
          <w:tcPr>
            <w:tcW w:w="4318" w:type="dxa"/>
            <w:tcBorders>
              <w:top w:val="single" w:sz="6" w:space="0" w:color="000000"/>
              <w:left w:val="nil"/>
              <w:bottom w:val="single" w:sz="6" w:space="0" w:color="000000"/>
              <w:right w:val="single" w:sz="6" w:space="0" w:color="000000"/>
            </w:tcBorders>
            <w:shd w:val="clear" w:color="auto" w:fill="auto"/>
          </w:tcPr>
          <w:p w14:paraId="1670011D" w14:textId="77777777" w:rsidR="003843EA" w:rsidRDefault="00A21561">
            <w:pPr>
              <w:pStyle w:val="p0"/>
              <w:rPr>
                <w:rFonts w:ascii="黑体" w:eastAsia="黑体"/>
              </w:rPr>
            </w:pPr>
            <w:r>
              <w:rPr>
                <w:rFonts w:ascii="黑体" w:eastAsia="黑体" w:hint="eastAsia"/>
              </w:rPr>
              <w:lastRenderedPageBreak/>
              <w:t>工作密钥（密文）</w:t>
            </w:r>
          </w:p>
        </w:tc>
      </w:tr>
    </w:tbl>
    <w:p w14:paraId="08B1075D" w14:textId="77777777" w:rsidR="003843EA" w:rsidRDefault="003843EA">
      <w:pPr>
        <w:pStyle w:val="MyText"/>
        <w:spacing w:line="276" w:lineRule="auto"/>
      </w:pPr>
    </w:p>
    <w:p w14:paraId="0A743E26" w14:textId="77777777" w:rsidR="003843EA" w:rsidRDefault="003843EA">
      <w:pPr>
        <w:pStyle w:val="p0"/>
        <w:rPr>
          <w:rFonts w:ascii="黑体" w:eastAsia="黑体" w:hAnsi="新宋体"/>
        </w:rPr>
      </w:pPr>
    </w:p>
    <w:p w14:paraId="2880F699" w14:textId="77777777" w:rsidR="003843EA" w:rsidRDefault="003843EA">
      <w:pPr>
        <w:pStyle w:val="MyText"/>
        <w:spacing w:line="276" w:lineRule="auto"/>
        <w:ind w:left="0"/>
      </w:pPr>
    </w:p>
    <w:p w14:paraId="7681074C" w14:textId="77777777" w:rsidR="003843EA" w:rsidRDefault="00A21561">
      <w:pPr>
        <w:pStyle w:val="MyText"/>
        <w:numPr>
          <w:ilvl w:val="0"/>
          <w:numId w:val="4"/>
        </w:numPr>
        <w:spacing w:line="276" w:lineRule="auto"/>
      </w:pPr>
      <w:r>
        <w:rPr>
          <w:rFonts w:hint="eastAsia"/>
        </w:rPr>
        <w:t>响应报文</w:t>
      </w:r>
    </w:p>
    <w:p w14:paraId="4F01E5E5" w14:textId="77777777" w:rsidR="003843EA" w:rsidRDefault="00A21561">
      <w:pPr>
        <w:pStyle w:val="MyText"/>
        <w:spacing w:line="276" w:lineRule="auto"/>
        <w:ind w:leftChars="800" w:left="1680"/>
      </w:pPr>
      <w:r>
        <w:rPr>
          <w:rFonts w:hint="eastAsia"/>
        </w:rPr>
        <w:t>数据：</w:t>
      </w:r>
    </w:p>
    <w:tbl>
      <w:tblPr>
        <w:tblW w:w="8287" w:type="dxa"/>
        <w:tblInd w:w="1809" w:type="dxa"/>
        <w:tblLayout w:type="fixed"/>
        <w:tblLook w:val="04A0" w:firstRow="1" w:lastRow="0" w:firstColumn="1" w:lastColumn="0" w:noHBand="0" w:noVBand="1"/>
      </w:tblPr>
      <w:tblGrid>
        <w:gridCol w:w="567"/>
        <w:gridCol w:w="2268"/>
        <w:gridCol w:w="1134"/>
        <w:gridCol w:w="4318"/>
      </w:tblGrid>
      <w:tr w:rsidR="003843EA" w14:paraId="675DB1B3"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16DD62A1"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268" w:type="dxa"/>
            <w:tcBorders>
              <w:top w:val="single" w:sz="6" w:space="0" w:color="000000"/>
              <w:left w:val="nil"/>
              <w:bottom w:val="single" w:sz="6" w:space="0" w:color="000000"/>
              <w:right w:val="single" w:sz="4" w:space="0" w:color="000000"/>
            </w:tcBorders>
            <w:shd w:val="clear" w:color="auto" w:fill="E6E6E6"/>
          </w:tcPr>
          <w:p w14:paraId="461D6533"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数据域</w:t>
            </w:r>
          </w:p>
        </w:tc>
        <w:tc>
          <w:tcPr>
            <w:tcW w:w="1134" w:type="dxa"/>
            <w:tcBorders>
              <w:top w:val="single" w:sz="6" w:space="0" w:color="000000"/>
              <w:left w:val="nil"/>
              <w:bottom w:val="single" w:sz="6" w:space="0" w:color="000000"/>
              <w:right w:val="single" w:sz="6" w:space="0" w:color="000000"/>
            </w:tcBorders>
            <w:shd w:val="clear" w:color="auto" w:fill="E6E6E6"/>
          </w:tcPr>
          <w:p w14:paraId="70C01D88"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长度</w:t>
            </w:r>
          </w:p>
        </w:tc>
        <w:tc>
          <w:tcPr>
            <w:tcW w:w="4318" w:type="dxa"/>
            <w:tcBorders>
              <w:top w:val="single" w:sz="6" w:space="0" w:color="000000"/>
              <w:left w:val="nil"/>
              <w:bottom w:val="single" w:sz="6" w:space="0" w:color="000000"/>
              <w:right w:val="single" w:sz="6" w:space="0" w:color="000000"/>
            </w:tcBorders>
            <w:shd w:val="clear" w:color="auto" w:fill="E6E6E6"/>
          </w:tcPr>
          <w:p w14:paraId="1539D99A" w14:textId="77777777" w:rsidR="003843EA" w:rsidRDefault="00A21561">
            <w:pPr>
              <w:widowControl/>
              <w:spacing w:line="276" w:lineRule="auto"/>
              <w:ind w:firstLine="420"/>
              <w:jc w:val="center"/>
              <w:rPr>
                <w:rFonts w:ascii="黑体"/>
                <w:b/>
                <w:bCs/>
                <w:kern w:val="0"/>
                <w:szCs w:val="21"/>
              </w:rPr>
            </w:pPr>
            <w:r>
              <w:rPr>
                <w:rFonts w:ascii="黑体" w:hAnsi="宋体" w:hint="eastAsia"/>
                <w:b/>
                <w:bCs/>
                <w:kern w:val="0"/>
                <w:szCs w:val="21"/>
              </w:rPr>
              <w:t>备注</w:t>
            </w:r>
          </w:p>
        </w:tc>
      </w:tr>
      <w:tr w:rsidR="003843EA" w14:paraId="32303ACF"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1077082E" w14:textId="77777777" w:rsidR="003843EA" w:rsidRDefault="00A21561">
            <w:pPr>
              <w:pStyle w:val="p0"/>
              <w:spacing w:line="276" w:lineRule="auto"/>
              <w:jc w:val="center"/>
              <w:rPr>
                <w:rFonts w:ascii="黑体" w:eastAsia="黑体"/>
              </w:rPr>
            </w:pPr>
            <w:r>
              <w:rPr>
                <w:rFonts w:ascii="黑体" w:eastAsia="黑体"/>
              </w:rPr>
              <w:t>1</w:t>
            </w:r>
          </w:p>
        </w:tc>
        <w:tc>
          <w:tcPr>
            <w:tcW w:w="2268" w:type="dxa"/>
            <w:tcBorders>
              <w:top w:val="single" w:sz="6" w:space="0" w:color="000000"/>
              <w:left w:val="nil"/>
              <w:bottom w:val="single" w:sz="6" w:space="0" w:color="000000"/>
              <w:right w:val="single" w:sz="4" w:space="0" w:color="000000"/>
            </w:tcBorders>
            <w:vAlign w:val="center"/>
          </w:tcPr>
          <w:p w14:paraId="4181929F" w14:textId="77777777" w:rsidR="003843EA" w:rsidRDefault="00A21561">
            <w:pPr>
              <w:pStyle w:val="p0"/>
              <w:spacing w:line="276" w:lineRule="auto"/>
              <w:jc w:val="center"/>
              <w:rPr>
                <w:rFonts w:ascii="黑体" w:eastAsia="黑体"/>
              </w:rPr>
            </w:pPr>
            <w:r>
              <w:rPr>
                <w:rFonts w:ascii="黑体" w:eastAsia="黑体" w:hAnsi="新宋体" w:hint="eastAsia"/>
              </w:rPr>
              <w:t>读卡响应状态</w:t>
            </w:r>
          </w:p>
        </w:tc>
        <w:tc>
          <w:tcPr>
            <w:tcW w:w="1134" w:type="dxa"/>
            <w:tcBorders>
              <w:top w:val="single" w:sz="6" w:space="0" w:color="000000"/>
              <w:left w:val="nil"/>
              <w:bottom w:val="single" w:sz="6" w:space="0" w:color="000000"/>
              <w:right w:val="single" w:sz="6" w:space="0" w:color="000000"/>
            </w:tcBorders>
            <w:vAlign w:val="center"/>
          </w:tcPr>
          <w:p w14:paraId="22E2A34C" w14:textId="77777777" w:rsidR="003843EA" w:rsidRDefault="00A21561">
            <w:pPr>
              <w:pStyle w:val="p0"/>
              <w:spacing w:line="276" w:lineRule="auto"/>
              <w:jc w:val="center"/>
              <w:rPr>
                <w:rFonts w:ascii="黑体" w:eastAsia="黑体"/>
              </w:rPr>
            </w:pPr>
            <w:r>
              <w:rPr>
                <w:rFonts w:ascii="黑体" w:eastAsia="黑体" w:hAnsi="新宋体"/>
              </w:rPr>
              <w:t>1</w:t>
            </w:r>
          </w:p>
        </w:tc>
        <w:tc>
          <w:tcPr>
            <w:tcW w:w="4318" w:type="dxa"/>
            <w:tcBorders>
              <w:top w:val="single" w:sz="6" w:space="0" w:color="000000"/>
              <w:left w:val="nil"/>
              <w:bottom w:val="single" w:sz="6" w:space="0" w:color="000000"/>
              <w:right w:val="single" w:sz="6" w:space="0" w:color="000000"/>
            </w:tcBorders>
          </w:tcPr>
          <w:p w14:paraId="6B9F63AA" w14:textId="77777777" w:rsidR="003843EA" w:rsidRDefault="00A21561">
            <w:pPr>
              <w:pStyle w:val="p0"/>
              <w:spacing w:line="276" w:lineRule="auto"/>
              <w:rPr>
                <w:rFonts w:ascii="黑体" w:eastAsia="黑体"/>
              </w:rPr>
            </w:pPr>
            <w:r>
              <w:rPr>
                <w:rFonts w:ascii="黑体" w:eastAsia="黑体" w:hAnsi="宋体"/>
              </w:rPr>
              <w:t>0x00表示成功</w:t>
            </w:r>
          </w:p>
          <w:p w14:paraId="5CBF4E6B" w14:textId="77777777" w:rsidR="003843EA" w:rsidRDefault="00A21561">
            <w:pPr>
              <w:pStyle w:val="p0"/>
              <w:spacing w:line="276" w:lineRule="auto"/>
              <w:rPr>
                <w:rFonts w:ascii="黑体" w:eastAsia="黑体"/>
              </w:rPr>
            </w:pPr>
            <w:r>
              <w:rPr>
                <w:rFonts w:ascii="黑体" w:eastAsia="黑体" w:hAnsi="宋体" w:hint="eastAsia"/>
              </w:rPr>
              <w:t>其他表示失败</w:t>
            </w:r>
          </w:p>
        </w:tc>
      </w:tr>
      <w:tr w:rsidR="003843EA" w14:paraId="58CFD8C4"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7F4CEC2A" w14:textId="77777777" w:rsidR="003843EA" w:rsidRDefault="00A21561">
            <w:pPr>
              <w:pStyle w:val="p0"/>
              <w:spacing w:line="276" w:lineRule="auto"/>
              <w:jc w:val="center"/>
              <w:rPr>
                <w:rFonts w:ascii="黑体" w:eastAsia="黑体"/>
              </w:rPr>
            </w:pPr>
            <w:r>
              <w:rPr>
                <w:rFonts w:ascii="黑体" w:eastAsia="黑体"/>
              </w:rPr>
              <w:t>2</w:t>
            </w:r>
          </w:p>
        </w:tc>
        <w:tc>
          <w:tcPr>
            <w:tcW w:w="2268" w:type="dxa"/>
            <w:tcBorders>
              <w:top w:val="single" w:sz="6" w:space="0" w:color="000000"/>
              <w:left w:val="nil"/>
              <w:bottom w:val="single" w:sz="6" w:space="0" w:color="000000"/>
              <w:right w:val="single" w:sz="4" w:space="0" w:color="000000"/>
            </w:tcBorders>
            <w:vAlign w:val="center"/>
          </w:tcPr>
          <w:p w14:paraId="450D06B6" w14:textId="77777777" w:rsidR="003843EA" w:rsidRDefault="00A21561">
            <w:pPr>
              <w:pStyle w:val="p0"/>
              <w:spacing w:line="276" w:lineRule="auto"/>
              <w:jc w:val="center"/>
              <w:rPr>
                <w:rFonts w:ascii="黑体" w:eastAsia="黑体"/>
              </w:rPr>
            </w:pPr>
            <w:r>
              <w:rPr>
                <w:rFonts w:ascii="黑体" w:eastAsia="黑体" w:hAnsi="宋体" w:hint="eastAsia"/>
              </w:rPr>
              <w:t>主账号</w:t>
            </w:r>
          </w:p>
        </w:tc>
        <w:tc>
          <w:tcPr>
            <w:tcW w:w="1134" w:type="dxa"/>
            <w:tcBorders>
              <w:top w:val="single" w:sz="6" w:space="0" w:color="000000"/>
              <w:left w:val="nil"/>
              <w:bottom w:val="single" w:sz="6" w:space="0" w:color="000000"/>
              <w:right w:val="single" w:sz="6" w:space="0" w:color="000000"/>
            </w:tcBorders>
            <w:vAlign w:val="center"/>
          </w:tcPr>
          <w:p w14:paraId="1FC74CE9" w14:textId="77777777" w:rsidR="003843EA" w:rsidRDefault="00A21561">
            <w:pPr>
              <w:pStyle w:val="p0"/>
              <w:spacing w:line="276" w:lineRule="auto"/>
              <w:jc w:val="center"/>
              <w:rPr>
                <w:rFonts w:ascii="黑体" w:eastAsia="黑体"/>
              </w:rPr>
            </w:pPr>
            <w:del w:id="483" w:author="Microsoft Office 用户" w:date="2017-10-25T09:33:00Z">
              <w:r>
                <w:rPr>
                  <w:rFonts w:ascii="黑体" w:eastAsia="黑体" w:hAnsi="新宋体"/>
                </w:rPr>
                <w:delText>10</w:delText>
              </w:r>
            </w:del>
            <w:ins w:id="484" w:author="Microsoft Office 用户" w:date="2017-10-25T09:33:00Z">
              <w:r>
                <w:rPr>
                  <w:rFonts w:ascii="黑体" w:eastAsia="黑体" w:hAnsi="新宋体"/>
                </w:rPr>
                <w:t>20</w:t>
              </w:r>
            </w:ins>
          </w:p>
        </w:tc>
        <w:tc>
          <w:tcPr>
            <w:tcW w:w="4318" w:type="dxa"/>
            <w:tcBorders>
              <w:top w:val="single" w:sz="6" w:space="0" w:color="000000"/>
              <w:left w:val="nil"/>
              <w:bottom w:val="single" w:sz="6" w:space="0" w:color="000000"/>
              <w:right w:val="single" w:sz="6" w:space="0" w:color="000000"/>
            </w:tcBorders>
          </w:tcPr>
          <w:p w14:paraId="3BDE437D" w14:textId="77777777" w:rsidR="003843EA" w:rsidRDefault="00A21561">
            <w:pPr>
              <w:pStyle w:val="p0"/>
              <w:spacing w:line="276" w:lineRule="auto"/>
              <w:rPr>
                <w:rFonts w:ascii="黑体" w:eastAsia="黑体"/>
              </w:rPr>
            </w:pPr>
            <w:r>
              <w:rPr>
                <w:rFonts w:ascii="黑体" w:eastAsia="黑体" w:hAnsi="新宋体"/>
              </w:rPr>
              <w:t>BCD，左靠，右补F，中间有屏蔽部分用E屏</w:t>
            </w:r>
            <w:r>
              <w:rPr>
                <w:rFonts w:ascii="黑体" w:eastAsia="黑体" w:hAnsi="新宋体" w:hint="eastAsia"/>
              </w:rPr>
              <w:t>蔽</w:t>
            </w:r>
          </w:p>
        </w:tc>
      </w:tr>
      <w:tr w:rsidR="003843EA" w14:paraId="12FCB895"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38BBC68C" w14:textId="77777777" w:rsidR="003843EA" w:rsidRDefault="00A21561">
            <w:pPr>
              <w:pStyle w:val="p0"/>
              <w:spacing w:line="276" w:lineRule="auto"/>
              <w:jc w:val="center"/>
              <w:rPr>
                <w:rFonts w:ascii="黑体" w:eastAsia="黑体"/>
              </w:rPr>
            </w:pPr>
            <w:r>
              <w:rPr>
                <w:rFonts w:ascii="黑体" w:eastAsia="黑体" w:hAnsi="新宋体"/>
              </w:rPr>
              <w:t>3</w:t>
            </w:r>
          </w:p>
        </w:tc>
        <w:tc>
          <w:tcPr>
            <w:tcW w:w="2268" w:type="dxa"/>
            <w:tcBorders>
              <w:top w:val="single" w:sz="6" w:space="0" w:color="000000"/>
              <w:left w:val="nil"/>
              <w:bottom w:val="single" w:sz="6" w:space="0" w:color="000000"/>
              <w:right w:val="single" w:sz="4" w:space="0" w:color="000000"/>
            </w:tcBorders>
            <w:vAlign w:val="center"/>
          </w:tcPr>
          <w:p w14:paraId="16BCBF8E" w14:textId="77777777" w:rsidR="003843EA" w:rsidRDefault="00A21561">
            <w:pPr>
              <w:pStyle w:val="p0"/>
              <w:spacing w:line="276" w:lineRule="auto"/>
              <w:jc w:val="center"/>
              <w:rPr>
                <w:rFonts w:ascii="黑体" w:eastAsia="黑体"/>
              </w:rPr>
            </w:pPr>
            <w:r>
              <w:rPr>
                <w:rFonts w:ascii="黑体" w:eastAsia="黑体" w:hAnsi="新宋体" w:hint="eastAsia"/>
              </w:rPr>
              <w:t>主帐号哈希值</w:t>
            </w:r>
          </w:p>
        </w:tc>
        <w:tc>
          <w:tcPr>
            <w:tcW w:w="1134" w:type="dxa"/>
            <w:tcBorders>
              <w:top w:val="single" w:sz="6" w:space="0" w:color="000000"/>
              <w:left w:val="nil"/>
              <w:bottom w:val="single" w:sz="6" w:space="0" w:color="000000"/>
              <w:right w:val="single" w:sz="6" w:space="0" w:color="000000"/>
            </w:tcBorders>
            <w:vAlign w:val="center"/>
          </w:tcPr>
          <w:p w14:paraId="620D6421" w14:textId="77777777" w:rsidR="003843EA" w:rsidRDefault="00A21561">
            <w:pPr>
              <w:pStyle w:val="p0"/>
              <w:spacing w:line="276" w:lineRule="auto"/>
              <w:jc w:val="center"/>
              <w:rPr>
                <w:rFonts w:ascii="黑体" w:eastAsia="黑体"/>
              </w:rPr>
            </w:pPr>
            <w:r>
              <w:rPr>
                <w:rFonts w:ascii="黑体" w:eastAsia="黑体" w:hAnsi="新宋体"/>
              </w:rPr>
              <w:t>20</w:t>
            </w:r>
          </w:p>
        </w:tc>
        <w:tc>
          <w:tcPr>
            <w:tcW w:w="4318" w:type="dxa"/>
            <w:tcBorders>
              <w:top w:val="single" w:sz="6" w:space="0" w:color="000000"/>
              <w:left w:val="nil"/>
              <w:bottom w:val="single" w:sz="6" w:space="0" w:color="000000"/>
              <w:right w:val="single" w:sz="6" w:space="0" w:color="000000"/>
            </w:tcBorders>
          </w:tcPr>
          <w:p w14:paraId="36C73303" w14:textId="77777777" w:rsidR="003843EA" w:rsidRDefault="00A21561">
            <w:pPr>
              <w:pStyle w:val="p0"/>
              <w:spacing w:line="276" w:lineRule="auto"/>
              <w:rPr>
                <w:rFonts w:ascii="黑体" w:eastAsia="黑体"/>
              </w:rPr>
            </w:pPr>
            <w:r>
              <w:rPr>
                <w:rFonts w:ascii="黑体" w:eastAsia="黑体"/>
              </w:rPr>
              <w:t xml:space="preserve">SHA-1 </w:t>
            </w:r>
            <w:r>
              <w:rPr>
                <w:rFonts w:ascii="黑体" w:eastAsia="黑体" w:hint="eastAsia"/>
              </w:rPr>
              <w:t>20字节</w:t>
            </w:r>
          </w:p>
        </w:tc>
      </w:tr>
      <w:tr w:rsidR="003843EA" w14:paraId="5D086B5C"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0441F257" w14:textId="77777777" w:rsidR="003843EA" w:rsidRDefault="00A21561">
            <w:pPr>
              <w:pStyle w:val="p0"/>
              <w:spacing w:line="276" w:lineRule="auto"/>
              <w:jc w:val="center"/>
              <w:rPr>
                <w:rFonts w:ascii="黑体" w:eastAsia="黑体"/>
              </w:rPr>
            </w:pPr>
            <w:r>
              <w:rPr>
                <w:rFonts w:ascii="黑体" w:eastAsia="黑体" w:hAnsi="新宋体"/>
              </w:rPr>
              <w:t>5</w:t>
            </w:r>
          </w:p>
        </w:tc>
        <w:tc>
          <w:tcPr>
            <w:tcW w:w="2268" w:type="dxa"/>
            <w:tcBorders>
              <w:top w:val="single" w:sz="6" w:space="0" w:color="000000"/>
              <w:left w:val="nil"/>
              <w:bottom w:val="single" w:sz="6" w:space="0" w:color="000000"/>
              <w:right w:val="single" w:sz="4" w:space="0" w:color="000000"/>
            </w:tcBorders>
            <w:vAlign w:val="center"/>
          </w:tcPr>
          <w:p w14:paraId="70FAAEA5" w14:textId="77777777" w:rsidR="003843EA" w:rsidRDefault="00A21561">
            <w:pPr>
              <w:jc w:val="center"/>
              <w:rPr>
                <w:rFonts w:ascii="黑体"/>
              </w:rPr>
            </w:pPr>
            <w:r>
              <w:rPr>
                <w:rFonts w:ascii="黑体" w:hint="eastAsia"/>
              </w:rPr>
              <w:t>1磁道</w:t>
            </w:r>
          </w:p>
        </w:tc>
        <w:tc>
          <w:tcPr>
            <w:tcW w:w="1134" w:type="dxa"/>
            <w:tcBorders>
              <w:top w:val="single" w:sz="6" w:space="0" w:color="000000"/>
              <w:left w:val="nil"/>
              <w:bottom w:val="single" w:sz="6" w:space="0" w:color="000000"/>
              <w:right w:val="single" w:sz="6" w:space="0" w:color="000000"/>
            </w:tcBorders>
            <w:vAlign w:val="center"/>
          </w:tcPr>
          <w:p w14:paraId="5C0AF53D" w14:textId="77777777" w:rsidR="003843EA" w:rsidRDefault="00A21561">
            <w:pPr>
              <w:jc w:val="center"/>
              <w:rPr>
                <w:rFonts w:ascii="黑体"/>
              </w:rPr>
            </w:pPr>
            <w:r>
              <w:rPr>
                <w:rFonts w:ascii="黑体"/>
              </w:rPr>
              <w:t>LL ...256</w:t>
            </w:r>
          </w:p>
        </w:tc>
        <w:tc>
          <w:tcPr>
            <w:tcW w:w="4318" w:type="dxa"/>
            <w:tcBorders>
              <w:top w:val="single" w:sz="6" w:space="0" w:color="000000"/>
              <w:left w:val="nil"/>
              <w:bottom w:val="single" w:sz="6" w:space="0" w:color="000000"/>
              <w:right w:val="single" w:sz="6" w:space="0" w:color="000000"/>
            </w:tcBorders>
          </w:tcPr>
          <w:p w14:paraId="2B6F0465" w14:textId="77777777" w:rsidR="003843EA" w:rsidRDefault="003843EA">
            <w:pPr>
              <w:rPr>
                <w:rFonts w:ascii="黑体"/>
                <w:b/>
                <w:bCs/>
                <w:sz w:val="44"/>
              </w:rPr>
            </w:pPr>
          </w:p>
        </w:tc>
      </w:tr>
      <w:tr w:rsidR="003843EA" w14:paraId="31B005E8"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270B8C01" w14:textId="77777777" w:rsidR="003843EA" w:rsidRDefault="00A21561">
            <w:pPr>
              <w:pStyle w:val="p0"/>
              <w:spacing w:line="276" w:lineRule="auto"/>
              <w:jc w:val="center"/>
              <w:rPr>
                <w:rFonts w:ascii="黑体" w:eastAsia="黑体"/>
              </w:rPr>
            </w:pPr>
            <w:r>
              <w:rPr>
                <w:rFonts w:ascii="黑体" w:eastAsia="黑体"/>
              </w:rPr>
              <w:t>6</w:t>
            </w:r>
          </w:p>
        </w:tc>
        <w:tc>
          <w:tcPr>
            <w:tcW w:w="2268" w:type="dxa"/>
            <w:tcBorders>
              <w:top w:val="single" w:sz="6" w:space="0" w:color="000000"/>
              <w:left w:val="nil"/>
              <w:bottom w:val="single" w:sz="6" w:space="0" w:color="000000"/>
              <w:right w:val="single" w:sz="4" w:space="0" w:color="000000"/>
            </w:tcBorders>
            <w:vAlign w:val="center"/>
          </w:tcPr>
          <w:p w14:paraId="0106C534" w14:textId="77777777" w:rsidR="003843EA" w:rsidRDefault="00A21561">
            <w:pPr>
              <w:jc w:val="center"/>
              <w:rPr>
                <w:rFonts w:ascii="黑体"/>
              </w:rPr>
            </w:pPr>
            <w:r>
              <w:rPr>
                <w:rFonts w:ascii="黑体" w:hint="eastAsia"/>
              </w:rPr>
              <w:t>2磁道</w:t>
            </w:r>
          </w:p>
        </w:tc>
        <w:tc>
          <w:tcPr>
            <w:tcW w:w="1134" w:type="dxa"/>
            <w:tcBorders>
              <w:top w:val="single" w:sz="6" w:space="0" w:color="000000"/>
              <w:left w:val="nil"/>
              <w:bottom w:val="single" w:sz="6" w:space="0" w:color="000000"/>
              <w:right w:val="single" w:sz="6" w:space="0" w:color="000000"/>
            </w:tcBorders>
            <w:vAlign w:val="center"/>
          </w:tcPr>
          <w:p w14:paraId="7BC81043" w14:textId="77777777" w:rsidR="003843EA" w:rsidRDefault="00A21561">
            <w:pPr>
              <w:jc w:val="center"/>
              <w:rPr>
                <w:rFonts w:ascii="黑体"/>
              </w:rPr>
            </w:pPr>
            <w:r>
              <w:rPr>
                <w:rFonts w:ascii="黑体"/>
              </w:rPr>
              <w:t>LL ...256</w:t>
            </w:r>
          </w:p>
        </w:tc>
        <w:tc>
          <w:tcPr>
            <w:tcW w:w="4318" w:type="dxa"/>
            <w:tcBorders>
              <w:top w:val="single" w:sz="6" w:space="0" w:color="000000"/>
              <w:left w:val="nil"/>
              <w:bottom w:val="single" w:sz="6" w:space="0" w:color="000000"/>
              <w:right w:val="single" w:sz="6" w:space="0" w:color="000000"/>
            </w:tcBorders>
          </w:tcPr>
          <w:p w14:paraId="4524D945" w14:textId="77777777" w:rsidR="003843EA" w:rsidRDefault="003843EA">
            <w:pPr>
              <w:rPr>
                <w:rFonts w:ascii="黑体"/>
                <w:b/>
                <w:bCs/>
                <w:sz w:val="44"/>
              </w:rPr>
            </w:pPr>
          </w:p>
        </w:tc>
      </w:tr>
      <w:tr w:rsidR="003843EA" w14:paraId="0D57CCCA"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48DF66F4" w14:textId="77777777" w:rsidR="003843EA" w:rsidRDefault="00A21561">
            <w:pPr>
              <w:pStyle w:val="p0"/>
              <w:spacing w:line="276" w:lineRule="auto"/>
              <w:jc w:val="center"/>
              <w:rPr>
                <w:rFonts w:ascii="黑体" w:eastAsia="黑体"/>
              </w:rPr>
            </w:pPr>
            <w:r>
              <w:rPr>
                <w:rFonts w:ascii="黑体" w:eastAsia="黑体" w:hAnsi="新宋体"/>
              </w:rPr>
              <w:t>7</w:t>
            </w:r>
          </w:p>
        </w:tc>
        <w:tc>
          <w:tcPr>
            <w:tcW w:w="2268" w:type="dxa"/>
            <w:tcBorders>
              <w:top w:val="single" w:sz="6" w:space="0" w:color="000000"/>
              <w:left w:val="nil"/>
              <w:bottom w:val="single" w:sz="6" w:space="0" w:color="000000"/>
              <w:right w:val="single" w:sz="4" w:space="0" w:color="000000"/>
            </w:tcBorders>
            <w:vAlign w:val="center"/>
          </w:tcPr>
          <w:p w14:paraId="3D7D7808" w14:textId="77777777" w:rsidR="003843EA" w:rsidRDefault="00A21561">
            <w:pPr>
              <w:jc w:val="center"/>
              <w:rPr>
                <w:rFonts w:ascii="黑体"/>
              </w:rPr>
            </w:pPr>
            <w:r>
              <w:rPr>
                <w:rFonts w:ascii="黑体" w:hint="eastAsia"/>
              </w:rPr>
              <w:t>3磁道</w:t>
            </w:r>
          </w:p>
        </w:tc>
        <w:tc>
          <w:tcPr>
            <w:tcW w:w="1134" w:type="dxa"/>
            <w:tcBorders>
              <w:top w:val="single" w:sz="6" w:space="0" w:color="000000"/>
              <w:left w:val="nil"/>
              <w:bottom w:val="single" w:sz="6" w:space="0" w:color="000000"/>
              <w:right w:val="single" w:sz="6" w:space="0" w:color="000000"/>
            </w:tcBorders>
            <w:vAlign w:val="center"/>
          </w:tcPr>
          <w:p w14:paraId="11729922" w14:textId="77777777" w:rsidR="003843EA" w:rsidRDefault="00A21561">
            <w:pPr>
              <w:jc w:val="center"/>
              <w:rPr>
                <w:rFonts w:ascii="黑体"/>
              </w:rPr>
            </w:pPr>
            <w:r>
              <w:rPr>
                <w:rFonts w:ascii="黑体"/>
              </w:rPr>
              <w:t>LL ...256</w:t>
            </w:r>
          </w:p>
        </w:tc>
        <w:tc>
          <w:tcPr>
            <w:tcW w:w="4318" w:type="dxa"/>
            <w:tcBorders>
              <w:top w:val="single" w:sz="6" w:space="0" w:color="000000"/>
              <w:left w:val="nil"/>
              <w:bottom w:val="single" w:sz="6" w:space="0" w:color="000000"/>
              <w:right w:val="single" w:sz="6" w:space="0" w:color="000000"/>
            </w:tcBorders>
          </w:tcPr>
          <w:p w14:paraId="7469791A" w14:textId="77777777" w:rsidR="003843EA" w:rsidRDefault="003843EA">
            <w:pPr>
              <w:rPr>
                <w:rFonts w:ascii="黑体"/>
                <w:b/>
                <w:bCs/>
                <w:sz w:val="44"/>
              </w:rPr>
            </w:pPr>
          </w:p>
        </w:tc>
      </w:tr>
      <w:tr w:rsidR="003843EA" w14:paraId="3CB58F4C"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7C581C0C" w14:textId="77777777" w:rsidR="003843EA" w:rsidRDefault="00A21561">
            <w:pPr>
              <w:pStyle w:val="p0"/>
              <w:spacing w:line="276" w:lineRule="auto"/>
              <w:jc w:val="center"/>
              <w:rPr>
                <w:rFonts w:ascii="黑体" w:eastAsia="黑体"/>
              </w:rPr>
            </w:pPr>
            <w:r>
              <w:rPr>
                <w:rFonts w:ascii="黑体" w:eastAsia="黑体" w:hAnsi="新宋体"/>
              </w:rPr>
              <w:t>8</w:t>
            </w:r>
          </w:p>
        </w:tc>
        <w:tc>
          <w:tcPr>
            <w:tcW w:w="2268" w:type="dxa"/>
            <w:tcBorders>
              <w:top w:val="single" w:sz="6" w:space="0" w:color="000000"/>
              <w:left w:val="nil"/>
              <w:bottom w:val="single" w:sz="6" w:space="0" w:color="000000"/>
              <w:right w:val="single" w:sz="4" w:space="0" w:color="000000"/>
            </w:tcBorders>
            <w:vAlign w:val="center"/>
          </w:tcPr>
          <w:p w14:paraId="5B39012D" w14:textId="77777777" w:rsidR="003843EA" w:rsidRDefault="00A21561">
            <w:pPr>
              <w:jc w:val="center"/>
              <w:rPr>
                <w:rFonts w:ascii="黑体"/>
              </w:rPr>
            </w:pPr>
            <w:r>
              <w:rPr>
                <w:rFonts w:ascii="黑体" w:hint="eastAsia"/>
              </w:rPr>
              <w:t>二磁的有效期和服务代码</w:t>
            </w:r>
          </w:p>
        </w:tc>
        <w:tc>
          <w:tcPr>
            <w:tcW w:w="1134" w:type="dxa"/>
            <w:tcBorders>
              <w:top w:val="single" w:sz="6" w:space="0" w:color="000000"/>
              <w:left w:val="nil"/>
              <w:bottom w:val="single" w:sz="6" w:space="0" w:color="000000"/>
              <w:right w:val="single" w:sz="6" w:space="0" w:color="000000"/>
            </w:tcBorders>
            <w:vAlign w:val="center"/>
          </w:tcPr>
          <w:p w14:paraId="34EF0F43" w14:textId="77777777" w:rsidR="003843EA" w:rsidRDefault="00A21561">
            <w:pPr>
              <w:jc w:val="center"/>
              <w:rPr>
                <w:rFonts w:ascii="黑体"/>
              </w:rPr>
            </w:pPr>
            <w:r>
              <w:rPr>
                <w:rFonts w:ascii="黑体"/>
              </w:rPr>
              <w:t>7</w:t>
            </w:r>
          </w:p>
        </w:tc>
        <w:tc>
          <w:tcPr>
            <w:tcW w:w="4318" w:type="dxa"/>
            <w:tcBorders>
              <w:top w:val="single" w:sz="6" w:space="0" w:color="000000"/>
              <w:left w:val="nil"/>
              <w:bottom w:val="single" w:sz="6" w:space="0" w:color="000000"/>
              <w:right w:val="single" w:sz="6" w:space="0" w:color="000000"/>
            </w:tcBorders>
          </w:tcPr>
          <w:p w14:paraId="5229571A" w14:textId="77777777" w:rsidR="003843EA" w:rsidRDefault="00A21561">
            <w:pPr>
              <w:rPr>
                <w:rFonts w:ascii="黑体"/>
              </w:rPr>
            </w:pPr>
            <w:r>
              <w:rPr>
                <w:rFonts w:ascii="黑体" w:hint="eastAsia"/>
              </w:rPr>
              <w:t>包含4位有效期和3位服务代码,</w:t>
            </w:r>
          </w:p>
          <w:p w14:paraId="16FF7184" w14:textId="77777777" w:rsidR="003843EA" w:rsidRDefault="00A21561">
            <w:pPr>
              <w:rPr>
                <w:rFonts w:ascii="黑体"/>
              </w:rPr>
            </w:pPr>
            <w:r>
              <w:rPr>
                <w:rFonts w:ascii="黑体" w:hint="eastAsia"/>
              </w:rPr>
              <w:t>当3位服务代码的第一位的值为“2”或者“6”</w:t>
            </w:r>
          </w:p>
          <w:p w14:paraId="60B28C19" w14:textId="77777777" w:rsidR="003843EA" w:rsidRDefault="00A21561">
            <w:pPr>
              <w:rPr>
                <w:rFonts w:ascii="黑体"/>
              </w:rPr>
            </w:pPr>
            <w:r>
              <w:rPr>
                <w:rFonts w:ascii="黑体" w:hint="eastAsia"/>
              </w:rPr>
              <w:t>时表示该卡可能存在IC卡。</w:t>
            </w:r>
          </w:p>
        </w:tc>
      </w:tr>
      <w:tr w:rsidR="003843EA" w14:paraId="443A828E"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1C4725E3" w14:textId="77777777" w:rsidR="003843EA" w:rsidRDefault="00A21561">
            <w:pPr>
              <w:pStyle w:val="p0"/>
              <w:spacing w:line="276" w:lineRule="auto"/>
              <w:jc w:val="center"/>
              <w:rPr>
                <w:rFonts w:ascii="黑体" w:eastAsia="黑体" w:hAnsi="新宋体"/>
              </w:rPr>
            </w:pPr>
            <w:r>
              <w:rPr>
                <w:rFonts w:ascii="黑体" w:eastAsia="黑体" w:hAnsi="新宋体"/>
              </w:rPr>
              <w:t>9</w:t>
            </w:r>
          </w:p>
        </w:tc>
        <w:tc>
          <w:tcPr>
            <w:tcW w:w="2268" w:type="dxa"/>
            <w:tcBorders>
              <w:top w:val="single" w:sz="6" w:space="0" w:color="000000"/>
              <w:left w:val="nil"/>
              <w:bottom w:val="single" w:sz="6" w:space="0" w:color="000000"/>
              <w:right w:val="single" w:sz="4" w:space="0" w:color="000000"/>
            </w:tcBorders>
            <w:vAlign w:val="center"/>
          </w:tcPr>
          <w:p w14:paraId="70852FAE" w14:textId="77777777" w:rsidR="003843EA" w:rsidRDefault="00A21561">
            <w:pPr>
              <w:jc w:val="center"/>
              <w:rPr>
                <w:rFonts w:ascii="黑体"/>
              </w:rPr>
            </w:pPr>
            <w:r>
              <w:rPr>
                <w:rFonts w:ascii="黑体"/>
              </w:rPr>
              <w:t>KSN</w:t>
            </w:r>
          </w:p>
        </w:tc>
        <w:tc>
          <w:tcPr>
            <w:tcW w:w="1134" w:type="dxa"/>
            <w:tcBorders>
              <w:top w:val="single" w:sz="6" w:space="0" w:color="000000"/>
              <w:left w:val="nil"/>
              <w:bottom w:val="single" w:sz="6" w:space="0" w:color="000000"/>
              <w:right w:val="single" w:sz="6" w:space="0" w:color="000000"/>
            </w:tcBorders>
            <w:vAlign w:val="center"/>
          </w:tcPr>
          <w:p w14:paraId="40832B95" w14:textId="77777777" w:rsidR="003843EA" w:rsidRDefault="00A21561">
            <w:pPr>
              <w:jc w:val="center"/>
              <w:rPr>
                <w:rFonts w:ascii="黑体"/>
              </w:rPr>
            </w:pPr>
            <w:r>
              <w:rPr>
                <w:rFonts w:ascii="黑体"/>
              </w:rPr>
              <w:t>10</w:t>
            </w:r>
          </w:p>
        </w:tc>
        <w:tc>
          <w:tcPr>
            <w:tcW w:w="4318" w:type="dxa"/>
            <w:tcBorders>
              <w:top w:val="single" w:sz="6" w:space="0" w:color="000000"/>
              <w:left w:val="nil"/>
              <w:bottom w:val="single" w:sz="6" w:space="0" w:color="000000"/>
              <w:right w:val="single" w:sz="6" w:space="0" w:color="000000"/>
            </w:tcBorders>
          </w:tcPr>
          <w:p w14:paraId="032BD943" w14:textId="77777777" w:rsidR="003843EA" w:rsidRDefault="003843EA">
            <w:pPr>
              <w:rPr>
                <w:rFonts w:ascii="黑体"/>
                <w:b/>
                <w:bCs/>
                <w:sz w:val="44"/>
              </w:rPr>
            </w:pPr>
          </w:p>
        </w:tc>
      </w:tr>
    </w:tbl>
    <w:p w14:paraId="13AF69AB" w14:textId="77777777" w:rsidR="003843EA" w:rsidRDefault="00A21561">
      <w:pPr>
        <w:pStyle w:val="MyText"/>
        <w:spacing w:line="276" w:lineRule="auto"/>
        <w:ind w:left="1260"/>
      </w:pPr>
      <w:r>
        <w:tab/>
      </w:r>
    </w:p>
    <w:p w14:paraId="4B7574B3" w14:textId="77777777" w:rsidR="003843EA" w:rsidRDefault="003843EA">
      <w:pPr>
        <w:pStyle w:val="MyText"/>
        <w:spacing w:line="276" w:lineRule="auto"/>
        <w:ind w:left="1260"/>
      </w:pPr>
    </w:p>
    <w:p w14:paraId="740ADDFA" w14:textId="77777777" w:rsidR="003843EA" w:rsidRDefault="003843EA">
      <w:pPr>
        <w:pStyle w:val="MyText"/>
        <w:spacing w:line="276" w:lineRule="auto"/>
        <w:ind w:left="0"/>
      </w:pPr>
    </w:p>
    <w:p w14:paraId="5FF2AFB0" w14:textId="77777777" w:rsidR="003843EA" w:rsidRDefault="003843EA">
      <w:pPr>
        <w:pStyle w:val="MyText"/>
        <w:spacing w:line="276" w:lineRule="auto"/>
        <w:ind w:leftChars="971" w:left="2039" w:firstLine="420"/>
      </w:pPr>
    </w:p>
    <w:p w14:paraId="7C4AD41E" w14:textId="77777777" w:rsidR="003843EA" w:rsidRDefault="003843EA">
      <w:pPr>
        <w:pStyle w:val="MyText"/>
        <w:spacing w:line="276" w:lineRule="auto"/>
      </w:pPr>
    </w:p>
    <w:p w14:paraId="5DB8734A" w14:textId="77777777" w:rsidR="003843EA" w:rsidRDefault="003843EA">
      <w:pPr>
        <w:pStyle w:val="MyText"/>
        <w:spacing w:line="276" w:lineRule="auto"/>
        <w:ind w:left="1680"/>
      </w:pPr>
    </w:p>
    <w:p w14:paraId="082BC969" w14:textId="77777777" w:rsidR="003843EA" w:rsidRDefault="00A21561">
      <w:pPr>
        <w:pStyle w:val="MyDoc111New"/>
      </w:pPr>
      <w:bookmarkStart w:id="485" w:name="_Toc17935"/>
      <w:bookmarkStart w:id="486" w:name="_Toc18499"/>
      <w:bookmarkStart w:id="487" w:name="_Toc4596"/>
      <w:bookmarkStart w:id="488" w:name="_Toc869"/>
      <w:bookmarkStart w:id="489" w:name="_Toc453057389"/>
      <w:r>
        <w:rPr>
          <w:rFonts w:hint="eastAsia"/>
        </w:rPr>
        <w:t>计算磁道信息</w:t>
      </w:r>
      <w:bookmarkEnd w:id="485"/>
      <w:bookmarkEnd w:id="486"/>
      <w:bookmarkEnd w:id="487"/>
      <w:bookmarkEnd w:id="488"/>
      <w:bookmarkEnd w:id="489"/>
      <w:ins w:id="490" w:author="Administrator" w:date="2018-04-27T11:01:00Z">
        <w:r>
          <w:t>0xD1 0x07</w:t>
        </w:r>
      </w:ins>
    </w:p>
    <w:p w14:paraId="12DA675C" w14:textId="77777777" w:rsidR="003843EA" w:rsidRDefault="00A21561">
      <w:pPr>
        <w:pStyle w:val="MyText"/>
        <w:spacing w:line="276" w:lineRule="auto"/>
      </w:pPr>
      <w:r>
        <w:tab/>
      </w:r>
      <w:r>
        <w:rPr>
          <w:rFonts w:hint="eastAsia"/>
        </w:rPr>
        <w:t>指令：</w:t>
      </w:r>
      <w:r>
        <w:t>0xD1 0x07</w:t>
      </w:r>
    </w:p>
    <w:p w14:paraId="5FBC0053" w14:textId="77777777" w:rsidR="003843EA" w:rsidRDefault="00A21561">
      <w:pPr>
        <w:pStyle w:val="MyText"/>
        <w:spacing w:line="276" w:lineRule="auto"/>
      </w:pPr>
      <w:r>
        <w:tab/>
      </w:r>
      <w:r>
        <w:rPr>
          <w:rFonts w:hint="eastAsia"/>
        </w:rPr>
        <w:t>描述：计算磁道信息</w:t>
      </w:r>
    </w:p>
    <w:p w14:paraId="4A654A11" w14:textId="77777777" w:rsidR="003843EA" w:rsidRDefault="00A21561">
      <w:pPr>
        <w:pStyle w:val="MyText"/>
        <w:numPr>
          <w:ilvl w:val="0"/>
          <w:numId w:val="4"/>
        </w:numPr>
        <w:spacing w:line="276" w:lineRule="auto"/>
      </w:pPr>
      <w:r>
        <w:rPr>
          <w:rFonts w:hint="eastAsia"/>
        </w:rPr>
        <w:t>请求报文</w:t>
      </w:r>
    </w:p>
    <w:p w14:paraId="2AD746D1" w14:textId="77777777" w:rsidR="003843EA" w:rsidRDefault="00A21561">
      <w:pPr>
        <w:pStyle w:val="MyText"/>
        <w:spacing w:line="276" w:lineRule="auto"/>
        <w:ind w:left="1680"/>
      </w:pPr>
      <w:r>
        <w:rPr>
          <w:rFonts w:hint="eastAsia"/>
        </w:rPr>
        <w:t>数据：</w:t>
      </w:r>
    </w:p>
    <w:tbl>
      <w:tblPr>
        <w:tblW w:w="8287" w:type="dxa"/>
        <w:tblInd w:w="1809" w:type="dxa"/>
        <w:tblLayout w:type="fixed"/>
        <w:tblLook w:val="04A0" w:firstRow="1" w:lastRow="0" w:firstColumn="1" w:lastColumn="0" w:noHBand="0" w:noVBand="1"/>
      </w:tblPr>
      <w:tblGrid>
        <w:gridCol w:w="567"/>
        <w:gridCol w:w="2268"/>
        <w:gridCol w:w="1134"/>
        <w:gridCol w:w="4318"/>
      </w:tblGrid>
      <w:tr w:rsidR="003843EA" w14:paraId="0FE06235"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1FC49532"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268" w:type="dxa"/>
            <w:tcBorders>
              <w:top w:val="single" w:sz="6" w:space="0" w:color="000000"/>
              <w:left w:val="nil"/>
              <w:bottom w:val="single" w:sz="6" w:space="0" w:color="000000"/>
              <w:right w:val="single" w:sz="4" w:space="0" w:color="000000"/>
            </w:tcBorders>
            <w:shd w:val="clear" w:color="auto" w:fill="E6E6E6"/>
          </w:tcPr>
          <w:p w14:paraId="539C6DC3"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数据域</w:t>
            </w:r>
          </w:p>
        </w:tc>
        <w:tc>
          <w:tcPr>
            <w:tcW w:w="1134" w:type="dxa"/>
            <w:tcBorders>
              <w:top w:val="single" w:sz="6" w:space="0" w:color="000000"/>
              <w:left w:val="nil"/>
              <w:bottom w:val="single" w:sz="6" w:space="0" w:color="000000"/>
              <w:right w:val="single" w:sz="6" w:space="0" w:color="000000"/>
            </w:tcBorders>
            <w:shd w:val="clear" w:color="auto" w:fill="E6E6E6"/>
          </w:tcPr>
          <w:p w14:paraId="332BC06F"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长度</w:t>
            </w:r>
          </w:p>
        </w:tc>
        <w:tc>
          <w:tcPr>
            <w:tcW w:w="4318" w:type="dxa"/>
            <w:tcBorders>
              <w:top w:val="single" w:sz="6" w:space="0" w:color="000000"/>
              <w:left w:val="nil"/>
              <w:bottom w:val="single" w:sz="6" w:space="0" w:color="000000"/>
              <w:right w:val="single" w:sz="6" w:space="0" w:color="000000"/>
            </w:tcBorders>
            <w:shd w:val="clear" w:color="auto" w:fill="E6E6E6"/>
          </w:tcPr>
          <w:p w14:paraId="30824010" w14:textId="77777777" w:rsidR="003843EA" w:rsidRDefault="00A21561">
            <w:pPr>
              <w:widowControl/>
              <w:spacing w:line="276" w:lineRule="auto"/>
              <w:ind w:firstLine="420"/>
              <w:jc w:val="center"/>
              <w:rPr>
                <w:rFonts w:ascii="黑体"/>
                <w:b/>
                <w:bCs/>
                <w:kern w:val="0"/>
                <w:szCs w:val="21"/>
              </w:rPr>
            </w:pPr>
            <w:r>
              <w:rPr>
                <w:rFonts w:ascii="黑体" w:hAnsi="宋体" w:hint="eastAsia"/>
                <w:b/>
                <w:bCs/>
                <w:kern w:val="0"/>
                <w:szCs w:val="21"/>
              </w:rPr>
              <w:t>备注</w:t>
            </w:r>
          </w:p>
        </w:tc>
      </w:tr>
      <w:tr w:rsidR="003843EA" w14:paraId="462EB853"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2E244E2B" w14:textId="77777777" w:rsidR="003843EA" w:rsidRDefault="00A21561">
            <w:pPr>
              <w:widowControl/>
              <w:spacing w:line="276" w:lineRule="auto"/>
              <w:jc w:val="center"/>
              <w:rPr>
                <w:rFonts w:ascii="黑体"/>
                <w:kern w:val="0"/>
                <w:szCs w:val="21"/>
              </w:rPr>
            </w:pPr>
            <w:r>
              <w:rPr>
                <w:rFonts w:ascii="黑体" w:hAnsi="新宋体"/>
                <w:kern w:val="0"/>
                <w:szCs w:val="21"/>
              </w:rPr>
              <w:t>1</w:t>
            </w:r>
          </w:p>
        </w:tc>
        <w:tc>
          <w:tcPr>
            <w:tcW w:w="2268" w:type="dxa"/>
            <w:tcBorders>
              <w:top w:val="single" w:sz="6" w:space="0" w:color="000000"/>
              <w:left w:val="nil"/>
              <w:bottom w:val="single" w:sz="6" w:space="0" w:color="000000"/>
              <w:right w:val="single" w:sz="4" w:space="0" w:color="000000"/>
            </w:tcBorders>
            <w:shd w:val="clear" w:color="auto" w:fill="auto"/>
            <w:vAlign w:val="center"/>
          </w:tcPr>
          <w:p w14:paraId="41D782F7" w14:textId="77777777" w:rsidR="003843EA" w:rsidRDefault="00A21561">
            <w:pPr>
              <w:pStyle w:val="p0"/>
              <w:jc w:val="center"/>
              <w:rPr>
                <w:rFonts w:ascii="黑体" w:eastAsia="黑体"/>
              </w:rPr>
            </w:pPr>
            <w:r>
              <w:rPr>
                <w:rFonts w:ascii="黑体" w:eastAsia="黑体" w:hAnsi="新宋体" w:hint="eastAsia"/>
              </w:rPr>
              <w:t>密钥体系</w:t>
            </w:r>
          </w:p>
        </w:tc>
        <w:tc>
          <w:tcPr>
            <w:tcW w:w="1134" w:type="dxa"/>
            <w:tcBorders>
              <w:top w:val="single" w:sz="6" w:space="0" w:color="000000"/>
              <w:left w:val="nil"/>
              <w:bottom w:val="single" w:sz="6" w:space="0" w:color="000000"/>
              <w:right w:val="single" w:sz="6" w:space="0" w:color="000000"/>
            </w:tcBorders>
            <w:shd w:val="clear" w:color="auto" w:fill="auto"/>
            <w:vAlign w:val="center"/>
          </w:tcPr>
          <w:p w14:paraId="03C8122E" w14:textId="77777777" w:rsidR="003843EA" w:rsidRDefault="00A21561">
            <w:pPr>
              <w:pStyle w:val="p0"/>
              <w:jc w:val="center"/>
              <w:rPr>
                <w:rFonts w:ascii="黑体" w:eastAsia="黑体"/>
              </w:rPr>
            </w:pPr>
            <w:r>
              <w:rPr>
                <w:rFonts w:ascii="黑体" w:eastAsia="黑体"/>
              </w:rPr>
              <w:t>1</w:t>
            </w:r>
          </w:p>
        </w:tc>
        <w:tc>
          <w:tcPr>
            <w:tcW w:w="4318" w:type="dxa"/>
            <w:tcBorders>
              <w:top w:val="single" w:sz="6" w:space="0" w:color="000000"/>
              <w:left w:val="nil"/>
              <w:bottom w:val="single" w:sz="6" w:space="0" w:color="000000"/>
              <w:right w:val="single" w:sz="6" w:space="0" w:color="000000"/>
            </w:tcBorders>
            <w:shd w:val="clear" w:color="auto" w:fill="auto"/>
          </w:tcPr>
          <w:p w14:paraId="2D6E1706" w14:textId="77777777" w:rsidR="003843EA" w:rsidRDefault="00A21561">
            <w:pPr>
              <w:pStyle w:val="p0"/>
              <w:rPr>
                <w:rFonts w:ascii="黑体" w:eastAsia="黑体"/>
              </w:rPr>
            </w:pPr>
            <w:r>
              <w:rPr>
                <w:rFonts w:ascii="黑体" w:eastAsia="黑体" w:hint="eastAsia"/>
              </w:rPr>
              <w:t>0</w:t>
            </w:r>
            <w:r>
              <w:rPr>
                <w:rFonts w:ascii="黑体" w:eastAsia="黑体"/>
              </w:rPr>
              <w:t>x</w:t>
            </w:r>
            <w:r>
              <w:rPr>
                <w:rFonts w:ascii="黑体" w:eastAsia="黑体" w:hint="eastAsia"/>
              </w:rPr>
              <w:t>00</w:t>
            </w:r>
            <w:r>
              <w:rPr>
                <w:rFonts w:ascii="黑体" w:eastAsia="黑体"/>
              </w:rPr>
              <w:t>,</w:t>
            </w:r>
            <w:r>
              <w:rPr>
                <w:rFonts w:ascii="黑体" w:eastAsia="黑体" w:hint="eastAsia"/>
              </w:rPr>
              <w:t>使用</w:t>
            </w:r>
            <w:r>
              <w:rPr>
                <w:rFonts w:ascii="黑体" w:eastAsia="黑体"/>
              </w:rPr>
              <w:t>MK/SK</w:t>
            </w:r>
          </w:p>
          <w:p w14:paraId="73761060" w14:textId="77777777" w:rsidR="003843EA" w:rsidRDefault="00A21561">
            <w:pPr>
              <w:pStyle w:val="p0"/>
              <w:rPr>
                <w:rFonts w:ascii="黑体" w:eastAsia="黑体"/>
              </w:rPr>
            </w:pPr>
            <w:r>
              <w:rPr>
                <w:rFonts w:ascii="黑体" w:eastAsia="黑体"/>
              </w:rPr>
              <w:t>0x01  DUKPT</w:t>
            </w:r>
          </w:p>
          <w:p w14:paraId="135F32DB" w14:textId="77777777" w:rsidR="003843EA" w:rsidRDefault="00A21561">
            <w:pPr>
              <w:pStyle w:val="p0"/>
              <w:rPr>
                <w:rFonts w:ascii="黑体" w:eastAsia="黑体"/>
              </w:rPr>
            </w:pPr>
            <w:r>
              <w:rPr>
                <w:rFonts w:ascii="黑体" w:eastAsia="黑体"/>
              </w:rPr>
              <w:t>0x02  FIXED</w:t>
            </w:r>
          </w:p>
        </w:tc>
      </w:tr>
      <w:tr w:rsidR="003843EA" w14:paraId="71C504CF"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09622DE9"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2</w:t>
            </w:r>
          </w:p>
        </w:tc>
        <w:tc>
          <w:tcPr>
            <w:tcW w:w="2268" w:type="dxa"/>
            <w:tcBorders>
              <w:top w:val="single" w:sz="6" w:space="0" w:color="000000"/>
              <w:left w:val="nil"/>
              <w:bottom w:val="single" w:sz="6" w:space="0" w:color="000000"/>
              <w:right w:val="single" w:sz="4" w:space="0" w:color="000000"/>
            </w:tcBorders>
            <w:shd w:val="clear" w:color="auto" w:fill="auto"/>
            <w:vAlign w:val="center"/>
          </w:tcPr>
          <w:p w14:paraId="1687EA63" w14:textId="77777777" w:rsidR="003843EA" w:rsidRDefault="00A21561">
            <w:pPr>
              <w:pStyle w:val="p0"/>
              <w:jc w:val="center"/>
              <w:rPr>
                <w:rFonts w:ascii="黑体" w:eastAsia="黑体" w:hAnsi="新宋体"/>
              </w:rPr>
            </w:pPr>
            <w:r>
              <w:rPr>
                <w:rFonts w:ascii="黑体" w:eastAsia="黑体" w:hAnsi="新宋体" w:hint="eastAsia"/>
              </w:rPr>
              <w:t>加密算法标识</w:t>
            </w:r>
          </w:p>
        </w:tc>
        <w:tc>
          <w:tcPr>
            <w:tcW w:w="1134" w:type="dxa"/>
            <w:tcBorders>
              <w:top w:val="single" w:sz="6" w:space="0" w:color="000000"/>
              <w:left w:val="nil"/>
              <w:bottom w:val="single" w:sz="6" w:space="0" w:color="000000"/>
              <w:right w:val="single" w:sz="6" w:space="0" w:color="000000"/>
            </w:tcBorders>
            <w:shd w:val="clear" w:color="auto" w:fill="auto"/>
            <w:vAlign w:val="center"/>
          </w:tcPr>
          <w:p w14:paraId="773787EA" w14:textId="77777777" w:rsidR="003843EA" w:rsidRDefault="00A21561">
            <w:pPr>
              <w:pStyle w:val="p0"/>
              <w:jc w:val="center"/>
              <w:rPr>
                <w:rFonts w:ascii="黑体" w:eastAsia="黑体"/>
              </w:rPr>
            </w:pPr>
            <w:r>
              <w:rPr>
                <w:rFonts w:ascii="黑体" w:eastAsia="黑体" w:hint="eastAsia"/>
              </w:rPr>
              <w:t>1</w:t>
            </w:r>
          </w:p>
        </w:tc>
        <w:tc>
          <w:tcPr>
            <w:tcW w:w="4318" w:type="dxa"/>
            <w:tcBorders>
              <w:top w:val="single" w:sz="6" w:space="0" w:color="000000"/>
              <w:left w:val="nil"/>
              <w:bottom w:val="single" w:sz="6" w:space="0" w:color="000000"/>
              <w:right w:val="single" w:sz="6" w:space="0" w:color="000000"/>
            </w:tcBorders>
            <w:shd w:val="clear" w:color="auto" w:fill="auto"/>
          </w:tcPr>
          <w:p w14:paraId="286625CD" w14:textId="77777777" w:rsidR="003843EA" w:rsidRDefault="00A21561">
            <w:pPr>
              <w:pStyle w:val="p0"/>
              <w:rPr>
                <w:rFonts w:ascii="黑体" w:eastAsia="黑体"/>
              </w:rPr>
            </w:pPr>
            <w:r>
              <w:rPr>
                <w:rFonts w:ascii="黑体" w:eastAsia="黑体" w:hint="eastAsia"/>
              </w:rPr>
              <w:t>0x</w:t>
            </w:r>
            <w:r>
              <w:rPr>
                <w:rFonts w:ascii="黑体" w:eastAsia="黑体"/>
              </w:rPr>
              <w:t>01</w:t>
            </w:r>
            <w:r>
              <w:rPr>
                <w:rFonts w:ascii="黑体" w:eastAsia="黑体" w:hint="eastAsia"/>
              </w:rPr>
              <w:t>银联磁道加密算法</w:t>
            </w:r>
          </w:p>
        </w:tc>
      </w:tr>
      <w:tr w:rsidR="003843EA" w14:paraId="7E320CE2"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2E566326"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3</w:t>
            </w:r>
          </w:p>
        </w:tc>
        <w:tc>
          <w:tcPr>
            <w:tcW w:w="2268" w:type="dxa"/>
            <w:tcBorders>
              <w:top w:val="single" w:sz="6" w:space="0" w:color="000000"/>
              <w:left w:val="nil"/>
              <w:bottom w:val="single" w:sz="6" w:space="0" w:color="000000"/>
              <w:right w:val="single" w:sz="4" w:space="0" w:color="000000"/>
            </w:tcBorders>
            <w:shd w:val="clear" w:color="auto" w:fill="auto"/>
            <w:vAlign w:val="center"/>
          </w:tcPr>
          <w:p w14:paraId="43267CA6" w14:textId="77777777" w:rsidR="003843EA" w:rsidRDefault="00A21561">
            <w:pPr>
              <w:pStyle w:val="p0"/>
              <w:jc w:val="center"/>
              <w:rPr>
                <w:rFonts w:ascii="黑体" w:eastAsia="黑体"/>
              </w:rPr>
            </w:pPr>
            <w:r>
              <w:rPr>
                <w:rFonts w:ascii="黑体" w:eastAsia="黑体" w:hAnsi="新宋体" w:hint="eastAsia"/>
              </w:rPr>
              <w:t>1磁道</w:t>
            </w:r>
          </w:p>
        </w:tc>
        <w:tc>
          <w:tcPr>
            <w:tcW w:w="1134" w:type="dxa"/>
            <w:tcBorders>
              <w:top w:val="single" w:sz="6" w:space="0" w:color="000000"/>
              <w:left w:val="nil"/>
              <w:bottom w:val="single" w:sz="6" w:space="0" w:color="000000"/>
              <w:right w:val="single" w:sz="6" w:space="0" w:color="000000"/>
            </w:tcBorders>
            <w:shd w:val="clear" w:color="auto" w:fill="auto"/>
            <w:vAlign w:val="center"/>
          </w:tcPr>
          <w:p w14:paraId="3688CFF6" w14:textId="77777777" w:rsidR="003843EA" w:rsidRDefault="00A21561">
            <w:pPr>
              <w:pStyle w:val="p0"/>
              <w:jc w:val="center"/>
              <w:rPr>
                <w:rFonts w:ascii="黑体" w:eastAsia="黑体"/>
              </w:rPr>
            </w:pPr>
            <w:r>
              <w:rPr>
                <w:rFonts w:ascii="黑体" w:hAnsi="新宋体"/>
              </w:rPr>
              <w:t>LL</w:t>
            </w:r>
            <w:r>
              <w:rPr>
                <w:rFonts w:ascii="黑体" w:hAnsi="新宋体"/>
              </w:rPr>
              <w:t>…</w:t>
            </w:r>
            <w:r>
              <w:rPr>
                <w:rFonts w:ascii="黑体" w:hAnsi="新宋体"/>
              </w:rPr>
              <w:t>256</w:t>
            </w:r>
          </w:p>
        </w:tc>
        <w:tc>
          <w:tcPr>
            <w:tcW w:w="4318" w:type="dxa"/>
            <w:tcBorders>
              <w:top w:val="single" w:sz="6" w:space="0" w:color="000000"/>
              <w:left w:val="nil"/>
              <w:bottom w:val="single" w:sz="6" w:space="0" w:color="000000"/>
              <w:right w:val="single" w:sz="6" w:space="0" w:color="000000"/>
            </w:tcBorders>
            <w:shd w:val="clear" w:color="auto" w:fill="auto"/>
          </w:tcPr>
          <w:p w14:paraId="399EDA2C" w14:textId="77777777" w:rsidR="003843EA" w:rsidRDefault="00A21561">
            <w:pPr>
              <w:pStyle w:val="p0"/>
              <w:rPr>
                <w:ins w:id="491" w:author="季芳 尤" w:date="2019-07-31T09:25:00Z"/>
                <w:rFonts w:ascii="黑体" w:eastAsia="黑体"/>
              </w:rPr>
            </w:pPr>
            <w:r>
              <w:rPr>
                <w:rFonts w:ascii="黑体" w:eastAsia="黑体" w:hint="eastAsia"/>
              </w:rPr>
              <w:t>一磁道数据</w:t>
            </w:r>
          </w:p>
          <w:p w14:paraId="1E24A09B" w14:textId="77777777" w:rsidR="003843EA" w:rsidRDefault="003843EA">
            <w:pPr>
              <w:pStyle w:val="p0"/>
              <w:rPr>
                <w:rFonts w:ascii="黑体" w:eastAsia="黑体"/>
              </w:rPr>
            </w:pPr>
          </w:p>
        </w:tc>
      </w:tr>
      <w:tr w:rsidR="003843EA" w14:paraId="7D3DD19D" w14:textId="77777777">
        <w:trPr>
          <w:trHeight w:val="987"/>
        </w:trPr>
        <w:tc>
          <w:tcPr>
            <w:tcW w:w="567" w:type="dxa"/>
            <w:tcBorders>
              <w:top w:val="single" w:sz="6" w:space="0" w:color="000000"/>
              <w:left w:val="single" w:sz="6" w:space="0" w:color="000000"/>
              <w:bottom w:val="single" w:sz="6" w:space="0" w:color="000000"/>
              <w:right w:val="single" w:sz="4" w:space="0" w:color="000000"/>
            </w:tcBorders>
            <w:vAlign w:val="center"/>
          </w:tcPr>
          <w:p w14:paraId="61252B3E" w14:textId="77777777" w:rsidR="003843EA" w:rsidRDefault="00A21561">
            <w:pPr>
              <w:widowControl/>
              <w:spacing w:line="276" w:lineRule="auto"/>
              <w:jc w:val="center"/>
              <w:rPr>
                <w:rFonts w:ascii="黑体"/>
                <w:kern w:val="0"/>
                <w:szCs w:val="21"/>
              </w:rPr>
            </w:pPr>
            <w:r>
              <w:rPr>
                <w:rFonts w:ascii="黑体" w:hAnsi="新宋体" w:hint="eastAsia"/>
                <w:kern w:val="0"/>
                <w:szCs w:val="21"/>
              </w:rPr>
              <w:lastRenderedPageBreak/>
              <w:t>4</w:t>
            </w:r>
          </w:p>
        </w:tc>
        <w:tc>
          <w:tcPr>
            <w:tcW w:w="2268" w:type="dxa"/>
            <w:tcBorders>
              <w:top w:val="single" w:sz="6" w:space="0" w:color="000000"/>
              <w:left w:val="nil"/>
              <w:bottom w:val="single" w:sz="6" w:space="0" w:color="000000"/>
              <w:right w:val="single" w:sz="4" w:space="0" w:color="000000"/>
            </w:tcBorders>
            <w:shd w:val="clear" w:color="auto" w:fill="auto"/>
            <w:vAlign w:val="center"/>
          </w:tcPr>
          <w:p w14:paraId="69F8CE26" w14:textId="77777777" w:rsidR="003843EA" w:rsidRDefault="00A21561">
            <w:pPr>
              <w:pStyle w:val="p0"/>
              <w:jc w:val="center"/>
              <w:rPr>
                <w:rFonts w:ascii="黑体" w:eastAsia="黑体"/>
              </w:rPr>
            </w:pPr>
            <w:r>
              <w:rPr>
                <w:rFonts w:ascii="黑体" w:eastAsia="黑体" w:hAnsi="新宋体" w:hint="eastAsia"/>
              </w:rPr>
              <w:t>2磁道</w:t>
            </w:r>
          </w:p>
        </w:tc>
        <w:tc>
          <w:tcPr>
            <w:tcW w:w="1134" w:type="dxa"/>
            <w:tcBorders>
              <w:top w:val="single" w:sz="6" w:space="0" w:color="000000"/>
              <w:left w:val="nil"/>
              <w:bottom w:val="single" w:sz="6" w:space="0" w:color="000000"/>
              <w:right w:val="single" w:sz="6" w:space="0" w:color="000000"/>
            </w:tcBorders>
            <w:shd w:val="clear" w:color="auto" w:fill="auto"/>
            <w:vAlign w:val="center"/>
          </w:tcPr>
          <w:p w14:paraId="090985D6" w14:textId="77777777" w:rsidR="003843EA" w:rsidRDefault="00A21561">
            <w:pPr>
              <w:pStyle w:val="p0"/>
              <w:jc w:val="center"/>
              <w:rPr>
                <w:rFonts w:ascii="黑体" w:eastAsia="黑体"/>
              </w:rPr>
            </w:pPr>
            <w:r>
              <w:rPr>
                <w:rFonts w:ascii="黑体" w:hAnsi="新宋体"/>
              </w:rPr>
              <w:t>LL</w:t>
            </w:r>
            <w:r>
              <w:rPr>
                <w:rFonts w:ascii="黑体" w:hAnsi="新宋体"/>
              </w:rPr>
              <w:t>…</w:t>
            </w:r>
            <w:r>
              <w:rPr>
                <w:rFonts w:ascii="黑体" w:hAnsi="新宋体"/>
              </w:rPr>
              <w:t>256</w:t>
            </w:r>
          </w:p>
        </w:tc>
        <w:tc>
          <w:tcPr>
            <w:tcW w:w="4318" w:type="dxa"/>
            <w:tcBorders>
              <w:top w:val="single" w:sz="6" w:space="0" w:color="000000"/>
              <w:left w:val="nil"/>
              <w:bottom w:val="single" w:sz="6" w:space="0" w:color="000000"/>
              <w:right w:val="single" w:sz="6" w:space="0" w:color="000000"/>
            </w:tcBorders>
            <w:shd w:val="clear" w:color="auto" w:fill="auto"/>
          </w:tcPr>
          <w:p w14:paraId="4D602A26" w14:textId="77777777" w:rsidR="003843EA" w:rsidRDefault="00A21561">
            <w:pPr>
              <w:pStyle w:val="p0"/>
              <w:keepNext/>
              <w:keepLines/>
              <w:spacing w:before="340" w:after="330" w:line="578" w:lineRule="auto"/>
              <w:outlineLvl w:val="0"/>
              <w:rPr>
                <w:rFonts w:ascii="黑体" w:eastAsia="黑体"/>
              </w:rPr>
            </w:pPr>
            <w:r>
              <w:rPr>
                <w:rFonts w:ascii="黑体" w:eastAsia="黑体" w:hint="eastAsia"/>
              </w:rPr>
              <w:t>二磁道数据</w:t>
            </w:r>
          </w:p>
        </w:tc>
      </w:tr>
      <w:tr w:rsidR="003843EA" w14:paraId="5E36AD13" w14:textId="77777777">
        <w:trPr>
          <w:trHeight w:val="965"/>
        </w:trPr>
        <w:tc>
          <w:tcPr>
            <w:tcW w:w="567" w:type="dxa"/>
            <w:tcBorders>
              <w:top w:val="single" w:sz="6" w:space="0" w:color="000000"/>
              <w:left w:val="single" w:sz="6" w:space="0" w:color="000000"/>
              <w:bottom w:val="single" w:sz="6" w:space="0" w:color="000000"/>
              <w:right w:val="single" w:sz="4" w:space="0" w:color="000000"/>
            </w:tcBorders>
            <w:vAlign w:val="center"/>
          </w:tcPr>
          <w:p w14:paraId="479F5DC2"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5</w:t>
            </w:r>
          </w:p>
        </w:tc>
        <w:tc>
          <w:tcPr>
            <w:tcW w:w="2268" w:type="dxa"/>
            <w:tcBorders>
              <w:top w:val="single" w:sz="6" w:space="0" w:color="000000"/>
              <w:left w:val="nil"/>
              <w:bottom w:val="single" w:sz="6" w:space="0" w:color="000000"/>
              <w:right w:val="single" w:sz="4" w:space="0" w:color="000000"/>
            </w:tcBorders>
            <w:shd w:val="clear" w:color="auto" w:fill="auto"/>
            <w:vAlign w:val="center"/>
          </w:tcPr>
          <w:p w14:paraId="47DCC0B4" w14:textId="77777777" w:rsidR="003843EA" w:rsidRDefault="00A21561">
            <w:pPr>
              <w:pStyle w:val="p0"/>
              <w:jc w:val="center"/>
              <w:rPr>
                <w:rFonts w:ascii="黑体" w:eastAsia="黑体" w:hAnsi="新宋体"/>
              </w:rPr>
            </w:pPr>
            <w:r>
              <w:rPr>
                <w:rFonts w:ascii="黑体" w:eastAsia="黑体" w:hAnsi="新宋体" w:hint="eastAsia"/>
              </w:rPr>
              <w:t>3磁道</w:t>
            </w:r>
          </w:p>
        </w:tc>
        <w:tc>
          <w:tcPr>
            <w:tcW w:w="1134" w:type="dxa"/>
            <w:tcBorders>
              <w:top w:val="single" w:sz="6" w:space="0" w:color="000000"/>
              <w:left w:val="nil"/>
              <w:bottom w:val="single" w:sz="6" w:space="0" w:color="000000"/>
              <w:right w:val="single" w:sz="6" w:space="0" w:color="000000"/>
            </w:tcBorders>
            <w:shd w:val="clear" w:color="auto" w:fill="auto"/>
            <w:vAlign w:val="center"/>
          </w:tcPr>
          <w:p w14:paraId="7AD9A270" w14:textId="77777777" w:rsidR="003843EA" w:rsidRDefault="00A21561">
            <w:pPr>
              <w:pStyle w:val="p0"/>
              <w:jc w:val="center"/>
              <w:rPr>
                <w:rFonts w:ascii="黑体" w:hAnsi="新宋体"/>
              </w:rPr>
            </w:pPr>
            <w:r>
              <w:rPr>
                <w:rFonts w:ascii="黑体" w:hAnsi="新宋体"/>
              </w:rPr>
              <w:t>LL</w:t>
            </w:r>
            <w:r>
              <w:rPr>
                <w:rFonts w:ascii="黑体" w:hAnsi="新宋体"/>
              </w:rPr>
              <w:t>…</w:t>
            </w:r>
            <w:r>
              <w:rPr>
                <w:rFonts w:ascii="黑体" w:hAnsi="新宋体"/>
              </w:rPr>
              <w:t>256</w:t>
            </w:r>
          </w:p>
        </w:tc>
        <w:tc>
          <w:tcPr>
            <w:tcW w:w="4318" w:type="dxa"/>
            <w:tcBorders>
              <w:top w:val="single" w:sz="6" w:space="0" w:color="000000"/>
              <w:left w:val="nil"/>
              <w:bottom w:val="single" w:sz="6" w:space="0" w:color="000000"/>
              <w:right w:val="single" w:sz="6" w:space="0" w:color="000000"/>
            </w:tcBorders>
            <w:shd w:val="clear" w:color="auto" w:fill="auto"/>
          </w:tcPr>
          <w:p w14:paraId="0A3995DB" w14:textId="77777777" w:rsidR="003843EA" w:rsidRDefault="00A21561">
            <w:pPr>
              <w:pStyle w:val="p0"/>
              <w:keepNext/>
              <w:keepLines/>
              <w:spacing w:before="340" w:after="330" w:line="578" w:lineRule="auto"/>
              <w:outlineLvl w:val="0"/>
              <w:rPr>
                <w:rFonts w:ascii="黑体" w:eastAsia="黑体"/>
              </w:rPr>
            </w:pPr>
            <w:r>
              <w:rPr>
                <w:rFonts w:ascii="黑体" w:eastAsia="黑体" w:hint="eastAsia"/>
              </w:rPr>
              <w:t>三磁道数据</w:t>
            </w:r>
          </w:p>
        </w:tc>
      </w:tr>
      <w:tr w:rsidR="003843EA" w14:paraId="69A86DD8"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729AACC8"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6</w:t>
            </w:r>
          </w:p>
        </w:tc>
        <w:tc>
          <w:tcPr>
            <w:tcW w:w="2268" w:type="dxa"/>
            <w:tcBorders>
              <w:top w:val="single" w:sz="6" w:space="0" w:color="000000"/>
              <w:left w:val="nil"/>
              <w:bottom w:val="single" w:sz="6" w:space="0" w:color="000000"/>
              <w:right w:val="single" w:sz="4" w:space="0" w:color="000000"/>
            </w:tcBorders>
            <w:shd w:val="clear" w:color="auto" w:fill="auto"/>
            <w:vAlign w:val="center"/>
          </w:tcPr>
          <w:p w14:paraId="32E370AA"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密钥索引</w:t>
            </w:r>
          </w:p>
        </w:tc>
        <w:tc>
          <w:tcPr>
            <w:tcW w:w="1134" w:type="dxa"/>
            <w:tcBorders>
              <w:top w:val="single" w:sz="6" w:space="0" w:color="000000"/>
              <w:left w:val="nil"/>
              <w:bottom w:val="single" w:sz="6" w:space="0" w:color="000000"/>
              <w:right w:val="single" w:sz="6" w:space="0" w:color="000000"/>
            </w:tcBorders>
            <w:shd w:val="clear" w:color="auto" w:fill="auto"/>
            <w:vAlign w:val="center"/>
          </w:tcPr>
          <w:p w14:paraId="5A65F4E9" w14:textId="77777777" w:rsidR="003843EA" w:rsidRDefault="00A21561">
            <w:pPr>
              <w:widowControl/>
              <w:spacing w:line="276" w:lineRule="auto"/>
              <w:jc w:val="center"/>
              <w:rPr>
                <w:rFonts w:ascii="黑体" w:hAnsi="新宋体"/>
                <w:kern w:val="0"/>
                <w:szCs w:val="21"/>
              </w:rPr>
            </w:pPr>
            <w:r>
              <w:rPr>
                <w:rFonts w:ascii="黑体" w:hAnsi="新宋体"/>
                <w:kern w:val="0"/>
                <w:szCs w:val="21"/>
              </w:rPr>
              <w:t>1</w:t>
            </w:r>
          </w:p>
        </w:tc>
        <w:tc>
          <w:tcPr>
            <w:tcW w:w="4318" w:type="dxa"/>
            <w:tcBorders>
              <w:top w:val="single" w:sz="6" w:space="0" w:color="000000"/>
              <w:left w:val="nil"/>
              <w:bottom w:val="single" w:sz="6" w:space="0" w:color="000000"/>
              <w:right w:val="single" w:sz="6" w:space="0" w:color="000000"/>
            </w:tcBorders>
            <w:shd w:val="clear" w:color="auto" w:fill="auto"/>
          </w:tcPr>
          <w:p w14:paraId="14716F9B" w14:textId="77777777" w:rsidR="003843EA" w:rsidRDefault="00A21561">
            <w:pPr>
              <w:pStyle w:val="p0"/>
              <w:rPr>
                <w:rFonts w:ascii="黑体" w:eastAsia="黑体"/>
              </w:rPr>
            </w:pPr>
            <w:r>
              <w:rPr>
                <w:rFonts w:ascii="黑体" w:eastAsia="黑体" w:hint="eastAsia"/>
              </w:rPr>
              <w:t>1</w:t>
            </w:r>
            <w:r>
              <w:rPr>
                <w:rFonts w:ascii="黑体" w:eastAsia="黑体"/>
              </w:rPr>
              <w:t>-</w:t>
            </w:r>
            <w:r>
              <w:rPr>
                <w:rFonts w:ascii="黑体" w:eastAsia="黑体" w:hint="eastAsia"/>
              </w:rPr>
              <w:t>200</w:t>
            </w:r>
          </w:p>
          <w:p w14:paraId="5ED3426E" w14:textId="77777777" w:rsidR="003843EA" w:rsidRDefault="00A21561">
            <w:pPr>
              <w:rPr>
                <w:rFonts w:ascii="黑体"/>
              </w:rPr>
            </w:pPr>
            <w:r>
              <w:rPr>
                <w:rFonts w:ascii="黑体" w:hint="eastAsia"/>
              </w:rPr>
              <w:t>主密钥索引/工作密钥索引，若为主密钥索引则ID7需指定工作密钥，若为工作密钥索引则ID7的LL为0，即不传外部工作密钥。</w:t>
            </w:r>
          </w:p>
        </w:tc>
      </w:tr>
      <w:tr w:rsidR="003843EA" w14:paraId="57DA0334"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7D8AE948"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7</w:t>
            </w:r>
          </w:p>
        </w:tc>
        <w:tc>
          <w:tcPr>
            <w:tcW w:w="2268" w:type="dxa"/>
            <w:tcBorders>
              <w:top w:val="single" w:sz="6" w:space="0" w:color="000000"/>
              <w:left w:val="nil"/>
              <w:bottom w:val="single" w:sz="6" w:space="0" w:color="000000"/>
              <w:right w:val="single" w:sz="4" w:space="0" w:color="000000"/>
            </w:tcBorders>
            <w:shd w:val="clear" w:color="auto" w:fill="auto"/>
            <w:vAlign w:val="center"/>
          </w:tcPr>
          <w:p w14:paraId="55246BFC"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密钥</w:t>
            </w:r>
          </w:p>
        </w:tc>
        <w:tc>
          <w:tcPr>
            <w:tcW w:w="1134" w:type="dxa"/>
            <w:tcBorders>
              <w:top w:val="single" w:sz="6" w:space="0" w:color="000000"/>
              <w:left w:val="nil"/>
              <w:bottom w:val="single" w:sz="6" w:space="0" w:color="000000"/>
              <w:right w:val="single" w:sz="6" w:space="0" w:color="000000"/>
            </w:tcBorders>
            <w:shd w:val="clear" w:color="auto" w:fill="auto"/>
            <w:vAlign w:val="center"/>
          </w:tcPr>
          <w:p w14:paraId="714F9410" w14:textId="77777777" w:rsidR="003843EA" w:rsidRDefault="00A21561">
            <w:pPr>
              <w:widowControl/>
              <w:spacing w:line="276" w:lineRule="auto"/>
              <w:jc w:val="center"/>
              <w:rPr>
                <w:rFonts w:ascii="黑体" w:hAnsi="新宋体"/>
                <w:kern w:val="0"/>
                <w:szCs w:val="21"/>
              </w:rPr>
            </w:pPr>
            <w:r>
              <w:rPr>
                <w:rFonts w:ascii="黑体" w:hAnsi="新宋体"/>
                <w:kern w:val="0"/>
                <w:szCs w:val="21"/>
              </w:rPr>
              <w:t xml:space="preserve">   LL</w:t>
            </w:r>
            <w:r>
              <w:rPr>
                <w:rFonts w:ascii="黑体" w:hAnsi="新宋体"/>
                <w:kern w:val="0"/>
                <w:szCs w:val="21"/>
              </w:rPr>
              <w:t>…</w:t>
            </w:r>
            <w:r>
              <w:rPr>
                <w:rFonts w:ascii="黑体" w:hAnsi="新宋体"/>
                <w:kern w:val="0"/>
                <w:szCs w:val="21"/>
              </w:rPr>
              <w:t>24</w:t>
            </w:r>
          </w:p>
        </w:tc>
        <w:tc>
          <w:tcPr>
            <w:tcW w:w="4318" w:type="dxa"/>
            <w:tcBorders>
              <w:top w:val="single" w:sz="6" w:space="0" w:color="000000"/>
              <w:left w:val="nil"/>
              <w:bottom w:val="single" w:sz="6" w:space="0" w:color="000000"/>
              <w:right w:val="single" w:sz="6" w:space="0" w:color="000000"/>
            </w:tcBorders>
            <w:shd w:val="clear" w:color="auto" w:fill="auto"/>
          </w:tcPr>
          <w:p w14:paraId="14F00AC6" w14:textId="77777777" w:rsidR="003843EA" w:rsidRDefault="00A21561">
            <w:pPr>
              <w:pStyle w:val="p0"/>
              <w:rPr>
                <w:rFonts w:ascii="黑体" w:eastAsia="黑体"/>
              </w:rPr>
            </w:pPr>
            <w:r>
              <w:rPr>
                <w:rFonts w:ascii="黑体" w:eastAsia="黑体" w:hint="eastAsia"/>
              </w:rPr>
              <w:t>工作密钥（密文）</w:t>
            </w:r>
          </w:p>
        </w:tc>
      </w:tr>
    </w:tbl>
    <w:p w14:paraId="61B9C159" w14:textId="77777777" w:rsidR="003843EA" w:rsidRDefault="003843EA">
      <w:pPr>
        <w:pStyle w:val="MyText"/>
      </w:pPr>
    </w:p>
    <w:p w14:paraId="2E3B5CE8" w14:textId="77777777" w:rsidR="003843EA" w:rsidRDefault="003843EA">
      <w:pPr>
        <w:pStyle w:val="MyText"/>
      </w:pPr>
    </w:p>
    <w:p w14:paraId="36680780" w14:textId="77777777" w:rsidR="003843EA" w:rsidRDefault="003843EA">
      <w:pPr>
        <w:pStyle w:val="MyText"/>
      </w:pPr>
    </w:p>
    <w:p w14:paraId="4FF47D76" w14:textId="77777777" w:rsidR="003843EA" w:rsidRDefault="00A21561">
      <w:pPr>
        <w:pStyle w:val="MyText"/>
        <w:numPr>
          <w:ilvl w:val="0"/>
          <w:numId w:val="4"/>
        </w:numPr>
        <w:spacing w:line="276" w:lineRule="auto"/>
      </w:pPr>
      <w:r>
        <w:rPr>
          <w:rFonts w:hint="eastAsia"/>
        </w:rPr>
        <w:t>响应报文</w:t>
      </w:r>
    </w:p>
    <w:p w14:paraId="717DE80A" w14:textId="77777777" w:rsidR="003843EA" w:rsidRDefault="00A21561">
      <w:pPr>
        <w:pStyle w:val="MyText"/>
        <w:spacing w:line="276" w:lineRule="auto"/>
        <w:ind w:leftChars="800" w:left="1680"/>
      </w:pPr>
      <w:r>
        <w:rPr>
          <w:rFonts w:hint="eastAsia"/>
        </w:rPr>
        <w:t>数据：</w:t>
      </w:r>
    </w:p>
    <w:tbl>
      <w:tblPr>
        <w:tblW w:w="8287" w:type="dxa"/>
        <w:tblInd w:w="1809" w:type="dxa"/>
        <w:tblLayout w:type="fixed"/>
        <w:tblLook w:val="04A0" w:firstRow="1" w:lastRow="0" w:firstColumn="1" w:lastColumn="0" w:noHBand="0" w:noVBand="1"/>
      </w:tblPr>
      <w:tblGrid>
        <w:gridCol w:w="567"/>
        <w:gridCol w:w="2268"/>
        <w:gridCol w:w="1134"/>
        <w:gridCol w:w="4318"/>
      </w:tblGrid>
      <w:tr w:rsidR="003843EA" w14:paraId="32403EEB"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063BAF1D"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268" w:type="dxa"/>
            <w:tcBorders>
              <w:top w:val="single" w:sz="6" w:space="0" w:color="000000"/>
              <w:left w:val="nil"/>
              <w:bottom w:val="single" w:sz="6" w:space="0" w:color="000000"/>
              <w:right w:val="single" w:sz="4" w:space="0" w:color="000000"/>
            </w:tcBorders>
            <w:shd w:val="clear" w:color="auto" w:fill="E6E6E6"/>
          </w:tcPr>
          <w:p w14:paraId="3AB9992B"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数据域</w:t>
            </w:r>
          </w:p>
        </w:tc>
        <w:tc>
          <w:tcPr>
            <w:tcW w:w="1134" w:type="dxa"/>
            <w:tcBorders>
              <w:top w:val="single" w:sz="6" w:space="0" w:color="000000"/>
              <w:left w:val="nil"/>
              <w:bottom w:val="single" w:sz="6" w:space="0" w:color="000000"/>
              <w:right w:val="single" w:sz="6" w:space="0" w:color="000000"/>
            </w:tcBorders>
            <w:shd w:val="clear" w:color="auto" w:fill="E6E6E6"/>
          </w:tcPr>
          <w:p w14:paraId="7D35D1D8"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长度</w:t>
            </w:r>
          </w:p>
        </w:tc>
        <w:tc>
          <w:tcPr>
            <w:tcW w:w="4318" w:type="dxa"/>
            <w:tcBorders>
              <w:top w:val="single" w:sz="6" w:space="0" w:color="000000"/>
              <w:left w:val="nil"/>
              <w:bottom w:val="single" w:sz="6" w:space="0" w:color="000000"/>
              <w:right w:val="single" w:sz="6" w:space="0" w:color="000000"/>
            </w:tcBorders>
            <w:shd w:val="clear" w:color="auto" w:fill="E6E6E6"/>
          </w:tcPr>
          <w:p w14:paraId="14C059C3" w14:textId="77777777" w:rsidR="003843EA" w:rsidRDefault="00A21561">
            <w:pPr>
              <w:widowControl/>
              <w:spacing w:line="276" w:lineRule="auto"/>
              <w:ind w:firstLine="420"/>
              <w:jc w:val="center"/>
              <w:rPr>
                <w:rFonts w:ascii="黑体"/>
                <w:b/>
                <w:bCs/>
                <w:kern w:val="0"/>
                <w:szCs w:val="21"/>
              </w:rPr>
            </w:pPr>
            <w:r>
              <w:rPr>
                <w:rFonts w:ascii="黑体" w:hAnsi="宋体" w:hint="eastAsia"/>
                <w:b/>
                <w:bCs/>
                <w:kern w:val="0"/>
                <w:szCs w:val="21"/>
              </w:rPr>
              <w:t>备注</w:t>
            </w:r>
          </w:p>
        </w:tc>
      </w:tr>
      <w:tr w:rsidR="003843EA" w14:paraId="61A83436"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65BA963C" w14:textId="77777777" w:rsidR="003843EA" w:rsidRDefault="00A21561">
            <w:pPr>
              <w:pStyle w:val="p0"/>
              <w:spacing w:line="276" w:lineRule="auto"/>
              <w:jc w:val="center"/>
              <w:rPr>
                <w:rFonts w:ascii="黑体" w:eastAsia="黑体"/>
              </w:rPr>
            </w:pPr>
            <w:r>
              <w:rPr>
                <w:rFonts w:ascii="黑体" w:eastAsia="黑体"/>
              </w:rPr>
              <w:t>1</w:t>
            </w:r>
          </w:p>
        </w:tc>
        <w:tc>
          <w:tcPr>
            <w:tcW w:w="2268" w:type="dxa"/>
            <w:tcBorders>
              <w:top w:val="single" w:sz="6" w:space="0" w:color="000000"/>
              <w:left w:val="nil"/>
              <w:bottom w:val="single" w:sz="6" w:space="0" w:color="000000"/>
              <w:right w:val="single" w:sz="4" w:space="0" w:color="000000"/>
            </w:tcBorders>
            <w:vAlign w:val="center"/>
          </w:tcPr>
          <w:p w14:paraId="422265F8" w14:textId="77777777" w:rsidR="003843EA" w:rsidRDefault="00A21561">
            <w:pPr>
              <w:pStyle w:val="p0"/>
              <w:spacing w:line="276" w:lineRule="auto"/>
              <w:jc w:val="center"/>
              <w:rPr>
                <w:rFonts w:ascii="黑体" w:eastAsia="黑体"/>
              </w:rPr>
            </w:pPr>
            <w:r>
              <w:rPr>
                <w:rFonts w:ascii="黑体" w:eastAsia="黑体" w:hAnsi="新宋体" w:hint="eastAsia"/>
              </w:rPr>
              <w:t>读卡响应状态</w:t>
            </w:r>
          </w:p>
        </w:tc>
        <w:tc>
          <w:tcPr>
            <w:tcW w:w="1134" w:type="dxa"/>
            <w:tcBorders>
              <w:top w:val="single" w:sz="6" w:space="0" w:color="000000"/>
              <w:left w:val="nil"/>
              <w:bottom w:val="single" w:sz="6" w:space="0" w:color="000000"/>
              <w:right w:val="single" w:sz="6" w:space="0" w:color="000000"/>
            </w:tcBorders>
            <w:vAlign w:val="center"/>
          </w:tcPr>
          <w:p w14:paraId="3CAEC3B2" w14:textId="77777777" w:rsidR="003843EA" w:rsidRDefault="00A21561">
            <w:pPr>
              <w:pStyle w:val="p0"/>
              <w:spacing w:line="276" w:lineRule="auto"/>
              <w:jc w:val="center"/>
              <w:rPr>
                <w:rFonts w:ascii="黑体" w:eastAsia="黑体"/>
              </w:rPr>
            </w:pPr>
            <w:r>
              <w:rPr>
                <w:rFonts w:ascii="黑体" w:eastAsia="黑体" w:hAnsi="新宋体"/>
              </w:rPr>
              <w:t>1</w:t>
            </w:r>
          </w:p>
        </w:tc>
        <w:tc>
          <w:tcPr>
            <w:tcW w:w="4318" w:type="dxa"/>
            <w:tcBorders>
              <w:top w:val="single" w:sz="6" w:space="0" w:color="000000"/>
              <w:left w:val="nil"/>
              <w:bottom w:val="single" w:sz="6" w:space="0" w:color="000000"/>
              <w:right w:val="single" w:sz="6" w:space="0" w:color="000000"/>
            </w:tcBorders>
          </w:tcPr>
          <w:p w14:paraId="17964D06" w14:textId="77777777" w:rsidR="003843EA" w:rsidRDefault="00A21561">
            <w:pPr>
              <w:pStyle w:val="p0"/>
              <w:spacing w:line="276" w:lineRule="auto"/>
              <w:rPr>
                <w:rFonts w:ascii="黑体" w:eastAsia="黑体"/>
              </w:rPr>
            </w:pPr>
            <w:r>
              <w:rPr>
                <w:rFonts w:ascii="黑体" w:eastAsia="黑体" w:hAnsi="宋体"/>
              </w:rPr>
              <w:t>0x00表示成功</w:t>
            </w:r>
          </w:p>
          <w:p w14:paraId="7C158BFC" w14:textId="77777777" w:rsidR="003843EA" w:rsidRDefault="00A21561">
            <w:pPr>
              <w:pStyle w:val="p0"/>
              <w:spacing w:line="276" w:lineRule="auto"/>
              <w:rPr>
                <w:rFonts w:ascii="黑体" w:eastAsia="黑体"/>
              </w:rPr>
            </w:pPr>
            <w:r>
              <w:rPr>
                <w:rFonts w:ascii="黑体" w:eastAsia="黑体" w:hAnsi="宋体" w:hint="eastAsia"/>
              </w:rPr>
              <w:t>其他表示失败</w:t>
            </w:r>
          </w:p>
        </w:tc>
      </w:tr>
      <w:tr w:rsidR="003843EA" w14:paraId="1EC8E447" w14:textId="77777777">
        <w:trPr>
          <w:trHeight w:val="666"/>
        </w:trPr>
        <w:tc>
          <w:tcPr>
            <w:tcW w:w="567" w:type="dxa"/>
            <w:tcBorders>
              <w:top w:val="single" w:sz="6" w:space="0" w:color="000000"/>
              <w:left w:val="single" w:sz="6" w:space="0" w:color="000000"/>
              <w:bottom w:val="single" w:sz="6" w:space="0" w:color="000000"/>
              <w:right w:val="single" w:sz="4" w:space="0" w:color="000000"/>
            </w:tcBorders>
            <w:vAlign w:val="center"/>
          </w:tcPr>
          <w:p w14:paraId="0CE7EA97" w14:textId="77777777" w:rsidR="003843EA" w:rsidRDefault="00A21561">
            <w:pPr>
              <w:pStyle w:val="p0"/>
              <w:spacing w:line="276" w:lineRule="auto"/>
              <w:jc w:val="center"/>
              <w:rPr>
                <w:rFonts w:ascii="黑体" w:eastAsia="黑体"/>
              </w:rPr>
            </w:pPr>
            <w:r>
              <w:rPr>
                <w:rFonts w:ascii="黑体" w:eastAsia="黑体" w:hAnsi="新宋体" w:hint="eastAsia"/>
              </w:rPr>
              <w:t>2</w:t>
            </w:r>
          </w:p>
        </w:tc>
        <w:tc>
          <w:tcPr>
            <w:tcW w:w="2268" w:type="dxa"/>
            <w:tcBorders>
              <w:top w:val="single" w:sz="6" w:space="0" w:color="000000"/>
              <w:left w:val="nil"/>
              <w:bottom w:val="single" w:sz="6" w:space="0" w:color="000000"/>
              <w:right w:val="single" w:sz="4" w:space="0" w:color="000000"/>
            </w:tcBorders>
            <w:vAlign w:val="center"/>
          </w:tcPr>
          <w:p w14:paraId="381F56B5" w14:textId="77777777" w:rsidR="003843EA" w:rsidRDefault="00A21561">
            <w:pPr>
              <w:jc w:val="center"/>
              <w:rPr>
                <w:rFonts w:ascii="黑体"/>
              </w:rPr>
            </w:pPr>
            <w:r>
              <w:rPr>
                <w:rFonts w:ascii="黑体" w:hAnsi="新宋体" w:hint="eastAsia"/>
              </w:rPr>
              <w:t>1磁道加密数据</w:t>
            </w:r>
          </w:p>
        </w:tc>
        <w:tc>
          <w:tcPr>
            <w:tcW w:w="1134" w:type="dxa"/>
            <w:tcBorders>
              <w:top w:val="single" w:sz="6" w:space="0" w:color="000000"/>
              <w:left w:val="nil"/>
              <w:bottom w:val="single" w:sz="6" w:space="0" w:color="000000"/>
              <w:right w:val="single" w:sz="6" w:space="0" w:color="000000"/>
            </w:tcBorders>
            <w:vAlign w:val="center"/>
          </w:tcPr>
          <w:p w14:paraId="254E2BE8" w14:textId="77777777" w:rsidR="003843EA" w:rsidRDefault="00A21561">
            <w:pPr>
              <w:jc w:val="center"/>
              <w:rPr>
                <w:rFonts w:ascii="黑体"/>
              </w:rPr>
            </w:pPr>
            <w:r>
              <w:rPr>
                <w:rFonts w:ascii="黑体"/>
              </w:rPr>
              <w:t>LL ...256</w:t>
            </w:r>
          </w:p>
        </w:tc>
        <w:tc>
          <w:tcPr>
            <w:tcW w:w="4318" w:type="dxa"/>
            <w:tcBorders>
              <w:top w:val="single" w:sz="6" w:space="0" w:color="000000"/>
              <w:left w:val="nil"/>
              <w:bottom w:val="single" w:sz="6" w:space="0" w:color="000000"/>
              <w:right w:val="single" w:sz="6" w:space="0" w:color="000000"/>
            </w:tcBorders>
          </w:tcPr>
          <w:p w14:paraId="42F72811" w14:textId="77777777" w:rsidR="003843EA" w:rsidRDefault="003843EA">
            <w:pPr>
              <w:keepNext/>
              <w:keepLines/>
              <w:spacing w:before="340" w:after="330" w:line="578" w:lineRule="auto"/>
              <w:outlineLvl w:val="0"/>
              <w:rPr>
                <w:rFonts w:ascii="黑体"/>
                <w:b/>
                <w:bCs/>
                <w:sz w:val="44"/>
              </w:rPr>
            </w:pPr>
          </w:p>
        </w:tc>
      </w:tr>
      <w:tr w:rsidR="003843EA" w14:paraId="72F55BDF"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1BEA31F1" w14:textId="77777777" w:rsidR="003843EA" w:rsidRDefault="00A21561">
            <w:pPr>
              <w:pStyle w:val="p0"/>
              <w:spacing w:line="276" w:lineRule="auto"/>
              <w:jc w:val="center"/>
              <w:rPr>
                <w:rFonts w:ascii="黑体" w:eastAsia="黑体" w:hAnsi="新宋体"/>
              </w:rPr>
            </w:pPr>
            <w:r>
              <w:rPr>
                <w:rFonts w:ascii="黑体" w:eastAsia="黑体" w:hAnsi="新宋体" w:hint="eastAsia"/>
              </w:rPr>
              <w:t>3</w:t>
            </w:r>
          </w:p>
        </w:tc>
        <w:tc>
          <w:tcPr>
            <w:tcW w:w="2268" w:type="dxa"/>
            <w:tcBorders>
              <w:top w:val="single" w:sz="6" w:space="0" w:color="000000"/>
              <w:left w:val="nil"/>
              <w:bottom w:val="single" w:sz="6" w:space="0" w:color="000000"/>
              <w:right w:val="single" w:sz="4" w:space="0" w:color="000000"/>
            </w:tcBorders>
            <w:vAlign w:val="center"/>
          </w:tcPr>
          <w:p w14:paraId="028A9C3B" w14:textId="77777777" w:rsidR="003843EA" w:rsidRDefault="00A21561">
            <w:pPr>
              <w:jc w:val="center"/>
              <w:rPr>
                <w:rFonts w:ascii="黑体" w:hAnsi="新宋体"/>
              </w:rPr>
            </w:pPr>
            <w:r>
              <w:rPr>
                <w:rFonts w:ascii="黑体" w:hAnsi="新宋体" w:hint="eastAsia"/>
              </w:rPr>
              <w:t>2磁道加密数据</w:t>
            </w:r>
          </w:p>
        </w:tc>
        <w:tc>
          <w:tcPr>
            <w:tcW w:w="1134" w:type="dxa"/>
            <w:tcBorders>
              <w:top w:val="single" w:sz="6" w:space="0" w:color="000000"/>
              <w:left w:val="nil"/>
              <w:bottom w:val="single" w:sz="6" w:space="0" w:color="000000"/>
              <w:right w:val="single" w:sz="6" w:space="0" w:color="000000"/>
            </w:tcBorders>
            <w:vAlign w:val="center"/>
          </w:tcPr>
          <w:p w14:paraId="1A984752" w14:textId="77777777" w:rsidR="003843EA" w:rsidRDefault="00A21561">
            <w:pPr>
              <w:jc w:val="center"/>
              <w:rPr>
                <w:rFonts w:ascii="黑体"/>
              </w:rPr>
            </w:pPr>
            <w:r>
              <w:rPr>
                <w:rFonts w:ascii="黑体"/>
              </w:rPr>
              <w:t>LL ...256</w:t>
            </w:r>
          </w:p>
        </w:tc>
        <w:tc>
          <w:tcPr>
            <w:tcW w:w="4318" w:type="dxa"/>
            <w:tcBorders>
              <w:top w:val="single" w:sz="6" w:space="0" w:color="000000"/>
              <w:left w:val="nil"/>
              <w:bottom w:val="single" w:sz="6" w:space="0" w:color="000000"/>
              <w:right w:val="single" w:sz="6" w:space="0" w:color="000000"/>
            </w:tcBorders>
          </w:tcPr>
          <w:p w14:paraId="5EF4DDFF" w14:textId="77777777" w:rsidR="003843EA" w:rsidRDefault="003843EA">
            <w:pPr>
              <w:keepNext/>
              <w:keepLines/>
              <w:spacing w:before="340" w:after="330" w:line="578" w:lineRule="auto"/>
              <w:outlineLvl w:val="0"/>
              <w:rPr>
                <w:rFonts w:ascii="黑体"/>
                <w:b/>
                <w:bCs/>
                <w:sz w:val="44"/>
              </w:rPr>
            </w:pPr>
          </w:p>
        </w:tc>
      </w:tr>
      <w:tr w:rsidR="003843EA" w14:paraId="5682605C"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49D26ADA" w14:textId="77777777" w:rsidR="003843EA" w:rsidRDefault="00A21561">
            <w:pPr>
              <w:pStyle w:val="p0"/>
              <w:spacing w:line="276" w:lineRule="auto"/>
              <w:jc w:val="center"/>
              <w:rPr>
                <w:rFonts w:ascii="黑体" w:eastAsia="黑体" w:hAnsi="新宋体"/>
              </w:rPr>
            </w:pPr>
            <w:r>
              <w:rPr>
                <w:rFonts w:ascii="黑体" w:eastAsia="黑体" w:hAnsi="新宋体" w:hint="eastAsia"/>
              </w:rPr>
              <w:t>4</w:t>
            </w:r>
          </w:p>
        </w:tc>
        <w:tc>
          <w:tcPr>
            <w:tcW w:w="2268" w:type="dxa"/>
            <w:tcBorders>
              <w:top w:val="single" w:sz="6" w:space="0" w:color="000000"/>
              <w:left w:val="nil"/>
              <w:bottom w:val="single" w:sz="6" w:space="0" w:color="000000"/>
              <w:right w:val="single" w:sz="4" w:space="0" w:color="000000"/>
            </w:tcBorders>
            <w:vAlign w:val="center"/>
          </w:tcPr>
          <w:p w14:paraId="285A1C51" w14:textId="77777777" w:rsidR="003843EA" w:rsidRDefault="00A21561">
            <w:pPr>
              <w:jc w:val="center"/>
              <w:rPr>
                <w:rFonts w:ascii="黑体" w:hAnsi="新宋体"/>
              </w:rPr>
            </w:pPr>
            <w:r>
              <w:rPr>
                <w:rFonts w:ascii="黑体" w:hAnsi="新宋体" w:hint="eastAsia"/>
              </w:rPr>
              <w:t>3磁道加密数据</w:t>
            </w:r>
          </w:p>
        </w:tc>
        <w:tc>
          <w:tcPr>
            <w:tcW w:w="1134" w:type="dxa"/>
            <w:tcBorders>
              <w:top w:val="single" w:sz="6" w:space="0" w:color="000000"/>
              <w:left w:val="nil"/>
              <w:bottom w:val="single" w:sz="6" w:space="0" w:color="000000"/>
              <w:right w:val="single" w:sz="6" w:space="0" w:color="000000"/>
            </w:tcBorders>
            <w:vAlign w:val="center"/>
          </w:tcPr>
          <w:p w14:paraId="23FD1137" w14:textId="77777777" w:rsidR="003843EA" w:rsidRDefault="00A21561">
            <w:pPr>
              <w:jc w:val="center"/>
              <w:rPr>
                <w:rFonts w:ascii="黑体"/>
              </w:rPr>
            </w:pPr>
            <w:r>
              <w:rPr>
                <w:rFonts w:ascii="黑体"/>
              </w:rPr>
              <w:t>LL ...256</w:t>
            </w:r>
          </w:p>
        </w:tc>
        <w:tc>
          <w:tcPr>
            <w:tcW w:w="4318" w:type="dxa"/>
            <w:tcBorders>
              <w:top w:val="single" w:sz="6" w:space="0" w:color="000000"/>
              <w:left w:val="nil"/>
              <w:bottom w:val="single" w:sz="6" w:space="0" w:color="000000"/>
              <w:right w:val="single" w:sz="6" w:space="0" w:color="000000"/>
            </w:tcBorders>
          </w:tcPr>
          <w:p w14:paraId="3E8A30E4" w14:textId="77777777" w:rsidR="003843EA" w:rsidRDefault="003843EA">
            <w:pPr>
              <w:keepNext/>
              <w:keepLines/>
              <w:spacing w:before="340" w:after="330" w:line="578" w:lineRule="auto"/>
              <w:outlineLvl w:val="0"/>
              <w:rPr>
                <w:rFonts w:ascii="黑体"/>
                <w:b/>
                <w:bCs/>
                <w:sz w:val="44"/>
              </w:rPr>
            </w:pPr>
          </w:p>
        </w:tc>
      </w:tr>
      <w:tr w:rsidR="003843EA" w14:paraId="54C8B7AB"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62B798D7" w14:textId="77777777" w:rsidR="003843EA" w:rsidRDefault="00A21561">
            <w:pPr>
              <w:pStyle w:val="p0"/>
              <w:spacing w:line="276" w:lineRule="auto"/>
              <w:jc w:val="center"/>
              <w:rPr>
                <w:rFonts w:ascii="黑体" w:eastAsia="黑体" w:hAnsi="新宋体"/>
              </w:rPr>
            </w:pPr>
            <w:r>
              <w:rPr>
                <w:rFonts w:ascii="黑体" w:eastAsia="黑体" w:hAnsi="新宋体" w:hint="eastAsia"/>
              </w:rPr>
              <w:t>5</w:t>
            </w:r>
          </w:p>
        </w:tc>
        <w:tc>
          <w:tcPr>
            <w:tcW w:w="2268" w:type="dxa"/>
            <w:tcBorders>
              <w:top w:val="single" w:sz="6" w:space="0" w:color="000000"/>
              <w:left w:val="nil"/>
              <w:bottom w:val="single" w:sz="6" w:space="0" w:color="000000"/>
              <w:right w:val="single" w:sz="4" w:space="0" w:color="000000"/>
            </w:tcBorders>
            <w:vAlign w:val="center"/>
          </w:tcPr>
          <w:p w14:paraId="386F4DC4" w14:textId="77777777" w:rsidR="003843EA" w:rsidRDefault="00A21561">
            <w:pPr>
              <w:jc w:val="center"/>
              <w:rPr>
                <w:rFonts w:ascii="黑体"/>
              </w:rPr>
            </w:pPr>
            <w:r>
              <w:rPr>
                <w:rFonts w:ascii="黑体"/>
              </w:rPr>
              <w:t>KSN</w:t>
            </w:r>
          </w:p>
        </w:tc>
        <w:tc>
          <w:tcPr>
            <w:tcW w:w="1134" w:type="dxa"/>
            <w:tcBorders>
              <w:top w:val="single" w:sz="6" w:space="0" w:color="000000"/>
              <w:left w:val="nil"/>
              <w:bottom w:val="single" w:sz="6" w:space="0" w:color="000000"/>
              <w:right w:val="single" w:sz="6" w:space="0" w:color="000000"/>
            </w:tcBorders>
            <w:vAlign w:val="center"/>
          </w:tcPr>
          <w:p w14:paraId="210733FE" w14:textId="77777777" w:rsidR="003843EA" w:rsidRDefault="00A21561">
            <w:pPr>
              <w:jc w:val="center"/>
              <w:rPr>
                <w:rFonts w:ascii="黑体"/>
              </w:rPr>
            </w:pPr>
            <w:r>
              <w:rPr>
                <w:rFonts w:ascii="黑体"/>
              </w:rPr>
              <w:t>10</w:t>
            </w:r>
          </w:p>
        </w:tc>
        <w:tc>
          <w:tcPr>
            <w:tcW w:w="4318" w:type="dxa"/>
            <w:tcBorders>
              <w:top w:val="single" w:sz="6" w:space="0" w:color="000000"/>
              <w:left w:val="nil"/>
              <w:bottom w:val="single" w:sz="6" w:space="0" w:color="000000"/>
              <w:right w:val="single" w:sz="6" w:space="0" w:color="000000"/>
            </w:tcBorders>
          </w:tcPr>
          <w:p w14:paraId="2C625E4F" w14:textId="77777777" w:rsidR="003843EA" w:rsidRDefault="003843EA">
            <w:pPr>
              <w:keepNext/>
              <w:keepLines/>
              <w:spacing w:before="340" w:after="330" w:line="578" w:lineRule="auto"/>
              <w:outlineLvl w:val="0"/>
              <w:rPr>
                <w:rFonts w:ascii="黑体"/>
                <w:b/>
                <w:bCs/>
                <w:sz w:val="44"/>
              </w:rPr>
            </w:pPr>
          </w:p>
        </w:tc>
      </w:tr>
    </w:tbl>
    <w:p w14:paraId="333AF317" w14:textId="77777777" w:rsidR="003843EA" w:rsidRDefault="00A21561">
      <w:pPr>
        <w:pStyle w:val="MyText"/>
        <w:spacing w:line="276" w:lineRule="auto"/>
        <w:ind w:left="1260"/>
      </w:pPr>
      <w:r>
        <w:lastRenderedPageBreak/>
        <w:tab/>
      </w:r>
    </w:p>
    <w:p w14:paraId="778C7645" w14:textId="77777777" w:rsidR="003843EA" w:rsidRDefault="003843EA">
      <w:pPr>
        <w:pStyle w:val="MyText"/>
      </w:pPr>
    </w:p>
    <w:p w14:paraId="62A228C1" w14:textId="77777777" w:rsidR="003843EA" w:rsidRDefault="003843EA">
      <w:pPr>
        <w:pStyle w:val="MyText"/>
        <w:spacing w:line="276" w:lineRule="auto"/>
        <w:ind w:left="0"/>
      </w:pPr>
    </w:p>
    <w:p w14:paraId="02025F57" w14:textId="77777777" w:rsidR="003843EA" w:rsidRDefault="00A21561">
      <w:pPr>
        <w:pStyle w:val="MyDoc11"/>
      </w:pPr>
      <w:bookmarkStart w:id="492" w:name="_Toc11870"/>
      <w:bookmarkStart w:id="493" w:name="_Toc453057390"/>
      <w:bookmarkStart w:id="494" w:name="_Toc7508"/>
      <w:bookmarkStart w:id="495" w:name="_Toc32489"/>
      <w:bookmarkStart w:id="496" w:name="_Toc3076"/>
      <w:r>
        <w:rPr>
          <w:rFonts w:hint="eastAsia"/>
        </w:rPr>
        <w:t>IC卡类</w:t>
      </w:r>
      <w:bookmarkEnd w:id="492"/>
      <w:bookmarkEnd w:id="493"/>
      <w:bookmarkEnd w:id="494"/>
      <w:bookmarkEnd w:id="495"/>
      <w:bookmarkEnd w:id="496"/>
    </w:p>
    <w:p w14:paraId="30103D4F" w14:textId="77777777" w:rsidR="003843EA" w:rsidRDefault="00A21561">
      <w:pPr>
        <w:pStyle w:val="MyDoc111New"/>
      </w:pPr>
      <w:bookmarkStart w:id="497" w:name="_Toc11319"/>
      <w:bookmarkStart w:id="498" w:name="_Toc25"/>
      <w:bookmarkStart w:id="499" w:name="_Toc453057391"/>
      <w:bookmarkStart w:id="500" w:name="_Toc15562"/>
      <w:bookmarkStart w:id="501" w:name="_Toc17942"/>
      <w:r>
        <w:t>IC</w:t>
      </w:r>
      <w:r>
        <w:rPr>
          <w:rFonts w:hint="eastAsia"/>
        </w:rPr>
        <w:t>卡检测</w:t>
      </w:r>
      <w:bookmarkEnd w:id="497"/>
      <w:bookmarkEnd w:id="498"/>
      <w:bookmarkEnd w:id="499"/>
      <w:bookmarkEnd w:id="500"/>
      <w:bookmarkEnd w:id="501"/>
      <w:ins w:id="502" w:author="Administrator" w:date="2018-04-27T11:01:00Z">
        <w:r>
          <w:t>0xE1 0x01</w:t>
        </w:r>
      </w:ins>
    </w:p>
    <w:p w14:paraId="7A0CDC16" w14:textId="77777777" w:rsidR="003843EA" w:rsidRDefault="00A21561">
      <w:pPr>
        <w:pStyle w:val="MyText"/>
        <w:spacing w:line="276" w:lineRule="auto"/>
        <w:ind w:firstLine="409"/>
      </w:pPr>
      <w:r>
        <w:rPr>
          <w:rFonts w:hint="eastAsia"/>
        </w:rPr>
        <w:t>指令号：</w:t>
      </w:r>
      <w:r>
        <w:t>0xE1 0x01</w:t>
      </w:r>
    </w:p>
    <w:p w14:paraId="5A642769" w14:textId="77777777" w:rsidR="003843EA" w:rsidRDefault="00A21561">
      <w:pPr>
        <w:pStyle w:val="MyText"/>
        <w:spacing w:line="276" w:lineRule="auto"/>
        <w:ind w:firstLine="409"/>
      </w:pPr>
      <w:r>
        <w:rPr>
          <w:rFonts w:hint="eastAsia"/>
        </w:rPr>
        <w:t>描述：该命令用于获取</w:t>
      </w:r>
      <w:r>
        <w:t>IC</w:t>
      </w:r>
      <w:r>
        <w:rPr>
          <w:rFonts w:hint="eastAsia"/>
        </w:rPr>
        <w:t>卡状态。</w:t>
      </w:r>
    </w:p>
    <w:p w14:paraId="4F48C4E1" w14:textId="77777777" w:rsidR="003843EA" w:rsidRDefault="00A21561">
      <w:pPr>
        <w:pStyle w:val="MyText"/>
        <w:numPr>
          <w:ilvl w:val="0"/>
          <w:numId w:val="4"/>
        </w:numPr>
        <w:spacing w:line="276" w:lineRule="auto"/>
      </w:pPr>
      <w:r>
        <w:rPr>
          <w:rFonts w:hint="eastAsia"/>
        </w:rPr>
        <w:t>输入数据：无</w:t>
      </w:r>
    </w:p>
    <w:p w14:paraId="35B5CE7F" w14:textId="77777777" w:rsidR="003843EA" w:rsidRDefault="00A21561">
      <w:pPr>
        <w:pStyle w:val="MyText"/>
        <w:numPr>
          <w:ilvl w:val="0"/>
          <w:numId w:val="4"/>
        </w:numPr>
        <w:spacing w:line="276" w:lineRule="auto"/>
      </w:pPr>
      <w:r>
        <w:rPr>
          <w:rFonts w:hint="eastAsia"/>
        </w:rPr>
        <w:t>输出数据：</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19DDA8E4" w14:textId="77777777">
        <w:trPr>
          <w:jc w:val="right"/>
        </w:trPr>
        <w:tc>
          <w:tcPr>
            <w:tcW w:w="452" w:type="dxa"/>
            <w:tcBorders>
              <w:right w:val="single" w:sz="4" w:space="0" w:color="auto"/>
            </w:tcBorders>
            <w:shd w:val="clear" w:color="auto" w:fill="E6E6E6"/>
          </w:tcPr>
          <w:p w14:paraId="1ABFA10D" w14:textId="77777777" w:rsidR="003843EA" w:rsidRDefault="00A21561">
            <w:pPr>
              <w:jc w:val="center"/>
              <w:rPr>
                <w:rFonts w:eastAsia="新宋体"/>
                <w:b/>
              </w:rPr>
            </w:pPr>
            <w:r>
              <w:rPr>
                <w:rFonts w:eastAsia="新宋体"/>
                <w:b/>
              </w:rPr>
              <w:t>ID</w:t>
            </w:r>
          </w:p>
        </w:tc>
        <w:tc>
          <w:tcPr>
            <w:tcW w:w="2344" w:type="dxa"/>
            <w:tcBorders>
              <w:left w:val="single" w:sz="4" w:space="0" w:color="auto"/>
              <w:right w:val="single" w:sz="4" w:space="0" w:color="auto"/>
            </w:tcBorders>
            <w:shd w:val="clear" w:color="auto" w:fill="E6E6E6"/>
          </w:tcPr>
          <w:p w14:paraId="44922B11" w14:textId="77777777" w:rsidR="003843EA" w:rsidRDefault="00A21561">
            <w:pPr>
              <w:jc w:val="center"/>
              <w:rPr>
                <w:rFonts w:eastAsia="新宋体"/>
                <w:b/>
              </w:rPr>
            </w:pPr>
            <w:r>
              <w:rPr>
                <w:rFonts w:eastAsia="新宋体" w:hint="eastAsia"/>
                <w:b/>
                <w:szCs w:val="21"/>
              </w:rPr>
              <w:t>数据域</w:t>
            </w:r>
          </w:p>
        </w:tc>
        <w:tc>
          <w:tcPr>
            <w:tcW w:w="1092" w:type="dxa"/>
            <w:tcBorders>
              <w:left w:val="single" w:sz="4" w:space="0" w:color="auto"/>
            </w:tcBorders>
            <w:shd w:val="clear" w:color="auto" w:fill="E6E6E6"/>
          </w:tcPr>
          <w:p w14:paraId="368AFF9F" w14:textId="77777777" w:rsidR="003843EA" w:rsidRDefault="00A21561">
            <w:pPr>
              <w:jc w:val="center"/>
              <w:rPr>
                <w:rFonts w:eastAsia="新宋体"/>
                <w:b/>
              </w:rPr>
            </w:pPr>
            <w:r>
              <w:rPr>
                <w:rFonts w:eastAsia="新宋体" w:hint="eastAsia"/>
                <w:b/>
              </w:rPr>
              <w:t>长度</w:t>
            </w:r>
          </w:p>
        </w:tc>
        <w:tc>
          <w:tcPr>
            <w:tcW w:w="4634" w:type="dxa"/>
            <w:shd w:val="clear" w:color="auto" w:fill="E6E6E6"/>
          </w:tcPr>
          <w:p w14:paraId="0D7D4571" w14:textId="77777777" w:rsidR="003843EA" w:rsidRDefault="00A21561">
            <w:pPr>
              <w:ind w:firstLine="420"/>
              <w:jc w:val="center"/>
              <w:rPr>
                <w:rFonts w:eastAsia="新宋体"/>
                <w:b/>
              </w:rPr>
            </w:pPr>
            <w:r>
              <w:rPr>
                <w:rFonts w:hint="eastAsia"/>
                <w:b/>
              </w:rPr>
              <w:t>备注</w:t>
            </w:r>
          </w:p>
        </w:tc>
      </w:tr>
      <w:tr w:rsidR="003843EA" w14:paraId="67F7AA7E" w14:textId="77777777">
        <w:trPr>
          <w:jc w:val="right"/>
        </w:trPr>
        <w:tc>
          <w:tcPr>
            <w:tcW w:w="452" w:type="dxa"/>
            <w:tcBorders>
              <w:right w:val="single" w:sz="4" w:space="0" w:color="auto"/>
            </w:tcBorders>
            <w:vAlign w:val="center"/>
          </w:tcPr>
          <w:p w14:paraId="67A4E614" w14:textId="77777777" w:rsidR="003843EA" w:rsidRDefault="00A21561">
            <w:pPr>
              <w:jc w:val="center"/>
              <w:rPr>
                <w:rFonts w:eastAsia="新宋体"/>
              </w:rPr>
            </w:pPr>
            <w:r>
              <w:rPr>
                <w:rFonts w:eastAsia="新宋体"/>
              </w:rPr>
              <w:t>1</w:t>
            </w:r>
          </w:p>
        </w:tc>
        <w:tc>
          <w:tcPr>
            <w:tcW w:w="2344" w:type="dxa"/>
            <w:tcBorders>
              <w:left w:val="single" w:sz="4" w:space="0" w:color="auto"/>
              <w:right w:val="single" w:sz="4" w:space="0" w:color="auto"/>
            </w:tcBorders>
            <w:vAlign w:val="center"/>
          </w:tcPr>
          <w:p w14:paraId="3C1B7065" w14:textId="77777777" w:rsidR="003843EA" w:rsidRDefault="00A21561">
            <w:pPr>
              <w:jc w:val="center"/>
              <w:rPr>
                <w:rFonts w:eastAsia="新宋体"/>
              </w:rPr>
            </w:pPr>
            <w:r>
              <w:rPr>
                <w:rFonts w:eastAsia="新宋体" w:hint="eastAsia"/>
              </w:rPr>
              <w:t>卡状态</w:t>
            </w:r>
            <w:r>
              <w:rPr>
                <w:rFonts w:eastAsia="新宋体"/>
              </w:rPr>
              <w:t>State</w:t>
            </w:r>
          </w:p>
        </w:tc>
        <w:tc>
          <w:tcPr>
            <w:tcW w:w="1092" w:type="dxa"/>
            <w:tcBorders>
              <w:left w:val="single" w:sz="4" w:space="0" w:color="auto"/>
            </w:tcBorders>
            <w:vAlign w:val="center"/>
          </w:tcPr>
          <w:p w14:paraId="03B3B873" w14:textId="77777777" w:rsidR="003843EA" w:rsidRDefault="00A21561">
            <w:pPr>
              <w:jc w:val="center"/>
              <w:rPr>
                <w:rFonts w:eastAsia="新宋体"/>
              </w:rPr>
            </w:pPr>
            <w:r>
              <w:rPr>
                <w:rFonts w:eastAsia="新宋体"/>
              </w:rPr>
              <w:t>8</w:t>
            </w:r>
          </w:p>
        </w:tc>
        <w:tc>
          <w:tcPr>
            <w:tcW w:w="4634" w:type="dxa"/>
          </w:tcPr>
          <w:p w14:paraId="20B7BA84" w14:textId="77777777" w:rsidR="003843EA" w:rsidRDefault="00A21561">
            <w:pPr>
              <w:rPr>
                <w:rFonts w:eastAsia="新宋体"/>
              </w:rPr>
            </w:pPr>
            <w:r>
              <w:rPr>
                <w:rFonts w:eastAsia="新宋体"/>
              </w:rPr>
              <w:t>State[0]---0x00</w:t>
            </w:r>
            <w:r>
              <w:rPr>
                <w:rFonts w:eastAsia="新宋体" w:hint="eastAsia"/>
              </w:rPr>
              <w:t>表示</w:t>
            </w:r>
            <w:r>
              <w:rPr>
                <w:rFonts w:eastAsia="新宋体"/>
              </w:rPr>
              <w:t>IC1</w:t>
            </w:r>
            <w:r>
              <w:rPr>
                <w:rFonts w:eastAsia="新宋体" w:hint="eastAsia"/>
              </w:rPr>
              <w:t>未插卡</w:t>
            </w:r>
            <w:r>
              <w:rPr>
                <w:rFonts w:eastAsia="新宋体"/>
              </w:rPr>
              <w:t>;0x01</w:t>
            </w:r>
            <w:r>
              <w:rPr>
                <w:rFonts w:eastAsia="新宋体" w:hint="eastAsia"/>
              </w:rPr>
              <w:t>表示</w:t>
            </w:r>
            <w:r>
              <w:rPr>
                <w:rFonts w:eastAsia="新宋体"/>
              </w:rPr>
              <w:t>IC1</w:t>
            </w:r>
            <w:r>
              <w:rPr>
                <w:rFonts w:eastAsia="新宋体" w:hint="eastAsia"/>
              </w:rPr>
              <w:t>已插卡</w:t>
            </w:r>
            <w:r>
              <w:rPr>
                <w:rFonts w:eastAsia="新宋体"/>
              </w:rPr>
              <w:t>;</w:t>
            </w:r>
          </w:p>
          <w:p w14:paraId="437B3045" w14:textId="77777777" w:rsidR="003843EA" w:rsidRDefault="003843EA">
            <w:pPr>
              <w:rPr>
                <w:rFonts w:eastAsia="新宋体"/>
              </w:rPr>
            </w:pPr>
          </w:p>
        </w:tc>
      </w:tr>
    </w:tbl>
    <w:p w14:paraId="2354A567" w14:textId="77777777" w:rsidR="003843EA" w:rsidRDefault="00A21561">
      <w:pPr>
        <w:pStyle w:val="MyDoc111New"/>
      </w:pPr>
      <w:bookmarkStart w:id="503" w:name="_Toc26829"/>
      <w:bookmarkStart w:id="504" w:name="_Toc28129"/>
      <w:bookmarkStart w:id="505" w:name="_Toc453057392"/>
      <w:bookmarkStart w:id="506" w:name="_Toc6967"/>
      <w:bookmarkStart w:id="507" w:name="_Toc22732"/>
      <w:r>
        <w:t>IC</w:t>
      </w:r>
      <w:r>
        <w:rPr>
          <w:rFonts w:hint="eastAsia"/>
        </w:rPr>
        <w:t>卡上电</w:t>
      </w:r>
      <w:bookmarkEnd w:id="503"/>
      <w:bookmarkEnd w:id="504"/>
      <w:bookmarkEnd w:id="505"/>
      <w:bookmarkEnd w:id="506"/>
      <w:bookmarkEnd w:id="507"/>
      <w:ins w:id="508" w:author="Administrator" w:date="2018-04-27T11:01:00Z">
        <w:r>
          <w:t>0xE1 0x0</w:t>
        </w:r>
      </w:ins>
      <w:r>
        <w:t>2</w:t>
      </w:r>
    </w:p>
    <w:p w14:paraId="015A1D0A" w14:textId="77777777" w:rsidR="003843EA" w:rsidRDefault="00A21561">
      <w:pPr>
        <w:pStyle w:val="MyText"/>
        <w:spacing w:line="276" w:lineRule="auto"/>
        <w:ind w:firstLine="409"/>
      </w:pPr>
      <w:r>
        <w:rPr>
          <w:rFonts w:hint="eastAsia"/>
        </w:rPr>
        <w:t>指令号：</w:t>
      </w:r>
      <w:r>
        <w:t>0xE1 0x02</w:t>
      </w:r>
    </w:p>
    <w:p w14:paraId="7918BA15" w14:textId="77777777" w:rsidR="003843EA" w:rsidRDefault="00A21561">
      <w:pPr>
        <w:pStyle w:val="MyText"/>
        <w:spacing w:line="276" w:lineRule="auto"/>
        <w:ind w:firstLine="409"/>
      </w:pPr>
      <w:r>
        <w:rPr>
          <w:rFonts w:hint="eastAsia"/>
        </w:rPr>
        <w:t>描述：该命令用于</w:t>
      </w:r>
      <w:r>
        <w:t>IC卡上电。</w:t>
      </w:r>
    </w:p>
    <w:p w14:paraId="44A7B356" w14:textId="77777777" w:rsidR="003843EA" w:rsidRDefault="00A21561">
      <w:pPr>
        <w:pStyle w:val="MyText"/>
        <w:numPr>
          <w:ilvl w:val="0"/>
          <w:numId w:val="4"/>
        </w:numPr>
        <w:spacing w:line="276" w:lineRule="auto"/>
      </w:pPr>
      <w:r>
        <w:rPr>
          <w:rFonts w:hint="eastAsia"/>
        </w:rPr>
        <w:t>输入数据：</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2AD24901" w14:textId="77777777">
        <w:trPr>
          <w:jc w:val="right"/>
        </w:trPr>
        <w:tc>
          <w:tcPr>
            <w:tcW w:w="452" w:type="dxa"/>
            <w:tcBorders>
              <w:right w:val="single" w:sz="4" w:space="0" w:color="auto"/>
            </w:tcBorders>
            <w:shd w:val="clear" w:color="auto" w:fill="E6E6E6"/>
          </w:tcPr>
          <w:p w14:paraId="7097CB6C" w14:textId="77777777" w:rsidR="003843EA" w:rsidRDefault="00A21561">
            <w:pPr>
              <w:jc w:val="center"/>
              <w:rPr>
                <w:rFonts w:eastAsia="新宋体"/>
                <w:b/>
              </w:rPr>
            </w:pPr>
            <w:r>
              <w:rPr>
                <w:rFonts w:eastAsia="新宋体"/>
                <w:b/>
              </w:rPr>
              <w:t>ID</w:t>
            </w:r>
          </w:p>
        </w:tc>
        <w:tc>
          <w:tcPr>
            <w:tcW w:w="2344" w:type="dxa"/>
            <w:tcBorders>
              <w:left w:val="single" w:sz="4" w:space="0" w:color="auto"/>
              <w:right w:val="single" w:sz="4" w:space="0" w:color="auto"/>
            </w:tcBorders>
            <w:shd w:val="clear" w:color="auto" w:fill="E6E6E6"/>
          </w:tcPr>
          <w:p w14:paraId="0A63DEA1" w14:textId="77777777" w:rsidR="003843EA" w:rsidRDefault="00A21561">
            <w:pPr>
              <w:jc w:val="center"/>
              <w:rPr>
                <w:rFonts w:eastAsia="新宋体"/>
                <w:b/>
              </w:rPr>
            </w:pPr>
            <w:r>
              <w:rPr>
                <w:rFonts w:eastAsia="新宋体" w:hint="eastAsia"/>
                <w:b/>
                <w:szCs w:val="21"/>
              </w:rPr>
              <w:t>数据域</w:t>
            </w:r>
          </w:p>
        </w:tc>
        <w:tc>
          <w:tcPr>
            <w:tcW w:w="1092" w:type="dxa"/>
            <w:tcBorders>
              <w:left w:val="single" w:sz="4" w:space="0" w:color="auto"/>
            </w:tcBorders>
            <w:shd w:val="clear" w:color="auto" w:fill="E6E6E6"/>
          </w:tcPr>
          <w:p w14:paraId="34608BA6" w14:textId="77777777" w:rsidR="003843EA" w:rsidRDefault="00A21561">
            <w:pPr>
              <w:jc w:val="center"/>
              <w:rPr>
                <w:rFonts w:eastAsia="新宋体"/>
                <w:b/>
              </w:rPr>
            </w:pPr>
            <w:r>
              <w:rPr>
                <w:rFonts w:eastAsia="新宋体" w:hint="eastAsia"/>
                <w:b/>
              </w:rPr>
              <w:t>长度</w:t>
            </w:r>
          </w:p>
        </w:tc>
        <w:tc>
          <w:tcPr>
            <w:tcW w:w="4634" w:type="dxa"/>
            <w:shd w:val="clear" w:color="auto" w:fill="E6E6E6"/>
          </w:tcPr>
          <w:p w14:paraId="76DA2BE1" w14:textId="77777777" w:rsidR="003843EA" w:rsidRDefault="00A21561">
            <w:pPr>
              <w:ind w:firstLine="420"/>
              <w:jc w:val="center"/>
              <w:rPr>
                <w:rFonts w:eastAsia="新宋体"/>
                <w:b/>
              </w:rPr>
            </w:pPr>
            <w:r>
              <w:rPr>
                <w:rFonts w:hint="eastAsia"/>
                <w:b/>
              </w:rPr>
              <w:t>备注</w:t>
            </w:r>
          </w:p>
        </w:tc>
      </w:tr>
      <w:tr w:rsidR="003843EA" w14:paraId="5CA120EC" w14:textId="77777777">
        <w:trPr>
          <w:jc w:val="right"/>
        </w:trPr>
        <w:tc>
          <w:tcPr>
            <w:tcW w:w="452" w:type="dxa"/>
            <w:tcBorders>
              <w:bottom w:val="single" w:sz="6" w:space="0" w:color="auto"/>
              <w:right w:val="single" w:sz="4" w:space="0" w:color="auto"/>
            </w:tcBorders>
            <w:vAlign w:val="center"/>
          </w:tcPr>
          <w:p w14:paraId="6047855A" w14:textId="77777777" w:rsidR="003843EA" w:rsidRDefault="00A21561">
            <w:pPr>
              <w:jc w:val="center"/>
              <w:rPr>
                <w:rFonts w:eastAsia="新宋体"/>
              </w:rPr>
            </w:pPr>
            <w:r>
              <w:rPr>
                <w:rFonts w:eastAsia="新宋体"/>
              </w:rPr>
              <w:t>1</w:t>
            </w:r>
          </w:p>
        </w:tc>
        <w:tc>
          <w:tcPr>
            <w:tcW w:w="2344" w:type="dxa"/>
            <w:tcBorders>
              <w:left w:val="single" w:sz="4" w:space="0" w:color="auto"/>
              <w:bottom w:val="single" w:sz="6" w:space="0" w:color="auto"/>
              <w:right w:val="single" w:sz="4" w:space="0" w:color="auto"/>
            </w:tcBorders>
            <w:vAlign w:val="center"/>
          </w:tcPr>
          <w:p w14:paraId="32D3AD4E" w14:textId="77777777" w:rsidR="003843EA" w:rsidRDefault="00A21561">
            <w:pPr>
              <w:jc w:val="center"/>
              <w:rPr>
                <w:rFonts w:eastAsia="新宋体"/>
              </w:rPr>
            </w:pPr>
            <w:r>
              <w:rPr>
                <w:rFonts w:eastAsia="新宋体" w:hint="eastAsia"/>
              </w:rPr>
              <w:t>卡</w:t>
            </w:r>
            <w:r>
              <w:rPr>
                <w:rFonts w:eastAsia="新宋体"/>
              </w:rPr>
              <w:t>slot</w:t>
            </w:r>
          </w:p>
        </w:tc>
        <w:tc>
          <w:tcPr>
            <w:tcW w:w="1092" w:type="dxa"/>
            <w:tcBorders>
              <w:left w:val="single" w:sz="4" w:space="0" w:color="auto"/>
              <w:bottom w:val="single" w:sz="6" w:space="0" w:color="auto"/>
            </w:tcBorders>
            <w:vAlign w:val="center"/>
          </w:tcPr>
          <w:p w14:paraId="7DAC5A7B" w14:textId="77777777" w:rsidR="003843EA" w:rsidRDefault="00A21561">
            <w:pPr>
              <w:jc w:val="center"/>
              <w:rPr>
                <w:rFonts w:eastAsia="新宋体"/>
              </w:rPr>
            </w:pPr>
            <w:r>
              <w:rPr>
                <w:rFonts w:eastAsia="新宋体"/>
              </w:rPr>
              <w:t>1</w:t>
            </w:r>
          </w:p>
        </w:tc>
        <w:tc>
          <w:tcPr>
            <w:tcW w:w="4634" w:type="dxa"/>
            <w:tcBorders>
              <w:bottom w:val="single" w:sz="6" w:space="0" w:color="auto"/>
            </w:tcBorders>
          </w:tcPr>
          <w:p w14:paraId="58181605" w14:textId="77777777" w:rsidR="003843EA" w:rsidRDefault="00A21561">
            <w:pPr>
              <w:rPr>
                <w:rFonts w:eastAsia="新宋体"/>
              </w:rPr>
            </w:pPr>
            <w:r>
              <w:rPr>
                <w:rFonts w:eastAsia="新宋体"/>
              </w:rPr>
              <w:t>0x00 IC1</w:t>
            </w:r>
          </w:p>
          <w:p w14:paraId="2F11A90A" w14:textId="77777777" w:rsidR="003843EA" w:rsidRDefault="00A21561">
            <w:pPr>
              <w:rPr>
                <w:rFonts w:eastAsia="新宋体"/>
              </w:rPr>
            </w:pPr>
            <w:r>
              <w:rPr>
                <w:rFonts w:eastAsia="新宋体"/>
              </w:rPr>
              <w:t>0x03 SAM1</w:t>
            </w:r>
          </w:p>
          <w:p w14:paraId="538EBBB3" w14:textId="77777777" w:rsidR="003843EA" w:rsidRDefault="00A21561">
            <w:pPr>
              <w:rPr>
                <w:rFonts w:eastAsia="新宋体"/>
              </w:rPr>
            </w:pPr>
            <w:r>
              <w:rPr>
                <w:rFonts w:eastAsia="新宋体"/>
              </w:rPr>
              <w:t>0x04 SAM2</w:t>
            </w:r>
          </w:p>
          <w:p w14:paraId="25C39E6A" w14:textId="77777777" w:rsidR="003843EA" w:rsidRDefault="003843EA">
            <w:pPr>
              <w:rPr>
                <w:rFonts w:eastAsia="新宋体"/>
                <w:color w:val="FF0000"/>
              </w:rPr>
            </w:pPr>
          </w:p>
        </w:tc>
      </w:tr>
      <w:tr w:rsidR="003843EA" w14:paraId="2985B00E" w14:textId="77777777">
        <w:trPr>
          <w:jc w:val="right"/>
        </w:trPr>
        <w:tc>
          <w:tcPr>
            <w:tcW w:w="452" w:type="dxa"/>
            <w:tcBorders>
              <w:right w:val="single" w:sz="6" w:space="0" w:color="auto"/>
            </w:tcBorders>
            <w:vAlign w:val="center"/>
          </w:tcPr>
          <w:p w14:paraId="2C78E476" w14:textId="77777777" w:rsidR="003843EA" w:rsidRDefault="00A21561">
            <w:pPr>
              <w:jc w:val="center"/>
              <w:rPr>
                <w:rFonts w:eastAsia="新宋体"/>
              </w:rPr>
            </w:pPr>
            <w:r>
              <w:rPr>
                <w:rFonts w:eastAsia="新宋体" w:hint="eastAsia"/>
              </w:rPr>
              <w:t>2</w:t>
            </w:r>
          </w:p>
        </w:tc>
        <w:tc>
          <w:tcPr>
            <w:tcW w:w="2344" w:type="dxa"/>
            <w:tcBorders>
              <w:left w:val="single" w:sz="6" w:space="0" w:color="auto"/>
              <w:right w:val="single" w:sz="6" w:space="0" w:color="auto"/>
            </w:tcBorders>
            <w:vAlign w:val="center"/>
          </w:tcPr>
          <w:p w14:paraId="34E15DD5" w14:textId="77777777" w:rsidR="003843EA" w:rsidRDefault="00A21561">
            <w:pPr>
              <w:rPr>
                <w:rFonts w:eastAsia="新宋体"/>
              </w:rPr>
            </w:pPr>
            <w:r>
              <w:rPr>
                <w:rFonts w:eastAsia="新宋体" w:hint="eastAsia"/>
              </w:rPr>
              <w:t>卡类型</w:t>
            </w:r>
          </w:p>
        </w:tc>
        <w:tc>
          <w:tcPr>
            <w:tcW w:w="1092" w:type="dxa"/>
            <w:tcBorders>
              <w:left w:val="single" w:sz="6" w:space="0" w:color="auto"/>
              <w:right w:val="single" w:sz="6" w:space="0" w:color="auto"/>
            </w:tcBorders>
            <w:vAlign w:val="center"/>
          </w:tcPr>
          <w:p w14:paraId="44D97B7C" w14:textId="77777777" w:rsidR="003843EA" w:rsidRDefault="00A21561">
            <w:pPr>
              <w:jc w:val="center"/>
              <w:rPr>
                <w:rFonts w:eastAsia="新宋体"/>
              </w:rPr>
            </w:pPr>
            <w:r>
              <w:rPr>
                <w:rFonts w:eastAsia="新宋体" w:hint="eastAsia"/>
              </w:rPr>
              <w:t>1</w:t>
            </w:r>
          </w:p>
        </w:tc>
        <w:tc>
          <w:tcPr>
            <w:tcW w:w="4634" w:type="dxa"/>
            <w:tcBorders>
              <w:left w:val="single" w:sz="6" w:space="0" w:color="auto"/>
            </w:tcBorders>
          </w:tcPr>
          <w:p w14:paraId="66632C58" w14:textId="77777777" w:rsidR="003843EA" w:rsidRDefault="00A21561">
            <w:pPr>
              <w:rPr>
                <w:rFonts w:eastAsia="新宋体"/>
              </w:rPr>
            </w:pPr>
            <w:r>
              <w:rPr>
                <w:rFonts w:eastAsia="新宋体" w:hint="eastAsia"/>
              </w:rPr>
              <w:t>0x00 CPU</w:t>
            </w:r>
            <w:r>
              <w:rPr>
                <w:rFonts w:eastAsia="新宋体" w:hint="eastAsia"/>
              </w:rPr>
              <w:t>卡</w:t>
            </w:r>
          </w:p>
          <w:p w14:paraId="05A9262E" w14:textId="77777777" w:rsidR="003843EA" w:rsidRDefault="00A21561">
            <w:pPr>
              <w:rPr>
                <w:rFonts w:eastAsia="新宋体"/>
              </w:rPr>
            </w:pPr>
            <w:r>
              <w:rPr>
                <w:rFonts w:eastAsia="新宋体" w:hint="eastAsia"/>
              </w:rPr>
              <w:t xml:space="preserve">0x06 </w:t>
            </w:r>
            <w:r>
              <w:rPr>
                <w:rFonts w:eastAsia="新宋体"/>
              </w:rPr>
              <w:t>at24c01 at24c02 at24c04 at24c08 at24c16 at24c32 at24c64</w:t>
            </w:r>
          </w:p>
          <w:p w14:paraId="452A7001" w14:textId="77777777" w:rsidR="003843EA" w:rsidRDefault="00A21561">
            <w:pPr>
              <w:rPr>
                <w:rFonts w:eastAsia="新宋体"/>
              </w:rPr>
            </w:pPr>
            <w:r>
              <w:rPr>
                <w:rFonts w:eastAsia="新宋体" w:hint="eastAsia"/>
              </w:rPr>
              <w:t xml:space="preserve">0x07 </w:t>
            </w:r>
            <w:r>
              <w:rPr>
                <w:rFonts w:eastAsia="新宋体"/>
              </w:rPr>
              <w:t>sle44x2</w:t>
            </w:r>
          </w:p>
          <w:p w14:paraId="0817A02C" w14:textId="77777777" w:rsidR="003843EA" w:rsidRDefault="00A21561">
            <w:pPr>
              <w:rPr>
                <w:rFonts w:eastAsia="新宋体"/>
              </w:rPr>
            </w:pPr>
            <w:r>
              <w:rPr>
                <w:rFonts w:eastAsia="新宋体" w:hint="eastAsia"/>
              </w:rPr>
              <w:t xml:space="preserve">0x08 </w:t>
            </w:r>
            <w:r>
              <w:rPr>
                <w:rFonts w:eastAsia="新宋体"/>
              </w:rPr>
              <w:t>sle44x8</w:t>
            </w:r>
          </w:p>
          <w:p w14:paraId="0D68683E" w14:textId="77777777" w:rsidR="003843EA" w:rsidRDefault="00A21561">
            <w:pPr>
              <w:rPr>
                <w:rFonts w:eastAsia="新宋体"/>
              </w:rPr>
            </w:pPr>
            <w:r>
              <w:rPr>
                <w:rFonts w:eastAsia="新宋体" w:hint="eastAsia"/>
              </w:rPr>
              <w:t xml:space="preserve">0x09 </w:t>
            </w:r>
            <w:r>
              <w:rPr>
                <w:rFonts w:eastAsia="新宋体"/>
              </w:rPr>
              <w:t>at88sc102</w:t>
            </w:r>
          </w:p>
          <w:p w14:paraId="7973C519" w14:textId="77777777" w:rsidR="003843EA" w:rsidRDefault="00A21561">
            <w:pPr>
              <w:rPr>
                <w:rFonts w:eastAsia="新宋体"/>
              </w:rPr>
            </w:pPr>
            <w:r>
              <w:rPr>
                <w:rFonts w:eastAsia="新宋体" w:hint="eastAsia"/>
              </w:rPr>
              <w:t xml:space="preserve">0x0a </w:t>
            </w:r>
            <w:r>
              <w:rPr>
                <w:rFonts w:eastAsia="新宋体"/>
              </w:rPr>
              <w:t>at88sc1604</w:t>
            </w:r>
          </w:p>
          <w:p w14:paraId="695D4139" w14:textId="77777777" w:rsidR="003843EA" w:rsidRDefault="00A21561">
            <w:pPr>
              <w:rPr>
                <w:rFonts w:eastAsia="新宋体"/>
              </w:rPr>
            </w:pPr>
            <w:r>
              <w:rPr>
                <w:rFonts w:eastAsia="新宋体" w:hint="eastAsia"/>
              </w:rPr>
              <w:t xml:space="preserve">0x0b </w:t>
            </w:r>
            <w:r>
              <w:rPr>
                <w:rFonts w:eastAsia="新宋体"/>
              </w:rPr>
              <w:t>at88sc1608</w:t>
            </w:r>
          </w:p>
          <w:p w14:paraId="399C0C56" w14:textId="77777777" w:rsidR="003843EA" w:rsidRDefault="00A21561">
            <w:pPr>
              <w:rPr>
                <w:rFonts w:eastAsia="新宋体"/>
              </w:rPr>
            </w:pPr>
            <w:r>
              <w:rPr>
                <w:rFonts w:eastAsia="新宋体" w:hint="eastAsia"/>
              </w:rPr>
              <w:t xml:space="preserve">0x0c </w:t>
            </w:r>
            <w:r>
              <w:rPr>
                <w:rFonts w:eastAsia="新宋体"/>
              </w:rPr>
              <w:t>ISO7816</w:t>
            </w:r>
          </w:p>
          <w:p w14:paraId="329216E9" w14:textId="77777777" w:rsidR="003843EA" w:rsidRDefault="00A21561">
            <w:pPr>
              <w:rPr>
                <w:rFonts w:eastAsia="新宋体"/>
              </w:rPr>
            </w:pPr>
            <w:r>
              <w:rPr>
                <w:rFonts w:eastAsia="新宋体" w:hint="eastAsia"/>
              </w:rPr>
              <w:t xml:space="preserve">0x0d </w:t>
            </w:r>
            <w:r>
              <w:rPr>
                <w:rFonts w:eastAsia="新宋体"/>
              </w:rPr>
              <w:t>at88sc153</w:t>
            </w:r>
          </w:p>
        </w:tc>
      </w:tr>
    </w:tbl>
    <w:p w14:paraId="08BFC089" w14:textId="77777777" w:rsidR="003843EA" w:rsidRDefault="00A21561">
      <w:pPr>
        <w:pStyle w:val="MyText"/>
        <w:numPr>
          <w:ilvl w:val="0"/>
          <w:numId w:val="4"/>
        </w:numPr>
        <w:spacing w:line="276" w:lineRule="auto"/>
      </w:pPr>
      <w:r>
        <w:rPr>
          <w:rFonts w:hint="eastAsia"/>
        </w:rPr>
        <w:t>输出数据：</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7C63205B" w14:textId="77777777">
        <w:trPr>
          <w:jc w:val="right"/>
        </w:trPr>
        <w:tc>
          <w:tcPr>
            <w:tcW w:w="452" w:type="dxa"/>
            <w:tcBorders>
              <w:right w:val="single" w:sz="4" w:space="0" w:color="auto"/>
            </w:tcBorders>
            <w:shd w:val="clear" w:color="auto" w:fill="E6E6E6"/>
          </w:tcPr>
          <w:p w14:paraId="3F4A0B21" w14:textId="77777777" w:rsidR="003843EA" w:rsidRDefault="00A21561">
            <w:pPr>
              <w:jc w:val="center"/>
              <w:rPr>
                <w:rFonts w:ascii="黑体"/>
                <w:b/>
              </w:rPr>
            </w:pPr>
            <w:r>
              <w:rPr>
                <w:rFonts w:ascii="黑体"/>
                <w:b/>
              </w:rPr>
              <w:t>ID</w:t>
            </w:r>
          </w:p>
        </w:tc>
        <w:tc>
          <w:tcPr>
            <w:tcW w:w="2344" w:type="dxa"/>
            <w:tcBorders>
              <w:left w:val="single" w:sz="4" w:space="0" w:color="auto"/>
              <w:right w:val="single" w:sz="4" w:space="0" w:color="auto"/>
            </w:tcBorders>
            <w:shd w:val="clear" w:color="auto" w:fill="E6E6E6"/>
          </w:tcPr>
          <w:p w14:paraId="1699D625" w14:textId="77777777" w:rsidR="003843EA" w:rsidRDefault="00A21561">
            <w:pPr>
              <w:jc w:val="center"/>
              <w:rPr>
                <w:rFonts w:ascii="黑体"/>
                <w:b/>
              </w:rPr>
            </w:pPr>
            <w:r>
              <w:rPr>
                <w:rFonts w:ascii="黑体" w:hint="eastAsia"/>
                <w:b/>
                <w:szCs w:val="21"/>
              </w:rPr>
              <w:t>数据域</w:t>
            </w:r>
          </w:p>
        </w:tc>
        <w:tc>
          <w:tcPr>
            <w:tcW w:w="1092" w:type="dxa"/>
            <w:tcBorders>
              <w:left w:val="single" w:sz="4" w:space="0" w:color="auto"/>
            </w:tcBorders>
            <w:shd w:val="clear" w:color="auto" w:fill="E6E6E6"/>
          </w:tcPr>
          <w:p w14:paraId="26B90529" w14:textId="77777777" w:rsidR="003843EA" w:rsidRDefault="00A21561">
            <w:pPr>
              <w:jc w:val="center"/>
              <w:rPr>
                <w:rFonts w:ascii="黑体"/>
                <w:b/>
              </w:rPr>
            </w:pPr>
            <w:r>
              <w:rPr>
                <w:rFonts w:ascii="黑体" w:hint="eastAsia"/>
                <w:b/>
              </w:rPr>
              <w:t>长度</w:t>
            </w:r>
          </w:p>
        </w:tc>
        <w:tc>
          <w:tcPr>
            <w:tcW w:w="4634" w:type="dxa"/>
            <w:shd w:val="clear" w:color="auto" w:fill="E6E6E6"/>
          </w:tcPr>
          <w:p w14:paraId="2307C6D2" w14:textId="77777777" w:rsidR="003843EA" w:rsidRDefault="00A21561">
            <w:pPr>
              <w:ind w:firstLine="420"/>
              <w:jc w:val="center"/>
              <w:rPr>
                <w:rFonts w:ascii="黑体"/>
                <w:b/>
              </w:rPr>
            </w:pPr>
            <w:r>
              <w:rPr>
                <w:rFonts w:ascii="黑体" w:hint="eastAsia"/>
                <w:b/>
              </w:rPr>
              <w:t>备注</w:t>
            </w:r>
          </w:p>
        </w:tc>
      </w:tr>
      <w:tr w:rsidR="003843EA" w14:paraId="0070D7EE" w14:textId="77777777">
        <w:trPr>
          <w:jc w:val="right"/>
        </w:trPr>
        <w:tc>
          <w:tcPr>
            <w:tcW w:w="452" w:type="dxa"/>
            <w:tcBorders>
              <w:right w:val="single" w:sz="4" w:space="0" w:color="auto"/>
            </w:tcBorders>
            <w:vAlign w:val="center"/>
          </w:tcPr>
          <w:p w14:paraId="01DD3A80" w14:textId="77777777" w:rsidR="003843EA" w:rsidRDefault="00A21561">
            <w:pPr>
              <w:widowControl/>
              <w:spacing w:line="276" w:lineRule="auto"/>
              <w:rPr>
                <w:rFonts w:ascii="黑体" w:hAnsi="新宋体"/>
                <w:kern w:val="0"/>
                <w:szCs w:val="21"/>
              </w:rPr>
            </w:pPr>
            <w:r>
              <w:rPr>
                <w:rFonts w:ascii="黑体" w:hAnsi="新宋体"/>
                <w:kern w:val="0"/>
                <w:szCs w:val="21"/>
              </w:rPr>
              <w:t>1</w:t>
            </w:r>
          </w:p>
        </w:tc>
        <w:tc>
          <w:tcPr>
            <w:tcW w:w="2344" w:type="dxa"/>
            <w:tcBorders>
              <w:left w:val="single" w:sz="4" w:space="0" w:color="auto"/>
              <w:right w:val="single" w:sz="4" w:space="0" w:color="auto"/>
            </w:tcBorders>
            <w:vAlign w:val="center"/>
          </w:tcPr>
          <w:p w14:paraId="1F19E24C" w14:textId="77777777" w:rsidR="003843EA" w:rsidRDefault="00A21561">
            <w:pPr>
              <w:widowControl/>
              <w:spacing w:line="276" w:lineRule="auto"/>
              <w:jc w:val="center"/>
              <w:rPr>
                <w:rFonts w:ascii="黑体" w:hAnsi="新宋体"/>
                <w:kern w:val="0"/>
                <w:szCs w:val="21"/>
              </w:rPr>
            </w:pPr>
            <w:r>
              <w:rPr>
                <w:rFonts w:ascii="黑体" w:hAnsi="新宋体"/>
                <w:kern w:val="0"/>
                <w:szCs w:val="21"/>
              </w:rPr>
              <w:t>ATR</w:t>
            </w:r>
          </w:p>
        </w:tc>
        <w:tc>
          <w:tcPr>
            <w:tcW w:w="1092" w:type="dxa"/>
            <w:tcBorders>
              <w:left w:val="single" w:sz="4" w:space="0" w:color="auto"/>
            </w:tcBorders>
            <w:vAlign w:val="center"/>
          </w:tcPr>
          <w:p w14:paraId="3F0B2E04" w14:textId="77777777" w:rsidR="003843EA" w:rsidRDefault="00A21561">
            <w:pPr>
              <w:rPr>
                <w:rFonts w:ascii="黑体" w:hAnsi="新宋体"/>
                <w:kern w:val="0"/>
                <w:szCs w:val="21"/>
              </w:rPr>
            </w:pPr>
            <w:r>
              <w:rPr>
                <w:rFonts w:ascii="黑体" w:hAnsi="新宋体"/>
                <w:kern w:val="0"/>
                <w:szCs w:val="21"/>
              </w:rPr>
              <w:t>L</w:t>
            </w:r>
            <w:r>
              <w:rPr>
                <w:rFonts w:ascii="黑体" w:hAnsi="新宋体" w:hint="eastAsia"/>
                <w:kern w:val="0"/>
                <w:szCs w:val="21"/>
              </w:rPr>
              <w:t>L</w:t>
            </w:r>
            <w:r>
              <w:rPr>
                <w:rFonts w:ascii="黑体" w:hAnsi="新宋体"/>
                <w:kern w:val="0"/>
                <w:szCs w:val="21"/>
              </w:rPr>
              <w:t>..200</w:t>
            </w:r>
          </w:p>
        </w:tc>
        <w:tc>
          <w:tcPr>
            <w:tcW w:w="4634" w:type="dxa"/>
          </w:tcPr>
          <w:p w14:paraId="2AF126F9" w14:textId="77777777" w:rsidR="003843EA" w:rsidRDefault="00A21561">
            <w:pPr>
              <w:rPr>
                <w:rFonts w:ascii="黑体" w:hAnsi="新宋体"/>
                <w:kern w:val="0"/>
                <w:szCs w:val="21"/>
              </w:rPr>
            </w:pPr>
            <w:r>
              <w:rPr>
                <w:rFonts w:ascii="黑体" w:hint="eastAsia"/>
              </w:rPr>
              <w:t>ATR</w:t>
            </w:r>
          </w:p>
        </w:tc>
      </w:tr>
    </w:tbl>
    <w:p w14:paraId="04188527" w14:textId="77777777" w:rsidR="003843EA" w:rsidRDefault="003843EA">
      <w:pPr>
        <w:pStyle w:val="MyText"/>
        <w:spacing w:line="276" w:lineRule="auto"/>
        <w:ind w:left="1260"/>
      </w:pPr>
    </w:p>
    <w:p w14:paraId="3BB8EBC8" w14:textId="77777777" w:rsidR="003843EA" w:rsidRDefault="00A21561">
      <w:pPr>
        <w:pStyle w:val="MyDoc111New"/>
      </w:pPr>
      <w:bookmarkStart w:id="509" w:name="_Toc453057393"/>
      <w:bookmarkStart w:id="510" w:name="_Toc14688"/>
      <w:bookmarkStart w:id="511" w:name="_Toc638"/>
      <w:bookmarkStart w:id="512" w:name="_Toc23702"/>
      <w:bookmarkStart w:id="513" w:name="_Toc937"/>
      <w:r>
        <w:t>IC</w:t>
      </w:r>
      <w:r>
        <w:rPr>
          <w:rFonts w:hint="eastAsia"/>
        </w:rPr>
        <w:t>卡下电</w:t>
      </w:r>
      <w:bookmarkEnd w:id="509"/>
      <w:bookmarkEnd w:id="510"/>
      <w:bookmarkEnd w:id="511"/>
      <w:bookmarkEnd w:id="512"/>
      <w:bookmarkEnd w:id="513"/>
      <w:ins w:id="514" w:author="Administrator" w:date="2018-04-27T11:01:00Z">
        <w:r>
          <w:t>0xE1 0x0</w:t>
        </w:r>
      </w:ins>
      <w:r>
        <w:t>3</w:t>
      </w:r>
    </w:p>
    <w:p w14:paraId="403A28FD" w14:textId="77777777" w:rsidR="003843EA" w:rsidRDefault="00A21561">
      <w:pPr>
        <w:pStyle w:val="MyText"/>
        <w:spacing w:line="276" w:lineRule="auto"/>
        <w:ind w:firstLine="409"/>
      </w:pPr>
      <w:r>
        <w:rPr>
          <w:rFonts w:hint="eastAsia"/>
        </w:rPr>
        <w:t>指令号：</w:t>
      </w:r>
      <w:r>
        <w:t>0xE1 0x03</w:t>
      </w:r>
    </w:p>
    <w:p w14:paraId="12433786" w14:textId="77777777" w:rsidR="003843EA" w:rsidRDefault="00A21561">
      <w:pPr>
        <w:pStyle w:val="MyText"/>
        <w:spacing w:line="276" w:lineRule="auto"/>
        <w:ind w:firstLine="409"/>
      </w:pPr>
      <w:r>
        <w:rPr>
          <w:rFonts w:hint="eastAsia"/>
        </w:rPr>
        <w:t>描述：该命令用于</w:t>
      </w:r>
      <w:r>
        <w:t>IC卡下电。</w:t>
      </w:r>
    </w:p>
    <w:p w14:paraId="37B5B957" w14:textId="77777777" w:rsidR="003843EA" w:rsidRDefault="00A21561">
      <w:pPr>
        <w:pStyle w:val="MyText"/>
        <w:numPr>
          <w:ilvl w:val="0"/>
          <w:numId w:val="4"/>
        </w:numPr>
        <w:spacing w:line="276" w:lineRule="auto"/>
      </w:pPr>
      <w:r>
        <w:rPr>
          <w:rFonts w:hint="eastAsia"/>
        </w:rPr>
        <w:t>输入数据：</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2CCEC44B" w14:textId="77777777">
        <w:trPr>
          <w:jc w:val="right"/>
        </w:trPr>
        <w:tc>
          <w:tcPr>
            <w:tcW w:w="452" w:type="dxa"/>
            <w:tcBorders>
              <w:right w:val="single" w:sz="4" w:space="0" w:color="auto"/>
            </w:tcBorders>
            <w:shd w:val="clear" w:color="auto" w:fill="E6E6E6"/>
          </w:tcPr>
          <w:p w14:paraId="51941825" w14:textId="77777777" w:rsidR="003843EA" w:rsidRDefault="00A21561">
            <w:pPr>
              <w:jc w:val="center"/>
              <w:rPr>
                <w:rFonts w:eastAsia="新宋体"/>
                <w:b/>
              </w:rPr>
            </w:pPr>
            <w:r>
              <w:rPr>
                <w:rFonts w:eastAsia="新宋体"/>
                <w:b/>
              </w:rPr>
              <w:lastRenderedPageBreak/>
              <w:t>ID</w:t>
            </w:r>
          </w:p>
        </w:tc>
        <w:tc>
          <w:tcPr>
            <w:tcW w:w="2344" w:type="dxa"/>
            <w:tcBorders>
              <w:left w:val="single" w:sz="4" w:space="0" w:color="auto"/>
              <w:right w:val="single" w:sz="4" w:space="0" w:color="auto"/>
            </w:tcBorders>
            <w:shd w:val="clear" w:color="auto" w:fill="E6E6E6"/>
          </w:tcPr>
          <w:p w14:paraId="396F1F9B" w14:textId="77777777" w:rsidR="003843EA" w:rsidRDefault="00A21561">
            <w:pPr>
              <w:jc w:val="center"/>
              <w:rPr>
                <w:rFonts w:eastAsia="新宋体"/>
                <w:b/>
              </w:rPr>
            </w:pPr>
            <w:r>
              <w:rPr>
                <w:rFonts w:eastAsia="新宋体" w:hint="eastAsia"/>
                <w:b/>
                <w:szCs w:val="21"/>
              </w:rPr>
              <w:t>数据域</w:t>
            </w:r>
          </w:p>
        </w:tc>
        <w:tc>
          <w:tcPr>
            <w:tcW w:w="1092" w:type="dxa"/>
            <w:tcBorders>
              <w:left w:val="single" w:sz="4" w:space="0" w:color="auto"/>
            </w:tcBorders>
            <w:shd w:val="clear" w:color="auto" w:fill="E6E6E6"/>
          </w:tcPr>
          <w:p w14:paraId="771C40D1" w14:textId="77777777" w:rsidR="003843EA" w:rsidRDefault="00A21561">
            <w:pPr>
              <w:jc w:val="center"/>
              <w:rPr>
                <w:rFonts w:eastAsia="新宋体"/>
                <w:b/>
              </w:rPr>
            </w:pPr>
            <w:r>
              <w:rPr>
                <w:rFonts w:eastAsia="新宋体" w:hint="eastAsia"/>
                <w:b/>
              </w:rPr>
              <w:t>长度</w:t>
            </w:r>
          </w:p>
        </w:tc>
        <w:tc>
          <w:tcPr>
            <w:tcW w:w="4634" w:type="dxa"/>
            <w:shd w:val="clear" w:color="auto" w:fill="E6E6E6"/>
          </w:tcPr>
          <w:p w14:paraId="11EF8505" w14:textId="77777777" w:rsidR="003843EA" w:rsidRDefault="00A21561">
            <w:pPr>
              <w:ind w:firstLine="420"/>
              <w:jc w:val="center"/>
              <w:rPr>
                <w:rFonts w:eastAsia="新宋体"/>
                <w:b/>
              </w:rPr>
            </w:pPr>
            <w:r>
              <w:rPr>
                <w:rFonts w:hint="eastAsia"/>
                <w:b/>
              </w:rPr>
              <w:t>备注</w:t>
            </w:r>
          </w:p>
        </w:tc>
      </w:tr>
      <w:tr w:rsidR="003843EA" w14:paraId="64C67F97" w14:textId="77777777">
        <w:trPr>
          <w:jc w:val="right"/>
        </w:trPr>
        <w:tc>
          <w:tcPr>
            <w:tcW w:w="452" w:type="dxa"/>
            <w:tcBorders>
              <w:right w:val="single" w:sz="4" w:space="0" w:color="auto"/>
            </w:tcBorders>
            <w:vAlign w:val="center"/>
          </w:tcPr>
          <w:p w14:paraId="134D42EC" w14:textId="77777777" w:rsidR="003843EA" w:rsidRDefault="00A21561">
            <w:pPr>
              <w:jc w:val="center"/>
              <w:rPr>
                <w:rFonts w:eastAsia="新宋体"/>
              </w:rPr>
            </w:pPr>
            <w:r>
              <w:rPr>
                <w:rFonts w:eastAsia="新宋体"/>
              </w:rPr>
              <w:t>1</w:t>
            </w:r>
          </w:p>
        </w:tc>
        <w:tc>
          <w:tcPr>
            <w:tcW w:w="2344" w:type="dxa"/>
            <w:tcBorders>
              <w:left w:val="single" w:sz="4" w:space="0" w:color="auto"/>
              <w:right w:val="single" w:sz="4" w:space="0" w:color="auto"/>
            </w:tcBorders>
            <w:vAlign w:val="center"/>
          </w:tcPr>
          <w:p w14:paraId="160D0AC3" w14:textId="77777777" w:rsidR="003843EA" w:rsidRDefault="00A21561">
            <w:pPr>
              <w:jc w:val="center"/>
              <w:rPr>
                <w:rFonts w:eastAsia="新宋体"/>
              </w:rPr>
            </w:pPr>
            <w:r>
              <w:rPr>
                <w:rFonts w:eastAsia="新宋体" w:hint="eastAsia"/>
              </w:rPr>
              <w:t>卡</w:t>
            </w:r>
            <w:r>
              <w:rPr>
                <w:rFonts w:eastAsia="新宋体" w:hint="eastAsia"/>
              </w:rPr>
              <w:t>slot</w:t>
            </w:r>
          </w:p>
        </w:tc>
        <w:tc>
          <w:tcPr>
            <w:tcW w:w="1092" w:type="dxa"/>
            <w:tcBorders>
              <w:left w:val="single" w:sz="4" w:space="0" w:color="auto"/>
            </w:tcBorders>
            <w:vAlign w:val="center"/>
          </w:tcPr>
          <w:p w14:paraId="0D62A912" w14:textId="77777777" w:rsidR="003843EA" w:rsidRDefault="00A21561">
            <w:pPr>
              <w:jc w:val="center"/>
              <w:rPr>
                <w:rFonts w:eastAsia="新宋体"/>
              </w:rPr>
            </w:pPr>
            <w:r>
              <w:rPr>
                <w:rFonts w:eastAsia="新宋体"/>
              </w:rPr>
              <w:t>1</w:t>
            </w:r>
          </w:p>
        </w:tc>
        <w:tc>
          <w:tcPr>
            <w:tcW w:w="4634" w:type="dxa"/>
          </w:tcPr>
          <w:p w14:paraId="1CFCBCEE" w14:textId="77777777" w:rsidR="003843EA" w:rsidRDefault="00A21561">
            <w:pPr>
              <w:rPr>
                <w:rFonts w:eastAsia="新宋体"/>
              </w:rPr>
            </w:pPr>
            <w:r>
              <w:rPr>
                <w:rFonts w:eastAsia="新宋体"/>
              </w:rPr>
              <w:t>0x00 IC1</w:t>
            </w:r>
          </w:p>
          <w:p w14:paraId="26E8C271" w14:textId="77777777" w:rsidR="003843EA" w:rsidRDefault="00A21561">
            <w:pPr>
              <w:rPr>
                <w:rFonts w:eastAsia="新宋体"/>
              </w:rPr>
            </w:pPr>
            <w:r>
              <w:rPr>
                <w:rFonts w:eastAsia="新宋体"/>
              </w:rPr>
              <w:t>0x03 SAM1</w:t>
            </w:r>
          </w:p>
          <w:p w14:paraId="4A782392" w14:textId="77777777" w:rsidR="003843EA" w:rsidRDefault="00A21561">
            <w:pPr>
              <w:rPr>
                <w:rFonts w:eastAsia="新宋体"/>
              </w:rPr>
            </w:pPr>
            <w:r>
              <w:rPr>
                <w:rFonts w:eastAsia="新宋体"/>
              </w:rPr>
              <w:t>0x04 SAM2</w:t>
            </w:r>
          </w:p>
          <w:p w14:paraId="7DF96C8E" w14:textId="77777777" w:rsidR="003843EA" w:rsidRDefault="003843EA">
            <w:pPr>
              <w:rPr>
                <w:rFonts w:eastAsia="新宋体"/>
              </w:rPr>
            </w:pPr>
          </w:p>
        </w:tc>
      </w:tr>
      <w:tr w:rsidR="003843EA" w14:paraId="36816ECF" w14:textId="77777777">
        <w:trPr>
          <w:jc w:val="right"/>
        </w:trPr>
        <w:tc>
          <w:tcPr>
            <w:tcW w:w="452" w:type="dxa"/>
            <w:tcBorders>
              <w:right w:val="single" w:sz="4" w:space="0" w:color="auto"/>
            </w:tcBorders>
            <w:vAlign w:val="center"/>
          </w:tcPr>
          <w:p w14:paraId="2E19B560" w14:textId="77777777" w:rsidR="003843EA" w:rsidRDefault="00A21561">
            <w:pPr>
              <w:jc w:val="center"/>
              <w:rPr>
                <w:rFonts w:eastAsia="新宋体"/>
              </w:rPr>
            </w:pPr>
            <w:r>
              <w:rPr>
                <w:rFonts w:eastAsia="新宋体" w:hint="eastAsia"/>
              </w:rPr>
              <w:t>2</w:t>
            </w:r>
          </w:p>
        </w:tc>
        <w:tc>
          <w:tcPr>
            <w:tcW w:w="2344" w:type="dxa"/>
            <w:tcBorders>
              <w:left w:val="single" w:sz="4" w:space="0" w:color="auto"/>
              <w:right w:val="single" w:sz="4" w:space="0" w:color="auto"/>
            </w:tcBorders>
            <w:vAlign w:val="center"/>
          </w:tcPr>
          <w:p w14:paraId="2B4FDE78" w14:textId="77777777" w:rsidR="003843EA" w:rsidRDefault="00A21561">
            <w:pPr>
              <w:rPr>
                <w:rFonts w:eastAsia="新宋体"/>
              </w:rPr>
            </w:pPr>
            <w:r>
              <w:rPr>
                <w:rFonts w:eastAsia="新宋体" w:hint="eastAsia"/>
              </w:rPr>
              <w:t>卡类型</w:t>
            </w:r>
          </w:p>
        </w:tc>
        <w:tc>
          <w:tcPr>
            <w:tcW w:w="1092" w:type="dxa"/>
            <w:tcBorders>
              <w:left w:val="single" w:sz="4" w:space="0" w:color="auto"/>
            </w:tcBorders>
            <w:vAlign w:val="center"/>
          </w:tcPr>
          <w:p w14:paraId="32167D15" w14:textId="77777777" w:rsidR="003843EA" w:rsidRDefault="00A21561">
            <w:pPr>
              <w:jc w:val="center"/>
              <w:rPr>
                <w:rFonts w:eastAsia="新宋体"/>
              </w:rPr>
            </w:pPr>
            <w:r>
              <w:rPr>
                <w:rFonts w:eastAsia="新宋体" w:hint="eastAsia"/>
              </w:rPr>
              <w:t>1</w:t>
            </w:r>
          </w:p>
        </w:tc>
        <w:tc>
          <w:tcPr>
            <w:tcW w:w="4634" w:type="dxa"/>
          </w:tcPr>
          <w:p w14:paraId="23C96027" w14:textId="77777777" w:rsidR="003843EA" w:rsidRDefault="00A21561">
            <w:pPr>
              <w:rPr>
                <w:rFonts w:eastAsia="新宋体"/>
              </w:rPr>
            </w:pPr>
            <w:r>
              <w:rPr>
                <w:rFonts w:eastAsia="新宋体" w:hint="eastAsia"/>
              </w:rPr>
              <w:t>0x00 CPU</w:t>
            </w:r>
            <w:r>
              <w:rPr>
                <w:rFonts w:eastAsia="新宋体" w:hint="eastAsia"/>
              </w:rPr>
              <w:t>卡</w:t>
            </w:r>
          </w:p>
          <w:p w14:paraId="7F7A839E" w14:textId="77777777" w:rsidR="003843EA" w:rsidRDefault="00A21561">
            <w:pPr>
              <w:rPr>
                <w:rFonts w:eastAsia="新宋体"/>
              </w:rPr>
            </w:pPr>
            <w:r>
              <w:rPr>
                <w:rFonts w:eastAsia="新宋体" w:hint="eastAsia"/>
              </w:rPr>
              <w:t xml:space="preserve">0x06 </w:t>
            </w:r>
            <w:r>
              <w:rPr>
                <w:rFonts w:eastAsia="新宋体"/>
              </w:rPr>
              <w:t>at24c01 at24c02 at24c04 at24c08 at24c16 at24c32 at24c64</w:t>
            </w:r>
          </w:p>
          <w:p w14:paraId="1A18413B" w14:textId="77777777" w:rsidR="003843EA" w:rsidRDefault="00A21561">
            <w:pPr>
              <w:rPr>
                <w:rFonts w:eastAsia="新宋体"/>
              </w:rPr>
            </w:pPr>
            <w:r>
              <w:rPr>
                <w:rFonts w:eastAsia="新宋体" w:hint="eastAsia"/>
              </w:rPr>
              <w:t xml:space="preserve">0x07 </w:t>
            </w:r>
            <w:r>
              <w:rPr>
                <w:rFonts w:eastAsia="新宋体"/>
              </w:rPr>
              <w:t>sle44x2</w:t>
            </w:r>
          </w:p>
          <w:p w14:paraId="2F8B3F97" w14:textId="77777777" w:rsidR="003843EA" w:rsidRDefault="00A21561">
            <w:pPr>
              <w:rPr>
                <w:rFonts w:eastAsia="新宋体"/>
              </w:rPr>
            </w:pPr>
            <w:r>
              <w:rPr>
                <w:rFonts w:eastAsia="新宋体" w:hint="eastAsia"/>
              </w:rPr>
              <w:t xml:space="preserve">0x08 </w:t>
            </w:r>
            <w:r>
              <w:rPr>
                <w:rFonts w:eastAsia="新宋体"/>
              </w:rPr>
              <w:t>sle44x8</w:t>
            </w:r>
          </w:p>
          <w:p w14:paraId="0C133E74" w14:textId="77777777" w:rsidR="003843EA" w:rsidRDefault="00A21561">
            <w:pPr>
              <w:rPr>
                <w:rFonts w:eastAsia="新宋体"/>
              </w:rPr>
            </w:pPr>
            <w:r>
              <w:rPr>
                <w:rFonts w:eastAsia="新宋体" w:hint="eastAsia"/>
              </w:rPr>
              <w:t xml:space="preserve">0x09 </w:t>
            </w:r>
            <w:r>
              <w:rPr>
                <w:rFonts w:eastAsia="新宋体"/>
              </w:rPr>
              <w:t>at88sc102</w:t>
            </w:r>
          </w:p>
          <w:p w14:paraId="594F9D43" w14:textId="77777777" w:rsidR="003843EA" w:rsidRDefault="00A21561">
            <w:pPr>
              <w:rPr>
                <w:rFonts w:eastAsia="新宋体"/>
              </w:rPr>
            </w:pPr>
            <w:r>
              <w:rPr>
                <w:rFonts w:eastAsia="新宋体" w:hint="eastAsia"/>
              </w:rPr>
              <w:t xml:space="preserve">0x0a </w:t>
            </w:r>
            <w:r>
              <w:rPr>
                <w:rFonts w:eastAsia="新宋体"/>
              </w:rPr>
              <w:t>at88sc1604</w:t>
            </w:r>
          </w:p>
          <w:p w14:paraId="5E510B39" w14:textId="77777777" w:rsidR="003843EA" w:rsidRDefault="00A21561">
            <w:pPr>
              <w:rPr>
                <w:rFonts w:eastAsia="新宋体"/>
              </w:rPr>
            </w:pPr>
            <w:r>
              <w:rPr>
                <w:rFonts w:eastAsia="新宋体" w:hint="eastAsia"/>
              </w:rPr>
              <w:t xml:space="preserve">0x0b </w:t>
            </w:r>
            <w:r>
              <w:rPr>
                <w:rFonts w:eastAsia="新宋体"/>
              </w:rPr>
              <w:t>at88sc1608</w:t>
            </w:r>
          </w:p>
          <w:p w14:paraId="66287B85" w14:textId="77777777" w:rsidR="003843EA" w:rsidRDefault="00A21561">
            <w:pPr>
              <w:rPr>
                <w:rFonts w:eastAsia="新宋体"/>
              </w:rPr>
            </w:pPr>
            <w:r>
              <w:rPr>
                <w:rFonts w:eastAsia="新宋体" w:hint="eastAsia"/>
              </w:rPr>
              <w:t xml:space="preserve">0x0c </w:t>
            </w:r>
            <w:r>
              <w:rPr>
                <w:rFonts w:eastAsia="新宋体"/>
              </w:rPr>
              <w:t>ISO7816</w:t>
            </w:r>
          </w:p>
          <w:p w14:paraId="3A179A26" w14:textId="77777777" w:rsidR="003843EA" w:rsidRDefault="00A21561">
            <w:pPr>
              <w:rPr>
                <w:rFonts w:eastAsia="新宋体"/>
              </w:rPr>
            </w:pPr>
            <w:r>
              <w:rPr>
                <w:rFonts w:eastAsia="新宋体" w:hint="eastAsia"/>
              </w:rPr>
              <w:t xml:space="preserve">0x0d </w:t>
            </w:r>
            <w:r>
              <w:rPr>
                <w:rFonts w:eastAsia="新宋体"/>
              </w:rPr>
              <w:t>at88sc153</w:t>
            </w:r>
          </w:p>
        </w:tc>
      </w:tr>
    </w:tbl>
    <w:p w14:paraId="1E84CE39" w14:textId="77777777" w:rsidR="003843EA" w:rsidRDefault="00A21561">
      <w:pPr>
        <w:pStyle w:val="MyText"/>
        <w:spacing w:line="276" w:lineRule="auto"/>
        <w:ind w:left="1260"/>
      </w:pPr>
      <w:r>
        <w:rPr>
          <w:rFonts w:hint="eastAsia"/>
        </w:rPr>
        <w:t>输出数据：无</w:t>
      </w:r>
    </w:p>
    <w:p w14:paraId="67E81E12" w14:textId="77777777" w:rsidR="003843EA" w:rsidRDefault="003843EA">
      <w:pPr>
        <w:pStyle w:val="MyText"/>
        <w:spacing w:line="276" w:lineRule="auto"/>
        <w:ind w:left="1260"/>
      </w:pPr>
    </w:p>
    <w:p w14:paraId="4ED68FAD" w14:textId="77777777" w:rsidR="003843EA" w:rsidRDefault="00A21561">
      <w:pPr>
        <w:pStyle w:val="MyDoc111New"/>
      </w:pPr>
      <w:bookmarkStart w:id="515" w:name="_Toc21722"/>
      <w:bookmarkStart w:id="516" w:name="_Toc5307"/>
      <w:bookmarkStart w:id="517" w:name="_Toc32085"/>
      <w:bookmarkStart w:id="518" w:name="_Toc6807"/>
      <w:bookmarkStart w:id="519" w:name="_Toc453057394"/>
      <w:r>
        <w:t>IC</w:t>
      </w:r>
      <w:r>
        <w:rPr>
          <w:rFonts w:hint="eastAsia"/>
        </w:rPr>
        <w:t>卡通讯</w:t>
      </w:r>
      <w:bookmarkEnd w:id="515"/>
      <w:bookmarkEnd w:id="516"/>
      <w:bookmarkEnd w:id="517"/>
      <w:bookmarkEnd w:id="518"/>
      <w:bookmarkEnd w:id="519"/>
      <w:ins w:id="520" w:author="Administrator" w:date="2018-04-27T11:01:00Z">
        <w:r>
          <w:t>0xE1 0x0</w:t>
        </w:r>
      </w:ins>
      <w:r>
        <w:t>4</w:t>
      </w:r>
    </w:p>
    <w:p w14:paraId="1852B259" w14:textId="77777777" w:rsidR="003843EA" w:rsidRDefault="00A21561">
      <w:pPr>
        <w:pStyle w:val="MyText"/>
        <w:spacing w:line="276" w:lineRule="auto"/>
        <w:ind w:firstLine="409"/>
      </w:pPr>
      <w:r>
        <w:rPr>
          <w:rFonts w:hint="eastAsia"/>
        </w:rPr>
        <w:t>指令号：</w:t>
      </w:r>
      <w:r>
        <w:t>0xE1 0x04</w:t>
      </w:r>
    </w:p>
    <w:p w14:paraId="3790B349" w14:textId="77777777" w:rsidR="003843EA" w:rsidRDefault="00A21561">
      <w:pPr>
        <w:pStyle w:val="MyText"/>
        <w:spacing w:line="276" w:lineRule="auto"/>
        <w:ind w:firstLine="409"/>
      </w:pPr>
      <w:r>
        <w:rPr>
          <w:rFonts w:hint="eastAsia"/>
        </w:rPr>
        <w:t>描述：该命令用于</w:t>
      </w:r>
      <w:r>
        <w:t>IC卡上电。</w:t>
      </w:r>
    </w:p>
    <w:p w14:paraId="453ABEC7" w14:textId="77777777" w:rsidR="003843EA" w:rsidRDefault="00A21561">
      <w:pPr>
        <w:pStyle w:val="MyText"/>
        <w:numPr>
          <w:ilvl w:val="0"/>
          <w:numId w:val="4"/>
        </w:numPr>
        <w:spacing w:line="276" w:lineRule="auto"/>
      </w:pPr>
      <w:r>
        <w:rPr>
          <w:rFonts w:hint="eastAsia"/>
        </w:rPr>
        <w:t>输入数据：</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1A4CF046" w14:textId="77777777">
        <w:trPr>
          <w:jc w:val="right"/>
        </w:trPr>
        <w:tc>
          <w:tcPr>
            <w:tcW w:w="452" w:type="dxa"/>
            <w:tcBorders>
              <w:right w:val="single" w:sz="4" w:space="0" w:color="auto"/>
            </w:tcBorders>
            <w:shd w:val="clear" w:color="auto" w:fill="E6E6E6"/>
          </w:tcPr>
          <w:p w14:paraId="79B5A82A" w14:textId="77777777" w:rsidR="003843EA" w:rsidRDefault="00A21561">
            <w:pPr>
              <w:jc w:val="center"/>
              <w:rPr>
                <w:rFonts w:eastAsia="新宋体"/>
                <w:b/>
              </w:rPr>
            </w:pPr>
            <w:r>
              <w:rPr>
                <w:rFonts w:eastAsia="新宋体"/>
                <w:b/>
              </w:rPr>
              <w:t>ID</w:t>
            </w:r>
          </w:p>
        </w:tc>
        <w:tc>
          <w:tcPr>
            <w:tcW w:w="2344" w:type="dxa"/>
            <w:tcBorders>
              <w:left w:val="single" w:sz="4" w:space="0" w:color="auto"/>
              <w:right w:val="single" w:sz="4" w:space="0" w:color="auto"/>
            </w:tcBorders>
            <w:shd w:val="clear" w:color="auto" w:fill="E6E6E6"/>
          </w:tcPr>
          <w:p w14:paraId="49014539" w14:textId="77777777" w:rsidR="003843EA" w:rsidRDefault="00A21561">
            <w:pPr>
              <w:jc w:val="center"/>
              <w:rPr>
                <w:rFonts w:eastAsia="新宋体"/>
                <w:b/>
              </w:rPr>
            </w:pPr>
            <w:r>
              <w:rPr>
                <w:rFonts w:eastAsia="新宋体" w:hint="eastAsia"/>
                <w:b/>
                <w:szCs w:val="21"/>
              </w:rPr>
              <w:t>数据域</w:t>
            </w:r>
          </w:p>
        </w:tc>
        <w:tc>
          <w:tcPr>
            <w:tcW w:w="1092" w:type="dxa"/>
            <w:tcBorders>
              <w:left w:val="single" w:sz="4" w:space="0" w:color="auto"/>
            </w:tcBorders>
            <w:shd w:val="clear" w:color="auto" w:fill="E6E6E6"/>
          </w:tcPr>
          <w:p w14:paraId="50C9802F" w14:textId="77777777" w:rsidR="003843EA" w:rsidRDefault="00A21561">
            <w:pPr>
              <w:jc w:val="center"/>
              <w:rPr>
                <w:rFonts w:eastAsia="新宋体"/>
                <w:b/>
              </w:rPr>
            </w:pPr>
            <w:r>
              <w:rPr>
                <w:rFonts w:eastAsia="新宋体" w:hint="eastAsia"/>
                <w:b/>
              </w:rPr>
              <w:t>长度</w:t>
            </w:r>
          </w:p>
        </w:tc>
        <w:tc>
          <w:tcPr>
            <w:tcW w:w="4634" w:type="dxa"/>
            <w:shd w:val="clear" w:color="auto" w:fill="E6E6E6"/>
          </w:tcPr>
          <w:p w14:paraId="5D477B2A" w14:textId="77777777" w:rsidR="003843EA" w:rsidRDefault="00A21561">
            <w:pPr>
              <w:ind w:firstLine="420"/>
              <w:jc w:val="center"/>
              <w:rPr>
                <w:rFonts w:eastAsia="新宋体"/>
                <w:b/>
              </w:rPr>
            </w:pPr>
            <w:r>
              <w:rPr>
                <w:rFonts w:hint="eastAsia"/>
                <w:b/>
              </w:rPr>
              <w:t>备注</w:t>
            </w:r>
          </w:p>
        </w:tc>
      </w:tr>
      <w:tr w:rsidR="003843EA" w14:paraId="5776A400" w14:textId="77777777">
        <w:trPr>
          <w:jc w:val="right"/>
        </w:trPr>
        <w:tc>
          <w:tcPr>
            <w:tcW w:w="452" w:type="dxa"/>
            <w:tcBorders>
              <w:right w:val="single" w:sz="4" w:space="0" w:color="auto"/>
            </w:tcBorders>
            <w:vAlign w:val="center"/>
          </w:tcPr>
          <w:p w14:paraId="14AA6421" w14:textId="77777777" w:rsidR="003843EA" w:rsidRDefault="00A21561">
            <w:pPr>
              <w:jc w:val="center"/>
              <w:rPr>
                <w:rFonts w:eastAsia="新宋体"/>
              </w:rPr>
            </w:pPr>
            <w:r>
              <w:rPr>
                <w:rFonts w:eastAsia="新宋体"/>
              </w:rPr>
              <w:t>1</w:t>
            </w:r>
          </w:p>
        </w:tc>
        <w:tc>
          <w:tcPr>
            <w:tcW w:w="2344" w:type="dxa"/>
            <w:tcBorders>
              <w:left w:val="single" w:sz="4" w:space="0" w:color="auto"/>
              <w:right w:val="single" w:sz="4" w:space="0" w:color="auto"/>
            </w:tcBorders>
            <w:vAlign w:val="center"/>
          </w:tcPr>
          <w:p w14:paraId="67D01064" w14:textId="77777777" w:rsidR="003843EA" w:rsidRDefault="00A21561">
            <w:pPr>
              <w:jc w:val="center"/>
              <w:rPr>
                <w:rFonts w:eastAsia="新宋体"/>
              </w:rPr>
            </w:pPr>
            <w:r>
              <w:rPr>
                <w:rFonts w:eastAsia="新宋体" w:hint="eastAsia"/>
              </w:rPr>
              <w:t>卡</w:t>
            </w:r>
            <w:r>
              <w:rPr>
                <w:rFonts w:eastAsia="新宋体" w:hint="eastAsia"/>
              </w:rPr>
              <w:t>slot</w:t>
            </w:r>
          </w:p>
        </w:tc>
        <w:tc>
          <w:tcPr>
            <w:tcW w:w="1092" w:type="dxa"/>
            <w:tcBorders>
              <w:left w:val="single" w:sz="4" w:space="0" w:color="auto"/>
            </w:tcBorders>
            <w:vAlign w:val="center"/>
          </w:tcPr>
          <w:p w14:paraId="3411B454" w14:textId="77777777" w:rsidR="003843EA" w:rsidRDefault="00A21561">
            <w:pPr>
              <w:jc w:val="center"/>
              <w:rPr>
                <w:rFonts w:eastAsia="新宋体"/>
              </w:rPr>
            </w:pPr>
            <w:r>
              <w:rPr>
                <w:rFonts w:eastAsia="新宋体"/>
              </w:rPr>
              <w:t>1</w:t>
            </w:r>
          </w:p>
        </w:tc>
        <w:tc>
          <w:tcPr>
            <w:tcW w:w="4634" w:type="dxa"/>
          </w:tcPr>
          <w:p w14:paraId="263FD8DA" w14:textId="77777777" w:rsidR="003843EA" w:rsidRDefault="00A21561">
            <w:pPr>
              <w:rPr>
                <w:rFonts w:eastAsia="新宋体"/>
              </w:rPr>
            </w:pPr>
            <w:r>
              <w:rPr>
                <w:rFonts w:eastAsia="新宋体"/>
              </w:rPr>
              <w:t>0x00 IC1</w:t>
            </w:r>
          </w:p>
          <w:p w14:paraId="7A6EF0F8" w14:textId="77777777" w:rsidR="003843EA" w:rsidRDefault="00A21561">
            <w:pPr>
              <w:rPr>
                <w:rFonts w:eastAsia="新宋体"/>
              </w:rPr>
            </w:pPr>
            <w:r>
              <w:rPr>
                <w:rFonts w:eastAsia="新宋体"/>
              </w:rPr>
              <w:t>0x03 SAM1</w:t>
            </w:r>
          </w:p>
          <w:p w14:paraId="0D1F48C4" w14:textId="77777777" w:rsidR="003843EA" w:rsidRDefault="00A21561">
            <w:pPr>
              <w:rPr>
                <w:rFonts w:eastAsia="新宋体"/>
              </w:rPr>
            </w:pPr>
            <w:r>
              <w:rPr>
                <w:rFonts w:eastAsia="新宋体"/>
              </w:rPr>
              <w:t>0x04 SAM2</w:t>
            </w:r>
          </w:p>
          <w:p w14:paraId="0437459F" w14:textId="77777777" w:rsidR="003843EA" w:rsidRDefault="003843EA">
            <w:pPr>
              <w:rPr>
                <w:rFonts w:eastAsia="新宋体"/>
              </w:rPr>
            </w:pPr>
          </w:p>
        </w:tc>
      </w:tr>
      <w:tr w:rsidR="003843EA" w14:paraId="2BD4287E" w14:textId="77777777">
        <w:trPr>
          <w:jc w:val="right"/>
        </w:trPr>
        <w:tc>
          <w:tcPr>
            <w:tcW w:w="452" w:type="dxa"/>
            <w:tcBorders>
              <w:right w:val="single" w:sz="4" w:space="0" w:color="auto"/>
            </w:tcBorders>
            <w:vAlign w:val="center"/>
          </w:tcPr>
          <w:p w14:paraId="7D7E7986" w14:textId="77777777" w:rsidR="003843EA" w:rsidRDefault="00A21561">
            <w:pPr>
              <w:jc w:val="center"/>
              <w:rPr>
                <w:rFonts w:eastAsia="新宋体"/>
              </w:rPr>
            </w:pPr>
            <w:r>
              <w:rPr>
                <w:rFonts w:eastAsia="新宋体" w:hint="eastAsia"/>
              </w:rPr>
              <w:t>2</w:t>
            </w:r>
          </w:p>
        </w:tc>
        <w:tc>
          <w:tcPr>
            <w:tcW w:w="2344" w:type="dxa"/>
            <w:tcBorders>
              <w:left w:val="single" w:sz="4" w:space="0" w:color="auto"/>
              <w:right w:val="single" w:sz="4" w:space="0" w:color="auto"/>
            </w:tcBorders>
            <w:vAlign w:val="center"/>
          </w:tcPr>
          <w:p w14:paraId="78090E99" w14:textId="77777777" w:rsidR="003843EA" w:rsidRDefault="00A21561">
            <w:pPr>
              <w:rPr>
                <w:rFonts w:eastAsia="新宋体"/>
              </w:rPr>
            </w:pPr>
            <w:r>
              <w:rPr>
                <w:rFonts w:eastAsia="新宋体" w:hint="eastAsia"/>
              </w:rPr>
              <w:t>卡类型</w:t>
            </w:r>
          </w:p>
        </w:tc>
        <w:tc>
          <w:tcPr>
            <w:tcW w:w="1092" w:type="dxa"/>
            <w:tcBorders>
              <w:left w:val="single" w:sz="4" w:space="0" w:color="auto"/>
            </w:tcBorders>
            <w:vAlign w:val="center"/>
          </w:tcPr>
          <w:p w14:paraId="0E820CC7" w14:textId="77777777" w:rsidR="003843EA" w:rsidRDefault="00A21561">
            <w:pPr>
              <w:jc w:val="center"/>
              <w:rPr>
                <w:rFonts w:eastAsia="新宋体"/>
              </w:rPr>
            </w:pPr>
            <w:r>
              <w:rPr>
                <w:rFonts w:eastAsia="新宋体" w:hint="eastAsia"/>
              </w:rPr>
              <w:t>1</w:t>
            </w:r>
          </w:p>
        </w:tc>
        <w:tc>
          <w:tcPr>
            <w:tcW w:w="4634" w:type="dxa"/>
          </w:tcPr>
          <w:p w14:paraId="2E30F840" w14:textId="77777777" w:rsidR="003843EA" w:rsidRDefault="00A21561">
            <w:pPr>
              <w:rPr>
                <w:rFonts w:eastAsia="新宋体"/>
              </w:rPr>
            </w:pPr>
            <w:r>
              <w:rPr>
                <w:rFonts w:eastAsia="新宋体" w:hint="eastAsia"/>
              </w:rPr>
              <w:t>0x00 CPU</w:t>
            </w:r>
            <w:r>
              <w:rPr>
                <w:rFonts w:eastAsia="新宋体" w:hint="eastAsia"/>
              </w:rPr>
              <w:t>卡</w:t>
            </w:r>
          </w:p>
          <w:p w14:paraId="27B06D71" w14:textId="77777777" w:rsidR="003843EA" w:rsidRDefault="00A21561">
            <w:pPr>
              <w:rPr>
                <w:rFonts w:eastAsia="新宋体"/>
              </w:rPr>
            </w:pPr>
            <w:r>
              <w:rPr>
                <w:rFonts w:eastAsia="新宋体" w:hint="eastAsia"/>
              </w:rPr>
              <w:t xml:space="preserve">0x06 </w:t>
            </w:r>
            <w:r>
              <w:rPr>
                <w:rFonts w:eastAsia="新宋体"/>
              </w:rPr>
              <w:t>at24c01 at24c02 at24c04 at24c08 at24c16 at24c32 at24c64</w:t>
            </w:r>
          </w:p>
          <w:p w14:paraId="366358C0" w14:textId="77777777" w:rsidR="003843EA" w:rsidRDefault="00A21561">
            <w:pPr>
              <w:rPr>
                <w:rFonts w:eastAsia="新宋体"/>
              </w:rPr>
            </w:pPr>
            <w:r>
              <w:rPr>
                <w:rFonts w:eastAsia="新宋体" w:hint="eastAsia"/>
              </w:rPr>
              <w:t xml:space="preserve">0x07 </w:t>
            </w:r>
            <w:r>
              <w:rPr>
                <w:rFonts w:eastAsia="新宋体"/>
              </w:rPr>
              <w:t>sle44x2</w:t>
            </w:r>
          </w:p>
          <w:p w14:paraId="1C508948" w14:textId="77777777" w:rsidR="003843EA" w:rsidRDefault="00A21561">
            <w:pPr>
              <w:rPr>
                <w:rFonts w:eastAsia="新宋体"/>
              </w:rPr>
            </w:pPr>
            <w:r>
              <w:rPr>
                <w:rFonts w:eastAsia="新宋体" w:hint="eastAsia"/>
              </w:rPr>
              <w:t xml:space="preserve">0x08 </w:t>
            </w:r>
            <w:r>
              <w:rPr>
                <w:rFonts w:eastAsia="新宋体"/>
              </w:rPr>
              <w:t>sle44x8</w:t>
            </w:r>
          </w:p>
          <w:p w14:paraId="58AF463A" w14:textId="77777777" w:rsidR="003843EA" w:rsidRDefault="00A21561">
            <w:pPr>
              <w:rPr>
                <w:rFonts w:eastAsia="新宋体"/>
              </w:rPr>
            </w:pPr>
            <w:r>
              <w:rPr>
                <w:rFonts w:eastAsia="新宋体" w:hint="eastAsia"/>
              </w:rPr>
              <w:t xml:space="preserve">0x09 </w:t>
            </w:r>
            <w:r>
              <w:rPr>
                <w:rFonts w:eastAsia="新宋体"/>
              </w:rPr>
              <w:t>at88sc102</w:t>
            </w:r>
          </w:p>
          <w:p w14:paraId="57260C51" w14:textId="77777777" w:rsidR="003843EA" w:rsidRDefault="00A21561">
            <w:pPr>
              <w:rPr>
                <w:rFonts w:eastAsia="新宋体"/>
              </w:rPr>
            </w:pPr>
            <w:r>
              <w:rPr>
                <w:rFonts w:eastAsia="新宋体" w:hint="eastAsia"/>
              </w:rPr>
              <w:t xml:space="preserve">0x0a </w:t>
            </w:r>
            <w:r>
              <w:rPr>
                <w:rFonts w:eastAsia="新宋体"/>
              </w:rPr>
              <w:t>at88sc1604</w:t>
            </w:r>
          </w:p>
          <w:p w14:paraId="69B352D2" w14:textId="77777777" w:rsidR="003843EA" w:rsidRDefault="00A21561">
            <w:pPr>
              <w:rPr>
                <w:rFonts w:eastAsia="新宋体"/>
              </w:rPr>
            </w:pPr>
            <w:r>
              <w:rPr>
                <w:rFonts w:eastAsia="新宋体" w:hint="eastAsia"/>
              </w:rPr>
              <w:t xml:space="preserve">0x0b </w:t>
            </w:r>
            <w:r>
              <w:rPr>
                <w:rFonts w:eastAsia="新宋体"/>
              </w:rPr>
              <w:t>at88sc1608</w:t>
            </w:r>
          </w:p>
          <w:p w14:paraId="1F7D2280" w14:textId="77777777" w:rsidR="003843EA" w:rsidRDefault="00A21561">
            <w:pPr>
              <w:rPr>
                <w:rFonts w:eastAsia="新宋体"/>
              </w:rPr>
            </w:pPr>
            <w:r>
              <w:rPr>
                <w:rFonts w:eastAsia="新宋体" w:hint="eastAsia"/>
              </w:rPr>
              <w:t xml:space="preserve">0x0c </w:t>
            </w:r>
            <w:r>
              <w:rPr>
                <w:rFonts w:eastAsia="新宋体"/>
              </w:rPr>
              <w:t>ISO7816</w:t>
            </w:r>
          </w:p>
          <w:p w14:paraId="1EA144AB" w14:textId="77777777" w:rsidR="003843EA" w:rsidRDefault="00A21561">
            <w:pPr>
              <w:rPr>
                <w:rFonts w:eastAsia="新宋体"/>
              </w:rPr>
            </w:pPr>
            <w:r>
              <w:rPr>
                <w:rFonts w:eastAsia="新宋体" w:hint="eastAsia"/>
              </w:rPr>
              <w:t xml:space="preserve">0x0d </w:t>
            </w:r>
            <w:r>
              <w:rPr>
                <w:rFonts w:eastAsia="新宋体"/>
              </w:rPr>
              <w:t>at88sc153</w:t>
            </w:r>
          </w:p>
        </w:tc>
      </w:tr>
      <w:tr w:rsidR="003843EA" w14:paraId="509615BA" w14:textId="77777777">
        <w:trPr>
          <w:jc w:val="right"/>
        </w:trPr>
        <w:tc>
          <w:tcPr>
            <w:tcW w:w="452" w:type="dxa"/>
            <w:tcBorders>
              <w:right w:val="single" w:sz="4" w:space="0" w:color="auto"/>
            </w:tcBorders>
            <w:vAlign w:val="center"/>
          </w:tcPr>
          <w:p w14:paraId="0522317C" w14:textId="77777777" w:rsidR="003843EA" w:rsidRDefault="00A21561">
            <w:pPr>
              <w:jc w:val="center"/>
              <w:rPr>
                <w:rFonts w:eastAsia="新宋体"/>
              </w:rPr>
            </w:pPr>
            <w:r>
              <w:rPr>
                <w:rFonts w:eastAsia="新宋体"/>
              </w:rPr>
              <w:t>2</w:t>
            </w:r>
          </w:p>
        </w:tc>
        <w:tc>
          <w:tcPr>
            <w:tcW w:w="2344" w:type="dxa"/>
            <w:tcBorders>
              <w:left w:val="single" w:sz="4" w:space="0" w:color="auto"/>
              <w:right w:val="single" w:sz="4" w:space="0" w:color="auto"/>
            </w:tcBorders>
            <w:vAlign w:val="center"/>
          </w:tcPr>
          <w:p w14:paraId="0BD10F02" w14:textId="77777777" w:rsidR="003843EA" w:rsidRDefault="00A21561">
            <w:pPr>
              <w:jc w:val="center"/>
              <w:rPr>
                <w:rFonts w:eastAsia="新宋体"/>
              </w:rPr>
            </w:pPr>
            <w:r>
              <w:rPr>
                <w:rFonts w:eastAsia="新宋体" w:hint="eastAsia"/>
              </w:rPr>
              <w:t>数据</w:t>
            </w:r>
          </w:p>
        </w:tc>
        <w:tc>
          <w:tcPr>
            <w:tcW w:w="1092" w:type="dxa"/>
            <w:tcBorders>
              <w:left w:val="single" w:sz="4" w:space="0" w:color="auto"/>
            </w:tcBorders>
            <w:vAlign w:val="center"/>
          </w:tcPr>
          <w:p w14:paraId="6E39729A" w14:textId="77777777" w:rsidR="003843EA" w:rsidRDefault="00A21561">
            <w:pPr>
              <w:jc w:val="center"/>
              <w:rPr>
                <w:rFonts w:eastAsia="新宋体"/>
              </w:rPr>
            </w:pPr>
            <w:r>
              <w:rPr>
                <w:rFonts w:eastAsia="新宋体"/>
              </w:rPr>
              <w:t>LL.</w:t>
            </w:r>
            <w:r>
              <w:rPr>
                <w:rFonts w:eastAsia="新宋体" w:hint="eastAsia"/>
              </w:rPr>
              <w:t>.</w:t>
            </w:r>
            <w:r>
              <w:rPr>
                <w:rFonts w:eastAsia="新宋体"/>
              </w:rPr>
              <w:t>.</w:t>
            </w:r>
            <w:r>
              <w:rPr>
                <w:rFonts w:eastAsia="新宋体" w:hint="eastAsia"/>
              </w:rPr>
              <w:t>4000</w:t>
            </w:r>
          </w:p>
        </w:tc>
        <w:tc>
          <w:tcPr>
            <w:tcW w:w="4634" w:type="dxa"/>
          </w:tcPr>
          <w:p w14:paraId="2CEE6499" w14:textId="77777777" w:rsidR="003843EA" w:rsidRDefault="00A21561">
            <w:pPr>
              <w:rPr>
                <w:rFonts w:eastAsia="新宋体"/>
              </w:rPr>
            </w:pPr>
            <w:r>
              <w:rPr>
                <w:rFonts w:eastAsia="新宋体" w:hint="eastAsia"/>
              </w:rPr>
              <w:t>APDU</w:t>
            </w:r>
            <w:r>
              <w:rPr>
                <w:rFonts w:eastAsia="新宋体" w:hint="eastAsia"/>
              </w:rPr>
              <w:t>指令数据</w:t>
            </w:r>
          </w:p>
        </w:tc>
      </w:tr>
    </w:tbl>
    <w:p w14:paraId="28CC59BD" w14:textId="77777777" w:rsidR="003843EA" w:rsidRDefault="003843EA">
      <w:pPr>
        <w:pStyle w:val="MyText"/>
        <w:spacing w:line="360" w:lineRule="auto"/>
        <w:ind w:firstLineChars="199" w:firstLine="418"/>
      </w:pPr>
    </w:p>
    <w:p w14:paraId="429B60FB" w14:textId="77777777" w:rsidR="003843EA" w:rsidRDefault="00A21561">
      <w:pPr>
        <w:pStyle w:val="MyText"/>
        <w:numPr>
          <w:ilvl w:val="0"/>
          <w:numId w:val="4"/>
        </w:numPr>
        <w:spacing w:line="276" w:lineRule="auto"/>
      </w:pPr>
      <w:r>
        <w:rPr>
          <w:rFonts w:hint="eastAsia"/>
        </w:rPr>
        <w:t>输出数据：</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195"/>
        <w:gridCol w:w="4531"/>
      </w:tblGrid>
      <w:tr w:rsidR="003843EA" w14:paraId="020F6B1D" w14:textId="77777777">
        <w:trPr>
          <w:jc w:val="right"/>
        </w:trPr>
        <w:tc>
          <w:tcPr>
            <w:tcW w:w="452" w:type="dxa"/>
            <w:tcBorders>
              <w:right w:val="single" w:sz="4" w:space="0" w:color="auto"/>
            </w:tcBorders>
            <w:shd w:val="clear" w:color="auto" w:fill="E6E6E6"/>
          </w:tcPr>
          <w:p w14:paraId="5DE4554C" w14:textId="77777777" w:rsidR="003843EA" w:rsidRDefault="00A21561">
            <w:pPr>
              <w:jc w:val="center"/>
              <w:rPr>
                <w:rFonts w:ascii="黑体"/>
                <w:b/>
              </w:rPr>
            </w:pPr>
            <w:r>
              <w:rPr>
                <w:rFonts w:ascii="黑体"/>
                <w:b/>
              </w:rPr>
              <w:t>ID</w:t>
            </w:r>
          </w:p>
        </w:tc>
        <w:tc>
          <w:tcPr>
            <w:tcW w:w="2344" w:type="dxa"/>
            <w:tcBorders>
              <w:left w:val="single" w:sz="4" w:space="0" w:color="auto"/>
              <w:right w:val="single" w:sz="4" w:space="0" w:color="auto"/>
            </w:tcBorders>
            <w:shd w:val="clear" w:color="auto" w:fill="E6E6E6"/>
          </w:tcPr>
          <w:p w14:paraId="1BA935D4" w14:textId="77777777" w:rsidR="003843EA" w:rsidRDefault="00A21561">
            <w:pPr>
              <w:jc w:val="center"/>
              <w:rPr>
                <w:rFonts w:ascii="黑体"/>
                <w:b/>
              </w:rPr>
            </w:pPr>
            <w:r>
              <w:rPr>
                <w:rFonts w:ascii="黑体" w:hint="eastAsia"/>
                <w:b/>
                <w:szCs w:val="21"/>
              </w:rPr>
              <w:t>数据域</w:t>
            </w:r>
          </w:p>
        </w:tc>
        <w:tc>
          <w:tcPr>
            <w:tcW w:w="1195" w:type="dxa"/>
            <w:tcBorders>
              <w:left w:val="single" w:sz="4" w:space="0" w:color="auto"/>
            </w:tcBorders>
            <w:shd w:val="clear" w:color="auto" w:fill="E6E6E6"/>
          </w:tcPr>
          <w:p w14:paraId="4582CB19" w14:textId="77777777" w:rsidR="003843EA" w:rsidRDefault="00A21561">
            <w:pPr>
              <w:jc w:val="center"/>
              <w:rPr>
                <w:rFonts w:ascii="黑体"/>
                <w:b/>
              </w:rPr>
            </w:pPr>
            <w:r>
              <w:rPr>
                <w:rFonts w:ascii="黑体" w:hint="eastAsia"/>
                <w:b/>
              </w:rPr>
              <w:t>长度</w:t>
            </w:r>
          </w:p>
        </w:tc>
        <w:tc>
          <w:tcPr>
            <w:tcW w:w="4531" w:type="dxa"/>
            <w:shd w:val="clear" w:color="auto" w:fill="E6E6E6"/>
          </w:tcPr>
          <w:p w14:paraId="45B66A0E" w14:textId="77777777" w:rsidR="003843EA" w:rsidRDefault="00A21561">
            <w:pPr>
              <w:ind w:firstLine="420"/>
              <w:jc w:val="center"/>
              <w:rPr>
                <w:rFonts w:ascii="黑体"/>
                <w:b/>
              </w:rPr>
            </w:pPr>
            <w:r>
              <w:rPr>
                <w:rFonts w:ascii="黑体" w:hint="eastAsia"/>
                <w:b/>
              </w:rPr>
              <w:t>备注</w:t>
            </w:r>
          </w:p>
        </w:tc>
      </w:tr>
      <w:tr w:rsidR="003843EA" w14:paraId="77BC001A" w14:textId="77777777">
        <w:trPr>
          <w:jc w:val="right"/>
        </w:trPr>
        <w:tc>
          <w:tcPr>
            <w:tcW w:w="452" w:type="dxa"/>
            <w:tcBorders>
              <w:right w:val="single" w:sz="4" w:space="0" w:color="auto"/>
            </w:tcBorders>
            <w:vAlign w:val="center"/>
          </w:tcPr>
          <w:p w14:paraId="248CEAB7" w14:textId="77777777" w:rsidR="003843EA" w:rsidRDefault="00A21561">
            <w:pPr>
              <w:widowControl/>
              <w:spacing w:line="276" w:lineRule="auto"/>
              <w:jc w:val="center"/>
              <w:rPr>
                <w:rFonts w:ascii="黑体" w:hAnsi="新宋体"/>
                <w:kern w:val="0"/>
                <w:szCs w:val="21"/>
              </w:rPr>
            </w:pPr>
            <w:r>
              <w:rPr>
                <w:rFonts w:ascii="黑体" w:hAnsi="新宋体"/>
                <w:kern w:val="0"/>
                <w:szCs w:val="21"/>
              </w:rPr>
              <w:t>1</w:t>
            </w:r>
          </w:p>
        </w:tc>
        <w:tc>
          <w:tcPr>
            <w:tcW w:w="2344" w:type="dxa"/>
            <w:tcBorders>
              <w:left w:val="single" w:sz="4" w:space="0" w:color="auto"/>
              <w:right w:val="single" w:sz="4" w:space="0" w:color="auto"/>
            </w:tcBorders>
            <w:vAlign w:val="center"/>
          </w:tcPr>
          <w:p w14:paraId="4D152448"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应答数据</w:t>
            </w:r>
          </w:p>
        </w:tc>
        <w:tc>
          <w:tcPr>
            <w:tcW w:w="1195" w:type="dxa"/>
            <w:tcBorders>
              <w:left w:val="single" w:sz="4" w:space="0" w:color="auto"/>
            </w:tcBorders>
            <w:vAlign w:val="center"/>
          </w:tcPr>
          <w:p w14:paraId="3F1DB8AC" w14:textId="77777777" w:rsidR="003843EA" w:rsidRDefault="00A21561">
            <w:pPr>
              <w:widowControl/>
              <w:spacing w:line="276" w:lineRule="auto"/>
              <w:jc w:val="center"/>
              <w:rPr>
                <w:rFonts w:ascii="黑体" w:hAnsi="新宋体"/>
                <w:kern w:val="0"/>
                <w:szCs w:val="21"/>
              </w:rPr>
            </w:pPr>
            <w:r>
              <w:rPr>
                <w:rFonts w:ascii="黑体" w:hAnsi="新宋体"/>
                <w:kern w:val="0"/>
                <w:szCs w:val="21"/>
              </w:rPr>
              <w:t>LL...</w:t>
            </w:r>
            <w:r>
              <w:rPr>
                <w:rFonts w:ascii="黑体" w:hAnsi="新宋体" w:hint="eastAsia"/>
                <w:kern w:val="0"/>
                <w:szCs w:val="21"/>
              </w:rPr>
              <w:t>4000</w:t>
            </w:r>
          </w:p>
        </w:tc>
        <w:tc>
          <w:tcPr>
            <w:tcW w:w="4531" w:type="dxa"/>
          </w:tcPr>
          <w:p w14:paraId="72426224" w14:textId="77777777" w:rsidR="003843EA" w:rsidRDefault="00A21561">
            <w:pPr>
              <w:widowControl/>
              <w:spacing w:line="276" w:lineRule="auto"/>
              <w:rPr>
                <w:rFonts w:ascii="黑体" w:hAnsi="新宋体"/>
                <w:kern w:val="0"/>
                <w:szCs w:val="21"/>
              </w:rPr>
            </w:pPr>
            <w:r>
              <w:rPr>
                <w:rFonts w:ascii="黑体" w:hAnsi="新宋体" w:hint="eastAsia"/>
                <w:kern w:val="0"/>
                <w:szCs w:val="21"/>
              </w:rPr>
              <w:t>应答数据</w:t>
            </w:r>
          </w:p>
        </w:tc>
      </w:tr>
    </w:tbl>
    <w:p w14:paraId="025CDD8F" w14:textId="77777777" w:rsidR="003843EA" w:rsidRDefault="003843EA">
      <w:pPr>
        <w:pStyle w:val="MyText"/>
      </w:pPr>
    </w:p>
    <w:p w14:paraId="3FAC7105" w14:textId="77777777" w:rsidR="003843EA" w:rsidRDefault="003843EA">
      <w:pPr>
        <w:pStyle w:val="MyText"/>
      </w:pPr>
    </w:p>
    <w:p w14:paraId="55789DE4" w14:textId="77777777" w:rsidR="003843EA" w:rsidRDefault="003843EA">
      <w:pPr>
        <w:pStyle w:val="MyText"/>
      </w:pPr>
    </w:p>
    <w:p w14:paraId="0F4E12D7" w14:textId="77777777" w:rsidR="003843EA" w:rsidRDefault="00A21561">
      <w:pPr>
        <w:pStyle w:val="MyDoc11"/>
      </w:pPr>
      <w:bookmarkStart w:id="521" w:name="_Toc20640"/>
      <w:bookmarkStart w:id="522" w:name="_Toc3149"/>
      <w:bookmarkStart w:id="523" w:name="_Toc31930"/>
      <w:bookmarkStart w:id="524" w:name="_Toc453057395"/>
      <w:bookmarkStart w:id="525" w:name="_Toc6718"/>
      <w:r>
        <w:rPr>
          <w:rFonts w:hint="eastAsia"/>
        </w:rPr>
        <w:t>非接</w:t>
      </w:r>
      <w:r>
        <w:t>卡类</w:t>
      </w:r>
      <w:bookmarkEnd w:id="521"/>
      <w:bookmarkEnd w:id="522"/>
      <w:bookmarkEnd w:id="523"/>
      <w:bookmarkEnd w:id="524"/>
      <w:bookmarkEnd w:id="525"/>
    </w:p>
    <w:p w14:paraId="413581DF" w14:textId="77777777" w:rsidR="003843EA" w:rsidRDefault="00A21561">
      <w:pPr>
        <w:pStyle w:val="MyDoc111New"/>
      </w:pPr>
      <w:bookmarkStart w:id="526" w:name="_Toc23692"/>
      <w:bookmarkStart w:id="527" w:name="_Toc26883"/>
      <w:bookmarkStart w:id="528" w:name="_Toc453057396"/>
      <w:bookmarkStart w:id="529" w:name="_Toc1680"/>
      <w:bookmarkStart w:id="530" w:name="_Toc23151"/>
      <w:r>
        <w:rPr>
          <w:rFonts w:hint="eastAsia"/>
        </w:rPr>
        <w:t>非接寻卡检测</w:t>
      </w:r>
      <w:bookmarkEnd w:id="526"/>
      <w:bookmarkEnd w:id="527"/>
      <w:bookmarkEnd w:id="528"/>
      <w:bookmarkEnd w:id="529"/>
      <w:bookmarkEnd w:id="530"/>
      <w:ins w:id="531" w:author="Administrator" w:date="2018-04-27T11:02:00Z">
        <w:r>
          <w:t>0xE</w:t>
        </w:r>
        <w:r>
          <w:rPr>
            <w:rFonts w:hint="eastAsia"/>
          </w:rPr>
          <w:t>2</w:t>
        </w:r>
        <w:r>
          <w:t xml:space="preserve"> 0x01</w:t>
        </w:r>
      </w:ins>
    </w:p>
    <w:p w14:paraId="3CC41198" w14:textId="77777777" w:rsidR="003843EA" w:rsidRDefault="00A21561">
      <w:pPr>
        <w:pStyle w:val="MyText"/>
        <w:spacing w:line="276" w:lineRule="auto"/>
        <w:ind w:firstLine="409"/>
      </w:pPr>
      <w:r>
        <w:rPr>
          <w:rFonts w:hint="eastAsia"/>
        </w:rPr>
        <w:t>指令号：</w:t>
      </w:r>
      <w:r>
        <w:t>0xE</w:t>
      </w:r>
      <w:r>
        <w:rPr>
          <w:rFonts w:hint="eastAsia"/>
        </w:rPr>
        <w:t>2</w:t>
      </w:r>
      <w:r>
        <w:t xml:space="preserve"> 0x01</w:t>
      </w:r>
    </w:p>
    <w:p w14:paraId="48E3B5EE" w14:textId="77777777" w:rsidR="003843EA" w:rsidRDefault="00A21561">
      <w:pPr>
        <w:pStyle w:val="MyText"/>
        <w:spacing w:line="276" w:lineRule="auto"/>
        <w:ind w:firstLine="409"/>
      </w:pPr>
      <w:r>
        <w:rPr>
          <w:rFonts w:hint="eastAsia"/>
        </w:rPr>
        <w:t>描述：该命令用于非接触卡寻卡操作。</w:t>
      </w:r>
    </w:p>
    <w:p w14:paraId="62C750C3" w14:textId="77777777" w:rsidR="003843EA" w:rsidRDefault="00A21561">
      <w:pPr>
        <w:pStyle w:val="MyText"/>
        <w:numPr>
          <w:ilvl w:val="0"/>
          <w:numId w:val="4"/>
        </w:numPr>
        <w:spacing w:line="276" w:lineRule="auto"/>
      </w:pPr>
      <w:r>
        <w:rPr>
          <w:rFonts w:hint="eastAsia"/>
        </w:rPr>
        <w:t>请求报文：</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132FA5FA" w14:textId="77777777">
        <w:trPr>
          <w:jc w:val="right"/>
        </w:trPr>
        <w:tc>
          <w:tcPr>
            <w:tcW w:w="452" w:type="dxa"/>
            <w:tcBorders>
              <w:right w:val="single" w:sz="4" w:space="0" w:color="auto"/>
            </w:tcBorders>
            <w:shd w:val="clear" w:color="auto" w:fill="E6E6E6"/>
          </w:tcPr>
          <w:p w14:paraId="137238DC" w14:textId="77777777" w:rsidR="003843EA" w:rsidRDefault="00A21561">
            <w:pPr>
              <w:jc w:val="center"/>
              <w:rPr>
                <w:rFonts w:ascii="黑体"/>
                <w:b/>
              </w:rPr>
            </w:pPr>
            <w:r>
              <w:rPr>
                <w:rFonts w:ascii="黑体"/>
                <w:b/>
              </w:rPr>
              <w:t>ID</w:t>
            </w:r>
          </w:p>
        </w:tc>
        <w:tc>
          <w:tcPr>
            <w:tcW w:w="2344" w:type="dxa"/>
            <w:tcBorders>
              <w:left w:val="single" w:sz="4" w:space="0" w:color="auto"/>
              <w:right w:val="single" w:sz="4" w:space="0" w:color="auto"/>
            </w:tcBorders>
            <w:shd w:val="clear" w:color="auto" w:fill="E6E6E6"/>
          </w:tcPr>
          <w:p w14:paraId="1FFC189B" w14:textId="77777777" w:rsidR="003843EA" w:rsidRDefault="00A21561">
            <w:pPr>
              <w:jc w:val="center"/>
              <w:rPr>
                <w:rFonts w:ascii="黑体"/>
                <w:b/>
              </w:rPr>
            </w:pPr>
            <w:r>
              <w:rPr>
                <w:rFonts w:ascii="黑体" w:hint="eastAsia"/>
                <w:b/>
                <w:szCs w:val="21"/>
              </w:rPr>
              <w:t>数据域</w:t>
            </w:r>
          </w:p>
        </w:tc>
        <w:tc>
          <w:tcPr>
            <w:tcW w:w="1092" w:type="dxa"/>
            <w:tcBorders>
              <w:left w:val="single" w:sz="4" w:space="0" w:color="auto"/>
            </w:tcBorders>
            <w:shd w:val="clear" w:color="auto" w:fill="E6E6E6"/>
          </w:tcPr>
          <w:p w14:paraId="2548AD21" w14:textId="77777777" w:rsidR="003843EA" w:rsidRDefault="00A21561">
            <w:pPr>
              <w:jc w:val="center"/>
              <w:rPr>
                <w:rFonts w:ascii="黑体"/>
                <w:b/>
              </w:rPr>
            </w:pPr>
            <w:r>
              <w:rPr>
                <w:rFonts w:ascii="黑体" w:hint="eastAsia"/>
                <w:b/>
              </w:rPr>
              <w:t>长度</w:t>
            </w:r>
          </w:p>
        </w:tc>
        <w:tc>
          <w:tcPr>
            <w:tcW w:w="4634" w:type="dxa"/>
            <w:shd w:val="clear" w:color="auto" w:fill="E6E6E6"/>
          </w:tcPr>
          <w:p w14:paraId="70269504" w14:textId="77777777" w:rsidR="003843EA" w:rsidRDefault="00A21561">
            <w:pPr>
              <w:ind w:firstLine="420"/>
              <w:jc w:val="center"/>
              <w:rPr>
                <w:rFonts w:ascii="黑体"/>
                <w:b/>
              </w:rPr>
            </w:pPr>
            <w:r>
              <w:rPr>
                <w:rFonts w:ascii="黑体" w:hint="eastAsia"/>
                <w:b/>
              </w:rPr>
              <w:t>备注</w:t>
            </w:r>
          </w:p>
        </w:tc>
      </w:tr>
      <w:tr w:rsidR="003843EA" w14:paraId="3DDCAB4B" w14:textId="77777777">
        <w:trPr>
          <w:jc w:val="right"/>
        </w:trPr>
        <w:tc>
          <w:tcPr>
            <w:tcW w:w="452" w:type="dxa"/>
            <w:tcBorders>
              <w:right w:val="single" w:sz="4" w:space="0" w:color="auto"/>
            </w:tcBorders>
            <w:vAlign w:val="center"/>
          </w:tcPr>
          <w:p w14:paraId="25FF3479" w14:textId="77777777" w:rsidR="003843EA" w:rsidRDefault="00A21561">
            <w:pPr>
              <w:widowControl/>
              <w:spacing w:line="276" w:lineRule="auto"/>
              <w:jc w:val="center"/>
              <w:rPr>
                <w:rFonts w:ascii="黑体" w:hAnsi="新宋体"/>
                <w:kern w:val="0"/>
                <w:szCs w:val="21"/>
              </w:rPr>
            </w:pPr>
            <w:r>
              <w:rPr>
                <w:rFonts w:ascii="黑体" w:hAnsi="新宋体"/>
                <w:kern w:val="0"/>
                <w:szCs w:val="21"/>
              </w:rPr>
              <w:t>1</w:t>
            </w:r>
          </w:p>
        </w:tc>
        <w:tc>
          <w:tcPr>
            <w:tcW w:w="2344" w:type="dxa"/>
            <w:tcBorders>
              <w:left w:val="single" w:sz="4" w:space="0" w:color="auto"/>
              <w:right w:val="single" w:sz="4" w:space="0" w:color="auto"/>
            </w:tcBorders>
            <w:vAlign w:val="center"/>
          </w:tcPr>
          <w:p w14:paraId="4A8CD8D4"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寻卡类型</w:t>
            </w:r>
          </w:p>
        </w:tc>
        <w:tc>
          <w:tcPr>
            <w:tcW w:w="1092" w:type="dxa"/>
            <w:tcBorders>
              <w:left w:val="single" w:sz="4" w:space="0" w:color="auto"/>
            </w:tcBorders>
            <w:vAlign w:val="center"/>
          </w:tcPr>
          <w:p w14:paraId="186712D0"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1</w:t>
            </w:r>
          </w:p>
        </w:tc>
        <w:tc>
          <w:tcPr>
            <w:tcW w:w="4634" w:type="dxa"/>
          </w:tcPr>
          <w:p w14:paraId="45496837" w14:textId="77777777" w:rsidR="003843EA" w:rsidRDefault="00A21561">
            <w:pPr>
              <w:widowControl/>
              <w:spacing w:line="276" w:lineRule="auto"/>
              <w:rPr>
                <w:rFonts w:ascii="黑体" w:hAnsi="新宋体"/>
                <w:kern w:val="0"/>
                <w:szCs w:val="21"/>
              </w:rPr>
            </w:pPr>
            <w:r>
              <w:rPr>
                <w:rFonts w:ascii="黑体" w:hAnsi="新宋体" w:hint="eastAsia"/>
                <w:kern w:val="0"/>
                <w:szCs w:val="21"/>
              </w:rPr>
              <w:t>0x0A 或者 0x01    A卡</w:t>
            </w:r>
          </w:p>
          <w:p w14:paraId="2C2FD7BB" w14:textId="77777777" w:rsidR="003843EA" w:rsidRDefault="00A21561">
            <w:pPr>
              <w:widowControl/>
              <w:spacing w:line="276" w:lineRule="auto"/>
              <w:rPr>
                <w:rFonts w:ascii="黑体" w:hAnsi="新宋体"/>
                <w:kern w:val="0"/>
                <w:szCs w:val="21"/>
              </w:rPr>
            </w:pPr>
            <w:r>
              <w:rPr>
                <w:rFonts w:ascii="黑体" w:hAnsi="新宋体" w:hint="eastAsia"/>
                <w:kern w:val="0"/>
                <w:szCs w:val="21"/>
              </w:rPr>
              <w:t>0x0B 或者 0x02    B卡</w:t>
            </w:r>
          </w:p>
          <w:p w14:paraId="4273DAEE" w14:textId="77777777" w:rsidR="003843EA" w:rsidRDefault="00A21561">
            <w:pPr>
              <w:widowControl/>
              <w:spacing w:line="276" w:lineRule="auto"/>
              <w:rPr>
                <w:rFonts w:ascii="黑体" w:hAnsi="新宋体"/>
                <w:kern w:val="0"/>
                <w:szCs w:val="21"/>
              </w:rPr>
            </w:pPr>
            <w:r>
              <w:rPr>
                <w:rFonts w:ascii="黑体" w:hAnsi="新宋体" w:hint="eastAsia"/>
                <w:kern w:val="0"/>
                <w:szCs w:val="21"/>
              </w:rPr>
              <w:t>0x0C 或者 0x04   M1卡</w:t>
            </w:r>
          </w:p>
          <w:p w14:paraId="71A2A690" w14:textId="77777777" w:rsidR="003843EA" w:rsidRDefault="00A21561">
            <w:pPr>
              <w:widowControl/>
              <w:spacing w:line="276" w:lineRule="auto"/>
              <w:rPr>
                <w:rFonts w:ascii="黑体" w:hAnsi="新宋体"/>
                <w:kern w:val="0"/>
                <w:szCs w:val="21"/>
              </w:rPr>
            </w:pPr>
            <w:r>
              <w:rPr>
                <w:rFonts w:ascii="黑体" w:hAnsi="新宋体" w:hint="eastAsia"/>
                <w:kern w:val="0"/>
                <w:szCs w:val="21"/>
              </w:rPr>
              <w:t>其中 0x01 0x02 0x04可组合使用，用于组合寻卡。</w:t>
            </w:r>
          </w:p>
          <w:p w14:paraId="07DCD4CF" w14:textId="77777777" w:rsidR="003843EA" w:rsidRDefault="00A21561">
            <w:pPr>
              <w:widowControl/>
              <w:spacing w:line="276" w:lineRule="auto"/>
              <w:rPr>
                <w:rFonts w:ascii="黑体" w:hAnsi="新宋体"/>
                <w:kern w:val="0"/>
                <w:szCs w:val="21"/>
              </w:rPr>
            </w:pPr>
            <w:r>
              <w:rPr>
                <w:rFonts w:ascii="黑体" w:hAnsi="新宋体" w:hint="eastAsia"/>
                <w:kern w:val="0"/>
                <w:szCs w:val="21"/>
              </w:rPr>
              <w:t>如果发送的寻卡类型不在上述类型中，默认寻找所有类型的非接卡。</w:t>
            </w:r>
          </w:p>
        </w:tc>
      </w:tr>
      <w:tr w:rsidR="003843EA" w14:paraId="66C0E14E" w14:textId="77777777">
        <w:trPr>
          <w:jc w:val="right"/>
        </w:trPr>
        <w:tc>
          <w:tcPr>
            <w:tcW w:w="452" w:type="dxa"/>
            <w:tcBorders>
              <w:right w:val="single" w:sz="4" w:space="0" w:color="auto"/>
            </w:tcBorders>
            <w:vAlign w:val="center"/>
          </w:tcPr>
          <w:p w14:paraId="55A42886"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2</w:t>
            </w:r>
          </w:p>
        </w:tc>
        <w:tc>
          <w:tcPr>
            <w:tcW w:w="2344" w:type="dxa"/>
            <w:tcBorders>
              <w:left w:val="single" w:sz="4" w:space="0" w:color="auto"/>
              <w:right w:val="single" w:sz="4" w:space="0" w:color="auto"/>
            </w:tcBorders>
            <w:vAlign w:val="center"/>
          </w:tcPr>
          <w:p w14:paraId="15B37313"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超时</w:t>
            </w:r>
          </w:p>
        </w:tc>
        <w:tc>
          <w:tcPr>
            <w:tcW w:w="1092" w:type="dxa"/>
            <w:tcBorders>
              <w:left w:val="single" w:sz="4" w:space="0" w:color="auto"/>
            </w:tcBorders>
            <w:vAlign w:val="center"/>
          </w:tcPr>
          <w:p w14:paraId="205263F1"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2</w:t>
            </w:r>
          </w:p>
        </w:tc>
        <w:tc>
          <w:tcPr>
            <w:tcW w:w="4634" w:type="dxa"/>
          </w:tcPr>
          <w:p w14:paraId="13D0C555" w14:textId="77777777" w:rsidR="003843EA" w:rsidRDefault="00A21561">
            <w:pPr>
              <w:widowControl/>
              <w:spacing w:line="276" w:lineRule="auto"/>
              <w:rPr>
                <w:rFonts w:ascii="黑体" w:hAnsi="新宋体"/>
                <w:kern w:val="0"/>
                <w:szCs w:val="21"/>
              </w:rPr>
            </w:pPr>
            <w:r>
              <w:rPr>
                <w:rFonts w:ascii="黑体" w:hAnsi="新宋体" w:hint="eastAsia"/>
                <w:kern w:val="0"/>
                <w:szCs w:val="21"/>
              </w:rPr>
              <w:t>单位：秒</w:t>
            </w:r>
          </w:p>
          <w:p w14:paraId="4B2F0ADF" w14:textId="77777777" w:rsidR="003843EA" w:rsidRDefault="00A21561">
            <w:pPr>
              <w:widowControl/>
              <w:spacing w:line="276" w:lineRule="auto"/>
              <w:rPr>
                <w:rFonts w:ascii="黑体" w:hAnsi="新宋体"/>
                <w:kern w:val="0"/>
                <w:szCs w:val="21"/>
              </w:rPr>
            </w:pPr>
            <w:r>
              <w:rPr>
                <w:rFonts w:ascii="黑体" w:hAnsi="新宋体" w:hint="eastAsia"/>
                <w:kern w:val="0"/>
                <w:szCs w:val="21"/>
              </w:rPr>
              <w:t>0x0000 表示寻卡一次立即返回</w:t>
            </w:r>
          </w:p>
        </w:tc>
      </w:tr>
      <w:tr w:rsidR="003843EA" w14:paraId="72EB6A36" w14:textId="77777777">
        <w:trPr>
          <w:jc w:val="right"/>
          <w:ins w:id="532" w:author="lenovo" w:date="2017-05-10T14:45:00Z"/>
        </w:trPr>
        <w:tc>
          <w:tcPr>
            <w:tcW w:w="452" w:type="dxa"/>
            <w:tcBorders>
              <w:right w:val="single" w:sz="4" w:space="0" w:color="auto"/>
            </w:tcBorders>
            <w:vAlign w:val="center"/>
          </w:tcPr>
          <w:p w14:paraId="10905471" w14:textId="77777777" w:rsidR="003843EA" w:rsidRDefault="00A21561">
            <w:pPr>
              <w:widowControl/>
              <w:spacing w:line="276" w:lineRule="auto"/>
              <w:jc w:val="center"/>
              <w:rPr>
                <w:ins w:id="533" w:author="lenovo" w:date="2017-05-10T14:45:00Z"/>
                <w:rFonts w:ascii="黑体" w:hAnsi="新宋体"/>
                <w:kern w:val="0"/>
                <w:szCs w:val="21"/>
              </w:rPr>
            </w:pPr>
            <w:r>
              <w:rPr>
                <w:rFonts w:ascii="黑体" w:hAnsi="新宋体" w:hint="eastAsia"/>
                <w:kern w:val="0"/>
                <w:szCs w:val="21"/>
              </w:rPr>
              <w:t>3</w:t>
            </w:r>
          </w:p>
        </w:tc>
        <w:tc>
          <w:tcPr>
            <w:tcW w:w="2344" w:type="dxa"/>
            <w:tcBorders>
              <w:left w:val="single" w:sz="4" w:space="0" w:color="auto"/>
              <w:right w:val="single" w:sz="4" w:space="0" w:color="auto"/>
            </w:tcBorders>
            <w:vAlign w:val="center"/>
          </w:tcPr>
          <w:p w14:paraId="0C042422" w14:textId="77777777" w:rsidR="003843EA" w:rsidRDefault="00A21561">
            <w:pPr>
              <w:widowControl/>
              <w:spacing w:line="276" w:lineRule="auto"/>
              <w:jc w:val="center"/>
              <w:rPr>
                <w:ins w:id="534" w:author="lenovo" w:date="2017-05-10T14:45:00Z"/>
                <w:rFonts w:ascii="黑体" w:hAnsi="新宋体"/>
                <w:kern w:val="0"/>
                <w:szCs w:val="21"/>
              </w:rPr>
            </w:pPr>
            <w:ins w:id="535" w:author="lenovo" w:date="2017-05-10T14:46:00Z">
              <w:r>
                <w:rPr>
                  <w:rFonts w:ascii="黑体" w:hAnsi="新宋体" w:hint="eastAsia"/>
                  <w:kern w:val="0"/>
                  <w:szCs w:val="21"/>
                </w:rPr>
                <w:t>SAK</w:t>
              </w:r>
            </w:ins>
          </w:p>
        </w:tc>
        <w:tc>
          <w:tcPr>
            <w:tcW w:w="1092" w:type="dxa"/>
            <w:tcBorders>
              <w:left w:val="single" w:sz="4" w:space="0" w:color="auto"/>
            </w:tcBorders>
            <w:vAlign w:val="center"/>
          </w:tcPr>
          <w:p w14:paraId="15EADEDB" w14:textId="77777777" w:rsidR="003843EA" w:rsidRDefault="00A21561">
            <w:pPr>
              <w:widowControl/>
              <w:spacing w:line="276" w:lineRule="auto"/>
              <w:jc w:val="center"/>
              <w:rPr>
                <w:ins w:id="536" w:author="lenovo" w:date="2017-05-10T14:45:00Z"/>
                <w:rFonts w:ascii="黑体" w:hAnsi="新宋体"/>
                <w:kern w:val="0"/>
                <w:szCs w:val="21"/>
              </w:rPr>
            </w:pPr>
            <w:r>
              <w:rPr>
                <w:rFonts w:ascii="黑体" w:hAnsi="新宋体"/>
                <w:kern w:val="0"/>
                <w:szCs w:val="21"/>
              </w:rPr>
              <w:t>1</w:t>
            </w:r>
          </w:p>
        </w:tc>
        <w:tc>
          <w:tcPr>
            <w:tcW w:w="4634" w:type="dxa"/>
          </w:tcPr>
          <w:p w14:paraId="6E743B5E" w14:textId="77777777" w:rsidR="003843EA" w:rsidRDefault="00A21561">
            <w:pPr>
              <w:widowControl/>
              <w:spacing w:line="276" w:lineRule="auto"/>
              <w:rPr>
                <w:ins w:id="537" w:author="lenovo" w:date="2017-05-10T14:48:00Z"/>
                <w:del w:id="538" w:author="Administrator" w:date="2018-08-16T15:25:00Z"/>
                <w:rFonts w:ascii="黑体" w:hAnsi="新宋体"/>
                <w:kern w:val="0"/>
                <w:szCs w:val="21"/>
              </w:rPr>
            </w:pPr>
            <w:ins w:id="539" w:author="lenovo" w:date="2017-05-10T14:47:00Z">
              <w:del w:id="540" w:author="Administrator" w:date="2018-08-16T15:25:00Z">
                <w:r>
                  <w:rPr>
                    <w:rFonts w:ascii="黑体" w:hAnsi="新宋体" w:hint="eastAsia"/>
                    <w:kern w:val="0"/>
                    <w:szCs w:val="21"/>
                  </w:rPr>
                  <w:delText>0x01--------B</w:delText>
                </w:r>
              </w:del>
            </w:ins>
            <w:ins w:id="541" w:author="lenovo" w:date="2017-05-10T14:48:00Z">
              <w:del w:id="542" w:author="Administrator" w:date="2018-08-16T15:25:00Z">
                <w:r>
                  <w:rPr>
                    <w:rFonts w:ascii="黑体" w:hAnsi="新宋体" w:hint="eastAsia"/>
                    <w:kern w:val="0"/>
                    <w:szCs w:val="21"/>
                  </w:rPr>
                  <w:delText>卡</w:delText>
                </w:r>
              </w:del>
            </w:ins>
          </w:p>
          <w:p w14:paraId="7C166DBF" w14:textId="77777777" w:rsidR="003843EA" w:rsidRDefault="00A21561">
            <w:pPr>
              <w:widowControl/>
              <w:spacing w:line="276" w:lineRule="auto"/>
              <w:rPr>
                <w:ins w:id="543" w:author="lenovo" w:date="2017-05-10T14:50:00Z"/>
                <w:rFonts w:ascii="黑体" w:hAnsi="新宋体"/>
                <w:kern w:val="0"/>
                <w:szCs w:val="21"/>
              </w:rPr>
            </w:pPr>
            <w:ins w:id="544" w:author="lenovo" w:date="2017-05-10T14:48:00Z">
              <w:r>
                <w:rPr>
                  <w:rFonts w:ascii="黑体" w:hAnsi="新宋体" w:hint="eastAsia"/>
                  <w:kern w:val="0"/>
                  <w:szCs w:val="21"/>
                </w:rPr>
                <w:t>0x20--------CPU A卡</w:t>
              </w:r>
            </w:ins>
          </w:p>
          <w:p w14:paraId="037D281C" w14:textId="77777777" w:rsidR="003843EA" w:rsidRDefault="00A21561">
            <w:pPr>
              <w:widowControl/>
              <w:spacing w:line="276" w:lineRule="auto"/>
              <w:rPr>
                <w:ins w:id="545" w:author="lenovo" w:date="2017-05-10T14:50:00Z"/>
                <w:rFonts w:ascii="黑体" w:hAnsi="新宋体"/>
                <w:kern w:val="0"/>
                <w:szCs w:val="21"/>
              </w:rPr>
            </w:pPr>
            <w:ins w:id="546" w:author="lenovo" w:date="2017-05-10T14:50:00Z">
              <w:r>
                <w:rPr>
                  <w:rFonts w:ascii="黑体" w:hAnsi="新宋体" w:hint="eastAsia"/>
                  <w:kern w:val="0"/>
                  <w:szCs w:val="21"/>
                </w:rPr>
                <w:t>0x08--------S50 M1卡</w:t>
              </w:r>
            </w:ins>
          </w:p>
          <w:p w14:paraId="7378670D" w14:textId="77777777" w:rsidR="003843EA" w:rsidRDefault="00A21561">
            <w:pPr>
              <w:widowControl/>
              <w:spacing w:line="276" w:lineRule="auto"/>
              <w:rPr>
                <w:ins w:id="547" w:author="lenovo" w:date="2017-05-10T14:50:00Z"/>
                <w:rFonts w:ascii="黑体" w:hAnsi="新宋体"/>
                <w:kern w:val="0"/>
                <w:szCs w:val="21"/>
              </w:rPr>
            </w:pPr>
            <w:ins w:id="548" w:author="lenovo" w:date="2017-05-10T14:50:00Z">
              <w:r>
                <w:rPr>
                  <w:rFonts w:ascii="黑体" w:hAnsi="新宋体" w:hint="eastAsia"/>
                  <w:kern w:val="0"/>
                  <w:szCs w:val="21"/>
                </w:rPr>
                <w:t>0x18--------S70 M1卡</w:t>
              </w:r>
            </w:ins>
          </w:p>
          <w:p w14:paraId="6D16565B" w14:textId="77777777" w:rsidR="003843EA" w:rsidRDefault="00A21561">
            <w:pPr>
              <w:widowControl/>
              <w:spacing w:line="276" w:lineRule="auto"/>
              <w:rPr>
                <w:ins w:id="549" w:author="Administrator" w:date="2018-08-16T15:25:00Z"/>
                <w:rFonts w:ascii="黑体" w:hAnsi="新宋体"/>
                <w:kern w:val="0"/>
                <w:szCs w:val="21"/>
              </w:rPr>
            </w:pPr>
            <w:ins w:id="550" w:author="lenovo" w:date="2017-05-10T14:50:00Z">
              <w:r>
                <w:rPr>
                  <w:rFonts w:ascii="黑体" w:hAnsi="新宋体" w:hint="eastAsia"/>
                  <w:kern w:val="0"/>
                  <w:szCs w:val="21"/>
                </w:rPr>
                <w:t>0</w:t>
              </w:r>
            </w:ins>
            <w:ins w:id="551" w:author="lenovo" w:date="2017-05-10T14:51:00Z">
              <w:r>
                <w:rPr>
                  <w:rFonts w:ascii="黑体" w:hAnsi="新宋体" w:hint="eastAsia"/>
                  <w:kern w:val="0"/>
                  <w:szCs w:val="21"/>
                </w:rPr>
                <w:t>x28--------Pro  卡</w:t>
              </w:r>
            </w:ins>
          </w:p>
          <w:p w14:paraId="0CFBCBFC" w14:textId="77777777" w:rsidR="003843EA" w:rsidRDefault="00A21561">
            <w:pPr>
              <w:widowControl/>
              <w:spacing w:line="276" w:lineRule="auto"/>
              <w:rPr>
                <w:ins w:id="552" w:author="Administrator" w:date="2018-08-16T15:26:00Z"/>
                <w:rFonts w:ascii="黑体" w:hAnsi="新宋体"/>
                <w:kern w:val="0"/>
                <w:szCs w:val="21"/>
              </w:rPr>
            </w:pPr>
            <w:ins w:id="553" w:author="Administrator" w:date="2018-08-16T15:25:00Z">
              <w:r>
                <w:rPr>
                  <w:rFonts w:ascii="黑体" w:hAnsi="新宋体" w:hint="eastAsia"/>
                  <w:kern w:val="0"/>
                  <w:szCs w:val="21"/>
                </w:rPr>
                <w:t>0x00--------M0卡</w:t>
              </w:r>
            </w:ins>
          </w:p>
          <w:p w14:paraId="32CD3DD1" w14:textId="77777777" w:rsidR="003843EA" w:rsidRDefault="00A21561">
            <w:pPr>
              <w:widowControl/>
              <w:spacing w:line="276" w:lineRule="auto"/>
              <w:rPr>
                <w:ins w:id="554" w:author="lenovo" w:date="2017-05-10T17:32:00Z"/>
                <w:rFonts w:ascii="黑体" w:hAnsi="新宋体"/>
                <w:kern w:val="0"/>
                <w:szCs w:val="21"/>
              </w:rPr>
            </w:pPr>
            <w:ins w:id="555" w:author="Administrator" w:date="2018-08-16T15:26:00Z">
              <w:r>
                <w:rPr>
                  <w:rFonts w:ascii="黑体" w:hAnsi="新宋体" w:hint="eastAsia"/>
                  <w:kern w:val="0"/>
                  <w:szCs w:val="21"/>
                </w:rPr>
                <w:t>根据卡片SAK值下传</w:t>
              </w:r>
            </w:ins>
          </w:p>
          <w:p w14:paraId="06C94868" w14:textId="77777777" w:rsidR="003843EA" w:rsidRDefault="00A21561">
            <w:pPr>
              <w:widowControl/>
              <w:spacing w:line="276" w:lineRule="auto"/>
              <w:rPr>
                <w:ins w:id="556" w:author="lenovo" w:date="2017-05-10T14:45:00Z"/>
                <w:rFonts w:ascii="黑体" w:hAnsi="新宋体"/>
                <w:kern w:val="0"/>
                <w:szCs w:val="21"/>
              </w:rPr>
            </w:pPr>
            <w:ins w:id="557" w:author="lenovo" w:date="2017-05-10T17:32:00Z">
              <w:r>
                <w:rPr>
                  <w:rFonts w:ascii="黑体" w:hAnsi="新宋体" w:hint="eastAsia"/>
                  <w:kern w:val="0"/>
                  <w:szCs w:val="21"/>
                </w:rPr>
                <w:t>（该字段不能用0xff</w:t>
              </w:r>
            </w:ins>
            <w:ins w:id="558" w:author="lenovo" w:date="2017-05-12T13:59:00Z">
              <w:r>
                <w:rPr>
                  <w:rFonts w:ascii="黑体" w:hAnsi="新宋体" w:hint="eastAsia"/>
                  <w:kern w:val="0"/>
                  <w:szCs w:val="21"/>
                </w:rPr>
                <w:t>，当该字段没有下传，智能</w:t>
              </w:r>
            </w:ins>
            <w:ins w:id="559" w:author="lenovo" w:date="2017-05-12T14:00:00Z">
              <w:r>
                <w:rPr>
                  <w:rFonts w:ascii="黑体" w:hAnsi="新宋体" w:hint="eastAsia"/>
                  <w:kern w:val="0"/>
                  <w:szCs w:val="21"/>
                </w:rPr>
                <w:t>库默认用0xff</w:t>
              </w:r>
            </w:ins>
            <w:ins w:id="560" w:author="lenovo" w:date="2017-05-10T17:32:00Z">
              <w:r>
                <w:rPr>
                  <w:rFonts w:ascii="黑体" w:hAnsi="新宋体" w:hint="eastAsia"/>
                  <w:kern w:val="0"/>
                  <w:szCs w:val="21"/>
                </w:rPr>
                <w:t>）</w:t>
              </w:r>
            </w:ins>
          </w:p>
        </w:tc>
      </w:tr>
      <w:tr w:rsidR="003843EA" w14:paraId="60988A1C" w14:textId="77777777">
        <w:trPr>
          <w:jc w:val="right"/>
        </w:trPr>
        <w:tc>
          <w:tcPr>
            <w:tcW w:w="452" w:type="dxa"/>
            <w:tcBorders>
              <w:right w:val="single" w:sz="4" w:space="0" w:color="auto"/>
            </w:tcBorders>
            <w:vAlign w:val="center"/>
          </w:tcPr>
          <w:p w14:paraId="4C568ECE"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4</w:t>
            </w:r>
          </w:p>
        </w:tc>
        <w:tc>
          <w:tcPr>
            <w:tcW w:w="2344" w:type="dxa"/>
            <w:tcBorders>
              <w:left w:val="single" w:sz="4" w:space="0" w:color="auto"/>
              <w:right w:val="single" w:sz="4" w:space="0" w:color="auto"/>
            </w:tcBorders>
            <w:vAlign w:val="center"/>
          </w:tcPr>
          <w:p w14:paraId="2FB151F9" w14:textId="77777777" w:rsidR="003843EA" w:rsidRDefault="00A21561">
            <w:pPr>
              <w:widowControl/>
              <w:spacing w:line="276" w:lineRule="auto"/>
              <w:jc w:val="center"/>
              <w:rPr>
                <w:rFonts w:ascii="黑体" w:hAnsi="新宋体"/>
                <w:kern w:val="0"/>
                <w:szCs w:val="21"/>
              </w:rPr>
            </w:pPr>
            <w:proofErr w:type="spellStart"/>
            <w:r>
              <w:rPr>
                <w:rFonts w:ascii="黑体" w:hAnsi="新宋体" w:hint="eastAsia"/>
                <w:kern w:val="0"/>
                <w:szCs w:val="21"/>
              </w:rPr>
              <w:t>felica</w:t>
            </w:r>
            <w:proofErr w:type="spellEnd"/>
            <w:r>
              <w:rPr>
                <w:rFonts w:ascii="黑体" w:hAnsi="新宋体" w:hint="eastAsia"/>
                <w:kern w:val="0"/>
                <w:szCs w:val="21"/>
              </w:rPr>
              <w:t>卡参数</w:t>
            </w:r>
          </w:p>
        </w:tc>
        <w:tc>
          <w:tcPr>
            <w:tcW w:w="1092" w:type="dxa"/>
            <w:tcBorders>
              <w:left w:val="single" w:sz="4" w:space="0" w:color="auto"/>
            </w:tcBorders>
            <w:vAlign w:val="center"/>
          </w:tcPr>
          <w:p w14:paraId="40A28ED4"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L</w:t>
            </w:r>
            <w:r>
              <w:rPr>
                <w:rFonts w:ascii="黑体" w:hAnsi="新宋体"/>
                <w:kern w:val="0"/>
                <w:szCs w:val="21"/>
              </w:rPr>
              <w:t>L</w:t>
            </w:r>
            <w:r>
              <w:rPr>
                <w:rFonts w:ascii="黑体" w:hAnsi="新宋体"/>
                <w:kern w:val="0"/>
                <w:szCs w:val="21"/>
              </w:rPr>
              <w:t>…</w:t>
            </w:r>
            <w:r>
              <w:rPr>
                <w:rFonts w:ascii="黑体" w:hAnsi="新宋体"/>
                <w:kern w:val="0"/>
                <w:szCs w:val="21"/>
              </w:rPr>
              <w:t>128</w:t>
            </w:r>
          </w:p>
        </w:tc>
        <w:tc>
          <w:tcPr>
            <w:tcW w:w="4634" w:type="dxa"/>
          </w:tcPr>
          <w:p w14:paraId="374E3EE5" w14:textId="77777777" w:rsidR="003843EA" w:rsidRDefault="00A21561">
            <w:pPr>
              <w:widowControl/>
              <w:spacing w:line="276" w:lineRule="auto"/>
              <w:rPr>
                <w:rFonts w:ascii="黑体" w:hAnsi="新宋体"/>
                <w:kern w:val="0"/>
                <w:szCs w:val="21"/>
              </w:rPr>
            </w:pPr>
            <w:r>
              <w:rPr>
                <w:rFonts w:ascii="黑体" w:hAnsi="新宋体" w:hint="eastAsia"/>
                <w:kern w:val="0"/>
                <w:szCs w:val="21"/>
              </w:rPr>
              <w:t>可寻多张</w:t>
            </w:r>
            <w:proofErr w:type="spellStart"/>
            <w:r>
              <w:rPr>
                <w:rFonts w:ascii="黑体" w:hAnsi="新宋体" w:hint="eastAsia"/>
                <w:kern w:val="0"/>
                <w:szCs w:val="21"/>
              </w:rPr>
              <w:t>f</w:t>
            </w:r>
            <w:r>
              <w:rPr>
                <w:rFonts w:ascii="黑体" w:hAnsi="新宋体"/>
                <w:kern w:val="0"/>
                <w:szCs w:val="21"/>
              </w:rPr>
              <w:t>elica</w:t>
            </w:r>
            <w:proofErr w:type="spellEnd"/>
            <w:r>
              <w:rPr>
                <w:rFonts w:ascii="黑体" w:hAnsi="新宋体" w:hint="eastAsia"/>
                <w:kern w:val="0"/>
                <w:szCs w:val="21"/>
              </w:rPr>
              <w:t>卡，一张卡参数为4个字节，最多可寻64张卡。</w:t>
            </w:r>
          </w:p>
          <w:p w14:paraId="4FCFB5E6" w14:textId="77777777" w:rsidR="003843EA" w:rsidRDefault="00A21561">
            <w:pPr>
              <w:widowControl/>
              <w:spacing w:line="276" w:lineRule="auto"/>
              <w:rPr>
                <w:rFonts w:ascii="黑体" w:hAnsi="新宋体"/>
                <w:kern w:val="0"/>
                <w:szCs w:val="21"/>
              </w:rPr>
            </w:pPr>
            <w:r>
              <w:rPr>
                <w:rFonts w:ascii="黑体" w:hAnsi="新宋体" w:hint="eastAsia"/>
                <w:kern w:val="0"/>
                <w:szCs w:val="21"/>
              </w:rPr>
              <w:t>具体4个字节格式：</w:t>
            </w:r>
          </w:p>
          <w:p w14:paraId="6E82292B" w14:textId="77777777" w:rsidR="003843EA" w:rsidRDefault="00A21561">
            <w:pPr>
              <w:widowControl/>
              <w:spacing w:line="276" w:lineRule="auto"/>
              <w:rPr>
                <w:rFonts w:ascii="黑体" w:hAnsi="新宋体"/>
                <w:kern w:val="0"/>
                <w:szCs w:val="21"/>
              </w:rPr>
            </w:pPr>
            <w:r>
              <w:rPr>
                <w:rFonts w:ascii="黑体" w:hAnsi="新宋体" w:hint="eastAsia"/>
                <w:kern w:val="0"/>
                <w:szCs w:val="21"/>
              </w:rPr>
              <w:t>xx</w:t>
            </w:r>
            <w:r>
              <w:rPr>
                <w:rFonts w:ascii="黑体" w:hAnsi="新宋体"/>
                <w:kern w:val="0"/>
                <w:szCs w:val="21"/>
              </w:rPr>
              <w:t xml:space="preserve"> </w:t>
            </w:r>
            <w:proofErr w:type="spellStart"/>
            <w:r>
              <w:rPr>
                <w:rFonts w:ascii="黑体" w:hAnsi="新宋体"/>
                <w:kern w:val="0"/>
                <w:szCs w:val="21"/>
              </w:rPr>
              <w:t>xx</w:t>
            </w:r>
            <w:proofErr w:type="spellEnd"/>
            <w:r>
              <w:rPr>
                <w:rFonts w:ascii="黑体" w:hAnsi="新宋体"/>
                <w:kern w:val="0"/>
                <w:szCs w:val="21"/>
              </w:rPr>
              <w:t xml:space="preserve"> </w:t>
            </w:r>
            <w:r>
              <w:rPr>
                <w:rFonts w:ascii="黑体" w:hAnsi="新宋体" w:hint="eastAsia"/>
                <w:kern w:val="0"/>
                <w:szCs w:val="21"/>
              </w:rPr>
              <w:t>----</w:t>
            </w:r>
            <w:r>
              <w:rPr>
                <w:rFonts w:ascii="黑体" w:hAnsi="新宋体"/>
                <w:kern w:val="0"/>
                <w:szCs w:val="21"/>
              </w:rPr>
              <w:t xml:space="preserve"> </w:t>
            </w:r>
            <w:r>
              <w:rPr>
                <w:rFonts w:ascii="黑体" w:hAnsi="新宋体" w:hint="eastAsia"/>
                <w:kern w:val="0"/>
                <w:szCs w:val="21"/>
              </w:rPr>
              <w:t>系统码；</w:t>
            </w:r>
          </w:p>
          <w:p w14:paraId="1272570D" w14:textId="77777777" w:rsidR="003843EA" w:rsidRDefault="00A21561">
            <w:pPr>
              <w:widowControl/>
              <w:spacing w:line="276" w:lineRule="auto"/>
              <w:rPr>
                <w:rFonts w:ascii="黑体" w:hAnsi="新宋体"/>
                <w:kern w:val="0"/>
                <w:szCs w:val="21"/>
              </w:rPr>
            </w:pPr>
            <w:r>
              <w:rPr>
                <w:rFonts w:ascii="黑体" w:hAnsi="新宋体" w:hint="eastAsia"/>
                <w:kern w:val="0"/>
                <w:szCs w:val="21"/>
              </w:rPr>
              <w:t>x</w:t>
            </w:r>
            <w:r>
              <w:rPr>
                <w:rFonts w:ascii="黑体" w:hAnsi="新宋体"/>
                <w:kern w:val="0"/>
                <w:szCs w:val="21"/>
              </w:rPr>
              <w:t xml:space="preserve">x ---- </w:t>
            </w:r>
            <w:r>
              <w:rPr>
                <w:rFonts w:ascii="黑体" w:hAnsi="新宋体" w:hint="eastAsia"/>
                <w:kern w:val="0"/>
                <w:szCs w:val="21"/>
              </w:rPr>
              <w:t>请求码，默认0</w:t>
            </w:r>
            <w:r>
              <w:rPr>
                <w:rFonts w:ascii="黑体" w:hAnsi="新宋体"/>
                <w:kern w:val="0"/>
                <w:szCs w:val="21"/>
              </w:rPr>
              <w:t>xff</w:t>
            </w:r>
            <w:r>
              <w:rPr>
                <w:rFonts w:ascii="黑体" w:hAnsi="新宋体" w:hint="eastAsia"/>
                <w:kern w:val="0"/>
                <w:szCs w:val="21"/>
              </w:rPr>
              <w:t>；</w:t>
            </w:r>
          </w:p>
          <w:p w14:paraId="47824E16" w14:textId="77777777" w:rsidR="003843EA" w:rsidRDefault="00A21561">
            <w:pPr>
              <w:widowControl/>
              <w:spacing w:line="276" w:lineRule="auto"/>
              <w:rPr>
                <w:rFonts w:ascii="黑体" w:hAnsi="新宋体"/>
                <w:kern w:val="0"/>
                <w:szCs w:val="21"/>
              </w:rPr>
            </w:pPr>
            <w:r>
              <w:rPr>
                <w:rFonts w:ascii="黑体" w:hAnsi="新宋体" w:hint="eastAsia"/>
                <w:kern w:val="0"/>
                <w:szCs w:val="21"/>
              </w:rPr>
              <w:t>xx</w:t>
            </w:r>
            <w:r>
              <w:rPr>
                <w:rFonts w:ascii="黑体" w:hAnsi="新宋体"/>
                <w:kern w:val="0"/>
                <w:szCs w:val="21"/>
              </w:rPr>
              <w:t xml:space="preserve"> ---- </w:t>
            </w:r>
            <w:r>
              <w:rPr>
                <w:rFonts w:ascii="黑体" w:hAnsi="新宋体" w:hint="eastAsia"/>
                <w:kern w:val="0"/>
                <w:szCs w:val="21"/>
              </w:rPr>
              <w:t>时间槽</w:t>
            </w:r>
          </w:p>
          <w:p w14:paraId="6CFA7CF4" w14:textId="77777777" w:rsidR="003843EA" w:rsidRDefault="00A21561">
            <w:pPr>
              <w:widowControl/>
              <w:spacing w:line="276" w:lineRule="auto"/>
              <w:rPr>
                <w:rFonts w:ascii="黑体" w:hAnsi="新宋体"/>
                <w:kern w:val="0"/>
                <w:szCs w:val="21"/>
              </w:rPr>
            </w:pPr>
            <w:r>
              <w:rPr>
                <w:rFonts w:ascii="黑体" w:hAnsi="新宋体" w:hint="eastAsia"/>
                <w:kern w:val="0"/>
                <w:szCs w:val="21"/>
              </w:rPr>
              <w:t>多张卡参数则每张卡4个字节参数拼接。</w:t>
            </w:r>
          </w:p>
        </w:tc>
      </w:tr>
    </w:tbl>
    <w:p w14:paraId="56F73C8C" w14:textId="77777777" w:rsidR="003843EA" w:rsidRDefault="003843EA">
      <w:pPr>
        <w:pStyle w:val="MyText"/>
        <w:spacing w:line="276" w:lineRule="auto"/>
        <w:ind w:left="1680"/>
      </w:pPr>
    </w:p>
    <w:p w14:paraId="65DAA1AC" w14:textId="77777777" w:rsidR="003843EA" w:rsidRDefault="00A21561">
      <w:pPr>
        <w:pStyle w:val="MyText"/>
        <w:numPr>
          <w:ilvl w:val="0"/>
          <w:numId w:val="4"/>
        </w:numPr>
        <w:spacing w:line="276" w:lineRule="auto"/>
      </w:pPr>
      <w:r>
        <w:rPr>
          <w:rFonts w:hint="eastAsia"/>
        </w:rPr>
        <w:t>响应报文：</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10A19482" w14:textId="77777777">
        <w:trPr>
          <w:jc w:val="right"/>
        </w:trPr>
        <w:tc>
          <w:tcPr>
            <w:tcW w:w="452" w:type="dxa"/>
            <w:tcBorders>
              <w:right w:val="single" w:sz="4" w:space="0" w:color="auto"/>
            </w:tcBorders>
            <w:shd w:val="clear" w:color="auto" w:fill="E6E6E6"/>
          </w:tcPr>
          <w:p w14:paraId="0F792305" w14:textId="77777777" w:rsidR="003843EA" w:rsidRDefault="00A21561">
            <w:pPr>
              <w:jc w:val="center"/>
              <w:rPr>
                <w:rFonts w:ascii="黑体"/>
                <w:b/>
              </w:rPr>
            </w:pPr>
            <w:r>
              <w:rPr>
                <w:rFonts w:ascii="黑体"/>
                <w:b/>
              </w:rPr>
              <w:t>ID</w:t>
            </w:r>
          </w:p>
        </w:tc>
        <w:tc>
          <w:tcPr>
            <w:tcW w:w="2344" w:type="dxa"/>
            <w:tcBorders>
              <w:left w:val="single" w:sz="4" w:space="0" w:color="auto"/>
              <w:right w:val="single" w:sz="4" w:space="0" w:color="auto"/>
            </w:tcBorders>
            <w:shd w:val="clear" w:color="auto" w:fill="E6E6E6"/>
          </w:tcPr>
          <w:p w14:paraId="354140FF" w14:textId="77777777" w:rsidR="003843EA" w:rsidRDefault="00A21561">
            <w:pPr>
              <w:jc w:val="center"/>
              <w:rPr>
                <w:rFonts w:ascii="黑体"/>
                <w:b/>
              </w:rPr>
            </w:pPr>
            <w:r>
              <w:rPr>
                <w:rFonts w:ascii="黑体" w:hint="eastAsia"/>
                <w:b/>
                <w:szCs w:val="21"/>
              </w:rPr>
              <w:t>数据域</w:t>
            </w:r>
          </w:p>
        </w:tc>
        <w:tc>
          <w:tcPr>
            <w:tcW w:w="1092" w:type="dxa"/>
            <w:tcBorders>
              <w:left w:val="single" w:sz="4" w:space="0" w:color="auto"/>
            </w:tcBorders>
            <w:shd w:val="clear" w:color="auto" w:fill="E6E6E6"/>
          </w:tcPr>
          <w:p w14:paraId="236749BC" w14:textId="77777777" w:rsidR="003843EA" w:rsidRDefault="00A21561">
            <w:pPr>
              <w:jc w:val="center"/>
              <w:rPr>
                <w:rFonts w:ascii="黑体"/>
                <w:b/>
              </w:rPr>
            </w:pPr>
            <w:r>
              <w:rPr>
                <w:rFonts w:ascii="黑体" w:hint="eastAsia"/>
                <w:b/>
              </w:rPr>
              <w:t>长度</w:t>
            </w:r>
          </w:p>
        </w:tc>
        <w:tc>
          <w:tcPr>
            <w:tcW w:w="4634" w:type="dxa"/>
            <w:shd w:val="clear" w:color="auto" w:fill="E6E6E6"/>
          </w:tcPr>
          <w:p w14:paraId="4C8475A2" w14:textId="77777777" w:rsidR="003843EA" w:rsidRDefault="00A21561">
            <w:pPr>
              <w:ind w:firstLine="420"/>
              <w:jc w:val="center"/>
              <w:rPr>
                <w:rFonts w:ascii="黑体"/>
                <w:b/>
              </w:rPr>
            </w:pPr>
            <w:r>
              <w:rPr>
                <w:rFonts w:ascii="黑体" w:hint="eastAsia"/>
                <w:b/>
              </w:rPr>
              <w:t>备注</w:t>
            </w:r>
          </w:p>
        </w:tc>
      </w:tr>
      <w:tr w:rsidR="003843EA" w14:paraId="16E676BC" w14:textId="77777777">
        <w:trPr>
          <w:jc w:val="right"/>
        </w:trPr>
        <w:tc>
          <w:tcPr>
            <w:tcW w:w="452" w:type="dxa"/>
            <w:tcBorders>
              <w:right w:val="single" w:sz="4" w:space="0" w:color="auto"/>
            </w:tcBorders>
            <w:vAlign w:val="center"/>
          </w:tcPr>
          <w:p w14:paraId="21CAEBBC" w14:textId="77777777" w:rsidR="003843EA" w:rsidRDefault="00A21561">
            <w:pPr>
              <w:widowControl/>
              <w:spacing w:line="276" w:lineRule="auto"/>
              <w:jc w:val="center"/>
              <w:rPr>
                <w:rFonts w:ascii="黑体" w:hAnsi="新宋体"/>
                <w:kern w:val="0"/>
                <w:szCs w:val="21"/>
              </w:rPr>
            </w:pPr>
            <w:r>
              <w:rPr>
                <w:rFonts w:ascii="黑体" w:hAnsi="新宋体"/>
                <w:kern w:val="0"/>
                <w:szCs w:val="21"/>
              </w:rPr>
              <w:t>1</w:t>
            </w:r>
          </w:p>
        </w:tc>
        <w:tc>
          <w:tcPr>
            <w:tcW w:w="2344" w:type="dxa"/>
            <w:tcBorders>
              <w:left w:val="single" w:sz="4" w:space="0" w:color="auto"/>
              <w:right w:val="single" w:sz="4" w:space="0" w:color="auto"/>
            </w:tcBorders>
            <w:vAlign w:val="center"/>
          </w:tcPr>
          <w:p w14:paraId="00C26118"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卡类型</w:t>
            </w:r>
          </w:p>
        </w:tc>
        <w:tc>
          <w:tcPr>
            <w:tcW w:w="1092" w:type="dxa"/>
            <w:tcBorders>
              <w:left w:val="single" w:sz="4" w:space="0" w:color="auto"/>
            </w:tcBorders>
            <w:vAlign w:val="center"/>
          </w:tcPr>
          <w:p w14:paraId="3C13885F"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1</w:t>
            </w:r>
          </w:p>
        </w:tc>
        <w:tc>
          <w:tcPr>
            <w:tcW w:w="4634" w:type="dxa"/>
          </w:tcPr>
          <w:p w14:paraId="54637642" w14:textId="77777777" w:rsidR="003843EA" w:rsidRDefault="00A21561">
            <w:pPr>
              <w:widowControl/>
              <w:spacing w:line="276" w:lineRule="auto"/>
              <w:rPr>
                <w:rFonts w:ascii="黑体" w:hAnsi="新宋体"/>
                <w:kern w:val="0"/>
                <w:szCs w:val="21"/>
              </w:rPr>
            </w:pPr>
            <w:r>
              <w:rPr>
                <w:rFonts w:ascii="黑体" w:hAnsi="新宋体"/>
                <w:kern w:val="0"/>
                <w:szCs w:val="21"/>
              </w:rPr>
              <w:t xml:space="preserve">0x0A     </w:t>
            </w:r>
            <w:r>
              <w:rPr>
                <w:rFonts w:ascii="黑体" w:hAnsi="新宋体" w:hint="eastAsia"/>
                <w:kern w:val="0"/>
                <w:szCs w:val="21"/>
              </w:rPr>
              <w:t>A卡</w:t>
            </w:r>
          </w:p>
          <w:p w14:paraId="06BCADCD" w14:textId="77777777" w:rsidR="003843EA" w:rsidRDefault="00A21561">
            <w:pPr>
              <w:widowControl/>
              <w:spacing w:line="276" w:lineRule="auto"/>
              <w:rPr>
                <w:rFonts w:ascii="黑体" w:hAnsi="新宋体"/>
                <w:kern w:val="0"/>
                <w:szCs w:val="21"/>
              </w:rPr>
            </w:pPr>
            <w:r>
              <w:rPr>
                <w:rFonts w:ascii="黑体" w:hAnsi="新宋体"/>
                <w:kern w:val="0"/>
                <w:szCs w:val="21"/>
              </w:rPr>
              <w:t xml:space="preserve">0x0B     </w:t>
            </w:r>
            <w:r>
              <w:rPr>
                <w:rFonts w:ascii="黑体" w:hAnsi="新宋体" w:hint="eastAsia"/>
                <w:kern w:val="0"/>
                <w:szCs w:val="21"/>
              </w:rPr>
              <w:t>B卡</w:t>
            </w:r>
          </w:p>
          <w:p w14:paraId="0F645390" w14:textId="77777777" w:rsidR="003843EA" w:rsidRDefault="00A21561">
            <w:pPr>
              <w:widowControl/>
              <w:spacing w:line="276" w:lineRule="auto"/>
              <w:rPr>
                <w:rFonts w:ascii="黑体" w:hAnsi="新宋体"/>
                <w:kern w:val="0"/>
                <w:szCs w:val="21"/>
              </w:rPr>
            </w:pPr>
            <w:r>
              <w:rPr>
                <w:rFonts w:ascii="黑体" w:hAnsi="新宋体"/>
                <w:kern w:val="0"/>
                <w:szCs w:val="21"/>
              </w:rPr>
              <w:lastRenderedPageBreak/>
              <w:t xml:space="preserve">0x0C    </w:t>
            </w:r>
            <w:r>
              <w:rPr>
                <w:rFonts w:ascii="黑体" w:hAnsi="新宋体" w:hint="eastAsia"/>
                <w:kern w:val="0"/>
                <w:szCs w:val="21"/>
              </w:rPr>
              <w:t>M1卡</w:t>
            </w:r>
          </w:p>
        </w:tc>
      </w:tr>
      <w:tr w:rsidR="003843EA" w14:paraId="5BB0922B" w14:textId="77777777">
        <w:trPr>
          <w:jc w:val="right"/>
        </w:trPr>
        <w:tc>
          <w:tcPr>
            <w:tcW w:w="452" w:type="dxa"/>
            <w:tcBorders>
              <w:right w:val="single" w:sz="4" w:space="0" w:color="auto"/>
            </w:tcBorders>
            <w:vAlign w:val="center"/>
          </w:tcPr>
          <w:p w14:paraId="2265BF59"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lastRenderedPageBreak/>
              <w:t>2</w:t>
            </w:r>
          </w:p>
        </w:tc>
        <w:tc>
          <w:tcPr>
            <w:tcW w:w="2344" w:type="dxa"/>
            <w:tcBorders>
              <w:left w:val="single" w:sz="4" w:space="0" w:color="auto"/>
              <w:right w:val="single" w:sz="4" w:space="0" w:color="auto"/>
            </w:tcBorders>
            <w:vAlign w:val="center"/>
          </w:tcPr>
          <w:p w14:paraId="346A83E3"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卡片内部序列号</w:t>
            </w:r>
          </w:p>
        </w:tc>
        <w:tc>
          <w:tcPr>
            <w:tcW w:w="1092" w:type="dxa"/>
            <w:tcBorders>
              <w:left w:val="single" w:sz="4" w:space="0" w:color="auto"/>
            </w:tcBorders>
            <w:vAlign w:val="center"/>
          </w:tcPr>
          <w:p w14:paraId="75526B09"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LL..</w:t>
            </w:r>
            <w:r>
              <w:rPr>
                <w:rFonts w:ascii="黑体" w:hAnsi="新宋体"/>
                <w:kern w:val="0"/>
                <w:szCs w:val="21"/>
              </w:rPr>
              <w:t>256</w:t>
            </w:r>
          </w:p>
        </w:tc>
        <w:tc>
          <w:tcPr>
            <w:tcW w:w="4634" w:type="dxa"/>
          </w:tcPr>
          <w:p w14:paraId="75E134B9" w14:textId="77777777" w:rsidR="003843EA" w:rsidRDefault="003843EA">
            <w:pPr>
              <w:widowControl/>
              <w:spacing w:line="276" w:lineRule="auto"/>
              <w:rPr>
                <w:rFonts w:ascii="黑体" w:hAnsi="新宋体"/>
                <w:b/>
                <w:bCs/>
                <w:kern w:val="0"/>
                <w:sz w:val="44"/>
                <w:szCs w:val="21"/>
              </w:rPr>
            </w:pPr>
          </w:p>
        </w:tc>
      </w:tr>
      <w:tr w:rsidR="003843EA" w14:paraId="348A6E9E" w14:textId="77777777">
        <w:trPr>
          <w:jc w:val="right"/>
        </w:trPr>
        <w:tc>
          <w:tcPr>
            <w:tcW w:w="452" w:type="dxa"/>
            <w:tcBorders>
              <w:right w:val="single" w:sz="4" w:space="0" w:color="auto"/>
            </w:tcBorders>
            <w:vAlign w:val="center"/>
          </w:tcPr>
          <w:p w14:paraId="1FE46A4B"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3</w:t>
            </w:r>
          </w:p>
        </w:tc>
        <w:tc>
          <w:tcPr>
            <w:tcW w:w="2344" w:type="dxa"/>
            <w:tcBorders>
              <w:left w:val="single" w:sz="4" w:space="0" w:color="auto"/>
              <w:right w:val="single" w:sz="4" w:space="0" w:color="auto"/>
            </w:tcBorders>
            <w:vAlign w:val="center"/>
          </w:tcPr>
          <w:p w14:paraId="18CE7D97"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ATQA</w:t>
            </w:r>
          </w:p>
        </w:tc>
        <w:tc>
          <w:tcPr>
            <w:tcW w:w="1092" w:type="dxa"/>
            <w:tcBorders>
              <w:left w:val="single" w:sz="4" w:space="0" w:color="auto"/>
            </w:tcBorders>
            <w:vAlign w:val="center"/>
          </w:tcPr>
          <w:p w14:paraId="44B4C220"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2</w:t>
            </w:r>
          </w:p>
        </w:tc>
        <w:tc>
          <w:tcPr>
            <w:tcW w:w="4634" w:type="dxa"/>
          </w:tcPr>
          <w:p w14:paraId="65882F46" w14:textId="77777777" w:rsidR="003843EA" w:rsidRDefault="00A21561">
            <w:pPr>
              <w:widowControl/>
              <w:spacing w:line="276" w:lineRule="auto"/>
              <w:rPr>
                <w:rFonts w:ascii="黑体" w:hAnsi="新宋体"/>
                <w:kern w:val="0"/>
                <w:szCs w:val="21"/>
              </w:rPr>
            </w:pPr>
            <w:del w:id="561" w:author="Administrator" w:date="2018-08-16T15:23:00Z">
              <w:r>
                <w:rPr>
                  <w:rFonts w:ascii="黑体" w:hAnsi="新宋体" w:hint="eastAsia"/>
                  <w:kern w:val="0"/>
                  <w:szCs w:val="21"/>
                </w:rPr>
                <w:delText>当卡类型为M1卡时</w:delText>
              </w:r>
            </w:del>
            <w:ins w:id="562" w:author="Administrator" w:date="2018-08-16T15:24:00Z">
              <w:r>
                <w:rPr>
                  <w:rFonts w:ascii="黑体" w:hAnsi="新宋体" w:hint="eastAsia"/>
                  <w:kern w:val="0"/>
                  <w:szCs w:val="21"/>
                </w:rPr>
                <w:t>当A卡(需要NDK支持)和M1卡时存在</w:t>
              </w:r>
            </w:ins>
            <w:del w:id="563" w:author="Administrator" w:date="2018-08-16T15:23:00Z">
              <w:r>
                <w:rPr>
                  <w:rFonts w:ascii="黑体" w:hAnsi="新宋体" w:hint="eastAsia"/>
                  <w:kern w:val="0"/>
                  <w:szCs w:val="21"/>
                </w:rPr>
                <w:delText>存在</w:delText>
              </w:r>
            </w:del>
          </w:p>
        </w:tc>
      </w:tr>
      <w:tr w:rsidR="003843EA" w14:paraId="4E9C2B75" w14:textId="77777777">
        <w:trPr>
          <w:jc w:val="right"/>
          <w:ins w:id="564" w:author="Administrator" w:date="2018-08-16T15:23:00Z"/>
        </w:trPr>
        <w:tc>
          <w:tcPr>
            <w:tcW w:w="452" w:type="dxa"/>
            <w:tcBorders>
              <w:right w:val="single" w:sz="4" w:space="0" w:color="auto"/>
            </w:tcBorders>
            <w:vAlign w:val="center"/>
          </w:tcPr>
          <w:p w14:paraId="3DC2633D" w14:textId="77777777" w:rsidR="003843EA" w:rsidRDefault="00A21561">
            <w:pPr>
              <w:widowControl/>
              <w:spacing w:line="276" w:lineRule="auto"/>
              <w:jc w:val="center"/>
              <w:rPr>
                <w:ins w:id="565" w:author="Administrator" w:date="2018-08-16T15:23:00Z"/>
                <w:rFonts w:ascii="黑体" w:hAnsi="新宋体"/>
                <w:kern w:val="0"/>
                <w:szCs w:val="21"/>
              </w:rPr>
            </w:pPr>
            <w:ins w:id="566" w:author="Administrator" w:date="2018-08-16T15:23:00Z">
              <w:r>
                <w:rPr>
                  <w:rFonts w:ascii="黑体" w:hAnsi="新宋体" w:hint="eastAsia"/>
                  <w:kern w:val="0"/>
                  <w:szCs w:val="21"/>
                </w:rPr>
                <w:t>4</w:t>
              </w:r>
            </w:ins>
          </w:p>
        </w:tc>
        <w:tc>
          <w:tcPr>
            <w:tcW w:w="2344" w:type="dxa"/>
            <w:tcBorders>
              <w:left w:val="single" w:sz="4" w:space="0" w:color="auto"/>
              <w:right w:val="single" w:sz="4" w:space="0" w:color="auto"/>
            </w:tcBorders>
            <w:vAlign w:val="center"/>
          </w:tcPr>
          <w:p w14:paraId="6565EBB5" w14:textId="77777777" w:rsidR="003843EA" w:rsidRDefault="00A21561">
            <w:pPr>
              <w:widowControl/>
              <w:spacing w:line="276" w:lineRule="auto"/>
              <w:jc w:val="center"/>
              <w:rPr>
                <w:ins w:id="567" w:author="Administrator" w:date="2018-08-16T15:23:00Z"/>
                <w:rFonts w:ascii="黑体" w:hAnsi="新宋体"/>
                <w:kern w:val="0"/>
                <w:szCs w:val="21"/>
              </w:rPr>
            </w:pPr>
            <w:ins w:id="568" w:author="Administrator" w:date="2018-08-16T15:23:00Z">
              <w:r>
                <w:rPr>
                  <w:rFonts w:ascii="黑体" w:hAnsi="新宋体" w:hint="eastAsia"/>
                  <w:kern w:val="0"/>
                  <w:szCs w:val="21"/>
                </w:rPr>
                <w:t>SAK</w:t>
              </w:r>
            </w:ins>
          </w:p>
        </w:tc>
        <w:tc>
          <w:tcPr>
            <w:tcW w:w="1092" w:type="dxa"/>
            <w:tcBorders>
              <w:left w:val="single" w:sz="4" w:space="0" w:color="auto"/>
            </w:tcBorders>
            <w:vAlign w:val="center"/>
          </w:tcPr>
          <w:p w14:paraId="121062B6" w14:textId="77777777" w:rsidR="003843EA" w:rsidRDefault="00A21561">
            <w:pPr>
              <w:widowControl/>
              <w:spacing w:line="276" w:lineRule="auto"/>
              <w:jc w:val="center"/>
              <w:rPr>
                <w:ins w:id="569" w:author="Administrator" w:date="2018-08-16T15:23:00Z"/>
                <w:rFonts w:ascii="黑体" w:hAnsi="新宋体"/>
                <w:kern w:val="0"/>
                <w:szCs w:val="21"/>
              </w:rPr>
            </w:pPr>
            <w:ins w:id="570" w:author="Administrator" w:date="2018-08-16T15:23:00Z">
              <w:r>
                <w:rPr>
                  <w:rFonts w:ascii="黑体" w:hAnsi="新宋体" w:hint="eastAsia"/>
                  <w:kern w:val="0"/>
                  <w:szCs w:val="21"/>
                </w:rPr>
                <w:t>1</w:t>
              </w:r>
            </w:ins>
          </w:p>
        </w:tc>
        <w:tc>
          <w:tcPr>
            <w:tcW w:w="4634" w:type="dxa"/>
          </w:tcPr>
          <w:p w14:paraId="19A79F6F" w14:textId="77777777" w:rsidR="003843EA" w:rsidRDefault="00A21561">
            <w:pPr>
              <w:widowControl/>
              <w:spacing w:line="276" w:lineRule="auto"/>
              <w:rPr>
                <w:ins w:id="571" w:author="Administrator" w:date="2018-08-16T15:23:00Z"/>
                <w:rFonts w:ascii="黑体" w:hAnsi="新宋体"/>
                <w:kern w:val="0"/>
                <w:szCs w:val="21"/>
              </w:rPr>
            </w:pPr>
            <w:ins w:id="572" w:author="Administrator" w:date="2018-08-16T15:25:00Z">
              <w:r>
                <w:rPr>
                  <w:rFonts w:ascii="黑体" w:hAnsi="新宋体" w:hint="eastAsia"/>
                  <w:kern w:val="0"/>
                  <w:szCs w:val="21"/>
                </w:rPr>
                <w:t>当A卡和M1卡时有意义.</w:t>
              </w:r>
            </w:ins>
          </w:p>
        </w:tc>
      </w:tr>
      <w:tr w:rsidR="003843EA" w14:paraId="19E28A7F" w14:textId="77777777">
        <w:trPr>
          <w:jc w:val="right"/>
        </w:trPr>
        <w:tc>
          <w:tcPr>
            <w:tcW w:w="452" w:type="dxa"/>
            <w:tcBorders>
              <w:right w:val="single" w:sz="4" w:space="0" w:color="auto"/>
            </w:tcBorders>
            <w:vAlign w:val="center"/>
          </w:tcPr>
          <w:p w14:paraId="583C01F1"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5</w:t>
            </w:r>
          </w:p>
        </w:tc>
        <w:tc>
          <w:tcPr>
            <w:tcW w:w="2344" w:type="dxa"/>
            <w:tcBorders>
              <w:left w:val="single" w:sz="4" w:space="0" w:color="auto"/>
              <w:right w:val="single" w:sz="4" w:space="0" w:color="auto"/>
            </w:tcBorders>
          </w:tcPr>
          <w:p w14:paraId="11235D9C" w14:textId="77777777" w:rsidR="003843EA" w:rsidRDefault="00A21561">
            <w:pPr>
              <w:widowControl/>
              <w:spacing w:line="276" w:lineRule="auto"/>
              <w:jc w:val="center"/>
              <w:rPr>
                <w:rFonts w:ascii="黑体" w:hAnsi="新宋体"/>
                <w:kern w:val="0"/>
                <w:szCs w:val="21"/>
              </w:rPr>
            </w:pPr>
            <w:ins w:id="573" w:author="Administrator" w:date="2018-04-18T20:07:00Z">
              <w:r>
                <w:rPr>
                  <w:rFonts w:ascii="黑体" w:hAnsi="新宋体" w:hint="eastAsia"/>
                  <w:kern w:val="0"/>
                  <w:szCs w:val="21"/>
                </w:rPr>
                <w:t>A</w:t>
              </w:r>
            </w:ins>
            <w:ins w:id="574" w:author="Administrator" w:date="2018-06-13T14:40:00Z">
              <w:r>
                <w:rPr>
                  <w:rFonts w:ascii="黑体" w:hAnsi="新宋体" w:hint="eastAsia"/>
                  <w:kern w:val="0"/>
                  <w:szCs w:val="21"/>
                </w:rPr>
                <w:t>TS</w:t>
              </w:r>
            </w:ins>
            <w:ins w:id="575" w:author="Administrator" w:date="2018-04-18T20:07:00Z">
              <w:r>
                <w:rPr>
                  <w:rFonts w:ascii="黑体" w:hAnsi="新宋体" w:hint="eastAsia"/>
                  <w:kern w:val="0"/>
                  <w:szCs w:val="21"/>
                </w:rPr>
                <w:t>数据</w:t>
              </w:r>
            </w:ins>
          </w:p>
        </w:tc>
        <w:tc>
          <w:tcPr>
            <w:tcW w:w="1092" w:type="dxa"/>
            <w:tcBorders>
              <w:left w:val="single" w:sz="4" w:space="0" w:color="auto"/>
            </w:tcBorders>
            <w:vAlign w:val="center"/>
          </w:tcPr>
          <w:p w14:paraId="14CAE219" w14:textId="77777777" w:rsidR="003843EA" w:rsidRDefault="00A21561">
            <w:pPr>
              <w:widowControl/>
              <w:spacing w:line="276" w:lineRule="auto"/>
              <w:jc w:val="center"/>
              <w:rPr>
                <w:rFonts w:ascii="黑体" w:hAnsi="新宋体"/>
                <w:kern w:val="0"/>
                <w:szCs w:val="21"/>
              </w:rPr>
            </w:pPr>
            <w:ins w:id="576" w:author="Administrator" w:date="2018-04-18T20:07:00Z">
              <w:r>
                <w:rPr>
                  <w:rFonts w:ascii="黑体" w:hAnsi="宋体" w:hint="eastAsia"/>
                  <w:szCs w:val="21"/>
                </w:rPr>
                <w:t>LL..32</w:t>
              </w:r>
            </w:ins>
          </w:p>
        </w:tc>
        <w:tc>
          <w:tcPr>
            <w:tcW w:w="4634" w:type="dxa"/>
          </w:tcPr>
          <w:p w14:paraId="465083F1" w14:textId="77777777" w:rsidR="003843EA" w:rsidRDefault="00A21561">
            <w:pPr>
              <w:widowControl/>
              <w:spacing w:line="276" w:lineRule="auto"/>
              <w:rPr>
                <w:rFonts w:ascii="黑体" w:hAnsi="新宋体"/>
                <w:kern w:val="0"/>
                <w:szCs w:val="21"/>
              </w:rPr>
            </w:pPr>
            <w:ins w:id="577" w:author="Administrator" w:date="2018-08-16T15:25:00Z">
              <w:r>
                <w:rPr>
                  <w:rFonts w:ascii="黑体" w:hAnsi="新宋体" w:hint="eastAsia"/>
                  <w:kern w:val="0"/>
                  <w:szCs w:val="21"/>
                </w:rPr>
                <w:t>当A卡</w:t>
              </w:r>
            </w:ins>
            <w:r>
              <w:rPr>
                <w:rFonts w:ascii="黑体" w:hAnsi="新宋体" w:hint="eastAsia"/>
                <w:kern w:val="0"/>
                <w:szCs w:val="21"/>
              </w:rPr>
              <w:t>时</w:t>
            </w:r>
            <w:ins w:id="578" w:author="Administrator" w:date="2018-08-16T15:25:00Z">
              <w:r>
                <w:rPr>
                  <w:rFonts w:ascii="黑体" w:hAnsi="新宋体" w:hint="eastAsia"/>
                  <w:kern w:val="0"/>
                  <w:szCs w:val="21"/>
                </w:rPr>
                <w:t>有意义.</w:t>
              </w:r>
            </w:ins>
          </w:p>
        </w:tc>
      </w:tr>
    </w:tbl>
    <w:p w14:paraId="22E7EABA" w14:textId="77777777" w:rsidR="003843EA" w:rsidRDefault="00A21561">
      <w:pPr>
        <w:pStyle w:val="MyDoc111New"/>
      </w:pPr>
      <w:bookmarkStart w:id="579" w:name="_Toc453057397"/>
      <w:bookmarkStart w:id="580" w:name="_Toc1161"/>
      <w:bookmarkStart w:id="581" w:name="_Toc30458"/>
      <w:bookmarkStart w:id="582" w:name="_Toc12586"/>
      <w:bookmarkStart w:id="583" w:name="_Toc5553"/>
      <w:r>
        <w:rPr>
          <w:rFonts w:hint="eastAsia"/>
        </w:rPr>
        <w:t>非接下电指令</w:t>
      </w:r>
      <w:bookmarkEnd w:id="579"/>
      <w:bookmarkEnd w:id="580"/>
      <w:bookmarkEnd w:id="581"/>
      <w:bookmarkEnd w:id="582"/>
      <w:bookmarkEnd w:id="583"/>
      <w:ins w:id="584" w:author="Administrator" w:date="2018-04-27T11:02:00Z">
        <w:r>
          <w:rPr>
            <w:rFonts w:hint="eastAsia"/>
          </w:rPr>
          <w:t>0xE2 0x02</w:t>
        </w:r>
      </w:ins>
    </w:p>
    <w:p w14:paraId="3624AB13" w14:textId="77777777" w:rsidR="003843EA" w:rsidRDefault="00A21561">
      <w:pPr>
        <w:pStyle w:val="MyText"/>
        <w:spacing w:line="276" w:lineRule="auto"/>
        <w:ind w:firstLine="409"/>
      </w:pPr>
      <w:r>
        <w:rPr>
          <w:rFonts w:hint="eastAsia"/>
        </w:rPr>
        <w:t>指令号：0xE2 0x02</w:t>
      </w:r>
    </w:p>
    <w:p w14:paraId="37C3D903" w14:textId="77777777" w:rsidR="003843EA" w:rsidRDefault="00A21561">
      <w:pPr>
        <w:pStyle w:val="MyText"/>
        <w:spacing w:line="276" w:lineRule="auto"/>
        <w:ind w:firstLine="409"/>
      </w:pPr>
      <w:r>
        <w:rPr>
          <w:rFonts w:hint="eastAsia"/>
        </w:rPr>
        <w:t>描述：该命令用于非接卡下电操作。实际上是将天线关闭一段时间。</w:t>
      </w:r>
    </w:p>
    <w:p w14:paraId="6F690B26" w14:textId="77777777" w:rsidR="003843EA" w:rsidRDefault="00A21561">
      <w:pPr>
        <w:pStyle w:val="MyText"/>
        <w:spacing w:line="276" w:lineRule="auto"/>
        <w:ind w:firstLine="409"/>
      </w:pPr>
      <w:r>
        <w:rPr>
          <w:rFonts w:hint="eastAsia"/>
        </w:rPr>
        <w:t>请求报文：</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418E12EE" w14:textId="77777777">
        <w:trPr>
          <w:jc w:val="right"/>
        </w:trPr>
        <w:tc>
          <w:tcPr>
            <w:tcW w:w="452" w:type="dxa"/>
            <w:tcBorders>
              <w:right w:val="single" w:sz="4" w:space="0" w:color="auto"/>
            </w:tcBorders>
            <w:shd w:val="clear" w:color="auto" w:fill="E6E6E6"/>
          </w:tcPr>
          <w:p w14:paraId="2BDDA073" w14:textId="77777777" w:rsidR="003843EA" w:rsidRDefault="00A21561">
            <w:pPr>
              <w:jc w:val="center"/>
              <w:rPr>
                <w:rFonts w:eastAsia="新宋体"/>
                <w:b/>
              </w:rPr>
            </w:pPr>
            <w:r>
              <w:rPr>
                <w:rFonts w:eastAsia="新宋体" w:hint="eastAsia"/>
                <w:b/>
              </w:rPr>
              <w:t>ID</w:t>
            </w:r>
          </w:p>
        </w:tc>
        <w:tc>
          <w:tcPr>
            <w:tcW w:w="2344" w:type="dxa"/>
            <w:tcBorders>
              <w:left w:val="single" w:sz="4" w:space="0" w:color="auto"/>
              <w:right w:val="single" w:sz="4" w:space="0" w:color="auto"/>
            </w:tcBorders>
            <w:shd w:val="clear" w:color="auto" w:fill="E6E6E6"/>
          </w:tcPr>
          <w:p w14:paraId="70612820" w14:textId="77777777" w:rsidR="003843EA" w:rsidRDefault="00A21561">
            <w:pPr>
              <w:jc w:val="center"/>
              <w:rPr>
                <w:rFonts w:eastAsia="新宋体"/>
                <w:b/>
              </w:rPr>
            </w:pPr>
            <w:r>
              <w:rPr>
                <w:rFonts w:eastAsia="新宋体" w:hint="eastAsia"/>
                <w:b/>
                <w:szCs w:val="21"/>
              </w:rPr>
              <w:t>数据域</w:t>
            </w:r>
          </w:p>
        </w:tc>
        <w:tc>
          <w:tcPr>
            <w:tcW w:w="1092" w:type="dxa"/>
            <w:tcBorders>
              <w:left w:val="single" w:sz="4" w:space="0" w:color="auto"/>
            </w:tcBorders>
            <w:shd w:val="clear" w:color="auto" w:fill="E6E6E6"/>
          </w:tcPr>
          <w:p w14:paraId="5A4D5759" w14:textId="77777777" w:rsidR="003843EA" w:rsidRDefault="00A21561">
            <w:pPr>
              <w:jc w:val="center"/>
              <w:rPr>
                <w:rFonts w:eastAsia="新宋体"/>
                <w:b/>
              </w:rPr>
            </w:pPr>
            <w:r>
              <w:rPr>
                <w:rFonts w:eastAsia="新宋体" w:hint="eastAsia"/>
                <w:b/>
              </w:rPr>
              <w:t>长度</w:t>
            </w:r>
          </w:p>
        </w:tc>
        <w:tc>
          <w:tcPr>
            <w:tcW w:w="4634" w:type="dxa"/>
            <w:shd w:val="clear" w:color="auto" w:fill="E6E6E6"/>
          </w:tcPr>
          <w:p w14:paraId="641CD7C2" w14:textId="77777777" w:rsidR="003843EA" w:rsidRDefault="00A21561">
            <w:pPr>
              <w:ind w:firstLine="420"/>
              <w:jc w:val="center"/>
              <w:rPr>
                <w:rFonts w:eastAsia="新宋体"/>
                <w:b/>
              </w:rPr>
            </w:pPr>
            <w:r>
              <w:rPr>
                <w:rFonts w:hint="eastAsia"/>
                <w:b/>
              </w:rPr>
              <w:t>备注</w:t>
            </w:r>
          </w:p>
        </w:tc>
      </w:tr>
      <w:tr w:rsidR="003843EA" w14:paraId="15B9E388" w14:textId="77777777">
        <w:trPr>
          <w:jc w:val="right"/>
        </w:trPr>
        <w:tc>
          <w:tcPr>
            <w:tcW w:w="452" w:type="dxa"/>
            <w:tcBorders>
              <w:right w:val="single" w:sz="4" w:space="0" w:color="auto"/>
            </w:tcBorders>
            <w:vAlign w:val="center"/>
          </w:tcPr>
          <w:p w14:paraId="02790C0E"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1</w:t>
            </w:r>
          </w:p>
        </w:tc>
        <w:tc>
          <w:tcPr>
            <w:tcW w:w="2344" w:type="dxa"/>
            <w:tcBorders>
              <w:left w:val="single" w:sz="4" w:space="0" w:color="auto"/>
              <w:right w:val="single" w:sz="4" w:space="0" w:color="auto"/>
            </w:tcBorders>
            <w:vAlign w:val="center"/>
          </w:tcPr>
          <w:p w14:paraId="78D03585"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关闭非接天线</w:t>
            </w:r>
          </w:p>
        </w:tc>
        <w:tc>
          <w:tcPr>
            <w:tcW w:w="1092" w:type="dxa"/>
            <w:tcBorders>
              <w:left w:val="single" w:sz="4" w:space="0" w:color="auto"/>
            </w:tcBorders>
            <w:vAlign w:val="center"/>
          </w:tcPr>
          <w:p w14:paraId="66A2379C"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1</w:t>
            </w:r>
          </w:p>
        </w:tc>
        <w:tc>
          <w:tcPr>
            <w:tcW w:w="4634" w:type="dxa"/>
          </w:tcPr>
          <w:p w14:paraId="783C5C05" w14:textId="77777777" w:rsidR="003843EA" w:rsidRDefault="00A21561">
            <w:pPr>
              <w:rPr>
                <w:bCs/>
                <w:color w:val="000000"/>
                <w:szCs w:val="21"/>
              </w:rPr>
            </w:pPr>
            <w:r>
              <w:rPr>
                <w:rFonts w:hint="eastAsia"/>
                <w:bCs/>
                <w:color w:val="000000"/>
                <w:szCs w:val="21"/>
              </w:rPr>
              <w:t xml:space="preserve">0x01 </w:t>
            </w:r>
            <w:r>
              <w:rPr>
                <w:rFonts w:hint="eastAsia"/>
                <w:bCs/>
                <w:color w:val="000000"/>
                <w:szCs w:val="21"/>
              </w:rPr>
              <w:t>表示关闭天线</w:t>
            </w:r>
          </w:p>
          <w:p w14:paraId="3EA331CA" w14:textId="77777777" w:rsidR="003843EA" w:rsidRDefault="00A21561">
            <w:pPr>
              <w:rPr>
                <w:bCs/>
                <w:color w:val="000000"/>
                <w:szCs w:val="21"/>
              </w:rPr>
            </w:pPr>
            <w:r>
              <w:rPr>
                <w:rFonts w:hint="eastAsia"/>
                <w:bCs/>
                <w:color w:val="000000"/>
                <w:szCs w:val="21"/>
              </w:rPr>
              <w:t>其他值表示不关闭天线</w:t>
            </w:r>
          </w:p>
        </w:tc>
      </w:tr>
    </w:tbl>
    <w:p w14:paraId="175AA762" w14:textId="77777777" w:rsidR="003843EA" w:rsidRDefault="00A21561">
      <w:pPr>
        <w:pStyle w:val="MyText"/>
        <w:spacing w:line="276" w:lineRule="auto"/>
        <w:ind w:firstLine="409"/>
      </w:pPr>
      <w:r>
        <w:rPr>
          <w:rFonts w:hint="eastAsia"/>
        </w:rPr>
        <w:t>响应报文：无</w:t>
      </w:r>
    </w:p>
    <w:p w14:paraId="0BD41F50" w14:textId="77777777" w:rsidR="003843EA" w:rsidRDefault="00A21561">
      <w:pPr>
        <w:pStyle w:val="MyText"/>
        <w:spacing w:line="276" w:lineRule="auto"/>
        <w:ind w:firstLine="409"/>
      </w:pPr>
      <w:r>
        <w:rPr>
          <w:rFonts w:hint="eastAsia"/>
        </w:rPr>
        <w:t>注意：应用程序在对非接触卡（CPU卡或者Mifare-1卡）操作结束后，或者无需寻卡的时候，应该关闭射频天线。</w:t>
      </w:r>
    </w:p>
    <w:p w14:paraId="63C20931" w14:textId="77777777" w:rsidR="003843EA" w:rsidRDefault="00A21561">
      <w:pPr>
        <w:pStyle w:val="MyDoc111New"/>
      </w:pPr>
      <w:bookmarkStart w:id="585" w:name="_Toc23493"/>
      <w:bookmarkStart w:id="586" w:name="_Toc18759"/>
      <w:r>
        <w:rPr>
          <w:rFonts w:hint="eastAsia"/>
        </w:rPr>
        <w:t>非接在位检测</w:t>
      </w:r>
      <w:bookmarkEnd w:id="585"/>
      <w:bookmarkEnd w:id="586"/>
      <w:ins w:id="587" w:author="Administrator" w:date="2018-04-27T11:03:00Z">
        <w:r>
          <w:t>0xE</w:t>
        </w:r>
        <w:r>
          <w:rPr>
            <w:rFonts w:hint="eastAsia"/>
          </w:rPr>
          <w:t>2</w:t>
        </w:r>
        <w:r>
          <w:t xml:space="preserve"> 0x</w:t>
        </w:r>
      </w:ins>
      <w:r>
        <w:rPr>
          <w:rFonts w:hint="eastAsia"/>
        </w:rPr>
        <w:t>0</w:t>
      </w:r>
      <w:r>
        <w:t>3</w:t>
      </w:r>
    </w:p>
    <w:p w14:paraId="25E7816E" w14:textId="77777777" w:rsidR="003843EA" w:rsidRDefault="00A21561">
      <w:pPr>
        <w:pStyle w:val="MyText"/>
        <w:spacing w:line="276" w:lineRule="auto"/>
        <w:ind w:firstLine="409"/>
      </w:pPr>
      <w:r>
        <w:rPr>
          <w:rFonts w:hint="eastAsia"/>
        </w:rPr>
        <w:t>指令号：</w:t>
      </w:r>
      <w:r>
        <w:t>0xE</w:t>
      </w:r>
      <w:r>
        <w:rPr>
          <w:rFonts w:hint="eastAsia"/>
        </w:rPr>
        <w:t>2</w:t>
      </w:r>
      <w:r>
        <w:t xml:space="preserve"> 0x</w:t>
      </w:r>
      <w:r>
        <w:rPr>
          <w:rFonts w:hint="eastAsia"/>
        </w:rPr>
        <w:t>0</w:t>
      </w:r>
      <w:r>
        <w:t>3</w:t>
      </w:r>
    </w:p>
    <w:p w14:paraId="3D5D30A1" w14:textId="77777777" w:rsidR="003843EA" w:rsidRDefault="00A21561">
      <w:pPr>
        <w:pStyle w:val="MyText"/>
        <w:spacing w:line="276" w:lineRule="auto"/>
        <w:ind w:firstLine="409"/>
      </w:pPr>
      <w:r>
        <w:rPr>
          <w:rFonts w:hint="eastAsia"/>
        </w:rPr>
        <w:t>描述：该命令用于检测非接卡是否在位。</w:t>
      </w:r>
    </w:p>
    <w:p w14:paraId="3B1F57E5" w14:textId="77777777" w:rsidR="003843EA" w:rsidRDefault="00A21561">
      <w:pPr>
        <w:pStyle w:val="MyText"/>
        <w:numPr>
          <w:ilvl w:val="0"/>
          <w:numId w:val="4"/>
        </w:numPr>
        <w:spacing w:line="276" w:lineRule="auto"/>
      </w:pPr>
      <w:r>
        <w:rPr>
          <w:rFonts w:hint="eastAsia"/>
        </w:rPr>
        <w:t>请求报文：</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3260899A" w14:textId="77777777">
        <w:trPr>
          <w:jc w:val="right"/>
        </w:trPr>
        <w:tc>
          <w:tcPr>
            <w:tcW w:w="452" w:type="dxa"/>
            <w:tcBorders>
              <w:right w:val="single" w:sz="4" w:space="0" w:color="auto"/>
            </w:tcBorders>
            <w:shd w:val="clear" w:color="auto" w:fill="E6E6E6"/>
          </w:tcPr>
          <w:p w14:paraId="3C7BCA01" w14:textId="77777777" w:rsidR="003843EA" w:rsidRDefault="00A21561">
            <w:pPr>
              <w:jc w:val="center"/>
              <w:rPr>
                <w:rFonts w:ascii="黑体"/>
                <w:b/>
              </w:rPr>
            </w:pPr>
            <w:r>
              <w:rPr>
                <w:rFonts w:ascii="黑体"/>
                <w:b/>
              </w:rPr>
              <w:t>ID</w:t>
            </w:r>
          </w:p>
        </w:tc>
        <w:tc>
          <w:tcPr>
            <w:tcW w:w="2344" w:type="dxa"/>
            <w:tcBorders>
              <w:left w:val="single" w:sz="4" w:space="0" w:color="auto"/>
              <w:right w:val="single" w:sz="4" w:space="0" w:color="auto"/>
            </w:tcBorders>
            <w:shd w:val="clear" w:color="auto" w:fill="E6E6E6"/>
          </w:tcPr>
          <w:p w14:paraId="74014BB9" w14:textId="77777777" w:rsidR="003843EA" w:rsidRDefault="00A21561">
            <w:pPr>
              <w:jc w:val="center"/>
              <w:rPr>
                <w:rFonts w:ascii="黑体"/>
                <w:b/>
              </w:rPr>
            </w:pPr>
            <w:r>
              <w:rPr>
                <w:rFonts w:ascii="黑体" w:hint="eastAsia"/>
                <w:b/>
                <w:szCs w:val="21"/>
              </w:rPr>
              <w:t>数据域</w:t>
            </w:r>
          </w:p>
        </w:tc>
        <w:tc>
          <w:tcPr>
            <w:tcW w:w="1092" w:type="dxa"/>
            <w:tcBorders>
              <w:left w:val="single" w:sz="4" w:space="0" w:color="auto"/>
            </w:tcBorders>
            <w:shd w:val="clear" w:color="auto" w:fill="E6E6E6"/>
          </w:tcPr>
          <w:p w14:paraId="70C2DD5C" w14:textId="77777777" w:rsidR="003843EA" w:rsidRDefault="00A21561">
            <w:pPr>
              <w:jc w:val="center"/>
              <w:rPr>
                <w:rFonts w:ascii="黑体"/>
                <w:b/>
              </w:rPr>
            </w:pPr>
            <w:r>
              <w:rPr>
                <w:rFonts w:ascii="黑体" w:hint="eastAsia"/>
                <w:b/>
              </w:rPr>
              <w:t>长度</w:t>
            </w:r>
          </w:p>
        </w:tc>
        <w:tc>
          <w:tcPr>
            <w:tcW w:w="4634" w:type="dxa"/>
            <w:shd w:val="clear" w:color="auto" w:fill="E6E6E6"/>
          </w:tcPr>
          <w:p w14:paraId="7EB2F4A6" w14:textId="77777777" w:rsidR="003843EA" w:rsidRDefault="00A21561">
            <w:pPr>
              <w:ind w:firstLine="420"/>
              <w:jc w:val="center"/>
              <w:rPr>
                <w:rFonts w:ascii="黑体"/>
                <w:b/>
              </w:rPr>
            </w:pPr>
            <w:r>
              <w:rPr>
                <w:rFonts w:ascii="黑体" w:hint="eastAsia"/>
                <w:b/>
              </w:rPr>
              <w:t>备注</w:t>
            </w:r>
          </w:p>
        </w:tc>
      </w:tr>
      <w:tr w:rsidR="003843EA" w14:paraId="6C5CE659" w14:textId="77777777">
        <w:trPr>
          <w:trHeight w:val="487"/>
          <w:jc w:val="right"/>
        </w:trPr>
        <w:tc>
          <w:tcPr>
            <w:tcW w:w="452" w:type="dxa"/>
            <w:tcBorders>
              <w:right w:val="single" w:sz="4" w:space="0" w:color="auto"/>
            </w:tcBorders>
            <w:vAlign w:val="center"/>
          </w:tcPr>
          <w:p w14:paraId="3C8BB82E" w14:textId="77777777" w:rsidR="003843EA" w:rsidRDefault="00A21561">
            <w:pPr>
              <w:widowControl/>
              <w:spacing w:line="276" w:lineRule="auto"/>
              <w:jc w:val="center"/>
              <w:rPr>
                <w:rFonts w:ascii="黑体" w:hAnsi="新宋体"/>
                <w:kern w:val="0"/>
                <w:szCs w:val="21"/>
              </w:rPr>
            </w:pPr>
            <w:r>
              <w:rPr>
                <w:rFonts w:ascii="黑体" w:hAnsi="新宋体"/>
                <w:kern w:val="0"/>
                <w:szCs w:val="21"/>
              </w:rPr>
              <w:t>2</w:t>
            </w:r>
          </w:p>
        </w:tc>
        <w:tc>
          <w:tcPr>
            <w:tcW w:w="2344" w:type="dxa"/>
            <w:tcBorders>
              <w:left w:val="single" w:sz="4" w:space="0" w:color="auto"/>
              <w:right w:val="single" w:sz="4" w:space="0" w:color="auto"/>
            </w:tcBorders>
            <w:vAlign w:val="center"/>
          </w:tcPr>
          <w:p w14:paraId="57259161"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非接寻卡次数</w:t>
            </w:r>
          </w:p>
        </w:tc>
        <w:tc>
          <w:tcPr>
            <w:tcW w:w="1092" w:type="dxa"/>
            <w:tcBorders>
              <w:left w:val="single" w:sz="4" w:space="0" w:color="auto"/>
            </w:tcBorders>
            <w:vAlign w:val="center"/>
          </w:tcPr>
          <w:p w14:paraId="574719D1"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1</w:t>
            </w:r>
          </w:p>
        </w:tc>
        <w:tc>
          <w:tcPr>
            <w:tcW w:w="4634" w:type="dxa"/>
          </w:tcPr>
          <w:p w14:paraId="5DB65020" w14:textId="77777777" w:rsidR="003843EA" w:rsidRDefault="00A21561">
            <w:pPr>
              <w:pStyle w:val="p0"/>
              <w:spacing w:line="276" w:lineRule="auto"/>
              <w:rPr>
                <w:rFonts w:ascii="黑体" w:eastAsia="黑体" w:hAnsi="新宋体"/>
              </w:rPr>
            </w:pPr>
            <w:r>
              <w:rPr>
                <w:rFonts w:ascii="黑体" w:eastAsia="黑体" w:hAnsi="新宋体" w:hint="eastAsia"/>
              </w:rPr>
              <w:t>0x00~0xFF为0时寻卡1次</w:t>
            </w:r>
          </w:p>
          <w:p w14:paraId="362CB65D" w14:textId="77777777" w:rsidR="003843EA" w:rsidRDefault="00A21561">
            <w:pPr>
              <w:pStyle w:val="p0"/>
              <w:spacing w:line="276" w:lineRule="auto"/>
              <w:rPr>
                <w:rFonts w:ascii="黑体" w:eastAsia="黑体" w:hAnsi="新宋体"/>
              </w:rPr>
            </w:pPr>
            <w:r>
              <w:rPr>
                <w:rFonts w:ascii="黑体" w:eastAsia="黑体" w:hAnsi="新宋体" w:hint="eastAsia"/>
              </w:rPr>
              <w:t>在非接寻卡次数内只要有寻到一次卡就直接返回。</w:t>
            </w:r>
          </w:p>
        </w:tc>
      </w:tr>
      <w:tr w:rsidR="003843EA" w14:paraId="6D77BB9D" w14:textId="77777777">
        <w:trPr>
          <w:jc w:val="right"/>
        </w:trPr>
        <w:tc>
          <w:tcPr>
            <w:tcW w:w="452" w:type="dxa"/>
            <w:tcBorders>
              <w:right w:val="single" w:sz="4" w:space="0" w:color="auto"/>
            </w:tcBorders>
            <w:vAlign w:val="center"/>
          </w:tcPr>
          <w:p w14:paraId="42FDD8FF" w14:textId="77777777" w:rsidR="003843EA" w:rsidRDefault="00A21561">
            <w:pPr>
              <w:widowControl/>
              <w:spacing w:line="276" w:lineRule="auto"/>
              <w:jc w:val="center"/>
              <w:rPr>
                <w:rFonts w:ascii="黑体" w:hAnsi="新宋体"/>
                <w:kern w:val="0"/>
                <w:szCs w:val="21"/>
              </w:rPr>
            </w:pPr>
            <w:r>
              <w:rPr>
                <w:rFonts w:ascii="黑体" w:hAnsi="新宋体"/>
                <w:kern w:val="0"/>
                <w:szCs w:val="21"/>
              </w:rPr>
              <w:t>3</w:t>
            </w:r>
          </w:p>
        </w:tc>
        <w:tc>
          <w:tcPr>
            <w:tcW w:w="2344" w:type="dxa"/>
            <w:tcBorders>
              <w:left w:val="single" w:sz="4" w:space="0" w:color="auto"/>
              <w:right w:val="single" w:sz="4" w:space="0" w:color="auto"/>
            </w:tcBorders>
            <w:vAlign w:val="center"/>
          </w:tcPr>
          <w:p w14:paraId="1F7A816F"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寻卡间隔时间</w:t>
            </w:r>
          </w:p>
        </w:tc>
        <w:tc>
          <w:tcPr>
            <w:tcW w:w="1092" w:type="dxa"/>
            <w:tcBorders>
              <w:left w:val="single" w:sz="4" w:space="0" w:color="auto"/>
            </w:tcBorders>
            <w:vAlign w:val="center"/>
          </w:tcPr>
          <w:p w14:paraId="39C44E26"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2</w:t>
            </w:r>
          </w:p>
        </w:tc>
        <w:tc>
          <w:tcPr>
            <w:tcW w:w="4634" w:type="dxa"/>
          </w:tcPr>
          <w:p w14:paraId="3AF6E4F1" w14:textId="77777777" w:rsidR="003843EA" w:rsidRDefault="00A21561">
            <w:pPr>
              <w:pStyle w:val="p0"/>
              <w:rPr>
                <w:rFonts w:ascii="黑体" w:eastAsia="黑体" w:hAnsi="新宋体"/>
              </w:rPr>
            </w:pPr>
            <w:r>
              <w:rPr>
                <w:rFonts w:ascii="黑体" w:eastAsia="黑体" w:hAnsi="新宋体" w:hint="eastAsia"/>
              </w:rPr>
              <w:t>单位</w:t>
            </w:r>
            <w:proofErr w:type="spellStart"/>
            <w:r>
              <w:rPr>
                <w:rFonts w:ascii="黑体" w:eastAsia="黑体" w:hAnsi="新宋体" w:hint="eastAsia"/>
              </w:rPr>
              <w:t>ms</w:t>
            </w:r>
            <w:proofErr w:type="spellEnd"/>
            <w:r>
              <w:rPr>
                <w:rFonts w:ascii="黑体" w:eastAsia="黑体" w:hAnsi="新宋体" w:hint="eastAsia"/>
              </w:rPr>
              <w:t xml:space="preserve"> </w:t>
            </w:r>
          </w:p>
          <w:p w14:paraId="2CB9C2ED" w14:textId="77777777" w:rsidR="003843EA" w:rsidRDefault="00A21561">
            <w:pPr>
              <w:widowControl/>
              <w:spacing w:line="276" w:lineRule="auto"/>
              <w:rPr>
                <w:rFonts w:ascii="黑体" w:hAnsi="新宋体"/>
                <w:kern w:val="0"/>
                <w:szCs w:val="21"/>
              </w:rPr>
            </w:pPr>
            <w:r>
              <w:rPr>
                <w:rFonts w:ascii="黑体" w:hAnsi="新宋体" w:hint="eastAsia"/>
                <w:kern w:val="0"/>
                <w:szCs w:val="21"/>
              </w:rPr>
              <w:t>0x0000~0xFFFF，最大65536ms寻卡间隔时间</w:t>
            </w:r>
          </w:p>
        </w:tc>
      </w:tr>
    </w:tbl>
    <w:p w14:paraId="256554BF" w14:textId="77777777" w:rsidR="003843EA" w:rsidRDefault="003843EA">
      <w:pPr>
        <w:pStyle w:val="MyText"/>
        <w:spacing w:line="276" w:lineRule="auto"/>
        <w:ind w:left="1680"/>
      </w:pPr>
    </w:p>
    <w:p w14:paraId="3B70EDA4" w14:textId="77777777" w:rsidR="003843EA" w:rsidRDefault="00A21561">
      <w:pPr>
        <w:pStyle w:val="MyText"/>
        <w:numPr>
          <w:ilvl w:val="0"/>
          <w:numId w:val="4"/>
        </w:numPr>
        <w:spacing w:line="276" w:lineRule="auto"/>
        <w:rPr>
          <w:ins w:id="588" w:author="Administrator" w:date="2018-04-18T20:07:00Z"/>
        </w:rPr>
      </w:pPr>
      <w:r>
        <w:rPr>
          <w:rFonts w:hint="eastAsia"/>
        </w:rPr>
        <w:t>响应报文：</w:t>
      </w:r>
    </w:p>
    <w:p w14:paraId="765986A4" w14:textId="77777777" w:rsidR="003843EA" w:rsidRDefault="00A21561">
      <w:pPr>
        <w:pStyle w:val="MyText"/>
        <w:spacing w:line="276" w:lineRule="auto"/>
        <w:ind w:left="1680"/>
      </w:pPr>
      <w:ins w:id="589" w:author="Administrator" w:date="2018-04-18T20:07:00Z">
        <w:r>
          <w:rPr>
            <w:rFonts w:hint="eastAsia"/>
          </w:rPr>
          <w:t>无</w:t>
        </w:r>
      </w:ins>
    </w:p>
    <w:p w14:paraId="638F2827" w14:textId="77777777" w:rsidR="003843EA" w:rsidRDefault="003843EA">
      <w:pPr>
        <w:pStyle w:val="MyText"/>
        <w:spacing w:line="276" w:lineRule="auto"/>
      </w:pPr>
    </w:p>
    <w:p w14:paraId="060453A3" w14:textId="4027BD19" w:rsidR="003843EA" w:rsidRDefault="00A21561">
      <w:pPr>
        <w:pStyle w:val="MyDoc111New"/>
      </w:pPr>
      <w:bookmarkStart w:id="590" w:name="_Toc26680"/>
      <w:bookmarkStart w:id="591" w:name="_Toc16840"/>
      <w:bookmarkStart w:id="592" w:name="_Toc453057398"/>
      <w:bookmarkStart w:id="593" w:name="_Toc13872"/>
      <w:bookmarkStart w:id="594" w:name="_Toc13016"/>
      <w:r>
        <w:rPr>
          <w:rFonts w:hint="eastAsia"/>
        </w:rPr>
        <w:t>A</w:t>
      </w:r>
      <w:r w:rsidR="00A97E21">
        <w:rPr>
          <w:rFonts w:hint="eastAsia"/>
        </w:rPr>
        <w:t>/B</w:t>
      </w:r>
      <w:r>
        <w:rPr>
          <w:rFonts w:hint="eastAsia"/>
        </w:rPr>
        <w:t>卡通讯指令</w:t>
      </w:r>
      <w:bookmarkEnd w:id="590"/>
      <w:bookmarkEnd w:id="591"/>
      <w:bookmarkEnd w:id="592"/>
      <w:bookmarkEnd w:id="593"/>
      <w:bookmarkEnd w:id="594"/>
      <w:ins w:id="595" w:author="Administrator" w:date="2018-04-27T11:02:00Z">
        <w:r>
          <w:rPr>
            <w:rFonts w:hint="eastAsia"/>
          </w:rPr>
          <w:t>0xE2 0x0</w:t>
        </w:r>
      </w:ins>
      <w:r>
        <w:rPr>
          <w:rFonts w:hint="eastAsia"/>
        </w:rPr>
        <w:t>4</w:t>
      </w:r>
    </w:p>
    <w:p w14:paraId="6F09442B" w14:textId="77777777" w:rsidR="003843EA" w:rsidRDefault="00A21561">
      <w:pPr>
        <w:pStyle w:val="MyText"/>
        <w:ind w:firstLine="409"/>
      </w:pPr>
      <w:r>
        <w:rPr>
          <w:rFonts w:ascii="宋体" w:hint="eastAsia"/>
          <w:b/>
        </w:rPr>
        <w:t>指令号：</w:t>
      </w:r>
      <w:r>
        <w:rPr>
          <w:rFonts w:hint="eastAsia"/>
        </w:rPr>
        <w:t>0xE2 0x04</w:t>
      </w:r>
    </w:p>
    <w:p w14:paraId="5189090D" w14:textId="625DC589" w:rsidR="003843EA" w:rsidRDefault="00A21561">
      <w:pPr>
        <w:pStyle w:val="MyText"/>
        <w:ind w:firstLine="409"/>
      </w:pPr>
      <w:r>
        <w:rPr>
          <w:rFonts w:hint="eastAsia"/>
        </w:rPr>
        <w:t>描述：该命令用于非接A</w:t>
      </w:r>
      <w:r w:rsidR="001B3D1C">
        <w:rPr>
          <w:rFonts w:hint="eastAsia"/>
        </w:rPr>
        <w:t>/B</w:t>
      </w:r>
      <w:r>
        <w:rPr>
          <w:rFonts w:hint="eastAsia"/>
        </w:rPr>
        <w:t>卡通讯操作。</w:t>
      </w:r>
    </w:p>
    <w:p w14:paraId="112D1310" w14:textId="77777777" w:rsidR="003843EA" w:rsidRDefault="00A21561">
      <w:pPr>
        <w:pStyle w:val="MyText"/>
        <w:ind w:firstLine="409"/>
      </w:pPr>
      <w:r>
        <w:rPr>
          <w:rFonts w:hint="eastAsia"/>
        </w:rPr>
        <w:t>请求报文：</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13"/>
        <w:gridCol w:w="1134"/>
        <w:gridCol w:w="4623"/>
      </w:tblGrid>
      <w:tr w:rsidR="003843EA" w14:paraId="04D83173" w14:textId="77777777">
        <w:trPr>
          <w:jc w:val="right"/>
        </w:trPr>
        <w:tc>
          <w:tcPr>
            <w:tcW w:w="452" w:type="dxa"/>
            <w:tcBorders>
              <w:right w:val="single" w:sz="4" w:space="0" w:color="auto"/>
            </w:tcBorders>
            <w:shd w:val="clear" w:color="auto" w:fill="E6E6E6"/>
          </w:tcPr>
          <w:p w14:paraId="09411067" w14:textId="77777777" w:rsidR="003843EA" w:rsidRDefault="00A21561">
            <w:pPr>
              <w:jc w:val="center"/>
              <w:rPr>
                <w:rFonts w:eastAsia="新宋体"/>
                <w:b/>
              </w:rPr>
            </w:pPr>
            <w:r>
              <w:rPr>
                <w:rFonts w:eastAsia="新宋体"/>
                <w:b/>
              </w:rPr>
              <w:t>ID</w:t>
            </w:r>
          </w:p>
        </w:tc>
        <w:tc>
          <w:tcPr>
            <w:tcW w:w="2313" w:type="dxa"/>
            <w:tcBorders>
              <w:left w:val="single" w:sz="4" w:space="0" w:color="auto"/>
              <w:right w:val="single" w:sz="4" w:space="0" w:color="auto"/>
            </w:tcBorders>
            <w:shd w:val="clear" w:color="auto" w:fill="E6E6E6"/>
          </w:tcPr>
          <w:p w14:paraId="201EECC0" w14:textId="77777777" w:rsidR="003843EA" w:rsidRDefault="00A21561">
            <w:pPr>
              <w:jc w:val="center"/>
              <w:rPr>
                <w:rFonts w:eastAsia="新宋体"/>
                <w:b/>
              </w:rPr>
            </w:pPr>
            <w:r>
              <w:rPr>
                <w:rFonts w:eastAsia="新宋体" w:hint="eastAsia"/>
                <w:b/>
              </w:rPr>
              <w:t>数据域</w:t>
            </w:r>
          </w:p>
        </w:tc>
        <w:tc>
          <w:tcPr>
            <w:tcW w:w="1134" w:type="dxa"/>
            <w:tcBorders>
              <w:left w:val="single" w:sz="4" w:space="0" w:color="auto"/>
            </w:tcBorders>
            <w:shd w:val="clear" w:color="auto" w:fill="E6E6E6"/>
          </w:tcPr>
          <w:p w14:paraId="5D6D5777" w14:textId="77777777" w:rsidR="003843EA" w:rsidRDefault="00A21561">
            <w:pPr>
              <w:jc w:val="center"/>
              <w:rPr>
                <w:rFonts w:eastAsia="新宋体"/>
                <w:b/>
              </w:rPr>
            </w:pPr>
            <w:r>
              <w:rPr>
                <w:rFonts w:eastAsia="新宋体" w:hint="eastAsia"/>
                <w:b/>
              </w:rPr>
              <w:t>长度</w:t>
            </w:r>
          </w:p>
        </w:tc>
        <w:tc>
          <w:tcPr>
            <w:tcW w:w="4623" w:type="dxa"/>
            <w:shd w:val="clear" w:color="auto" w:fill="E6E6E6"/>
          </w:tcPr>
          <w:p w14:paraId="46C168A4" w14:textId="77777777" w:rsidR="003843EA" w:rsidRDefault="00A21561">
            <w:pPr>
              <w:jc w:val="center"/>
              <w:rPr>
                <w:rFonts w:eastAsia="新宋体"/>
                <w:b/>
              </w:rPr>
            </w:pPr>
            <w:r>
              <w:rPr>
                <w:rFonts w:eastAsia="新宋体" w:hint="eastAsia"/>
                <w:b/>
              </w:rPr>
              <w:t>备注</w:t>
            </w:r>
          </w:p>
        </w:tc>
      </w:tr>
      <w:tr w:rsidR="003843EA" w14:paraId="1D4E2306" w14:textId="77777777">
        <w:trPr>
          <w:jc w:val="right"/>
        </w:trPr>
        <w:tc>
          <w:tcPr>
            <w:tcW w:w="452" w:type="dxa"/>
            <w:tcBorders>
              <w:right w:val="single" w:sz="4" w:space="0" w:color="auto"/>
            </w:tcBorders>
            <w:vAlign w:val="center"/>
          </w:tcPr>
          <w:p w14:paraId="74EDC265"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1</w:t>
            </w:r>
          </w:p>
        </w:tc>
        <w:tc>
          <w:tcPr>
            <w:tcW w:w="2313" w:type="dxa"/>
            <w:tcBorders>
              <w:left w:val="single" w:sz="4" w:space="0" w:color="auto"/>
              <w:right w:val="single" w:sz="4" w:space="0" w:color="auto"/>
            </w:tcBorders>
            <w:vAlign w:val="center"/>
          </w:tcPr>
          <w:p w14:paraId="604790AE"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数据</w:t>
            </w:r>
          </w:p>
        </w:tc>
        <w:tc>
          <w:tcPr>
            <w:tcW w:w="1134" w:type="dxa"/>
            <w:tcBorders>
              <w:left w:val="single" w:sz="4" w:space="0" w:color="auto"/>
            </w:tcBorders>
            <w:vAlign w:val="center"/>
          </w:tcPr>
          <w:p w14:paraId="348643F2" w14:textId="77777777" w:rsidR="003843EA" w:rsidRDefault="00A21561">
            <w:pPr>
              <w:widowControl/>
              <w:spacing w:line="276" w:lineRule="auto"/>
              <w:jc w:val="center"/>
              <w:rPr>
                <w:rFonts w:ascii="黑体" w:hAnsi="新宋体"/>
                <w:kern w:val="0"/>
                <w:szCs w:val="21"/>
              </w:rPr>
            </w:pPr>
            <w:r>
              <w:rPr>
                <w:rFonts w:ascii="黑体" w:hAnsi="新宋体"/>
                <w:kern w:val="0"/>
                <w:szCs w:val="21"/>
              </w:rPr>
              <w:t>LL..</w:t>
            </w:r>
            <w:r>
              <w:rPr>
                <w:rFonts w:ascii="黑体" w:hAnsi="新宋体" w:hint="eastAsia"/>
                <w:kern w:val="0"/>
                <w:szCs w:val="21"/>
              </w:rPr>
              <w:t>4000</w:t>
            </w:r>
          </w:p>
        </w:tc>
        <w:tc>
          <w:tcPr>
            <w:tcW w:w="4623" w:type="dxa"/>
          </w:tcPr>
          <w:p w14:paraId="1DE96180"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发送的APDU数据</w:t>
            </w:r>
          </w:p>
        </w:tc>
      </w:tr>
    </w:tbl>
    <w:p w14:paraId="59A26782" w14:textId="77777777" w:rsidR="003843EA" w:rsidRDefault="00A21561">
      <w:pPr>
        <w:pStyle w:val="MyText"/>
        <w:ind w:firstLine="409"/>
      </w:pPr>
      <w:r>
        <w:rPr>
          <w:rFonts w:hint="eastAsia"/>
        </w:rPr>
        <w:t>响应报文：</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47E1B700" w14:textId="77777777">
        <w:trPr>
          <w:jc w:val="right"/>
        </w:trPr>
        <w:tc>
          <w:tcPr>
            <w:tcW w:w="452" w:type="dxa"/>
            <w:tcBorders>
              <w:right w:val="single" w:sz="4" w:space="0" w:color="auto"/>
            </w:tcBorders>
            <w:shd w:val="clear" w:color="auto" w:fill="E6E6E6"/>
          </w:tcPr>
          <w:p w14:paraId="4669C742" w14:textId="77777777" w:rsidR="003843EA" w:rsidRDefault="00A21561">
            <w:pPr>
              <w:jc w:val="center"/>
              <w:rPr>
                <w:rFonts w:eastAsia="新宋体"/>
                <w:b/>
              </w:rPr>
            </w:pPr>
            <w:r>
              <w:rPr>
                <w:rFonts w:eastAsia="新宋体"/>
                <w:b/>
              </w:rPr>
              <w:t>ID</w:t>
            </w:r>
          </w:p>
        </w:tc>
        <w:tc>
          <w:tcPr>
            <w:tcW w:w="2344" w:type="dxa"/>
            <w:tcBorders>
              <w:left w:val="single" w:sz="4" w:space="0" w:color="auto"/>
              <w:right w:val="single" w:sz="4" w:space="0" w:color="auto"/>
            </w:tcBorders>
            <w:shd w:val="clear" w:color="auto" w:fill="E6E6E6"/>
          </w:tcPr>
          <w:p w14:paraId="630E116E" w14:textId="77777777" w:rsidR="003843EA" w:rsidRDefault="00A21561">
            <w:pPr>
              <w:jc w:val="center"/>
              <w:rPr>
                <w:rFonts w:eastAsia="新宋体"/>
                <w:b/>
              </w:rPr>
            </w:pPr>
            <w:r>
              <w:rPr>
                <w:rFonts w:eastAsia="新宋体" w:hint="eastAsia"/>
                <w:b/>
              </w:rPr>
              <w:t>数据域</w:t>
            </w:r>
          </w:p>
        </w:tc>
        <w:tc>
          <w:tcPr>
            <w:tcW w:w="1092" w:type="dxa"/>
            <w:tcBorders>
              <w:left w:val="single" w:sz="4" w:space="0" w:color="auto"/>
            </w:tcBorders>
            <w:shd w:val="clear" w:color="auto" w:fill="E6E6E6"/>
          </w:tcPr>
          <w:p w14:paraId="2DBF9CBA" w14:textId="77777777" w:rsidR="003843EA" w:rsidRDefault="00A21561">
            <w:pPr>
              <w:jc w:val="center"/>
              <w:rPr>
                <w:rFonts w:eastAsia="新宋体"/>
                <w:b/>
              </w:rPr>
            </w:pPr>
            <w:r>
              <w:rPr>
                <w:rFonts w:eastAsia="新宋体" w:hint="eastAsia"/>
                <w:b/>
              </w:rPr>
              <w:t>长度</w:t>
            </w:r>
          </w:p>
        </w:tc>
        <w:tc>
          <w:tcPr>
            <w:tcW w:w="4634" w:type="dxa"/>
            <w:shd w:val="clear" w:color="auto" w:fill="E6E6E6"/>
          </w:tcPr>
          <w:p w14:paraId="2AEC5766" w14:textId="77777777" w:rsidR="003843EA" w:rsidRDefault="00A21561">
            <w:pPr>
              <w:jc w:val="center"/>
              <w:rPr>
                <w:rFonts w:eastAsia="新宋体"/>
                <w:b/>
              </w:rPr>
            </w:pPr>
            <w:r>
              <w:rPr>
                <w:rFonts w:eastAsia="新宋体" w:hint="eastAsia"/>
                <w:b/>
              </w:rPr>
              <w:t>备注</w:t>
            </w:r>
          </w:p>
        </w:tc>
      </w:tr>
      <w:tr w:rsidR="003843EA" w14:paraId="62B2E29D" w14:textId="77777777">
        <w:trPr>
          <w:jc w:val="right"/>
        </w:trPr>
        <w:tc>
          <w:tcPr>
            <w:tcW w:w="452" w:type="dxa"/>
            <w:tcBorders>
              <w:right w:val="single" w:sz="4" w:space="0" w:color="auto"/>
            </w:tcBorders>
            <w:vAlign w:val="center"/>
          </w:tcPr>
          <w:p w14:paraId="393657C3" w14:textId="77777777" w:rsidR="003843EA" w:rsidRDefault="00A21561">
            <w:pPr>
              <w:widowControl/>
              <w:spacing w:line="276" w:lineRule="auto"/>
              <w:jc w:val="center"/>
              <w:rPr>
                <w:rFonts w:ascii="黑体" w:hAnsi="新宋体"/>
                <w:kern w:val="0"/>
                <w:szCs w:val="21"/>
              </w:rPr>
            </w:pPr>
            <w:r>
              <w:rPr>
                <w:rFonts w:ascii="黑体" w:hAnsi="新宋体"/>
                <w:kern w:val="0"/>
                <w:szCs w:val="21"/>
              </w:rPr>
              <w:lastRenderedPageBreak/>
              <w:t>2</w:t>
            </w:r>
          </w:p>
        </w:tc>
        <w:tc>
          <w:tcPr>
            <w:tcW w:w="2344" w:type="dxa"/>
            <w:tcBorders>
              <w:left w:val="single" w:sz="4" w:space="0" w:color="auto"/>
              <w:right w:val="single" w:sz="4" w:space="0" w:color="auto"/>
            </w:tcBorders>
            <w:vAlign w:val="center"/>
          </w:tcPr>
          <w:p w14:paraId="74D1A8BB"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数据</w:t>
            </w:r>
          </w:p>
        </w:tc>
        <w:tc>
          <w:tcPr>
            <w:tcW w:w="1092" w:type="dxa"/>
            <w:tcBorders>
              <w:left w:val="single" w:sz="4" w:space="0" w:color="auto"/>
            </w:tcBorders>
            <w:vAlign w:val="center"/>
          </w:tcPr>
          <w:p w14:paraId="2A43066C" w14:textId="77777777" w:rsidR="003843EA" w:rsidRDefault="00A21561">
            <w:pPr>
              <w:widowControl/>
              <w:spacing w:line="276" w:lineRule="auto"/>
              <w:jc w:val="center"/>
              <w:rPr>
                <w:rFonts w:ascii="黑体" w:hAnsi="新宋体"/>
                <w:kern w:val="0"/>
                <w:szCs w:val="21"/>
              </w:rPr>
            </w:pPr>
            <w:r>
              <w:rPr>
                <w:rFonts w:ascii="黑体" w:hAnsi="新宋体"/>
                <w:kern w:val="0"/>
                <w:szCs w:val="21"/>
              </w:rPr>
              <w:t>LL..</w:t>
            </w:r>
            <w:r>
              <w:rPr>
                <w:rFonts w:ascii="黑体" w:hAnsi="新宋体" w:hint="eastAsia"/>
                <w:kern w:val="0"/>
                <w:szCs w:val="21"/>
              </w:rPr>
              <w:t>4000</w:t>
            </w:r>
          </w:p>
        </w:tc>
        <w:tc>
          <w:tcPr>
            <w:tcW w:w="4634" w:type="dxa"/>
          </w:tcPr>
          <w:p w14:paraId="685A13B5"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接收的APDU数据</w:t>
            </w:r>
          </w:p>
        </w:tc>
      </w:tr>
    </w:tbl>
    <w:p w14:paraId="03AC9567" w14:textId="77777777" w:rsidR="003843EA" w:rsidRDefault="00A21561">
      <w:pPr>
        <w:pStyle w:val="MyDoc111New"/>
      </w:pPr>
      <w:r>
        <w:rPr>
          <w:rFonts w:hint="eastAsia"/>
        </w:rPr>
        <w:t>F</w:t>
      </w:r>
      <w:r>
        <w:t>elica</w:t>
      </w:r>
      <w:r>
        <w:rPr>
          <w:rFonts w:hint="eastAsia"/>
        </w:rPr>
        <w:t>卡通讯指令</w:t>
      </w:r>
      <w:ins w:id="596" w:author="Administrator" w:date="2018-04-27T11:02:00Z">
        <w:r>
          <w:rPr>
            <w:rFonts w:hint="eastAsia"/>
          </w:rPr>
          <w:t>0xE2 0x0</w:t>
        </w:r>
      </w:ins>
      <w:r>
        <w:rPr>
          <w:rFonts w:hint="eastAsia"/>
        </w:rPr>
        <w:t>5</w:t>
      </w:r>
    </w:p>
    <w:p w14:paraId="0EEC4745" w14:textId="77777777" w:rsidR="003843EA" w:rsidRDefault="00A21561">
      <w:pPr>
        <w:pStyle w:val="MyText"/>
        <w:ind w:firstLine="409"/>
      </w:pPr>
      <w:r>
        <w:rPr>
          <w:rFonts w:ascii="宋体" w:hint="eastAsia"/>
          <w:b/>
        </w:rPr>
        <w:t>指令号：</w:t>
      </w:r>
      <w:r>
        <w:rPr>
          <w:rFonts w:hint="eastAsia"/>
        </w:rPr>
        <w:t>0xE2 0x05</w:t>
      </w:r>
    </w:p>
    <w:p w14:paraId="1976D40C" w14:textId="77777777" w:rsidR="003843EA" w:rsidRDefault="00A21561">
      <w:pPr>
        <w:pStyle w:val="MyText"/>
        <w:ind w:firstLine="409"/>
      </w:pPr>
      <w:r>
        <w:rPr>
          <w:rFonts w:hint="eastAsia"/>
        </w:rPr>
        <w:t>描述：该命令用于非接F</w:t>
      </w:r>
      <w:r>
        <w:t>elica</w:t>
      </w:r>
      <w:r>
        <w:rPr>
          <w:rFonts w:hint="eastAsia"/>
        </w:rPr>
        <w:t>卡通讯操作。</w:t>
      </w:r>
    </w:p>
    <w:p w14:paraId="7EB189C0" w14:textId="77777777" w:rsidR="003843EA" w:rsidRDefault="00A21561">
      <w:pPr>
        <w:pStyle w:val="MyText"/>
        <w:ind w:firstLine="409"/>
      </w:pPr>
      <w:r>
        <w:rPr>
          <w:rFonts w:hint="eastAsia"/>
        </w:rPr>
        <w:t>请求报文：</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13"/>
        <w:gridCol w:w="1134"/>
        <w:gridCol w:w="4623"/>
      </w:tblGrid>
      <w:tr w:rsidR="003843EA" w14:paraId="3F1C69B2" w14:textId="77777777">
        <w:trPr>
          <w:jc w:val="right"/>
        </w:trPr>
        <w:tc>
          <w:tcPr>
            <w:tcW w:w="452" w:type="dxa"/>
            <w:tcBorders>
              <w:right w:val="single" w:sz="4" w:space="0" w:color="auto"/>
            </w:tcBorders>
            <w:shd w:val="clear" w:color="auto" w:fill="E6E6E6"/>
          </w:tcPr>
          <w:p w14:paraId="7BFE9032" w14:textId="77777777" w:rsidR="003843EA" w:rsidRDefault="00A21561">
            <w:pPr>
              <w:jc w:val="center"/>
              <w:rPr>
                <w:rFonts w:eastAsia="新宋体"/>
                <w:b/>
              </w:rPr>
            </w:pPr>
            <w:r>
              <w:rPr>
                <w:rFonts w:eastAsia="新宋体"/>
                <w:b/>
              </w:rPr>
              <w:t>ID</w:t>
            </w:r>
          </w:p>
        </w:tc>
        <w:tc>
          <w:tcPr>
            <w:tcW w:w="2313" w:type="dxa"/>
            <w:tcBorders>
              <w:left w:val="single" w:sz="4" w:space="0" w:color="auto"/>
              <w:right w:val="single" w:sz="4" w:space="0" w:color="auto"/>
            </w:tcBorders>
            <w:shd w:val="clear" w:color="auto" w:fill="E6E6E6"/>
          </w:tcPr>
          <w:p w14:paraId="6FEEBB55" w14:textId="77777777" w:rsidR="003843EA" w:rsidRDefault="00A21561">
            <w:pPr>
              <w:jc w:val="center"/>
              <w:rPr>
                <w:rFonts w:eastAsia="新宋体"/>
                <w:b/>
              </w:rPr>
            </w:pPr>
            <w:r>
              <w:rPr>
                <w:rFonts w:eastAsia="新宋体" w:hint="eastAsia"/>
                <w:b/>
              </w:rPr>
              <w:t>数据域</w:t>
            </w:r>
          </w:p>
        </w:tc>
        <w:tc>
          <w:tcPr>
            <w:tcW w:w="1134" w:type="dxa"/>
            <w:tcBorders>
              <w:left w:val="single" w:sz="4" w:space="0" w:color="auto"/>
            </w:tcBorders>
            <w:shd w:val="clear" w:color="auto" w:fill="E6E6E6"/>
          </w:tcPr>
          <w:p w14:paraId="34959EBF" w14:textId="77777777" w:rsidR="003843EA" w:rsidRDefault="00A21561">
            <w:pPr>
              <w:jc w:val="center"/>
              <w:rPr>
                <w:rFonts w:eastAsia="新宋体"/>
                <w:b/>
              </w:rPr>
            </w:pPr>
            <w:r>
              <w:rPr>
                <w:rFonts w:eastAsia="新宋体" w:hint="eastAsia"/>
                <w:b/>
              </w:rPr>
              <w:t>长度</w:t>
            </w:r>
          </w:p>
        </w:tc>
        <w:tc>
          <w:tcPr>
            <w:tcW w:w="4623" w:type="dxa"/>
            <w:shd w:val="clear" w:color="auto" w:fill="E6E6E6"/>
          </w:tcPr>
          <w:p w14:paraId="6AF7CA65" w14:textId="77777777" w:rsidR="003843EA" w:rsidRDefault="00A21561">
            <w:pPr>
              <w:jc w:val="center"/>
              <w:rPr>
                <w:rFonts w:eastAsia="新宋体"/>
                <w:b/>
              </w:rPr>
            </w:pPr>
            <w:r>
              <w:rPr>
                <w:rFonts w:eastAsia="新宋体" w:hint="eastAsia"/>
                <w:b/>
              </w:rPr>
              <w:t>备注</w:t>
            </w:r>
          </w:p>
        </w:tc>
      </w:tr>
      <w:tr w:rsidR="003843EA" w14:paraId="0C0049F9" w14:textId="77777777">
        <w:trPr>
          <w:jc w:val="right"/>
        </w:trPr>
        <w:tc>
          <w:tcPr>
            <w:tcW w:w="452" w:type="dxa"/>
            <w:tcBorders>
              <w:right w:val="single" w:sz="4" w:space="0" w:color="auto"/>
            </w:tcBorders>
            <w:vAlign w:val="center"/>
          </w:tcPr>
          <w:p w14:paraId="400FA5CF"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1</w:t>
            </w:r>
          </w:p>
        </w:tc>
        <w:tc>
          <w:tcPr>
            <w:tcW w:w="2313" w:type="dxa"/>
            <w:tcBorders>
              <w:left w:val="single" w:sz="4" w:space="0" w:color="auto"/>
              <w:right w:val="single" w:sz="4" w:space="0" w:color="auto"/>
            </w:tcBorders>
            <w:vAlign w:val="center"/>
          </w:tcPr>
          <w:p w14:paraId="3358CF5D"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数据</w:t>
            </w:r>
          </w:p>
        </w:tc>
        <w:tc>
          <w:tcPr>
            <w:tcW w:w="1134" w:type="dxa"/>
            <w:tcBorders>
              <w:left w:val="single" w:sz="4" w:space="0" w:color="auto"/>
            </w:tcBorders>
            <w:vAlign w:val="center"/>
          </w:tcPr>
          <w:p w14:paraId="71180277" w14:textId="77777777" w:rsidR="003843EA" w:rsidRDefault="00A21561">
            <w:pPr>
              <w:widowControl/>
              <w:spacing w:line="276" w:lineRule="auto"/>
              <w:jc w:val="center"/>
              <w:rPr>
                <w:rFonts w:ascii="黑体" w:hAnsi="新宋体"/>
                <w:kern w:val="0"/>
                <w:szCs w:val="21"/>
              </w:rPr>
            </w:pPr>
            <w:r>
              <w:rPr>
                <w:rFonts w:ascii="黑体" w:hAnsi="新宋体"/>
                <w:kern w:val="0"/>
                <w:szCs w:val="21"/>
              </w:rPr>
              <w:t>LL..</w:t>
            </w:r>
            <w:r>
              <w:rPr>
                <w:rFonts w:ascii="黑体" w:hAnsi="新宋体" w:hint="eastAsia"/>
                <w:kern w:val="0"/>
                <w:szCs w:val="21"/>
              </w:rPr>
              <w:t>4000</w:t>
            </w:r>
          </w:p>
        </w:tc>
        <w:tc>
          <w:tcPr>
            <w:tcW w:w="4623" w:type="dxa"/>
          </w:tcPr>
          <w:p w14:paraId="41238DB6"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发送的APDU数据</w:t>
            </w:r>
          </w:p>
        </w:tc>
      </w:tr>
    </w:tbl>
    <w:p w14:paraId="02229A8C" w14:textId="77777777" w:rsidR="003843EA" w:rsidRDefault="00A21561">
      <w:pPr>
        <w:pStyle w:val="MyText"/>
        <w:ind w:firstLine="409"/>
      </w:pPr>
      <w:r>
        <w:rPr>
          <w:rFonts w:hint="eastAsia"/>
        </w:rPr>
        <w:t>响应报文：</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1BDE3480" w14:textId="77777777">
        <w:trPr>
          <w:jc w:val="right"/>
        </w:trPr>
        <w:tc>
          <w:tcPr>
            <w:tcW w:w="452" w:type="dxa"/>
            <w:tcBorders>
              <w:right w:val="single" w:sz="4" w:space="0" w:color="auto"/>
            </w:tcBorders>
            <w:shd w:val="clear" w:color="auto" w:fill="E6E6E6"/>
          </w:tcPr>
          <w:p w14:paraId="048F8C1C" w14:textId="77777777" w:rsidR="003843EA" w:rsidRDefault="00A21561">
            <w:pPr>
              <w:jc w:val="center"/>
              <w:rPr>
                <w:rFonts w:eastAsia="新宋体"/>
                <w:b/>
              </w:rPr>
            </w:pPr>
            <w:r>
              <w:rPr>
                <w:rFonts w:eastAsia="新宋体"/>
                <w:b/>
              </w:rPr>
              <w:t>ID</w:t>
            </w:r>
          </w:p>
        </w:tc>
        <w:tc>
          <w:tcPr>
            <w:tcW w:w="2344" w:type="dxa"/>
            <w:tcBorders>
              <w:left w:val="single" w:sz="4" w:space="0" w:color="auto"/>
              <w:right w:val="single" w:sz="4" w:space="0" w:color="auto"/>
            </w:tcBorders>
            <w:shd w:val="clear" w:color="auto" w:fill="E6E6E6"/>
          </w:tcPr>
          <w:p w14:paraId="11FEB7D6" w14:textId="77777777" w:rsidR="003843EA" w:rsidRDefault="00A21561">
            <w:pPr>
              <w:jc w:val="center"/>
              <w:rPr>
                <w:rFonts w:eastAsia="新宋体"/>
                <w:b/>
              </w:rPr>
            </w:pPr>
            <w:r>
              <w:rPr>
                <w:rFonts w:eastAsia="新宋体" w:hint="eastAsia"/>
                <w:b/>
              </w:rPr>
              <w:t>数据域</w:t>
            </w:r>
          </w:p>
        </w:tc>
        <w:tc>
          <w:tcPr>
            <w:tcW w:w="1092" w:type="dxa"/>
            <w:tcBorders>
              <w:left w:val="single" w:sz="4" w:space="0" w:color="auto"/>
            </w:tcBorders>
            <w:shd w:val="clear" w:color="auto" w:fill="E6E6E6"/>
          </w:tcPr>
          <w:p w14:paraId="73DF56E9" w14:textId="77777777" w:rsidR="003843EA" w:rsidRDefault="00A21561">
            <w:pPr>
              <w:jc w:val="center"/>
              <w:rPr>
                <w:rFonts w:eastAsia="新宋体"/>
                <w:b/>
              </w:rPr>
            </w:pPr>
            <w:r>
              <w:rPr>
                <w:rFonts w:eastAsia="新宋体" w:hint="eastAsia"/>
                <w:b/>
              </w:rPr>
              <w:t>长度</w:t>
            </w:r>
          </w:p>
        </w:tc>
        <w:tc>
          <w:tcPr>
            <w:tcW w:w="4634" w:type="dxa"/>
            <w:shd w:val="clear" w:color="auto" w:fill="E6E6E6"/>
          </w:tcPr>
          <w:p w14:paraId="5A1612DB" w14:textId="77777777" w:rsidR="003843EA" w:rsidRDefault="00A21561">
            <w:pPr>
              <w:jc w:val="center"/>
              <w:rPr>
                <w:rFonts w:eastAsia="新宋体"/>
                <w:b/>
              </w:rPr>
            </w:pPr>
            <w:r>
              <w:rPr>
                <w:rFonts w:eastAsia="新宋体" w:hint="eastAsia"/>
                <w:b/>
              </w:rPr>
              <w:t>备注</w:t>
            </w:r>
          </w:p>
        </w:tc>
      </w:tr>
      <w:tr w:rsidR="003843EA" w14:paraId="25D3298F" w14:textId="77777777">
        <w:trPr>
          <w:jc w:val="right"/>
        </w:trPr>
        <w:tc>
          <w:tcPr>
            <w:tcW w:w="452" w:type="dxa"/>
            <w:tcBorders>
              <w:right w:val="single" w:sz="4" w:space="0" w:color="auto"/>
            </w:tcBorders>
            <w:vAlign w:val="center"/>
          </w:tcPr>
          <w:p w14:paraId="3690DD48" w14:textId="77777777" w:rsidR="003843EA" w:rsidRDefault="00A21561">
            <w:pPr>
              <w:widowControl/>
              <w:spacing w:line="276" w:lineRule="auto"/>
              <w:jc w:val="center"/>
              <w:rPr>
                <w:rFonts w:ascii="黑体" w:hAnsi="新宋体"/>
                <w:kern w:val="0"/>
                <w:szCs w:val="21"/>
              </w:rPr>
            </w:pPr>
            <w:r>
              <w:rPr>
                <w:rFonts w:ascii="黑体" w:hAnsi="新宋体"/>
                <w:kern w:val="0"/>
                <w:szCs w:val="21"/>
              </w:rPr>
              <w:t>2</w:t>
            </w:r>
          </w:p>
        </w:tc>
        <w:tc>
          <w:tcPr>
            <w:tcW w:w="2344" w:type="dxa"/>
            <w:tcBorders>
              <w:left w:val="single" w:sz="4" w:space="0" w:color="auto"/>
              <w:right w:val="single" w:sz="4" w:space="0" w:color="auto"/>
            </w:tcBorders>
            <w:vAlign w:val="center"/>
          </w:tcPr>
          <w:p w14:paraId="6E85D145"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数据</w:t>
            </w:r>
          </w:p>
        </w:tc>
        <w:tc>
          <w:tcPr>
            <w:tcW w:w="1092" w:type="dxa"/>
            <w:tcBorders>
              <w:left w:val="single" w:sz="4" w:space="0" w:color="auto"/>
            </w:tcBorders>
            <w:vAlign w:val="center"/>
          </w:tcPr>
          <w:p w14:paraId="1EBA3429" w14:textId="77777777" w:rsidR="003843EA" w:rsidRDefault="00A21561">
            <w:pPr>
              <w:widowControl/>
              <w:spacing w:line="276" w:lineRule="auto"/>
              <w:jc w:val="center"/>
              <w:rPr>
                <w:rFonts w:ascii="黑体" w:hAnsi="新宋体"/>
                <w:kern w:val="0"/>
                <w:szCs w:val="21"/>
              </w:rPr>
            </w:pPr>
            <w:r>
              <w:rPr>
                <w:rFonts w:ascii="黑体" w:hAnsi="新宋体"/>
                <w:kern w:val="0"/>
                <w:szCs w:val="21"/>
              </w:rPr>
              <w:t>LL..</w:t>
            </w:r>
            <w:r>
              <w:rPr>
                <w:rFonts w:ascii="黑体" w:hAnsi="新宋体" w:hint="eastAsia"/>
                <w:kern w:val="0"/>
                <w:szCs w:val="21"/>
              </w:rPr>
              <w:t>4000</w:t>
            </w:r>
          </w:p>
        </w:tc>
        <w:tc>
          <w:tcPr>
            <w:tcW w:w="4634" w:type="dxa"/>
          </w:tcPr>
          <w:p w14:paraId="686FD88B"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接收的APDU数据</w:t>
            </w:r>
          </w:p>
        </w:tc>
      </w:tr>
    </w:tbl>
    <w:p w14:paraId="30EE1D5B" w14:textId="77777777" w:rsidR="003843EA" w:rsidRDefault="003843EA">
      <w:pPr>
        <w:pStyle w:val="MyText"/>
      </w:pPr>
    </w:p>
    <w:p w14:paraId="39E8EDB2" w14:textId="77777777" w:rsidR="003843EA" w:rsidRDefault="00A21561">
      <w:pPr>
        <w:pStyle w:val="MyDoc111New"/>
      </w:pPr>
      <w:bookmarkStart w:id="597" w:name="_Toc8040"/>
      <w:bookmarkStart w:id="598" w:name="_Toc19534"/>
      <w:bookmarkStart w:id="599" w:name="_Toc25152"/>
      <w:bookmarkStart w:id="600" w:name="_Toc6586"/>
      <w:bookmarkStart w:id="601" w:name="_Toc453057402"/>
      <w:r>
        <w:rPr>
          <w:rFonts w:hint="eastAsia"/>
        </w:rPr>
        <w:t>M</w:t>
      </w:r>
      <w:r>
        <w:t>1</w:t>
      </w:r>
      <w:r>
        <w:rPr>
          <w:rFonts w:hint="eastAsia"/>
        </w:rPr>
        <w:t>外部密钥认证</w:t>
      </w:r>
      <w:bookmarkEnd w:id="597"/>
      <w:bookmarkEnd w:id="598"/>
      <w:bookmarkEnd w:id="599"/>
      <w:bookmarkEnd w:id="600"/>
      <w:bookmarkEnd w:id="601"/>
      <w:ins w:id="602" w:author="Administrator" w:date="2018-04-27T11:02:00Z">
        <w:r>
          <w:rPr>
            <w:rFonts w:hint="eastAsia"/>
          </w:rPr>
          <w:t>0xE2</w:t>
        </w:r>
        <w:r>
          <w:t xml:space="preserve"> 0x0</w:t>
        </w:r>
      </w:ins>
      <w:r>
        <w:rPr>
          <w:rFonts w:hint="eastAsia"/>
        </w:rPr>
        <w:t>6</w:t>
      </w:r>
    </w:p>
    <w:p w14:paraId="37F3A400" w14:textId="77777777" w:rsidR="003843EA" w:rsidRDefault="00A21561">
      <w:pPr>
        <w:pStyle w:val="MyText"/>
        <w:ind w:firstLine="409"/>
      </w:pPr>
      <w:r>
        <w:rPr>
          <w:rFonts w:hint="eastAsia"/>
        </w:rPr>
        <w:t>指令号：0xE2</w:t>
      </w:r>
      <w:r>
        <w:t xml:space="preserve"> 0x0</w:t>
      </w:r>
      <w:r>
        <w:rPr>
          <w:rFonts w:hint="eastAsia"/>
        </w:rPr>
        <w:t>6</w:t>
      </w:r>
    </w:p>
    <w:p w14:paraId="18E761C7" w14:textId="77777777" w:rsidR="003843EA" w:rsidRDefault="00A21561">
      <w:pPr>
        <w:pStyle w:val="MyText"/>
        <w:ind w:firstLine="409"/>
      </w:pPr>
      <w:r>
        <w:rPr>
          <w:rFonts w:hint="eastAsia"/>
        </w:rPr>
        <w:t>描述：直接传入密钥，使用该密钥对M1卡进行认证</w:t>
      </w:r>
    </w:p>
    <w:p w14:paraId="7F9ED798" w14:textId="77777777" w:rsidR="003843EA" w:rsidRDefault="00A21561">
      <w:pPr>
        <w:pStyle w:val="MyText"/>
        <w:ind w:firstLine="409"/>
      </w:pPr>
      <w:r>
        <w:rPr>
          <w:rFonts w:hint="eastAsia"/>
        </w:rPr>
        <w:t>请求报文：</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20519960" w14:textId="77777777">
        <w:trPr>
          <w:jc w:val="right"/>
        </w:trPr>
        <w:tc>
          <w:tcPr>
            <w:tcW w:w="452" w:type="dxa"/>
            <w:tcBorders>
              <w:right w:val="single" w:sz="4" w:space="0" w:color="auto"/>
            </w:tcBorders>
            <w:shd w:val="clear" w:color="auto" w:fill="E6E6E6"/>
          </w:tcPr>
          <w:p w14:paraId="0BC1ED4A" w14:textId="77777777" w:rsidR="003843EA" w:rsidRDefault="00A21561">
            <w:pPr>
              <w:jc w:val="center"/>
              <w:rPr>
                <w:rFonts w:eastAsia="新宋体"/>
                <w:b/>
              </w:rPr>
            </w:pPr>
            <w:r>
              <w:rPr>
                <w:rFonts w:eastAsia="新宋体"/>
                <w:b/>
              </w:rPr>
              <w:t>ID</w:t>
            </w:r>
          </w:p>
        </w:tc>
        <w:tc>
          <w:tcPr>
            <w:tcW w:w="2344" w:type="dxa"/>
            <w:tcBorders>
              <w:left w:val="single" w:sz="4" w:space="0" w:color="auto"/>
              <w:right w:val="single" w:sz="4" w:space="0" w:color="auto"/>
            </w:tcBorders>
            <w:shd w:val="clear" w:color="auto" w:fill="E6E6E6"/>
          </w:tcPr>
          <w:p w14:paraId="29B8E828" w14:textId="77777777" w:rsidR="003843EA" w:rsidRDefault="00A21561">
            <w:pPr>
              <w:jc w:val="center"/>
              <w:rPr>
                <w:rFonts w:eastAsia="新宋体"/>
                <w:b/>
              </w:rPr>
            </w:pPr>
            <w:r>
              <w:rPr>
                <w:rFonts w:eastAsia="新宋体" w:hint="eastAsia"/>
                <w:b/>
              </w:rPr>
              <w:t>数据域</w:t>
            </w:r>
          </w:p>
        </w:tc>
        <w:tc>
          <w:tcPr>
            <w:tcW w:w="1092" w:type="dxa"/>
            <w:tcBorders>
              <w:left w:val="single" w:sz="4" w:space="0" w:color="auto"/>
            </w:tcBorders>
            <w:shd w:val="clear" w:color="auto" w:fill="E6E6E6"/>
          </w:tcPr>
          <w:p w14:paraId="35AF09D1" w14:textId="77777777" w:rsidR="003843EA" w:rsidRDefault="00A21561">
            <w:pPr>
              <w:jc w:val="center"/>
              <w:rPr>
                <w:rFonts w:eastAsia="新宋体"/>
                <w:b/>
              </w:rPr>
            </w:pPr>
            <w:r>
              <w:rPr>
                <w:rFonts w:eastAsia="新宋体" w:hint="eastAsia"/>
                <w:b/>
              </w:rPr>
              <w:t>长度</w:t>
            </w:r>
          </w:p>
        </w:tc>
        <w:tc>
          <w:tcPr>
            <w:tcW w:w="4634" w:type="dxa"/>
            <w:shd w:val="clear" w:color="auto" w:fill="E6E6E6"/>
          </w:tcPr>
          <w:p w14:paraId="1718751D" w14:textId="77777777" w:rsidR="003843EA" w:rsidRDefault="00A21561">
            <w:pPr>
              <w:jc w:val="center"/>
              <w:rPr>
                <w:rFonts w:eastAsia="新宋体"/>
                <w:b/>
              </w:rPr>
            </w:pPr>
            <w:r>
              <w:rPr>
                <w:rFonts w:eastAsia="新宋体" w:hint="eastAsia"/>
                <w:b/>
              </w:rPr>
              <w:t>备注</w:t>
            </w:r>
          </w:p>
        </w:tc>
      </w:tr>
      <w:tr w:rsidR="003843EA" w14:paraId="17E3B76F" w14:textId="77777777">
        <w:trPr>
          <w:jc w:val="right"/>
        </w:trPr>
        <w:tc>
          <w:tcPr>
            <w:tcW w:w="452" w:type="dxa"/>
            <w:tcBorders>
              <w:right w:val="single" w:sz="4" w:space="0" w:color="auto"/>
            </w:tcBorders>
            <w:vAlign w:val="center"/>
          </w:tcPr>
          <w:p w14:paraId="7575C86C" w14:textId="77777777" w:rsidR="003843EA" w:rsidRDefault="00A21561">
            <w:pPr>
              <w:widowControl/>
              <w:spacing w:line="276" w:lineRule="auto"/>
              <w:jc w:val="center"/>
              <w:rPr>
                <w:rFonts w:ascii="黑体" w:hAnsi="新宋体"/>
                <w:kern w:val="0"/>
                <w:szCs w:val="21"/>
              </w:rPr>
            </w:pPr>
            <w:r>
              <w:rPr>
                <w:rFonts w:ascii="黑体" w:hAnsi="新宋体"/>
                <w:kern w:val="0"/>
                <w:szCs w:val="21"/>
              </w:rPr>
              <w:t>1</w:t>
            </w:r>
          </w:p>
        </w:tc>
        <w:tc>
          <w:tcPr>
            <w:tcW w:w="2344" w:type="dxa"/>
            <w:tcBorders>
              <w:left w:val="single" w:sz="4" w:space="0" w:color="auto"/>
              <w:right w:val="single" w:sz="4" w:space="0" w:color="auto"/>
            </w:tcBorders>
            <w:vAlign w:val="center"/>
          </w:tcPr>
          <w:p w14:paraId="4296BB30"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KEY模式</w:t>
            </w:r>
          </w:p>
        </w:tc>
        <w:tc>
          <w:tcPr>
            <w:tcW w:w="1092" w:type="dxa"/>
            <w:tcBorders>
              <w:left w:val="single" w:sz="4" w:space="0" w:color="auto"/>
            </w:tcBorders>
            <w:vAlign w:val="center"/>
          </w:tcPr>
          <w:p w14:paraId="2B980644" w14:textId="77777777" w:rsidR="003843EA" w:rsidRDefault="00A21561">
            <w:pPr>
              <w:widowControl/>
              <w:spacing w:line="276" w:lineRule="auto"/>
              <w:jc w:val="center"/>
              <w:rPr>
                <w:rFonts w:ascii="黑体" w:hAnsi="新宋体"/>
                <w:kern w:val="0"/>
                <w:szCs w:val="21"/>
              </w:rPr>
            </w:pPr>
            <w:r>
              <w:rPr>
                <w:rFonts w:ascii="黑体" w:hAnsi="新宋体"/>
                <w:kern w:val="0"/>
                <w:szCs w:val="21"/>
              </w:rPr>
              <w:t>1</w:t>
            </w:r>
          </w:p>
        </w:tc>
        <w:tc>
          <w:tcPr>
            <w:tcW w:w="4634" w:type="dxa"/>
          </w:tcPr>
          <w:p w14:paraId="023532C7" w14:textId="77777777" w:rsidR="003843EA" w:rsidRDefault="00A21561">
            <w:pPr>
              <w:widowControl/>
              <w:spacing w:line="276" w:lineRule="auto"/>
              <w:jc w:val="center"/>
              <w:rPr>
                <w:rFonts w:ascii="黑体" w:hAnsi="新宋体"/>
                <w:kern w:val="0"/>
                <w:szCs w:val="21"/>
              </w:rPr>
            </w:pPr>
            <w:proofErr w:type="spellStart"/>
            <w:r>
              <w:rPr>
                <w:rFonts w:ascii="黑体" w:hAnsi="新宋体"/>
                <w:kern w:val="0"/>
                <w:szCs w:val="21"/>
              </w:rPr>
              <w:t>Key_a</w:t>
            </w:r>
            <w:proofErr w:type="spellEnd"/>
            <w:r>
              <w:rPr>
                <w:rFonts w:ascii="黑体" w:hAnsi="新宋体"/>
                <w:kern w:val="0"/>
                <w:szCs w:val="21"/>
              </w:rPr>
              <w:t xml:space="preserve"> :0x60 </w:t>
            </w:r>
            <w:r>
              <w:rPr>
                <w:rFonts w:ascii="黑体" w:hAnsi="新宋体" w:hint="eastAsia"/>
                <w:kern w:val="0"/>
                <w:szCs w:val="21"/>
              </w:rPr>
              <w:t>或</w:t>
            </w:r>
            <w:r>
              <w:rPr>
                <w:rFonts w:ascii="黑体" w:hAnsi="新宋体"/>
                <w:kern w:val="0"/>
                <w:szCs w:val="21"/>
              </w:rPr>
              <w:t xml:space="preserve"> 0x00</w:t>
            </w:r>
          </w:p>
          <w:p w14:paraId="4DE9A820" w14:textId="77777777" w:rsidR="003843EA" w:rsidRDefault="00A21561">
            <w:pPr>
              <w:widowControl/>
              <w:spacing w:line="276" w:lineRule="auto"/>
              <w:jc w:val="center"/>
              <w:rPr>
                <w:rFonts w:ascii="黑体" w:hAnsi="新宋体"/>
                <w:kern w:val="0"/>
                <w:szCs w:val="21"/>
              </w:rPr>
            </w:pPr>
            <w:proofErr w:type="spellStart"/>
            <w:r>
              <w:rPr>
                <w:rFonts w:ascii="黑体" w:hAnsi="新宋体"/>
                <w:kern w:val="0"/>
                <w:szCs w:val="21"/>
              </w:rPr>
              <w:t>Key_b</w:t>
            </w:r>
            <w:proofErr w:type="spellEnd"/>
            <w:r>
              <w:rPr>
                <w:rFonts w:ascii="黑体" w:hAnsi="新宋体"/>
                <w:kern w:val="0"/>
                <w:szCs w:val="21"/>
              </w:rPr>
              <w:t xml:space="preserve"> :0x61 </w:t>
            </w:r>
            <w:r>
              <w:rPr>
                <w:rFonts w:ascii="黑体" w:hAnsi="新宋体" w:hint="eastAsia"/>
                <w:kern w:val="0"/>
                <w:szCs w:val="21"/>
              </w:rPr>
              <w:t>或</w:t>
            </w:r>
            <w:r>
              <w:rPr>
                <w:rFonts w:ascii="黑体" w:hAnsi="新宋体"/>
                <w:kern w:val="0"/>
                <w:szCs w:val="21"/>
              </w:rPr>
              <w:t xml:space="preserve"> 0x01</w:t>
            </w:r>
          </w:p>
        </w:tc>
      </w:tr>
      <w:tr w:rsidR="003843EA" w14:paraId="5C6BF902" w14:textId="77777777">
        <w:trPr>
          <w:jc w:val="right"/>
        </w:trPr>
        <w:tc>
          <w:tcPr>
            <w:tcW w:w="452" w:type="dxa"/>
            <w:tcBorders>
              <w:right w:val="single" w:sz="4" w:space="0" w:color="auto"/>
            </w:tcBorders>
            <w:vAlign w:val="center"/>
          </w:tcPr>
          <w:p w14:paraId="1600E5B5" w14:textId="77777777" w:rsidR="003843EA" w:rsidRDefault="00A21561">
            <w:pPr>
              <w:widowControl/>
              <w:spacing w:line="276" w:lineRule="auto"/>
              <w:jc w:val="center"/>
              <w:rPr>
                <w:rFonts w:ascii="黑体" w:hAnsi="新宋体"/>
                <w:kern w:val="0"/>
                <w:szCs w:val="21"/>
              </w:rPr>
            </w:pPr>
            <w:r>
              <w:rPr>
                <w:rFonts w:ascii="黑体" w:hAnsi="新宋体"/>
                <w:kern w:val="0"/>
                <w:szCs w:val="21"/>
              </w:rPr>
              <w:t>2</w:t>
            </w:r>
          </w:p>
        </w:tc>
        <w:tc>
          <w:tcPr>
            <w:tcW w:w="2344" w:type="dxa"/>
            <w:tcBorders>
              <w:left w:val="single" w:sz="4" w:space="0" w:color="auto"/>
              <w:right w:val="single" w:sz="4" w:space="0" w:color="auto"/>
            </w:tcBorders>
            <w:vAlign w:val="center"/>
          </w:tcPr>
          <w:p w14:paraId="3B791610" w14:textId="77777777" w:rsidR="003843EA" w:rsidRDefault="00A21561">
            <w:pPr>
              <w:widowControl/>
              <w:spacing w:line="276" w:lineRule="auto"/>
              <w:jc w:val="center"/>
              <w:rPr>
                <w:rFonts w:ascii="黑体" w:hAnsi="新宋体"/>
                <w:kern w:val="0"/>
                <w:szCs w:val="21"/>
              </w:rPr>
            </w:pPr>
            <w:r>
              <w:rPr>
                <w:rFonts w:ascii="黑体" w:hAnsi="新宋体"/>
                <w:kern w:val="0"/>
                <w:szCs w:val="21"/>
              </w:rPr>
              <w:t>SNR</w:t>
            </w:r>
          </w:p>
        </w:tc>
        <w:tc>
          <w:tcPr>
            <w:tcW w:w="1092" w:type="dxa"/>
            <w:tcBorders>
              <w:left w:val="single" w:sz="4" w:space="0" w:color="auto"/>
            </w:tcBorders>
            <w:vAlign w:val="center"/>
          </w:tcPr>
          <w:p w14:paraId="2F503E54" w14:textId="77777777" w:rsidR="003843EA" w:rsidRDefault="00A21561">
            <w:pPr>
              <w:widowControl/>
              <w:spacing w:line="276" w:lineRule="auto"/>
              <w:jc w:val="center"/>
              <w:rPr>
                <w:rFonts w:ascii="黑体" w:hAnsi="新宋体"/>
                <w:kern w:val="0"/>
                <w:szCs w:val="21"/>
              </w:rPr>
            </w:pPr>
            <w:r>
              <w:rPr>
                <w:rFonts w:ascii="黑体" w:hAnsi="新宋体"/>
                <w:kern w:val="0"/>
                <w:szCs w:val="21"/>
              </w:rPr>
              <w:t>4</w:t>
            </w:r>
          </w:p>
        </w:tc>
        <w:tc>
          <w:tcPr>
            <w:tcW w:w="4634" w:type="dxa"/>
          </w:tcPr>
          <w:p w14:paraId="3473E02D"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激活时获取的序列号</w:t>
            </w:r>
          </w:p>
        </w:tc>
      </w:tr>
      <w:tr w:rsidR="003843EA" w14:paraId="349BB95C" w14:textId="77777777">
        <w:trPr>
          <w:jc w:val="right"/>
        </w:trPr>
        <w:tc>
          <w:tcPr>
            <w:tcW w:w="452" w:type="dxa"/>
            <w:tcBorders>
              <w:right w:val="single" w:sz="4" w:space="0" w:color="auto"/>
            </w:tcBorders>
            <w:vAlign w:val="center"/>
          </w:tcPr>
          <w:p w14:paraId="353CB9B0" w14:textId="77777777" w:rsidR="003843EA" w:rsidRDefault="00A21561">
            <w:pPr>
              <w:widowControl/>
              <w:spacing w:line="276" w:lineRule="auto"/>
              <w:jc w:val="center"/>
              <w:rPr>
                <w:rFonts w:ascii="黑体" w:hAnsi="新宋体"/>
                <w:kern w:val="0"/>
                <w:szCs w:val="21"/>
              </w:rPr>
            </w:pPr>
            <w:r>
              <w:rPr>
                <w:rFonts w:ascii="黑体" w:hAnsi="新宋体"/>
                <w:kern w:val="0"/>
                <w:szCs w:val="21"/>
              </w:rPr>
              <w:t>3</w:t>
            </w:r>
          </w:p>
        </w:tc>
        <w:tc>
          <w:tcPr>
            <w:tcW w:w="2344" w:type="dxa"/>
            <w:tcBorders>
              <w:left w:val="single" w:sz="4" w:space="0" w:color="auto"/>
              <w:right w:val="single" w:sz="4" w:space="0" w:color="auto"/>
            </w:tcBorders>
            <w:vAlign w:val="center"/>
          </w:tcPr>
          <w:p w14:paraId="75AC675B"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要认证的块号</w:t>
            </w:r>
          </w:p>
        </w:tc>
        <w:tc>
          <w:tcPr>
            <w:tcW w:w="1092" w:type="dxa"/>
            <w:tcBorders>
              <w:left w:val="single" w:sz="4" w:space="0" w:color="auto"/>
            </w:tcBorders>
            <w:vAlign w:val="center"/>
          </w:tcPr>
          <w:p w14:paraId="720606C4" w14:textId="77777777" w:rsidR="003843EA" w:rsidRDefault="00A21561">
            <w:pPr>
              <w:widowControl/>
              <w:spacing w:line="276" w:lineRule="auto"/>
              <w:jc w:val="center"/>
              <w:rPr>
                <w:rFonts w:ascii="黑体" w:hAnsi="新宋体"/>
                <w:kern w:val="0"/>
                <w:szCs w:val="21"/>
              </w:rPr>
            </w:pPr>
            <w:r>
              <w:rPr>
                <w:rFonts w:ascii="黑体" w:hAnsi="新宋体"/>
                <w:kern w:val="0"/>
                <w:szCs w:val="21"/>
              </w:rPr>
              <w:t>1</w:t>
            </w:r>
          </w:p>
        </w:tc>
        <w:tc>
          <w:tcPr>
            <w:tcW w:w="4634" w:type="dxa"/>
          </w:tcPr>
          <w:p w14:paraId="6C3E7F04" w14:textId="77777777" w:rsidR="003843EA" w:rsidRDefault="00A21561">
            <w:pPr>
              <w:widowControl/>
              <w:spacing w:line="276" w:lineRule="auto"/>
              <w:jc w:val="center"/>
              <w:rPr>
                <w:rFonts w:ascii="黑体" w:hAnsi="新宋体"/>
                <w:kern w:val="0"/>
                <w:szCs w:val="21"/>
              </w:rPr>
            </w:pPr>
            <w:r>
              <w:rPr>
                <w:rFonts w:ascii="黑体" w:hAnsi="新宋体"/>
                <w:kern w:val="0"/>
                <w:szCs w:val="21"/>
              </w:rPr>
              <w:t>0-255</w:t>
            </w:r>
          </w:p>
        </w:tc>
      </w:tr>
      <w:tr w:rsidR="003843EA" w14:paraId="67525405" w14:textId="77777777">
        <w:trPr>
          <w:jc w:val="right"/>
        </w:trPr>
        <w:tc>
          <w:tcPr>
            <w:tcW w:w="452" w:type="dxa"/>
            <w:tcBorders>
              <w:right w:val="single" w:sz="4" w:space="0" w:color="auto"/>
            </w:tcBorders>
            <w:vAlign w:val="center"/>
          </w:tcPr>
          <w:p w14:paraId="5522D078" w14:textId="77777777" w:rsidR="003843EA" w:rsidRDefault="00A21561">
            <w:pPr>
              <w:widowControl/>
              <w:spacing w:line="276" w:lineRule="auto"/>
              <w:jc w:val="center"/>
              <w:rPr>
                <w:rFonts w:ascii="黑体" w:hAnsi="新宋体"/>
                <w:kern w:val="0"/>
                <w:szCs w:val="21"/>
              </w:rPr>
            </w:pPr>
            <w:r>
              <w:rPr>
                <w:rFonts w:ascii="黑体" w:hAnsi="新宋体"/>
                <w:kern w:val="0"/>
                <w:szCs w:val="21"/>
              </w:rPr>
              <w:t>4</w:t>
            </w:r>
          </w:p>
        </w:tc>
        <w:tc>
          <w:tcPr>
            <w:tcW w:w="2344" w:type="dxa"/>
            <w:tcBorders>
              <w:left w:val="single" w:sz="4" w:space="0" w:color="auto"/>
              <w:right w:val="single" w:sz="4" w:space="0" w:color="auto"/>
            </w:tcBorders>
            <w:vAlign w:val="center"/>
          </w:tcPr>
          <w:p w14:paraId="33A46176" w14:textId="77777777" w:rsidR="003843EA" w:rsidRDefault="00A21561">
            <w:pPr>
              <w:widowControl/>
              <w:spacing w:line="276" w:lineRule="auto"/>
              <w:jc w:val="center"/>
              <w:rPr>
                <w:rFonts w:ascii="黑体" w:hAnsi="新宋体"/>
                <w:kern w:val="0"/>
                <w:szCs w:val="21"/>
              </w:rPr>
            </w:pPr>
            <w:r>
              <w:rPr>
                <w:rFonts w:ascii="黑体" w:hAnsi="新宋体"/>
                <w:kern w:val="0"/>
                <w:szCs w:val="21"/>
              </w:rPr>
              <w:t>Key</w:t>
            </w:r>
          </w:p>
        </w:tc>
        <w:tc>
          <w:tcPr>
            <w:tcW w:w="1092" w:type="dxa"/>
            <w:tcBorders>
              <w:left w:val="single" w:sz="4" w:space="0" w:color="auto"/>
            </w:tcBorders>
            <w:vAlign w:val="center"/>
          </w:tcPr>
          <w:p w14:paraId="443BCBDA" w14:textId="77777777" w:rsidR="003843EA" w:rsidRDefault="00A21561">
            <w:pPr>
              <w:widowControl/>
              <w:spacing w:line="276" w:lineRule="auto"/>
              <w:jc w:val="center"/>
              <w:rPr>
                <w:rFonts w:ascii="黑体" w:hAnsi="新宋体"/>
                <w:kern w:val="0"/>
                <w:szCs w:val="21"/>
              </w:rPr>
            </w:pPr>
            <w:r>
              <w:rPr>
                <w:rFonts w:ascii="黑体" w:hAnsi="新宋体"/>
                <w:kern w:val="0"/>
                <w:szCs w:val="21"/>
              </w:rPr>
              <w:t>6</w:t>
            </w:r>
          </w:p>
        </w:tc>
        <w:tc>
          <w:tcPr>
            <w:tcW w:w="4634" w:type="dxa"/>
          </w:tcPr>
          <w:p w14:paraId="450837D2"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外部密钥</w:t>
            </w:r>
          </w:p>
        </w:tc>
      </w:tr>
    </w:tbl>
    <w:p w14:paraId="5C6E30C3" w14:textId="77777777" w:rsidR="003843EA" w:rsidRDefault="00A21561">
      <w:pPr>
        <w:pStyle w:val="MyText"/>
        <w:ind w:firstLine="409"/>
      </w:pPr>
      <w:r>
        <w:rPr>
          <w:rFonts w:hint="eastAsia"/>
        </w:rPr>
        <w:t>响应报文：</w:t>
      </w:r>
    </w:p>
    <w:p w14:paraId="0A5186BB" w14:textId="77777777" w:rsidR="003843EA" w:rsidRDefault="00A21561">
      <w:pPr>
        <w:pStyle w:val="MyText"/>
      </w:pPr>
      <w:r>
        <w:rPr>
          <w:rFonts w:hint="eastAsia"/>
        </w:rPr>
        <w:tab/>
        <w:t>无</w:t>
      </w:r>
    </w:p>
    <w:p w14:paraId="74AA57E5" w14:textId="77777777" w:rsidR="003843EA" w:rsidRDefault="00A21561">
      <w:pPr>
        <w:pStyle w:val="MyDoc111New"/>
      </w:pPr>
      <w:bookmarkStart w:id="603" w:name="_Toc21783"/>
      <w:bookmarkStart w:id="604" w:name="_Toc453057403"/>
      <w:bookmarkStart w:id="605" w:name="_Toc18769"/>
      <w:bookmarkStart w:id="606" w:name="_Toc30134"/>
      <w:bookmarkStart w:id="607" w:name="_Toc1222"/>
      <w:r>
        <w:rPr>
          <w:rFonts w:hint="eastAsia"/>
        </w:rPr>
        <w:t>M</w:t>
      </w:r>
      <w:r>
        <w:t>1</w:t>
      </w:r>
      <w:r>
        <w:rPr>
          <w:rFonts w:hint="eastAsia"/>
        </w:rPr>
        <w:t>读块数据</w:t>
      </w:r>
      <w:bookmarkEnd w:id="603"/>
      <w:bookmarkEnd w:id="604"/>
      <w:bookmarkEnd w:id="605"/>
      <w:bookmarkEnd w:id="606"/>
      <w:bookmarkEnd w:id="607"/>
      <w:ins w:id="608" w:author="Administrator" w:date="2018-04-27T11:02:00Z">
        <w:r>
          <w:rPr>
            <w:rFonts w:hint="eastAsia"/>
          </w:rPr>
          <w:t>0xE2</w:t>
        </w:r>
        <w:r>
          <w:t xml:space="preserve"> 0x0</w:t>
        </w:r>
      </w:ins>
      <w:r>
        <w:rPr>
          <w:rFonts w:hint="eastAsia"/>
        </w:rPr>
        <w:t>7</w:t>
      </w:r>
    </w:p>
    <w:p w14:paraId="45FAF396" w14:textId="77777777" w:rsidR="003843EA" w:rsidRDefault="00A21561">
      <w:pPr>
        <w:pStyle w:val="MyText"/>
        <w:ind w:firstLine="409"/>
      </w:pPr>
      <w:r>
        <w:rPr>
          <w:rFonts w:hint="eastAsia"/>
        </w:rPr>
        <w:t>指令号：0xE2</w:t>
      </w:r>
      <w:r>
        <w:t xml:space="preserve"> 0x0</w:t>
      </w:r>
      <w:r>
        <w:rPr>
          <w:rFonts w:hint="eastAsia"/>
        </w:rPr>
        <w:t>7</w:t>
      </w:r>
    </w:p>
    <w:p w14:paraId="475FA406" w14:textId="77777777" w:rsidR="003843EA" w:rsidRDefault="00A21561">
      <w:pPr>
        <w:pStyle w:val="MyText"/>
        <w:ind w:firstLine="409"/>
      </w:pPr>
      <w:r>
        <w:rPr>
          <w:rFonts w:hint="eastAsia"/>
        </w:rPr>
        <w:t>描述：读取指定M1卡的指定块的数据</w:t>
      </w:r>
    </w:p>
    <w:p w14:paraId="3B244E8D" w14:textId="77777777" w:rsidR="003843EA" w:rsidRDefault="00A21561">
      <w:pPr>
        <w:pStyle w:val="MyText"/>
        <w:ind w:firstLine="409"/>
      </w:pPr>
      <w:r>
        <w:rPr>
          <w:rFonts w:hint="eastAsia"/>
        </w:rPr>
        <w:t>请求报文：</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06F1356A" w14:textId="77777777">
        <w:trPr>
          <w:jc w:val="right"/>
        </w:trPr>
        <w:tc>
          <w:tcPr>
            <w:tcW w:w="452" w:type="dxa"/>
            <w:tcBorders>
              <w:right w:val="single" w:sz="4" w:space="0" w:color="auto"/>
            </w:tcBorders>
            <w:shd w:val="clear" w:color="auto" w:fill="E6E6E6"/>
          </w:tcPr>
          <w:p w14:paraId="7AE63EED" w14:textId="77777777" w:rsidR="003843EA" w:rsidRDefault="00A21561">
            <w:pPr>
              <w:jc w:val="center"/>
              <w:rPr>
                <w:rFonts w:eastAsia="新宋体"/>
                <w:b/>
              </w:rPr>
            </w:pPr>
            <w:r>
              <w:rPr>
                <w:rFonts w:eastAsia="新宋体"/>
                <w:b/>
              </w:rPr>
              <w:t>ID</w:t>
            </w:r>
          </w:p>
        </w:tc>
        <w:tc>
          <w:tcPr>
            <w:tcW w:w="2344" w:type="dxa"/>
            <w:tcBorders>
              <w:left w:val="single" w:sz="4" w:space="0" w:color="auto"/>
              <w:right w:val="single" w:sz="4" w:space="0" w:color="auto"/>
            </w:tcBorders>
            <w:shd w:val="clear" w:color="auto" w:fill="E6E6E6"/>
          </w:tcPr>
          <w:p w14:paraId="6E0903C7" w14:textId="77777777" w:rsidR="003843EA" w:rsidRDefault="00A21561">
            <w:pPr>
              <w:jc w:val="center"/>
              <w:rPr>
                <w:rFonts w:eastAsia="新宋体"/>
                <w:b/>
              </w:rPr>
            </w:pPr>
            <w:r>
              <w:rPr>
                <w:rFonts w:eastAsia="新宋体" w:hint="eastAsia"/>
                <w:b/>
              </w:rPr>
              <w:t>数据域</w:t>
            </w:r>
          </w:p>
        </w:tc>
        <w:tc>
          <w:tcPr>
            <w:tcW w:w="1092" w:type="dxa"/>
            <w:tcBorders>
              <w:left w:val="single" w:sz="4" w:space="0" w:color="auto"/>
            </w:tcBorders>
            <w:shd w:val="clear" w:color="auto" w:fill="E6E6E6"/>
          </w:tcPr>
          <w:p w14:paraId="6AE2E8E5" w14:textId="77777777" w:rsidR="003843EA" w:rsidRDefault="00A21561">
            <w:pPr>
              <w:jc w:val="center"/>
              <w:rPr>
                <w:rFonts w:eastAsia="新宋体"/>
                <w:b/>
              </w:rPr>
            </w:pPr>
            <w:r>
              <w:rPr>
                <w:rFonts w:eastAsia="新宋体" w:hint="eastAsia"/>
                <w:b/>
              </w:rPr>
              <w:t>长度</w:t>
            </w:r>
          </w:p>
        </w:tc>
        <w:tc>
          <w:tcPr>
            <w:tcW w:w="4634" w:type="dxa"/>
            <w:shd w:val="clear" w:color="auto" w:fill="E6E6E6"/>
          </w:tcPr>
          <w:p w14:paraId="1E0D7FEC" w14:textId="77777777" w:rsidR="003843EA" w:rsidRDefault="00A21561">
            <w:pPr>
              <w:jc w:val="center"/>
              <w:rPr>
                <w:rFonts w:eastAsia="新宋体"/>
                <w:b/>
              </w:rPr>
            </w:pPr>
            <w:r>
              <w:rPr>
                <w:rFonts w:eastAsia="新宋体" w:hint="eastAsia"/>
                <w:b/>
              </w:rPr>
              <w:t>备注</w:t>
            </w:r>
          </w:p>
        </w:tc>
      </w:tr>
      <w:tr w:rsidR="003843EA" w14:paraId="145F8B65" w14:textId="77777777">
        <w:trPr>
          <w:jc w:val="right"/>
        </w:trPr>
        <w:tc>
          <w:tcPr>
            <w:tcW w:w="452" w:type="dxa"/>
            <w:tcBorders>
              <w:right w:val="single" w:sz="4" w:space="0" w:color="auto"/>
            </w:tcBorders>
            <w:vAlign w:val="center"/>
          </w:tcPr>
          <w:p w14:paraId="6E9ACB38" w14:textId="77777777" w:rsidR="003843EA" w:rsidRDefault="00A21561">
            <w:pPr>
              <w:widowControl/>
              <w:spacing w:line="276" w:lineRule="auto"/>
              <w:jc w:val="center"/>
              <w:rPr>
                <w:rFonts w:ascii="黑体" w:hAnsi="新宋体"/>
                <w:kern w:val="0"/>
                <w:szCs w:val="21"/>
              </w:rPr>
            </w:pPr>
            <w:r>
              <w:rPr>
                <w:rFonts w:ascii="黑体" w:hAnsi="新宋体"/>
                <w:kern w:val="0"/>
                <w:szCs w:val="21"/>
              </w:rPr>
              <w:t>1</w:t>
            </w:r>
          </w:p>
        </w:tc>
        <w:tc>
          <w:tcPr>
            <w:tcW w:w="2344" w:type="dxa"/>
            <w:tcBorders>
              <w:left w:val="single" w:sz="4" w:space="0" w:color="auto"/>
              <w:right w:val="single" w:sz="4" w:space="0" w:color="auto"/>
            </w:tcBorders>
            <w:vAlign w:val="center"/>
          </w:tcPr>
          <w:p w14:paraId="43730786"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块号</w:t>
            </w:r>
          </w:p>
        </w:tc>
        <w:tc>
          <w:tcPr>
            <w:tcW w:w="1092" w:type="dxa"/>
            <w:tcBorders>
              <w:left w:val="single" w:sz="4" w:space="0" w:color="auto"/>
            </w:tcBorders>
            <w:vAlign w:val="center"/>
          </w:tcPr>
          <w:p w14:paraId="2EF473FA" w14:textId="77777777" w:rsidR="003843EA" w:rsidRDefault="00A21561">
            <w:pPr>
              <w:widowControl/>
              <w:spacing w:line="276" w:lineRule="auto"/>
              <w:jc w:val="center"/>
              <w:rPr>
                <w:rFonts w:ascii="黑体" w:hAnsi="新宋体"/>
                <w:kern w:val="0"/>
                <w:szCs w:val="21"/>
              </w:rPr>
            </w:pPr>
            <w:r>
              <w:rPr>
                <w:rFonts w:ascii="黑体" w:hAnsi="新宋体"/>
                <w:kern w:val="0"/>
                <w:szCs w:val="21"/>
              </w:rPr>
              <w:t>1</w:t>
            </w:r>
          </w:p>
        </w:tc>
        <w:tc>
          <w:tcPr>
            <w:tcW w:w="4634" w:type="dxa"/>
          </w:tcPr>
          <w:p w14:paraId="7311FE8E" w14:textId="77777777" w:rsidR="003843EA" w:rsidRDefault="00A21561">
            <w:pPr>
              <w:widowControl/>
              <w:spacing w:line="276" w:lineRule="auto"/>
              <w:jc w:val="center"/>
              <w:rPr>
                <w:rFonts w:ascii="黑体" w:hAnsi="新宋体"/>
                <w:kern w:val="0"/>
                <w:szCs w:val="21"/>
              </w:rPr>
            </w:pPr>
            <w:r>
              <w:rPr>
                <w:rFonts w:ascii="黑体" w:hAnsi="新宋体"/>
                <w:kern w:val="0"/>
                <w:szCs w:val="21"/>
              </w:rPr>
              <w:t>0-255</w:t>
            </w:r>
          </w:p>
        </w:tc>
      </w:tr>
    </w:tbl>
    <w:p w14:paraId="30735445" w14:textId="77777777" w:rsidR="003843EA" w:rsidRDefault="00A21561">
      <w:pPr>
        <w:pStyle w:val="MyText"/>
        <w:ind w:firstLine="409"/>
      </w:pPr>
      <w:r>
        <w:rPr>
          <w:rFonts w:hint="eastAsia"/>
        </w:rPr>
        <w:t>响应报文：</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541C3F03" w14:textId="77777777">
        <w:trPr>
          <w:jc w:val="right"/>
        </w:trPr>
        <w:tc>
          <w:tcPr>
            <w:tcW w:w="452" w:type="dxa"/>
            <w:tcBorders>
              <w:right w:val="single" w:sz="4" w:space="0" w:color="auto"/>
            </w:tcBorders>
            <w:shd w:val="clear" w:color="auto" w:fill="E6E6E6"/>
          </w:tcPr>
          <w:p w14:paraId="5374A5D8" w14:textId="77777777" w:rsidR="003843EA" w:rsidRDefault="00A21561">
            <w:pPr>
              <w:jc w:val="center"/>
              <w:rPr>
                <w:rFonts w:eastAsia="新宋体"/>
                <w:b/>
              </w:rPr>
            </w:pPr>
            <w:r>
              <w:rPr>
                <w:rFonts w:eastAsia="新宋体"/>
                <w:b/>
              </w:rPr>
              <w:t>ID</w:t>
            </w:r>
          </w:p>
        </w:tc>
        <w:tc>
          <w:tcPr>
            <w:tcW w:w="2344" w:type="dxa"/>
            <w:tcBorders>
              <w:left w:val="single" w:sz="4" w:space="0" w:color="auto"/>
              <w:right w:val="single" w:sz="4" w:space="0" w:color="auto"/>
            </w:tcBorders>
            <w:shd w:val="clear" w:color="auto" w:fill="E6E6E6"/>
          </w:tcPr>
          <w:p w14:paraId="3D0B33F3" w14:textId="77777777" w:rsidR="003843EA" w:rsidRDefault="00A21561">
            <w:pPr>
              <w:jc w:val="center"/>
              <w:rPr>
                <w:rFonts w:eastAsia="新宋体"/>
                <w:b/>
              </w:rPr>
            </w:pPr>
            <w:r>
              <w:rPr>
                <w:rFonts w:eastAsia="新宋体" w:hint="eastAsia"/>
                <w:b/>
              </w:rPr>
              <w:t>数据域</w:t>
            </w:r>
          </w:p>
        </w:tc>
        <w:tc>
          <w:tcPr>
            <w:tcW w:w="1092" w:type="dxa"/>
            <w:tcBorders>
              <w:left w:val="single" w:sz="4" w:space="0" w:color="auto"/>
            </w:tcBorders>
            <w:shd w:val="clear" w:color="auto" w:fill="E6E6E6"/>
          </w:tcPr>
          <w:p w14:paraId="71D4BB01" w14:textId="77777777" w:rsidR="003843EA" w:rsidRDefault="00A21561">
            <w:pPr>
              <w:jc w:val="center"/>
              <w:rPr>
                <w:rFonts w:eastAsia="新宋体"/>
                <w:b/>
              </w:rPr>
            </w:pPr>
            <w:r>
              <w:rPr>
                <w:rFonts w:eastAsia="新宋体" w:hint="eastAsia"/>
                <w:b/>
              </w:rPr>
              <w:t>长度</w:t>
            </w:r>
          </w:p>
        </w:tc>
        <w:tc>
          <w:tcPr>
            <w:tcW w:w="4634" w:type="dxa"/>
            <w:shd w:val="clear" w:color="auto" w:fill="E6E6E6"/>
          </w:tcPr>
          <w:p w14:paraId="09170B61" w14:textId="77777777" w:rsidR="003843EA" w:rsidRDefault="00A21561">
            <w:pPr>
              <w:jc w:val="center"/>
              <w:rPr>
                <w:rFonts w:eastAsia="新宋体"/>
                <w:b/>
              </w:rPr>
            </w:pPr>
            <w:r>
              <w:rPr>
                <w:rFonts w:eastAsia="新宋体" w:hint="eastAsia"/>
                <w:b/>
              </w:rPr>
              <w:t>备注</w:t>
            </w:r>
          </w:p>
        </w:tc>
      </w:tr>
      <w:tr w:rsidR="003843EA" w14:paraId="764F214E" w14:textId="77777777">
        <w:trPr>
          <w:trHeight w:val="65"/>
          <w:jc w:val="right"/>
        </w:trPr>
        <w:tc>
          <w:tcPr>
            <w:tcW w:w="452" w:type="dxa"/>
            <w:tcBorders>
              <w:right w:val="single" w:sz="4" w:space="0" w:color="auto"/>
            </w:tcBorders>
            <w:vAlign w:val="center"/>
          </w:tcPr>
          <w:p w14:paraId="5AAA2776" w14:textId="77777777" w:rsidR="003843EA" w:rsidRDefault="00A21561">
            <w:pPr>
              <w:widowControl/>
              <w:spacing w:line="276" w:lineRule="auto"/>
              <w:jc w:val="center"/>
              <w:rPr>
                <w:rFonts w:ascii="黑体" w:hAnsi="新宋体"/>
                <w:kern w:val="0"/>
                <w:szCs w:val="21"/>
              </w:rPr>
            </w:pPr>
            <w:r>
              <w:rPr>
                <w:rFonts w:ascii="黑体" w:hAnsi="新宋体"/>
                <w:kern w:val="0"/>
                <w:szCs w:val="21"/>
              </w:rPr>
              <w:t>1</w:t>
            </w:r>
          </w:p>
        </w:tc>
        <w:tc>
          <w:tcPr>
            <w:tcW w:w="2344" w:type="dxa"/>
            <w:tcBorders>
              <w:left w:val="single" w:sz="4" w:space="0" w:color="auto"/>
              <w:right w:val="single" w:sz="4" w:space="0" w:color="auto"/>
            </w:tcBorders>
            <w:vAlign w:val="center"/>
          </w:tcPr>
          <w:p w14:paraId="4CB8BDBF" w14:textId="77777777" w:rsidR="003843EA" w:rsidRDefault="00A21561">
            <w:pPr>
              <w:widowControl/>
              <w:spacing w:line="276" w:lineRule="auto"/>
              <w:jc w:val="center"/>
              <w:rPr>
                <w:rFonts w:ascii="黑体" w:hAnsi="新宋体"/>
                <w:kern w:val="0"/>
                <w:szCs w:val="21"/>
              </w:rPr>
            </w:pPr>
            <w:r>
              <w:rPr>
                <w:rFonts w:ascii="黑体" w:hAnsi="新宋体"/>
                <w:kern w:val="0"/>
                <w:szCs w:val="21"/>
              </w:rPr>
              <w:t>Data</w:t>
            </w:r>
          </w:p>
        </w:tc>
        <w:tc>
          <w:tcPr>
            <w:tcW w:w="1092" w:type="dxa"/>
            <w:tcBorders>
              <w:left w:val="single" w:sz="4" w:space="0" w:color="auto"/>
            </w:tcBorders>
            <w:vAlign w:val="center"/>
          </w:tcPr>
          <w:p w14:paraId="66542718"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LL</w:t>
            </w:r>
            <w:r>
              <w:rPr>
                <w:rFonts w:ascii="黑体" w:hAnsi="新宋体"/>
                <w:kern w:val="0"/>
                <w:szCs w:val="21"/>
              </w:rPr>
              <w:t>…</w:t>
            </w:r>
            <w:r>
              <w:rPr>
                <w:rFonts w:ascii="黑体" w:hAnsi="新宋体"/>
                <w:kern w:val="0"/>
                <w:szCs w:val="21"/>
              </w:rPr>
              <w:t>128</w:t>
            </w:r>
          </w:p>
        </w:tc>
        <w:tc>
          <w:tcPr>
            <w:tcW w:w="4634" w:type="dxa"/>
          </w:tcPr>
          <w:p w14:paraId="456CB456"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读取的指定块数据</w:t>
            </w:r>
          </w:p>
        </w:tc>
      </w:tr>
    </w:tbl>
    <w:p w14:paraId="54BD93E9" w14:textId="77777777" w:rsidR="003843EA" w:rsidRDefault="003843EA">
      <w:pPr>
        <w:pStyle w:val="MyText"/>
      </w:pPr>
    </w:p>
    <w:p w14:paraId="07E0451D" w14:textId="77777777" w:rsidR="003843EA" w:rsidRDefault="00A21561">
      <w:pPr>
        <w:pStyle w:val="MyDoc111New"/>
      </w:pPr>
      <w:bookmarkStart w:id="609" w:name="_Toc453057404"/>
      <w:bookmarkStart w:id="610" w:name="_Toc10997"/>
      <w:bookmarkStart w:id="611" w:name="_Toc28455"/>
      <w:bookmarkStart w:id="612" w:name="_Toc1127"/>
      <w:bookmarkStart w:id="613" w:name="_Toc29721"/>
      <w:r>
        <w:rPr>
          <w:rFonts w:hint="eastAsia"/>
        </w:rPr>
        <w:t>M</w:t>
      </w:r>
      <w:r>
        <w:t>1</w:t>
      </w:r>
      <w:r>
        <w:rPr>
          <w:rFonts w:hint="eastAsia"/>
        </w:rPr>
        <w:t>写块数据</w:t>
      </w:r>
      <w:bookmarkEnd w:id="609"/>
      <w:bookmarkEnd w:id="610"/>
      <w:bookmarkEnd w:id="611"/>
      <w:bookmarkEnd w:id="612"/>
      <w:bookmarkEnd w:id="613"/>
      <w:ins w:id="614" w:author="Administrator" w:date="2018-04-27T11:02:00Z">
        <w:r>
          <w:rPr>
            <w:rFonts w:hint="eastAsia"/>
          </w:rPr>
          <w:t>0xE2</w:t>
        </w:r>
        <w:r>
          <w:t xml:space="preserve"> 0x0</w:t>
        </w:r>
      </w:ins>
      <w:r>
        <w:rPr>
          <w:rFonts w:hint="eastAsia"/>
        </w:rPr>
        <w:t>8</w:t>
      </w:r>
    </w:p>
    <w:p w14:paraId="41C8197D" w14:textId="77777777" w:rsidR="003843EA" w:rsidRDefault="00A21561">
      <w:pPr>
        <w:pStyle w:val="MyText"/>
        <w:ind w:firstLine="409"/>
      </w:pPr>
      <w:r>
        <w:rPr>
          <w:rFonts w:hint="eastAsia"/>
        </w:rPr>
        <w:t>指令号：0xE2</w:t>
      </w:r>
      <w:r>
        <w:t xml:space="preserve"> 0x0</w:t>
      </w:r>
      <w:r>
        <w:rPr>
          <w:rFonts w:hint="eastAsia"/>
        </w:rPr>
        <w:t>8</w:t>
      </w:r>
    </w:p>
    <w:p w14:paraId="3486B3D7" w14:textId="77777777" w:rsidR="003843EA" w:rsidRDefault="00A21561">
      <w:pPr>
        <w:pStyle w:val="MyText"/>
        <w:ind w:firstLine="409"/>
      </w:pPr>
      <w:r>
        <w:rPr>
          <w:rFonts w:hint="eastAsia"/>
        </w:rPr>
        <w:t>描述：对指定M1卡的指定块的数据进行写操作</w:t>
      </w:r>
    </w:p>
    <w:p w14:paraId="2EAE1A5F" w14:textId="77777777" w:rsidR="003843EA" w:rsidRDefault="00A21561">
      <w:pPr>
        <w:pStyle w:val="MyText"/>
        <w:ind w:firstLine="409"/>
      </w:pPr>
      <w:r>
        <w:rPr>
          <w:rFonts w:hint="eastAsia"/>
        </w:rPr>
        <w:t>请求报文：</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34EDBC44" w14:textId="77777777">
        <w:trPr>
          <w:jc w:val="right"/>
        </w:trPr>
        <w:tc>
          <w:tcPr>
            <w:tcW w:w="452" w:type="dxa"/>
            <w:tcBorders>
              <w:right w:val="single" w:sz="4" w:space="0" w:color="auto"/>
            </w:tcBorders>
            <w:shd w:val="clear" w:color="auto" w:fill="E6E6E6"/>
          </w:tcPr>
          <w:p w14:paraId="68366B20" w14:textId="77777777" w:rsidR="003843EA" w:rsidRDefault="00A21561">
            <w:pPr>
              <w:jc w:val="center"/>
              <w:rPr>
                <w:rFonts w:eastAsia="新宋体"/>
                <w:b/>
              </w:rPr>
            </w:pPr>
            <w:r>
              <w:rPr>
                <w:rFonts w:eastAsia="新宋体"/>
                <w:b/>
              </w:rPr>
              <w:t>ID</w:t>
            </w:r>
          </w:p>
        </w:tc>
        <w:tc>
          <w:tcPr>
            <w:tcW w:w="2344" w:type="dxa"/>
            <w:tcBorders>
              <w:left w:val="single" w:sz="4" w:space="0" w:color="auto"/>
              <w:right w:val="single" w:sz="4" w:space="0" w:color="auto"/>
            </w:tcBorders>
            <w:shd w:val="clear" w:color="auto" w:fill="E6E6E6"/>
          </w:tcPr>
          <w:p w14:paraId="0AB8A8CF" w14:textId="77777777" w:rsidR="003843EA" w:rsidRDefault="00A21561">
            <w:pPr>
              <w:jc w:val="center"/>
              <w:rPr>
                <w:rFonts w:eastAsia="新宋体"/>
                <w:b/>
              </w:rPr>
            </w:pPr>
            <w:r>
              <w:rPr>
                <w:rFonts w:eastAsia="新宋体" w:hint="eastAsia"/>
                <w:b/>
              </w:rPr>
              <w:t>数据域</w:t>
            </w:r>
          </w:p>
        </w:tc>
        <w:tc>
          <w:tcPr>
            <w:tcW w:w="1092" w:type="dxa"/>
            <w:tcBorders>
              <w:left w:val="single" w:sz="4" w:space="0" w:color="auto"/>
            </w:tcBorders>
            <w:shd w:val="clear" w:color="auto" w:fill="E6E6E6"/>
          </w:tcPr>
          <w:p w14:paraId="6930BC2D" w14:textId="77777777" w:rsidR="003843EA" w:rsidRDefault="00A21561">
            <w:pPr>
              <w:jc w:val="center"/>
              <w:rPr>
                <w:rFonts w:eastAsia="新宋体"/>
                <w:b/>
              </w:rPr>
            </w:pPr>
            <w:r>
              <w:rPr>
                <w:rFonts w:eastAsia="新宋体" w:hint="eastAsia"/>
                <w:b/>
              </w:rPr>
              <w:t>长度</w:t>
            </w:r>
          </w:p>
        </w:tc>
        <w:tc>
          <w:tcPr>
            <w:tcW w:w="4634" w:type="dxa"/>
            <w:shd w:val="clear" w:color="auto" w:fill="E6E6E6"/>
          </w:tcPr>
          <w:p w14:paraId="0DB00648" w14:textId="77777777" w:rsidR="003843EA" w:rsidRDefault="00A21561">
            <w:pPr>
              <w:jc w:val="center"/>
              <w:rPr>
                <w:rFonts w:eastAsia="新宋体"/>
                <w:b/>
              </w:rPr>
            </w:pPr>
            <w:r>
              <w:rPr>
                <w:rFonts w:eastAsia="新宋体" w:hint="eastAsia"/>
                <w:b/>
              </w:rPr>
              <w:t>备注</w:t>
            </w:r>
          </w:p>
        </w:tc>
      </w:tr>
      <w:tr w:rsidR="003843EA" w14:paraId="7A38D748" w14:textId="77777777">
        <w:trPr>
          <w:jc w:val="right"/>
        </w:trPr>
        <w:tc>
          <w:tcPr>
            <w:tcW w:w="452" w:type="dxa"/>
            <w:tcBorders>
              <w:right w:val="single" w:sz="4" w:space="0" w:color="auto"/>
            </w:tcBorders>
            <w:vAlign w:val="center"/>
          </w:tcPr>
          <w:p w14:paraId="1F5C5AD1" w14:textId="77777777" w:rsidR="003843EA" w:rsidRDefault="00A21561">
            <w:pPr>
              <w:widowControl/>
              <w:spacing w:line="276" w:lineRule="auto"/>
              <w:jc w:val="center"/>
              <w:rPr>
                <w:rFonts w:ascii="黑体" w:hAnsi="新宋体"/>
                <w:kern w:val="0"/>
                <w:szCs w:val="21"/>
              </w:rPr>
            </w:pPr>
            <w:r>
              <w:rPr>
                <w:rFonts w:ascii="黑体" w:hAnsi="新宋体"/>
                <w:kern w:val="0"/>
                <w:szCs w:val="21"/>
              </w:rPr>
              <w:t>1</w:t>
            </w:r>
          </w:p>
        </w:tc>
        <w:tc>
          <w:tcPr>
            <w:tcW w:w="2344" w:type="dxa"/>
            <w:tcBorders>
              <w:left w:val="single" w:sz="4" w:space="0" w:color="auto"/>
              <w:right w:val="single" w:sz="4" w:space="0" w:color="auto"/>
            </w:tcBorders>
            <w:vAlign w:val="center"/>
          </w:tcPr>
          <w:p w14:paraId="3514BCCC"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块号</w:t>
            </w:r>
          </w:p>
        </w:tc>
        <w:tc>
          <w:tcPr>
            <w:tcW w:w="1092" w:type="dxa"/>
            <w:tcBorders>
              <w:left w:val="single" w:sz="4" w:space="0" w:color="auto"/>
            </w:tcBorders>
            <w:vAlign w:val="center"/>
          </w:tcPr>
          <w:p w14:paraId="779BB2C6" w14:textId="77777777" w:rsidR="003843EA" w:rsidRDefault="00A21561">
            <w:pPr>
              <w:widowControl/>
              <w:spacing w:line="276" w:lineRule="auto"/>
              <w:jc w:val="center"/>
              <w:rPr>
                <w:rFonts w:ascii="黑体" w:hAnsi="新宋体"/>
                <w:kern w:val="0"/>
                <w:szCs w:val="21"/>
              </w:rPr>
            </w:pPr>
            <w:r>
              <w:rPr>
                <w:rFonts w:ascii="黑体" w:hAnsi="新宋体"/>
                <w:kern w:val="0"/>
                <w:szCs w:val="21"/>
              </w:rPr>
              <w:t>1</w:t>
            </w:r>
          </w:p>
        </w:tc>
        <w:tc>
          <w:tcPr>
            <w:tcW w:w="4634" w:type="dxa"/>
          </w:tcPr>
          <w:p w14:paraId="2B265FE0" w14:textId="77777777" w:rsidR="003843EA" w:rsidRDefault="00A21561">
            <w:pPr>
              <w:widowControl/>
              <w:spacing w:line="276" w:lineRule="auto"/>
              <w:jc w:val="center"/>
              <w:rPr>
                <w:rFonts w:ascii="黑体" w:hAnsi="新宋体"/>
                <w:kern w:val="0"/>
                <w:szCs w:val="21"/>
              </w:rPr>
            </w:pPr>
            <w:r>
              <w:rPr>
                <w:rFonts w:ascii="黑体" w:hAnsi="新宋体"/>
                <w:kern w:val="0"/>
                <w:szCs w:val="21"/>
              </w:rPr>
              <w:t>0-255</w:t>
            </w:r>
          </w:p>
        </w:tc>
      </w:tr>
      <w:tr w:rsidR="003843EA" w14:paraId="176D5272" w14:textId="77777777">
        <w:trPr>
          <w:jc w:val="right"/>
        </w:trPr>
        <w:tc>
          <w:tcPr>
            <w:tcW w:w="452" w:type="dxa"/>
            <w:tcBorders>
              <w:right w:val="single" w:sz="4" w:space="0" w:color="auto"/>
            </w:tcBorders>
            <w:vAlign w:val="center"/>
          </w:tcPr>
          <w:p w14:paraId="71A7ED39" w14:textId="77777777" w:rsidR="003843EA" w:rsidRDefault="00A21561">
            <w:pPr>
              <w:widowControl/>
              <w:spacing w:line="276" w:lineRule="auto"/>
              <w:jc w:val="center"/>
              <w:rPr>
                <w:rFonts w:ascii="黑体" w:hAnsi="新宋体"/>
                <w:kern w:val="0"/>
                <w:szCs w:val="21"/>
              </w:rPr>
            </w:pPr>
            <w:r>
              <w:rPr>
                <w:rFonts w:ascii="黑体" w:hAnsi="新宋体"/>
                <w:kern w:val="0"/>
                <w:szCs w:val="21"/>
              </w:rPr>
              <w:t>2</w:t>
            </w:r>
          </w:p>
        </w:tc>
        <w:tc>
          <w:tcPr>
            <w:tcW w:w="2344" w:type="dxa"/>
            <w:tcBorders>
              <w:left w:val="single" w:sz="4" w:space="0" w:color="auto"/>
              <w:right w:val="single" w:sz="4" w:space="0" w:color="auto"/>
            </w:tcBorders>
            <w:vAlign w:val="center"/>
          </w:tcPr>
          <w:p w14:paraId="52449E84" w14:textId="77777777" w:rsidR="003843EA" w:rsidRDefault="00A21561">
            <w:pPr>
              <w:widowControl/>
              <w:spacing w:line="276" w:lineRule="auto"/>
              <w:jc w:val="center"/>
              <w:rPr>
                <w:rFonts w:ascii="黑体" w:hAnsi="新宋体"/>
                <w:kern w:val="0"/>
                <w:szCs w:val="21"/>
              </w:rPr>
            </w:pPr>
            <w:r>
              <w:rPr>
                <w:rFonts w:ascii="黑体" w:hAnsi="新宋体"/>
                <w:kern w:val="0"/>
                <w:szCs w:val="21"/>
              </w:rPr>
              <w:t>Data</w:t>
            </w:r>
          </w:p>
        </w:tc>
        <w:tc>
          <w:tcPr>
            <w:tcW w:w="1092" w:type="dxa"/>
            <w:tcBorders>
              <w:left w:val="single" w:sz="4" w:space="0" w:color="auto"/>
            </w:tcBorders>
            <w:vAlign w:val="center"/>
          </w:tcPr>
          <w:p w14:paraId="2D81FCB4" w14:textId="77777777" w:rsidR="003843EA" w:rsidRDefault="00A21561">
            <w:pPr>
              <w:widowControl/>
              <w:spacing w:line="276" w:lineRule="auto"/>
              <w:jc w:val="center"/>
              <w:rPr>
                <w:rFonts w:ascii="黑体" w:hAnsi="新宋体"/>
                <w:kern w:val="0"/>
                <w:szCs w:val="21"/>
              </w:rPr>
            </w:pPr>
            <w:r>
              <w:rPr>
                <w:rFonts w:ascii="黑体" w:hAnsi="新宋体"/>
                <w:kern w:val="0"/>
                <w:szCs w:val="21"/>
              </w:rPr>
              <w:t>16</w:t>
            </w:r>
          </w:p>
        </w:tc>
        <w:tc>
          <w:tcPr>
            <w:tcW w:w="4634" w:type="dxa"/>
          </w:tcPr>
          <w:p w14:paraId="6EC85B8E"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要写入的16个字节的数据</w:t>
            </w:r>
          </w:p>
        </w:tc>
      </w:tr>
    </w:tbl>
    <w:p w14:paraId="58009CA1" w14:textId="77777777" w:rsidR="003843EA" w:rsidRDefault="00A21561">
      <w:pPr>
        <w:pStyle w:val="MyText"/>
        <w:ind w:firstLine="409"/>
      </w:pPr>
      <w:r>
        <w:rPr>
          <w:rFonts w:hint="eastAsia"/>
        </w:rPr>
        <w:t>响应报文：</w:t>
      </w:r>
    </w:p>
    <w:p w14:paraId="2A85B5B0" w14:textId="77777777" w:rsidR="003843EA" w:rsidRDefault="00A21561">
      <w:pPr>
        <w:pStyle w:val="MyText"/>
        <w:ind w:firstLine="409"/>
      </w:pPr>
      <w:r>
        <w:rPr>
          <w:rFonts w:hint="eastAsia"/>
        </w:rPr>
        <w:lastRenderedPageBreak/>
        <w:t>无</w:t>
      </w:r>
    </w:p>
    <w:p w14:paraId="6697FBAC" w14:textId="77777777" w:rsidR="003843EA" w:rsidRDefault="00A21561">
      <w:pPr>
        <w:pStyle w:val="MyDoc111New"/>
      </w:pPr>
      <w:bookmarkStart w:id="615" w:name="_Toc6924"/>
      <w:bookmarkStart w:id="616" w:name="_Toc26331"/>
      <w:bookmarkStart w:id="617" w:name="_Toc29841"/>
      <w:bookmarkStart w:id="618" w:name="_Toc3209"/>
      <w:bookmarkStart w:id="619" w:name="_Toc453057405"/>
      <w:r>
        <w:rPr>
          <w:rFonts w:hint="eastAsia"/>
        </w:rPr>
        <w:t>M</w:t>
      </w:r>
      <w:r>
        <w:t>1</w:t>
      </w:r>
      <w:r>
        <w:rPr>
          <w:rFonts w:hint="eastAsia"/>
        </w:rPr>
        <w:t>增量操作</w:t>
      </w:r>
      <w:bookmarkEnd w:id="615"/>
      <w:bookmarkEnd w:id="616"/>
      <w:bookmarkEnd w:id="617"/>
      <w:bookmarkEnd w:id="618"/>
      <w:bookmarkEnd w:id="619"/>
      <w:ins w:id="620" w:author="Administrator" w:date="2018-04-27T11:02:00Z">
        <w:r>
          <w:rPr>
            <w:rFonts w:hint="eastAsia"/>
          </w:rPr>
          <w:t>0xE2</w:t>
        </w:r>
        <w:r>
          <w:t xml:space="preserve"> 0x0</w:t>
        </w:r>
      </w:ins>
      <w:r>
        <w:rPr>
          <w:rFonts w:hint="eastAsia"/>
        </w:rPr>
        <w:t>9</w:t>
      </w:r>
    </w:p>
    <w:p w14:paraId="6F9EF469" w14:textId="77777777" w:rsidR="003843EA" w:rsidRDefault="00A21561">
      <w:pPr>
        <w:pStyle w:val="MyText"/>
        <w:ind w:firstLine="409"/>
      </w:pPr>
      <w:r>
        <w:rPr>
          <w:rFonts w:hint="eastAsia"/>
        </w:rPr>
        <w:t>指令号：0xE2</w:t>
      </w:r>
      <w:r>
        <w:t xml:space="preserve"> 0x0</w:t>
      </w:r>
      <w:r>
        <w:rPr>
          <w:rFonts w:hint="eastAsia"/>
        </w:rPr>
        <w:t>9</w:t>
      </w:r>
    </w:p>
    <w:p w14:paraId="401354CF" w14:textId="77777777" w:rsidR="003843EA" w:rsidRDefault="00A21561">
      <w:pPr>
        <w:pStyle w:val="MyText"/>
        <w:ind w:firstLine="409"/>
      </w:pPr>
      <w:r>
        <w:rPr>
          <w:rFonts w:hint="eastAsia"/>
        </w:rPr>
        <w:t>描述：对指定M1卡的指定块的数据进行增量操作</w:t>
      </w:r>
    </w:p>
    <w:p w14:paraId="40A95BFF" w14:textId="77777777" w:rsidR="003843EA" w:rsidRDefault="00A21561">
      <w:pPr>
        <w:pStyle w:val="MyText"/>
        <w:ind w:firstLine="409"/>
      </w:pPr>
      <w:r>
        <w:rPr>
          <w:rFonts w:hint="eastAsia"/>
        </w:rPr>
        <w:t>请求报文：</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64276C0E" w14:textId="77777777">
        <w:trPr>
          <w:jc w:val="right"/>
        </w:trPr>
        <w:tc>
          <w:tcPr>
            <w:tcW w:w="452" w:type="dxa"/>
            <w:tcBorders>
              <w:right w:val="single" w:sz="4" w:space="0" w:color="auto"/>
            </w:tcBorders>
            <w:shd w:val="clear" w:color="auto" w:fill="E6E6E6"/>
          </w:tcPr>
          <w:p w14:paraId="3C3B1476" w14:textId="77777777" w:rsidR="003843EA" w:rsidRDefault="00A21561">
            <w:pPr>
              <w:jc w:val="center"/>
              <w:rPr>
                <w:rFonts w:eastAsia="新宋体"/>
                <w:b/>
              </w:rPr>
            </w:pPr>
            <w:r>
              <w:rPr>
                <w:rFonts w:eastAsia="新宋体"/>
                <w:b/>
              </w:rPr>
              <w:t>ID</w:t>
            </w:r>
          </w:p>
        </w:tc>
        <w:tc>
          <w:tcPr>
            <w:tcW w:w="2344" w:type="dxa"/>
            <w:tcBorders>
              <w:left w:val="single" w:sz="4" w:space="0" w:color="auto"/>
              <w:right w:val="single" w:sz="4" w:space="0" w:color="auto"/>
            </w:tcBorders>
            <w:shd w:val="clear" w:color="auto" w:fill="E6E6E6"/>
          </w:tcPr>
          <w:p w14:paraId="418CD001" w14:textId="77777777" w:rsidR="003843EA" w:rsidRDefault="00A21561">
            <w:pPr>
              <w:jc w:val="center"/>
              <w:rPr>
                <w:rFonts w:eastAsia="新宋体"/>
                <w:b/>
              </w:rPr>
            </w:pPr>
            <w:r>
              <w:rPr>
                <w:rFonts w:eastAsia="新宋体" w:hint="eastAsia"/>
                <w:b/>
              </w:rPr>
              <w:t>数据域</w:t>
            </w:r>
          </w:p>
        </w:tc>
        <w:tc>
          <w:tcPr>
            <w:tcW w:w="1092" w:type="dxa"/>
            <w:tcBorders>
              <w:left w:val="single" w:sz="4" w:space="0" w:color="auto"/>
            </w:tcBorders>
            <w:shd w:val="clear" w:color="auto" w:fill="E6E6E6"/>
          </w:tcPr>
          <w:p w14:paraId="521487BC" w14:textId="77777777" w:rsidR="003843EA" w:rsidRDefault="00A21561">
            <w:pPr>
              <w:jc w:val="center"/>
              <w:rPr>
                <w:rFonts w:eastAsia="新宋体"/>
                <w:b/>
              </w:rPr>
            </w:pPr>
            <w:r>
              <w:rPr>
                <w:rFonts w:eastAsia="新宋体" w:hint="eastAsia"/>
                <w:b/>
              </w:rPr>
              <w:t>长度</w:t>
            </w:r>
          </w:p>
        </w:tc>
        <w:tc>
          <w:tcPr>
            <w:tcW w:w="4634" w:type="dxa"/>
            <w:shd w:val="clear" w:color="auto" w:fill="E6E6E6"/>
          </w:tcPr>
          <w:p w14:paraId="78A81B2C" w14:textId="77777777" w:rsidR="003843EA" w:rsidRDefault="00A21561">
            <w:pPr>
              <w:jc w:val="center"/>
              <w:rPr>
                <w:rFonts w:eastAsia="新宋体"/>
                <w:b/>
              </w:rPr>
            </w:pPr>
            <w:r>
              <w:rPr>
                <w:rFonts w:eastAsia="新宋体" w:hint="eastAsia"/>
                <w:b/>
              </w:rPr>
              <w:t>备注</w:t>
            </w:r>
          </w:p>
        </w:tc>
      </w:tr>
      <w:tr w:rsidR="003843EA" w14:paraId="3A37993B" w14:textId="77777777">
        <w:trPr>
          <w:jc w:val="right"/>
        </w:trPr>
        <w:tc>
          <w:tcPr>
            <w:tcW w:w="452" w:type="dxa"/>
            <w:tcBorders>
              <w:right w:val="single" w:sz="4" w:space="0" w:color="auto"/>
            </w:tcBorders>
            <w:vAlign w:val="center"/>
          </w:tcPr>
          <w:p w14:paraId="576945B4" w14:textId="77777777" w:rsidR="003843EA" w:rsidRDefault="00A21561">
            <w:pPr>
              <w:widowControl/>
              <w:spacing w:line="276" w:lineRule="auto"/>
              <w:jc w:val="center"/>
              <w:rPr>
                <w:rFonts w:ascii="黑体" w:hAnsi="新宋体"/>
                <w:kern w:val="0"/>
                <w:szCs w:val="21"/>
              </w:rPr>
            </w:pPr>
            <w:r>
              <w:rPr>
                <w:rFonts w:ascii="黑体" w:hAnsi="新宋体"/>
                <w:kern w:val="0"/>
                <w:szCs w:val="21"/>
              </w:rPr>
              <w:t>1</w:t>
            </w:r>
          </w:p>
        </w:tc>
        <w:tc>
          <w:tcPr>
            <w:tcW w:w="2344" w:type="dxa"/>
            <w:tcBorders>
              <w:left w:val="single" w:sz="4" w:space="0" w:color="auto"/>
              <w:right w:val="single" w:sz="4" w:space="0" w:color="auto"/>
            </w:tcBorders>
            <w:vAlign w:val="center"/>
          </w:tcPr>
          <w:p w14:paraId="7CA3E473"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块号</w:t>
            </w:r>
          </w:p>
        </w:tc>
        <w:tc>
          <w:tcPr>
            <w:tcW w:w="1092" w:type="dxa"/>
            <w:tcBorders>
              <w:left w:val="single" w:sz="4" w:space="0" w:color="auto"/>
            </w:tcBorders>
            <w:vAlign w:val="center"/>
          </w:tcPr>
          <w:p w14:paraId="36801CB8" w14:textId="77777777" w:rsidR="003843EA" w:rsidRDefault="00A21561">
            <w:pPr>
              <w:widowControl/>
              <w:spacing w:line="276" w:lineRule="auto"/>
              <w:jc w:val="center"/>
              <w:rPr>
                <w:rFonts w:ascii="黑体" w:hAnsi="新宋体"/>
                <w:kern w:val="0"/>
                <w:szCs w:val="21"/>
              </w:rPr>
            </w:pPr>
            <w:r>
              <w:rPr>
                <w:rFonts w:ascii="黑体" w:hAnsi="新宋体"/>
                <w:kern w:val="0"/>
                <w:szCs w:val="21"/>
              </w:rPr>
              <w:t>1</w:t>
            </w:r>
          </w:p>
        </w:tc>
        <w:tc>
          <w:tcPr>
            <w:tcW w:w="4634" w:type="dxa"/>
          </w:tcPr>
          <w:p w14:paraId="6BDA8BF1" w14:textId="77777777" w:rsidR="003843EA" w:rsidRDefault="00A21561">
            <w:pPr>
              <w:widowControl/>
              <w:spacing w:line="276" w:lineRule="auto"/>
              <w:jc w:val="center"/>
              <w:rPr>
                <w:rFonts w:ascii="黑体" w:hAnsi="新宋体"/>
                <w:kern w:val="0"/>
                <w:szCs w:val="21"/>
              </w:rPr>
            </w:pPr>
            <w:r>
              <w:rPr>
                <w:rFonts w:ascii="黑体" w:hAnsi="新宋体"/>
                <w:kern w:val="0"/>
                <w:szCs w:val="21"/>
              </w:rPr>
              <w:t>0-255</w:t>
            </w:r>
          </w:p>
        </w:tc>
      </w:tr>
      <w:tr w:rsidR="003843EA" w14:paraId="5ECFFF60" w14:textId="77777777">
        <w:trPr>
          <w:jc w:val="right"/>
        </w:trPr>
        <w:tc>
          <w:tcPr>
            <w:tcW w:w="452" w:type="dxa"/>
            <w:tcBorders>
              <w:right w:val="single" w:sz="4" w:space="0" w:color="auto"/>
            </w:tcBorders>
            <w:vAlign w:val="center"/>
          </w:tcPr>
          <w:p w14:paraId="01FE4FDE" w14:textId="77777777" w:rsidR="003843EA" w:rsidRDefault="00A21561">
            <w:pPr>
              <w:widowControl/>
              <w:spacing w:line="276" w:lineRule="auto"/>
              <w:jc w:val="center"/>
              <w:rPr>
                <w:rFonts w:ascii="黑体" w:hAnsi="新宋体"/>
                <w:kern w:val="0"/>
                <w:szCs w:val="21"/>
              </w:rPr>
            </w:pPr>
            <w:r>
              <w:rPr>
                <w:rFonts w:ascii="黑体" w:hAnsi="新宋体"/>
                <w:kern w:val="0"/>
                <w:szCs w:val="21"/>
              </w:rPr>
              <w:t>2</w:t>
            </w:r>
          </w:p>
        </w:tc>
        <w:tc>
          <w:tcPr>
            <w:tcW w:w="2344" w:type="dxa"/>
            <w:tcBorders>
              <w:left w:val="single" w:sz="4" w:space="0" w:color="auto"/>
              <w:right w:val="single" w:sz="4" w:space="0" w:color="auto"/>
            </w:tcBorders>
            <w:vAlign w:val="center"/>
          </w:tcPr>
          <w:p w14:paraId="144AAC8D" w14:textId="77777777" w:rsidR="003843EA" w:rsidRDefault="00A21561">
            <w:pPr>
              <w:widowControl/>
              <w:spacing w:line="276" w:lineRule="auto"/>
              <w:jc w:val="center"/>
              <w:rPr>
                <w:rFonts w:ascii="黑体" w:hAnsi="新宋体"/>
                <w:kern w:val="0"/>
                <w:szCs w:val="21"/>
              </w:rPr>
            </w:pPr>
            <w:r>
              <w:rPr>
                <w:rFonts w:ascii="黑体" w:hAnsi="新宋体"/>
                <w:kern w:val="0"/>
                <w:szCs w:val="21"/>
              </w:rPr>
              <w:t>Value</w:t>
            </w:r>
          </w:p>
        </w:tc>
        <w:tc>
          <w:tcPr>
            <w:tcW w:w="1092" w:type="dxa"/>
            <w:tcBorders>
              <w:left w:val="single" w:sz="4" w:space="0" w:color="auto"/>
            </w:tcBorders>
            <w:vAlign w:val="center"/>
          </w:tcPr>
          <w:p w14:paraId="0FCA59D8" w14:textId="77777777" w:rsidR="003843EA" w:rsidRDefault="00A21561">
            <w:pPr>
              <w:widowControl/>
              <w:spacing w:line="276" w:lineRule="auto"/>
              <w:jc w:val="center"/>
              <w:rPr>
                <w:rFonts w:ascii="黑体" w:hAnsi="新宋体"/>
                <w:kern w:val="0"/>
                <w:szCs w:val="21"/>
              </w:rPr>
            </w:pPr>
            <w:r>
              <w:rPr>
                <w:rFonts w:ascii="黑体" w:hAnsi="新宋体"/>
                <w:kern w:val="0"/>
                <w:szCs w:val="21"/>
              </w:rPr>
              <w:t>4</w:t>
            </w:r>
          </w:p>
        </w:tc>
        <w:tc>
          <w:tcPr>
            <w:tcW w:w="4634" w:type="dxa"/>
          </w:tcPr>
          <w:p w14:paraId="60E57BEC"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增量值</w:t>
            </w:r>
          </w:p>
        </w:tc>
      </w:tr>
    </w:tbl>
    <w:p w14:paraId="6C84DC44" w14:textId="77777777" w:rsidR="003843EA" w:rsidRDefault="00A21561">
      <w:pPr>
        <w:pStyle w:val="MyText"/>
        <w:ind w:firstLine="409"/>
      </w:pPr>
      <w:r>
        <w:rPr>
          <w:rFonts w:hint="eastAsia"/>
        </w:rPr>
        <w:t>响应报文：</w:t>
      </w:r>
    </w:p>
    <w:p w14:paraId="4003071A" w14:textId="77777777" w:rsidR="003843EA" w:rsidRDefault="00A21561">
      <w:pPr>
        <w:pStyle w:val="MyText"/>
        <w:ind w:firstLine="409"/>
      </w:pPr>
      <w:r>
        <w:rPr>
          <w:rFonts w:hint="eastAsia"/>
        </w:rPr>
        <w:t>无</w:t>
      </w:r>
    </w:p>
    <w:p w14:paraId="4F344796" w14:textId="77777777" w:rsidR="003843EA" w:rsidRDefault="00A21561">
      <w:pPr>
        <w:pStyle w:val="MyDoc111New"/>
      </w:pPr>
      <w:bookmarkStart w:id="621" w:name="_Toc453057406"/>
      <w:bookmarkStart w:id="622" w:name="_Toc6835"/>
      <w:bookmarkStart w:id="623" w:name="_Toc7298"/>
      <w:bookmarkStart w:id="624" w:name="_Toc17186"/>
      <w:bookmarkStart w:id="625" w:name="_Toc18958"/>
      <w:r>
        <w:rPr>
          <w:rFonts w:hint="eastAsia"/>
        </w:rPr>
        <w:t>M</w:t>
      </w:r>
      <w:r>
        <w:t>1</w:t>
      </w:r>
      <w:r>
        <w:rPr>
          <w:rFonts w:hint="eastAsia"/>
        </w:rPr>
        <w:t>减量操作</w:t>
      </w:r>
      <w:bookmarkEnd w:id="621"/>
      <w:bookmarkEnd w:id="622"/>
      <w:bookmarkEnd w:id="623"/>
      <w:bookmarkEnd w:id="624"/>
      <w:bookmarkEnd w:id="625"/>
      <w:ins w:id="626" w:author="Administrator" w:date="2018-04-27T11:02:00Z">
        <w:r>
          <w:rPr>
            <w:rFonts w:hint="eastAsia"/>
          </w:rPr>
          <w:t>0xE2</w:t>
        </w:r>
        <w:r>
          <w:t xml:space="preserve"> 0x0</w:t>
        </w:r>
      </w:ins>
      <w:r>
        <w:rPr>
          <w:rFonts w:hint="eastAsia"/>
        </w:rPr>
        <w:t>A</w:t>
      </w:r>
    </w:p>
    <w:p w14:paraId="23AB28D9" w14:textId="77777777" w:rsidR="003843EA" w:rsidRDefault="00A21561">
      <w:pPr>
        <w:pStyle w:val="MyText"/>
        <w:ind w:firstLine="409"/>
      </w:pPr>
      <w:r>
        <w:rPr>
          <w:rFonts w:hint="eastAsia"/>
        </w:rPr>
        <w:t>指令号：0xE2</w:t>
      </w:r>
      <w:r>
        <w:t xml:space="preserve"> 0x0A</w:t>
      </w:r>
    </w:p>
    <w:p w14:paraId="784AE120" w14:textId="77777777" w:rsidR="003843EA" w:rsidRDefault="00A21561">
      <w:pPr>
        <w:pStyle w:val="MyText"/>
        <w:ind w:firstLine="409"/>
      </w:pPr>
      <w:r>
        <w:rPr>
          <w:rFonts w:hint="eastAsia"/>
        </w:rPr>
        <w:t>描述：对指定M1卡的指定块的数据进行减量操作</w:t>
      </w:r>
    </w:p>
    <w:p w14:paraId="6BAB6FB9" w14:textId="77777777" w:rsidR="003843EA" w:rsidRDefault="00A21561">
      <w:pPr>
        <w:pStyle w:val="MyText"/>
        <w:ind w:firstLine="409"/>
      </w:pPr>
      <w:r>
        <w:rPr>
          <w:rFonts w:hint="eastAsia"/>
        </w:rPr>
        <w:t>请求报文：</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1D3DD38F" w14:textId="77777777">
        <w:trPr>
          <w:jc w:val="right"/>
        </w:trPr>
        <w:tc>
          <w:tcPr>
            <w:tcW w:w="452" w:type="dxa"/>
            <w:tcBorders>
              <w:right w:val="single" w:sz="4" w:space="0" w:color="auto"/>
            </w:tcBorders>
            <w:shd w:val="clear" w:color="auto" w:fill="E6E6E6"/>
          </w:tcPr>
          <w:p w14:paraId="2AEA0A03" w14:textId="77777777" w:rsidR="003843EA" w:rsidRDefault="00A21561">
            <w:pPr>
              <w:jc w:val="center"/>
              <w:rPr>
                <w:rFonts w:eastAsia="新宋体"/>
                <w:b/>
              </w:rPr>
            </w:pPr>
            <w:r>
              <w:rPr>
                <w:rFonts w:eastAsia="新宋体"/>
                <w:b/>
              </w:rPr>
              <w:t>ID</w:t>
            </w:r>
          </w:p>
        </w:tc>
        <w:tc>
          <w:tcPr>
            <w:tcW w:w="2344" w:type="dxa"/>
            <w:tcBorders>
              <w:left w:val="single" w:sz="4" w:space="0" w:color="auto"/>
              <w:right w:val="single" w:sz="4" w:space="0" w:color="auto"/>
            </w:tcBorders>
            <w:shd w:val="clear" w:color="auto" w:fill="E6E6E6"/>
          </w:tcPr>
          <w:p w14:paraId="6F8EEE07" w14:textId="77777777" w:rsidR="003843EA" w:rsidRDefault="00A21561">
            <w:pPr>
              <w:jc w:val="center"/>
              <w:rPr>
                <w:rFonts w:eastAsia="新宋体"/>
                <w:b/>
              </w:rPr>
            </w:pPr>
            <w:r>
              <w:rPr>
                <w:rFonts w:eastAsia="新宋体" w:hint="eastAsia"/>
                <w:b/>
              </w:rPr>
              <w:t>数据域</w:t>
            </w:r>
          </w:p>
        </w:tc>
        <w:tc>
          <w:tcPr>
            <w:tcW w:w="1092" w:type="dxa"/>
            <w:tcBorders>
              <w:left w:val="single" w:sz="4" w:space="0" w:color="auto"/>
            </w:tcBorders>
            <w:shd w:val="clear" w:color="auto" w:fill="E6E6E6"/>
          </w:tcPr>
          <w:p w14:paraId="594E73AF" w14:textId="77777777" w:rsidR="003843EA" w:rsidRDefault="00A21561">
            <w:pPr>
              <w:jc w:val="center"/>
              <w:rPr>
                <w:rFonts w:eastAsia="新宋体"/>
                <w:b/>
              </w:rPr>
            </w:pPr>
            <w:r>
              <w:rPr>
                <w:rFonts w:eastAsia="新宋体" w:hint="eastAsia"/>
                <w:b/>
              </w:rPr>
              <w:t>长度</w:t>
            </w:r>
          </w:p>
        </w:tc>
        <w:tc>
          <w:tcPr>
            <w:tcW w:w="4634" w:type="dxa"/>
            <w:shd w:val="clear" w:color="auto" w:fill="E6E6E6"/>
          </w:tcPr>
          <w:p w14:paraId="31B8E534" w14:textId="77777777" w:rsidR="003843EA" w:rsidRDefault="00A21561">
            <w:pPr>
              <w:jc w:val="center"/>
              <w:rPr>
                <w:rFonts w:eastAsia="新宋体"/>
                <w:b/>
              </w:rPr>
            </w:pPr>
            <w:r>
              <w:rPr>
                <w:rFonts w:eastAsia="新宋体" w:hint="eastAsia"/>
                <w:b/>
              </w:rPr>
              <w:t>备注</w:t>
            </w:r>
          </w:p>
        </w:tc>
      </w:tr>
      <w:tr w:rsidR="003843EA" w14:paraId="651492D6" w14:textId="77777777">
        <w:trPr>
          <w:jc w:val="right"/>
        </w:trPr>
        <w:tc>
          <w:tcPr>
            <w:tcW w:w="452" w:type="dxa"/>
            <w:tcBorders>
              <w:right w:val="single" w:sz="4" w:space="0" w:color="auto"/>
            </w:tcBorders>
            <w:vAlign w:val="center"/>
          </w:tcPr>
          <w:p w14:paraId="67E9DC5B" w14:textId="77777777" w:rsidR="003843EA" w:rsidRDefault="00A21561">
            <w:pPr>
              <w:widowControl/>
              <w:spacing w:line="276" w:lineRule="auto"/>
              <w:jc w:val="center"/>
              <w:rPr>
                <w:rFonts w:ascii="黑体" w:hAnsi="新宋体"/>
                <w:kern w:val="0"/>
                <w:szCs w:val="21"/>
              </w:rPr>
            </w:pPr>
            <w:r>
              <w:rPr>
                <w:rFonts w:ascii="黑体" w:hAnsi="新宋体"/>
                <w:kern w:val="0"/>
                <w:szCs w:val="21"/>
              </w:rPr>
              <w:t>1</w:t>
            </w:r>
          </w:p>
        </w:tc>
        <w:tc>
          <w:tcPr>
            <w:tcW w:w="2344" w:type="dxa"/>
            <w:tcBorders>
              <w:left w:val="single" w:sz="4" w:space="0" w:color="auto"/>
              <w:right w:val="single" w:sz="4" w:space="0" w:color="auto"/>
            </w:tcBorders>
            <w:vAlign w:val="center"/>
          </w:tcPr>
          <w:p w14:paraId="11B76CDF"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块号</w:t>
            </w:r>
          </w:p>
        </w:tc>
        <w:tc>
          <w:tcPr>
            <w:tcW w:w="1092" w:type="dxa"/>
            <w:tcBorders>
              <w:left w:val="single" w:sz="4" w:space="0" w:color="auto"/>
            </w:tcBorders>
            <w:vAlign w:val="center"/>
          </w:tcPr>
          <w:p w14:paraId="44D86A5F" w14:textId="77777777" w:rsidR="003843EA" w:rsidRDefault="00A21561">
            <w:pPr>
              <w:widowControl/>
              <w:spacing w:line="276" w:lineRule="auto"/>
              <w:jc w:val="center"/>
              <w:rPr>
                <w:rFonts w:ascii="黑体" w:hAnsi="新宋体"/>
                <w:kern w:val="0"/>
                <w:szCs w:val="21"/>
              </w:rPr>
            </w:pPr>
            <w:r>
              <w:rPr>
                <w:rFonts w:ascii="黑体" w:hAnsi="新宋体"/>
                <w:kern w:val="0"/>
                <w:szCs w:val="21"/>
              </w:rPr>
              <w:t>1</w:t>
            </w:r>
          </w:p>
        </w:tc>
        <w:tc>
          <w:tcPr>
            <w:tcW w:w="4634" w:type="dxa"/>
          </w:tcPr>
          <w:p w14:paraId="3D75A3AA" w14:textId="77777777" w:rsidR="003843EA" w:rsidRDefault="00A21561">
            <w:pPr>
              <w:widowControl/>
              <w:spacing w:line="276" w:lineRule="auto"/>
              <w:jc w:val="center"/>
              <w:rPr>
                <w:rFonts w:ascii="黑体" w:hAnsi="新宋体"/>
                <w:kern w:val="0"/>
                <w:szCs w:val="21"/>
              </w:rPr>
            </w:pPr>
            <w:r>
              <w:rPr>
                <w:rFonts w:ascii="黑体" w:hAnsi="新宋体"/>
                <w:kern w:val="0"/>
                <w:szCs w:val="21"/>
              </w:rPr>
              <w:t>0-255</w:t>
            </w:r>
          </w:p>
        </w:tc>
      </w:tr>
      <w:tr w:rsidR="003843EA" w14:paraId="3017605C" w14:textId="77777777">
        <w:trPr>
          <w:jc w:val="right"/>
        </w:trPr>
        <w:tc>
          <w:tcPr>
            <w:tcW w:w="452" w:type="dxa"/>
            <w:tcBorders>
              <w:right w:val="single" w:sz="4" w:space="0" w:color="auto"/>
            </w:tcBorders>
            <w:vAlign w:val="center"/>
          </w:tcPr>
          <w:p w14:paraId="61521307" w14:textId="77777777" w:rsidR="003843EA" w:rsidRDefault="00A21561">
            <w:pPr>
              <w:widowControl/>
              <w:spacing w:line="276" w:lineRule="auto"/>
              <w:jc w:val="center"/>
              <w:rPr>
                <w:rFonts w:ascii="黑体" w:hAnsi="新宋体"/>
                <w:kern w:val="0"/>
                <w:szCs w:val="21"/>
              </w:rPr>
            </w:pPr>
            <w:r>
              <w:rPr>
                <w:rFonts w:ascii="黑体" w:hAnsi="新宋体"/>
                <w:kern w:val="0"/>
                <w:szCs w:val="21"/>
              </w:rPr>
              <w:t>2</w:t>
            </w:r>
          </w:p>
        </w:tc>
        <w:tc>
          <w:tcPr>
            <w:tcW w:w="2344" w:type="dxa"/>
            <w:tcBorders>
              <w:left w:val="single" w:sz="4" w:space="0" w:color="auto"/>
              <w:right w:val="single" w:sz="4" w:space="0" w:color="auto"/>
            </w:tcBorders>
            <w:vAlign w:val="center"/>
          </w:tcPr>
          <w:p w14:paraId="24B0D3FA" w14:textId="77777777" w:rsidR="003843EA" w:rsidRDefault="00A21561">
            <w:pPr>
              <w:widowControl/>
              <w:spacing w:line="276" w:lineRule="auto"/>
              <w:jc w:val="center"/>
              <w:rPr>
                <w:rFonts w:ascii="黑体" w:hAnsi="新宋体"/>
                <w:kern w:val="0"/>
                <w:szCs w:val="21"/>
              </w:rPr>
            </w:pPr>
            <w:r>
              <w:rPr>
                <w:rFonts w:ascii="黑体" w:hAnsi="新宋体"/>
                <w:kern w:val="0"/>
                <w:szCs w:val="21"/>
              </w:rPr>
              <w:t>Value</w:t>
            </w:r>
          </w:p>
        </w:tc>
        <w:tc>
          <w:tcPr>
            <w:tcW w:w="1092" w:type="dxa"/>
            <w:tcBorders>
              <w:left w:val="single" w:sz="4" w:space="0" w:color="auto"/>
            </w:tcBorders>
            <w:vAlign w:val="center"/>
          </w:tcPr>
          <w:p w14:paraId="2EC0EEE5" w14:textId="77777777" w:rsidR="003843EA" w:rsidRDefault="00A21561">
            <w:pPr>
              <w:widowControl/>
              <w:spacing w:line="276" w:lineRule="auto"/>
              <w:jc w:val="center"/>
              <w:rPr>
                <w:rFonts w:ascii="黑体" w:hAnsi="新宋体"/>
                <w:kern w:val="0"/>
                <w:szCs w:val="21"/>
              </w:rPr>
            </w:pPr>
            <w:r>
              <w:rPr>
                <w:rFonts w:ascii="黑体" w:hAnsi="新宋体"/>
                <w:kern w:val="0"/>
                <w:szCs w:val="21"/>
              </w:rPr>
              <w:t>4</w:t>
            </w:r>
          </w:p>
        </w:tc>
        <w:tc>
          <w:tcPr>
            <w:tcW w:w="4634" w:type="dxa"/>
          </w:tcPr>
          <w:p w14:paraId="3A998F33"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减量值</w:t>
            </w:r>
          </w:p>
        </w:tc>
      </w:tr>
    </w:tbl>
    <w:p w14:paraId="0BD8722E" w14:textId="77777777" w:rsidR="003843EA" w:rsidRDefault="00A21561">
      <w:pPr>
        <w:pStyle w:val="MyText"/>
        <w:ind w:firstLine="409"/>
      </w:pPr>
      <w:r>
        <w:rPr>
          <w:rFonts w:hint="eastAsia"/>
        </w:rPr>
        <w:t>响应报文：</w:t>
      </w:r>
    </w:p>
    <w:p w14:paraId="09A11080" w14:textId="77777777" w:rsidR="003843EA" w:rsidRDefault="00A21561">
      <w:pPr>
        <w:pStyle w:val="MyText"/>
        <w:ind w:firstLine="409"/>
      </w:pPr>
      <w:r>
        <w:rPr>
          <w:rFonts w:hint="eastAsia"/>
        </w:rPr>
        <w:t>无</w:t>
      </w:r>
    </w:p>
    <w:p w14:paraId="0302C46A" w14:textId="77777777" w:rsidR="003843EA" w:rsidRDefault="00A21561">
      <w:pPr>
        <w:pStyle w:val="MyDoc111New"/>
      </w:pPr>
      <w:r>
        <w:rPr>
          <w:rFonts w:hint="eastAsia"/>
        </w:rPr>
        <w:t>M</w:t>
      </w:r>
      <w:r>
        <w:t>0</w:t>
      </w:r>
      <w:r>
        <w:rPr>
          <w:rFonts w:hint="eastAsia"/>
        </w:rPr>
        <w:t>外部密钥认证</w:t>
      </w:r>
      <w:ins w:id="627" w:author="Administrator" w:date="2018-04-27T11:02:00Z">
        <w:r>
          <w:rPr>
            <w:rFonts w:hint="eastAsia"/>
          </w:rPr>
          <w:t>0xE2</w:t>
        </w:r>
        <w:r>
          <w:t xml:space="preserve"> 0x0</w:t>
        </w:r>
      </w:ins>
      <w:r>
        <w:t>B</w:t>
      </w:r>
    </w:p>
    <w:p w14:paraId="1C35B5AE" w14:textId="77777777" w:rsidR="003843EA" w:rsidRDefault="00A21561">
      <w:pPr>
        <w:pStyle w:val="MyText"/>
        <w:ind w:firstLine="409"/>
      </w:pPr>
      <w:r>
        <w:rPr>
          <w:rFonts w:hint="eastAsia"/>
        </w:rPr>
        <w:t>指令号：0xE2</w:t>
      </w:r>
      <w:r>
        <w:t xml:space="preserve"> 0x0B</w:t>
      </w:r>
    </w:p>
    <w:p w14:paraId="53879D44" w14:textId="77777777" w:rsidR="003843EA" w:rsidRDefault="00A21561">
      <w:pPr>
        <w:pStyle w:val="MyText"/>
        <w:ind w:firstLine="409"/>
      </w:pPr>
      <w:r>
        <w:rPr>
          <w:rFonts w:hint="eastAsia"/>
        </w:rPr>
        <w:t>描述：直接传入密钥，使用该密钥对M0卡进行认证。</w:t>
      </w:r>
    </w:p>
    <w:p w14:paraId="14A92E5F" w14:textId="77777777" w:rsidR="003843EA" w:rsidRDefault="00A21561">
      <w:pPr>
        <w:pStyle w:val="MyText"/>
        <w:ind w:firstLine="409"/>
      </w:pPr>
      <w:r>
        <w:rPr>
          <w:rFonts w:hint="eastAsia"/>
        </w:rPr>
        <w:t>请求报文：</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7AB8B131" w14:textId="77777777">
        <w:trPr>
          <w:jc w:val="right"/>
        </w:trPr>
        <w:tc>
          <w:tcPr>
            <w:tcW w:w="452" w:type="dxa"/>
            <w:tcBorders>
              <w:right w:val="single" w:sz="4" w:space="0" w:color="auto"/>
            </w:tcBorders>
            <w:shd w:val="clear" w:color="auto" w:fill="E6E6E6"/>
          </w:tcPr>
          <w:p w14:paraId="39649EDF" w14:textId="77777777" w:rsidR="003843EA" w:rsidRDefault="00A21561">
            <w:pPr>
              <w:jc w:val="center"/>
              <w:rPr>
                <w:rFonts w:eastAsia="新宋体"/>
                <w:b/>
              </w:rPr>
            </w:pPr>
            <w:r>
              <w:rPr>
                <w:rFonts w:eastAsia="新宋体"/>
                <w:b/>
              </w:rPr>
              <w:t>ID</w:t>
            </w:r>
          </w:p>
        </w:tc>
        <w:tc>
          <w:tcPr>
            <w:tcW w:w="2344" w:type="dxa"/>
            <w:tcBorders>
              <w:left w:val="single" w:sz="4" w:space="0" w:color="auto"/>
              <w:right w:val="single" w:sz="4" w:space="0" w:color="auto"/>
            </w:tcBorders>
            <w:shd w:val="clear" w:color="auto" w:fill="E6E6E6"/>
          </w:tcPr>
          <w:p w14:paraId="642F98DE" w14:textId="77777777" w:rsidR="003843EA" w:rsidRDefault="00A21561">
            <w:pPr>
              <w:jc w:val="center"/>
              <w:rPr>
                <w:rFonts w:eastAsia="新宋体"/>
                <w:b/>
              </w:rPr>
            </w:pPr>
            <w:r>
              <w:rPr>
                <w:rFonts w:eastAsia="新宋体" w:hint="eastAsia"/>
                <w:b/>
              </w:rPr>
              <w:t>数据域</w:t>
            </w:r>
          </w:p>
        </w:tc>
        <w:tc>
          <w:tcPr>
            <w:tcW w:w="1092" w:type="dxa"/>
            <w:tcBorders>
              <w:left w:val="single" w:sz="4" w:space="0" w:color="auto"/>
            </w:tcBorders>
            <w:shd w:val="clear" w:color="auto" w:fill="E6E6E6"/>
          </w:tcPr>
          <w:p w14:paraId="11085DE9" w14:textId="77777777" w:rsidR="003843EA" w:rsidRDefault="00A21561">
            <w:pPr>
              <w:jc w:val="center"/>
              <w:rPr>
                <w:rFonts w:eastAsia="新宋体"/>
                <w:b/>
              </w:rPr>
            </w:pPr>
            <w:r>
              <w:rPr>
                <w:rFonts w:eastAsia="新宋体" w:hint="eastAsia"/>
                <w:b/>
              </w:rPr>
              <w:t>长度</w:t>
            </w:r>
          </w:p>
        </w:tc>
        <w:tc>
          <w:tcPr>
            <w:tcW w:w="4634" w:type="dxa"/>
            <w:shd w:val="clear" w:color="auto" w:fill="E6E6E6"/>
          </w:tcPr>
          <w:p w14:paraId="09075E48" w14:textId="77777777" w:rsidR="003843EA" w:rsidRDefault="00A21561">
            <w:pPr>
              <w:jc w:val="center"/>
              <w:rPr>
                <w:rFonts w:eastAsia="新宋体"/>
                <w:b/>
              </w:rPr>
            </w:pPr>
            <w:r>
              <w:rPr>
                <w:rFonts w:eastAsia="新宋体" w:hint="eastAsia"/>
                <w:b/>
              </w:rPr>
              <w:t>备注</w:t>
            </w:r>
          </w:p>
        </w:tc>
      </w:tr>
      <w:tr w:rsidR="003843EA" w14:paraId="202C0841" w14:textId="77777777">
        <w:trPr>
          <w:jc w:val="right"/>
        </w:trPr>
        <w:tc>
          <w:tcPr>
            <w:tcW w:w="452" w:type="dxa"/>
            <w:tcBorders>
              <w:right w:val="single" w:sz="4" w:space="0" w:color="auto"/>
            </w:tcBorders>
            <w:vAlign w:val="center"/>
          </w:tcPr>
          <w:p w14:paraId="1A72981E" w14:textId="77777777" w:rsidR="003843EA" w:rsidRDefault="00A21561">
            <w:pPr>
              <w:widowControl/>
              <w:spacing w:line="276" w:lineRule="auto"/>
              <w:jc w:val="center"/>
              <w:rPr>
                <w:rFonts w:ascii="黑体" w:hAnsi="新宋体"/>
                <w:kern w:val="0"/>
                <w:szCs w:val="21"/>
              </w:rPr>
            </w:pPr>
            <w:r>
              <w:rPr>
                <w:rFonts w:ascii="黑体" w:hAnsi="新宋体"/>
                <w:kern w:val="0"/>
                <w:szCs w:val="21"/>
              </w:rPr>
              <w:t>1</w:t>
            </w:r>
          </w:p>
        </w:tc>
        <w:tc>
          <w:tcPr>
            <w:tcW w:w="2344" w:type="dxa"/>
            <w:tcBorders>
              <w:left w:val="single" w:sz="4" w:space="0" w:color="auto"/>
              <w:right w:val="single" w:sz="4" w:space="0" w:color="auto"/>
            </w:tcBorders>
            <w:vAlign w:val="center"/>
          </w:tcPr>
          <w:p w14:paraId="39427F5B"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Key</w:t>
            </w:r>
          </w:p>
        </w:tc>
        <w:tc>
          <w:tcPr>
            <w:tcW w:w="1092" w:type="dxa"/>
            <w:tcBorders>
              <w:left w:val="single" w:sz="4" w:space="0" w:color="auto"/>
            </w:tcBorders>
            <w:vAlign w:val="center"/>
          </w:tcPr>
          <w:p w14:paraId="471C9256"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LL</w:t>
            </w:r>
            <w:r>
              <w:rPr>
                <w:rFonts w:ascii="黑体" w:hAnsi="新宋体"/>
                <w:kern w:val="0"/>
                <w:szCs w:val="21"/>
              </w:rPr>
              <w:t>…</w:t>
            </w:r>
          </w:p>
        </w:tc>
        <w:tc>
          <w:tcPr>
            <w:tcW w:w="4634" w:type="dxa"/>
          </w:tcPr>
          <w:p w14:paraId="2E26C3A3"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认证密钥</w:t>
            </w:r>
          </w:p>
        </w:tc>
      </w:tr>
    </w:tbl>
    <w:p w14:paraId="54455664" w14:textId="77777777" w:rsidR="003843EA" w:rsidRDefault="00A21561">
      <w:pPr>
        <w:pStyle w:val="MyText"/>
        <w:ind w:firstLine="409"/>
      </w:pPr>
      <w:r>
        <w:rPr>
          <w:rFonts w:hint="eastAsia"/>
        </w:rPr>
        <w:t>响应报文：</w:t>
      </w:r>
    </w:p>
    <w:p w14:paraId="03101DB0" w14:textId="77777777" w:rsidR="003843EA" w:rsidRDefault="00A21561">
      <w:pPr>
        <w:pStyle w:val="MyText"/>
        <w:ind w:firstLine="409"/>
      </w:pPr>
      <w:r>
        <w:rPr>
          <w:rFonts w:hint="eastAsia"/>
        </w:rPr>
        <w:t>无</w:t>
      </w:r>
    </w:p>
    <w:p w14:paraId="1C4F96DF" w14:textId="77777777" w:rsidR="003843EA" w:rsidRDefault="00A21561">
      <w:pPr>
        <w:pStyle w:val="MyDoc111New"/>
      </w:pPr>
      <w:r>
        <w:rPr>
          <w:rFonts w:hint="eastAsia"/>
        </w:rPr>
        <w:t>M</w:t>
      </w:r>
      <w:r>
        <w:t>0</w:t>
      </w:r>
      <w:r>
        <w:rPr>
          <w:rFonts w:hint="eastAsia"/>
        </w:rPr>
        <w:t>读块数据</w:t>
      </w:r>
      <w:ins w:id="628" w:author="Administrator" w:date="2018-04-27T11:02:00Z">
        <w:r>
          <w:rPr>
            <w:rFonts w:hint="eastAsia"/>
          </w:rPr>
          <w:t>0xE2</w:t>
        </w:r>
        <w:r>
          <w:t xml:space="preserve"> 0x</w:t>
        </w:r>
      </w:ins>
      <w:r>
        <w:rPr>
          <w:rFonts w:hint="eastAsia"/>
        </w:rPr>
        <w:t>0</w:t>
      </w:r>
      <w:r>
        <w:t>C</w:t>
      </w:r>
    </w:p>
    <w:p w14:paraId="345BA9C1" w14:textId="77777777" w:rsidR="003843EA" w:rsidRDefault="00A21561">
      <w:pPr>
        <w:pStyle w:val="MyText"/>
        <w:ind w:firstLine="409"/>
      </w:pPr>
      <w:r>
        <w:rPr>
          <w:rFonts w:hint="eastAsia"/>
        </w:rPr>
        <w:t>指令号：0xE2</w:t>
      </w:r>
      <w:r>
        <w:t xml:space="preserve"> 0x0C</w:t>
      </w:r>
    </w:p>
    <w:p w14:paraId="3B8C1932" w14:textId="77777777" w:rsidR="003843EA" w:rsidRDefault="00A21561">
      <w:pPr>
        <w:pStyle w:val="MyText"/>
        <w:ind w:firstLine="409"/>
      </w:pPr>
      <w:r>
        <w:rPr>
          <w:rFonts w:hint="eastAsia"/>
        </w:rPr>
        <w:t>描述：读取指定M</w:t>
      </w:r>
      <w:r>
        <w:t>0</w:t>
      </w:r>
      <w:r>
        <w:rPr>
          <w:rFonts w:hint="eastAsia"/>
        </w:rPr>
        <w:t>卡的指定块的数据</w:t>
      </w:r>
    </w:p>
    <w:p w14:paraId="08AF62F7" w14:textId="77777777" w:rsidR="003843EA" w:rsidRDefault="00A21561">
      <w:pPr>
        <w:pStyle w:val="MyText"/>
        <w:ind w:firstLine="409"/>
      </w:pPr>
      <w:r>
        <w:rPr>
          <w:rFonts w:hint="eastAsia"/>
        </w:rPr>
        <w:t>请求报文：</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2DF79578" w14:textId="77777777">
        <w:trPr>
          <w:jc w:val="right"/>
        </w:trPr>
        <w:tc>
          <w:tcPr>
            <w:tcW w:w="452" w:type="dxa"/>
            <w:tcBorders>
              <w:right w:val="single" w:sz="4" w:space="0" w:color="auto"/>
            </w:tcBorders>
            <w:shd w:val="clear" w:color="auto" w:fill="E6E6E6"/>
          </w:tcPr>
          <w:p w14:paraId="4B74625D" w14:textId="77777777" w:rsidR="003843EA" w:rsidRDefault="00A21561">
            <w:pPr>
              <w:jc w:val="center"/>
              <w:rPr>
                <w:rFonts w:eastAsia="新宋体"/>
                <w:b/>
              </w:rPr>
            </w:pPr>
            <w:r>
              <w:rPr>
                <w:rFonts w:eastAsia="新宋体"/>
                <w:b/>
              </w:rPr>
              <w:t>ID</w:t>
            </w:r>
          </w:p>
        </w:tc>
        <w:tc>
          <w:tcPr>
            <w:tcW w:w="2344" w:type="dxa"/>
            <w:tcBorders>
              <w:left w:val="single" w:sz="4" w:space="0" w:color="auto"/>
              <w:right w:val="single" w:sz="4" w:space="0" w:color="auto"/>
            </w:tcBorders>
            <w:shd w:val="clear" w:color="auto" w:fill="E6E6E6"/>
          </w:tcPr>
          <w:p w14:paraId="4AEE724F" w14:textId="77777777" w:rsidR="003843EA" w:rsidRDefault="00A21561">
            <w:pPr>
              <w:jc w:val="center"/>
              <w:rPr>
                <w:rFonts w:eastAsia="新宋体"/>
                <w:b/>
              </w:rPr>
            </w:pPr>
            <w:r>
              <w:rPr>
                <w:rFonts w:eastAsia="新宋体" w:hint="eastAsia"/>
                <w:b/>
              </w:rPr>
              <w:t>数据域</w:t>
            </w:r>
          </w:p>
        </w:tc>
        <w:tc>
          <w:tcPr>
            <w:tcW w:w="1092" w:type="dxa"/>
            <w:tcBorders>
              <w:left w:val="single" w:sz="4" w:space="0" w:color="auto"/>
            </w:tcBorders>
            <w:shd w:val="clear" w:color="auto" w:fill="E6E6E6"/>
          </w:tcPr>
          <w:p w14:paraId="38A42973" w14:textId="77777777" w:rsidR="003843EA" w:rsidRDefault="00A21561">
            <w:pPr>
              <w:jc w:val="center"/>
              <w:rPr>
                <w:rFonts w:eastAsia="新宋体"/>
                <w:b/>
              </w:rPr>
            </w:pPr>
            <w:r>
              <w:rPr>
                <w:rFonts w:eastAsia="新宋体" w:hint="eastAsia"/>
                <w:b/>
              </w:rPr>
              <w:t>长度</w:t>
            </w:r>
          </w:p>
        </w:tc>
        <w:tc>
          <w:tcPr>
            <w:tcW w:w="4634" w:type="dxa"/>
            <w:shd w:val="clear" w:color="auto" w:fill="E6E6E6"/>
          </w:tcPr>
          <w:p w14:paraId="0CD6F812" w14:textId="77777777" w:rsidR="003843EA" w:rsidRDefault="00A21561">
            <w:pPr>
              <w:jc w:val="center"/>
              <w:rPr>
                <w:rFonts w:eastAsia="新宋体"/>
                <w:b/>
              </w:rPr>
            </w:pPr>
            <w:r>
              <w:rPr>
                <w:rFonts w:eastAsia="新宋体" w:hint="eastAsia"/>
                <w:b/>
              </w:rPr>
              <w:t>备注</w:t>
            </w:r>
          </w:p>
        </w:tc>
      </w:tr>
      <w:tr w:rsidR="003843EA" w14:paraId="5BC65C6C" w14:textId="77777777">
        <w:trPr>
          <w:jc w:val="right"/>
        </w:trPr>
        <w:tc>
          <w:tcPr>
            <w:tcW w:w="452" w:type="dxa"/>
            <w:tcBorders>
              <w:right w:val="single" w:sz="4" w:space="0" w:color="auto"/>
            </w:tcBorders>
            <w:vAlign w:val="center"/>
          </w:tcPr>
          <w:p w14:paraId="0E2DE8A6" w14:textId="77777777" w:rsidR="003843EA" w:rsidRDefault="00A21561">
            <w:pPr>
              <w:widowControl/>
              <w:spacing w:line="276" w:lineRule="auto"/>
              <w:jc w:val="center"/>
              <w:rPr>
                <w:rFonts w:ascii="黑体" w:hAnsi="新宋体"/>
                <w:kern w:val="0"/>
                <w:szCs w:val="21"/>
              </w:rPr>
            </w:pPr>
            <w:r>
              <w:rPr>
                <w:rFonts w:ascii="黑体" w:hAnsi="新宋体"/>
                <w:kern w:val="0"/>
                <w:szCs w:val="21"/>
              </w:rPr>
              <w:t>1</w:t>
            </w:r>
          </w:p>
        </w:tc>
        <w:tc>
          <w:tcPr>
            <w:tcW w:w="2344" w:type="dxa"/>
            <w:tcBorders>
              <w:left w:val="single" w:sz="4" w:space="0" w:color="auto"/>
              <w:right w:val="single" w:sz="4" w:space="0" w:color="auto"/>
            </w:tcBorders>
            <w:vAlign w:val="center"/>
          </w:tcPr>
          <w:p w14:paraId="1242E9CC"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块号</w:t>
            </w:r>
          </w:p>
        </w:tc>
        <w:tc>
          <w:tcPr>
            <w:tcW w:w="1092" w:type="dxa"/>
            <w:tcBorders>
              <w:left w:val="single" w:sz="4" w:space="0" w:color="auto"/>
            </w:tcBorders>
            <w:vAlign w:val="center"/>
          </w:tcPr>
          <w:p w14:paraId="2C0FE125" w14:textId="77777777" w:rsidR="003843EA" w:rsidRDefault="00A21561">
            <w:pPr>
              <w:widowControl/>
              <w:spacing w:line="276" w:lineRule="auto"/>
              <w:jc w:val="center"/>
              <w:rPr>
                <w:rFonts w:ascii="黑体" w:hAnsi="新宋体"/>
                <w:kern w:val="0"/>
                <w:szCs w:val="21"/>
              </w:rPr>
            </w:pPr>
            <w:r>
              <w:rPr>
                <w:rFonts w:ascii="黑体" w:hAnsi="新宋体"/>
                <w:kern w:val="0"/>
                <w:szCs w:val="21"/>
              </w:rPr>
              <w:t>1</w:t>
            </w:r>
          </w:p>
        </w:tc>
        <w:tc>
          <w:tcPr>
            <w:tcW w:w="4634" w:type="dxa"/>
          </w:tcPr>
          <w:p w14:paraId="783D1E75" w14:textId="77777777" w:rsidR="003843EA" w:rsidRDefault="00A21561">
            <w:pPr>
              <w:widowControl/>
              <w:spacing w:line="276" w:lineRule="auto"/>
              <w:jc w:val="center"/>
              <w:rPr>
                <w:rFonts w:ascii="黑体" w:hAnsi="新宋体"/>
                <w:kern w:val="0"/>
                <w:szCs w:val="21"/>
              </w:rPr>
            </w:pPr>
            <w:r>
              <w:rPr>
                <w:rFonts w:ascii="黑体" w:hAnsi="新宋体"/>
                <w:kern w:val="0"/>
                <w:szCs w:val="21"/>
              </w:rPr>
              <w:t>0-255</w:t>
            </w:r>
          </w:p>
        </w:tc>
      </w:tr>
    </w:tbl>
    <w:p w14:paraId="63D4870E" w14:textId="77777777" w:rsidR="003843EA" w:rsidRDefault="00A21561">
      <w:pPr>
        <w:pStyle w:val="MyText"/>
        <w:ind w:firstLine="409"/>
      </w:pPr>
      <w:r>
        <w:rPr>
          <w:rFonts w:hint="eastAsia"/>
        </w:rPr>
        <w:t>响应报文：</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03156F09" w14:textId="77777777">
        <w:trPr>
          <w:jc w:val="right"/>
        </w:trPr>
        <w:tc>
          <w:tcPr>
            <w:tcW w:w="452" w:type="dxa"/>
            <w:tcBorders>
              <w:right w:val="single" w:sz="4" w:space="0" w:color="auto"/>
            </w:tcBorders>
            <w:shd w:val="clear" w:color="auto" w:fill="E6E6E6"/>
          </w:tcPr>
          <w:p w14:paraId="6B4E0C89" w14:textId="77777777" w:rsidR="003843EA" w:rsidRDefault="00A21561">
            <w:pPr>
              <w:jc w:val="center"/>
              <w:rPr>
                <w:rFonts w:eastAsia="新宋体"/>
                <w:b/>
              </w:rPr>
            </w:pPr>
            <w:r>
              <w:rPr>
                <w:rFonts w:eastAsia="新宋体"/>
                <w:b/>
              </w:rPr>
              <w:t>ID</w:t>
            </w:r>
          </w:p>
        </w:tc>
        <w:tc>
          <w:tcPr>
            <w:tcW w:w="2344" w:type="dxa"/>
            <w:tcBorders>
              <w:left w:val="single" w:sz="4" w:space="0" w:color="auto"/>
              <w:right w:val="single" w:sz="4" w:space="0" w:color="auto"/>
            </w:tcBorders>
            <w:shd w:val="clear" w:color="auto" w:fill="E6E6E6"/>
          </w:tcPr>
          <w:p w14:paraId="2C43C58D" w14:textId="77777777" w:rsidR="003843EA" w:rsidRDefault="00A21561">
            <w:pPr>
              <w:jc w:val="center"/>
              <w:rPr>
                <w:rFonts w:eastAsia="新宋体"/>
                <w:b/>
              </w:rPr>
            </w:pPr>
            <w:r>
              <w:rPr>
                <w:rFonts w:eastAsia="新宋体" w:hint="eastAsia"/>
                <w:b/>
              </w:rPr>
              <w:t>数据域</w:t>
            </w:r>
          </w:p>
        </w:tc>
        <w:tc>
          <w:tcPr>
            <w:tcW w:w="1092" w:type="dxa"/>
            <w:tcBorders>
              <w:left w:val="single" w:sz="4" w:space="0" w:color="auto"/>
            </w:tcBorders>
            <w:shd w:val="clear" w:color="auto" w:fill="E6E6E6"/>
          </w:tcPr>
          <w:p w14:paraId="3EFE8DB6" w14:textId="77777777" w:rsidR="003843EA" w:rsidRDefault="00A21561">
            <w:pPr>
              <w:jc w:val="center"/>
              <w:rPr>
                <w:rFonts w:eastAsia="新宋体"/>
                <w:b/>
              </w:rPr>
            </w:pPr>
            <w:r>
              <w:rPr>
                <w:rFonts w:eastAsia="新宋体" w:hint="eastAsia"/>
                <w:b/>
              </w:rPr>
              <w:t>长度</w:t>
            </w:r>
          </w:p>
        </w:tc>
        <w:tc>
          <w:tcPr>
            <w:tcW w:w="4634" w:type="dxa"/>
            <w:shd w:val="clear" w:color="auto" w:fill="E6E6E6"/>
          </w:tcPr>
          <w:p w14:paraId="468F50A4" w14:textId="77777777" w:rsidR="003843EA" w:rsidRDefault="00A21561">
            <w:pPr>
              <w:jc w:val="center"/>
              <w:rPr>
                <w:rFonts w:eastAsia="新宋体"/>
                <w:b/>
              </w:rPr>
            </w:pPr>
            <w:r>
              <w:rPr>
                <w:rFonts w:eastAsia="新宋体" w:hint="eastAsia"/>
                <w:b/>
              </w:rPr>
              <w:t>备注</w:t>
            </w:r>
          </w:p>
        </w:tc>
      </w:tr>
      <w:tr w:rsidR="003843EA" w14:paraId="5BD47375" w14:textId="77777777">
        <w:trPr>
          <w:trHeight w:val="65"/>
          <w:jc w:val="right"/>
        </w:trPr>
        <w:tc>
          <w:tcPr>
            <w:tcW w:w="452" w:type="dxa"/>
            <w:tcBorders>
              <w:right w:val="single" w:sz="4" w:space="0" w:color="auto"/>
            </w:tcBorders>
            <w:vAlign w:val="center"/>
          </w:tcPr>
          <w:p w14:paraId="68515C5F" w14:textId="77777777" w:rsidR="003843EA" w:rsidRDefault="00A21561">
            <w:pPr>
              <w:widowControl/>
              <w:spacing w:line="276" w:lineRule="auto"/>
              <w:jc w:val="center"/>
              <w:rPr>
                <w:rFonts w:ascii="黑体" w:hAnsi="新宋体"/>
                <w:kern w:val="0"/>
                <w:szCs w:val="21"/>
              </w:rPr>
            </w:pPr>
            <w:r>
              <w:rPr>
                <w:rFonts w:ascii="黑体" w:hAnsi="新宋体"/>
                <w:kern w:val="0"/>
                <w:szCs w:val="21"/>
              </w:rPr>
              <w:t>1</w:t>
            </w:r>
          </w:p>
        </w:tc>
        <w:tc>
          <w:tcPr>
            <w:tcW w:w="2344" w:type="dxa"/>
            <w:tcBorders>
              <w:left w:val="single" w:sz="4" w:space="0" w:color="auto"/>
              <w:right w:val="single" w:sz="4" w:space="0" w:color="auto"/>
            </w:tcBorders>
            <w:vAlign w:val="center"/>
          </w:tcPr>
          <w:p w14:paraId="145199E2" w14:textId="77777777" w:rsidR="003843EA" w:rsidRDefault="00A21561">
            <w:pPr>
              <w:widowControl/>
              <w:spacing w:line="276" w:lineRule="auto"/>
              <w:jc w:val="center"/>
              <w:rPr>
                <w:rFonts w:ascii="黑体" w:hAnsi="新宋体"/>
                <w:kern w:val="0"/>
                <w:szCs w:val="21"/>
              </w:rPr>
            </w:pPr>
            <w:r>
              <w:rPr>
                <w:rFonts w:ascii="黑体" w:hAnsi="新宋体"/>
                <w:kern w:val="0"/>
                <w:szCs w:val="21"/>
              </w:rPr>
              <w:t>Data</w:t>
            </w:r>
          </w:p>
        </w:tc>
        <w:tc>
          <w:tcPr>
            <w:tcW w:w="1092" w:type="dxa"/>
            <w:tcBorders>
              <w:left w:val="single" w:sz="4" w:space="0" w:color="auto"/>
            </w:tcBorders>
            <w:vAlign w:val="center"/>
          </w:tcPr>
          <w:p w14:paraId="198936C4" w14:textId="77777777" w:rsidR="003843EA" w:rsidRDefault="00A21561">
            <w:pPr>
              <w:widowControl/>
              <w:spacing w:line="276" w:lineRule="auto"/>
              <w:jc w:val="center"/>
              <w:rPr>
                <w:rFonts w:ascii="黑体" w:hAnsi="新宋体"/>
                <w:kern w:val="0"/>
                <w:szCs w:val="21"/>
              </w:rPr>
            </w:pPr>
            <w:r>
              <w:rPr>
                <w:rFonts w:ascii="黑体" w:hAnsi="新宋体"/>
                <w:kern w:val="0"/>
                <w:szCs w:val="21"/>
              </w:rPr>
              <w:t>16</w:t>
            </w:r>
          </w:p>
        </w:tc>
        <w:tc>
          <w:tcPr>
            <w:tcW w:w="4634" w:type="dxa"/>
          </w:tcPr>
          <w:p w14:paraId="4006B181"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读取的指定块数据</w:t>
            </w:r>
          </w:p>
        </w:tc>
      </w:tr>
    </w:tbl>
    <w:p w14:paraId="005E484B" w14:textId="77777777" w:rsidR="003843EA" w:rsidRDefault="00A21561">
      <w:pPr>
        <w:pStyle w:val="MyDoc111New"/>
      </w:pPr>
      <w:r>
        <w:rPr>
          <w:rFonts w:hint="eastAsia"/>
        </w:rPr>
        <w:t>M0写块数据</w:t>
      </w:r>
      <w:ins w:id="629" w:author="Administrator" w:date="2018-04-27T11:02:00Z">
        <w:r>
          <w:rPr>
            <w:rFonts w:hint="eastAsia"/>
          </w:rPr>
          <w:t>0xE2</w:t>
        </w:r>
        <w:r>
          <w:t xml:space="preserve"> 0x0</w:t>
        </w:r>
      </w:ins>
      <w:r>
        <w:t>D</w:t>
      </w:r>
    </w:p>
    <w:p w14:paraId="3C08113B" w14:textId="77777777" w:rsidR="003843EA" w:rsidRDefault="00A21561">
      <w:pPr>
        <w:pStyle w:val="MyText"/>
        <w:ind w:firstLine="409"/>
      </w:pPr>
      <w:r>
        <w:rPr>
          <w:rFonts w:hint="eastAsia"/>
        </w:rPr>
        <w:t>指令号：0xE2</w:t>
      </w:r>
      <w:r>
        <w:t xml:space="preserve"> 0x0D</w:t>
      </w:r>
    </w:p>
    <w:p w14:paraId="1C89CFD1" w14:textId="77777777" w:rsidR="003843EA" w:rsidRDefault="00A21561">
      <w:pPr>
        <w:pStyle w:val="MyText"/>
        <w:ind w:firstLine="409"/>
      </w:pPr>
      <w:r>
        <w:rPr>
          <w:rFonts w:hint="eastAsia"/>
        </w:rPr>
        <w:t>描述：对指定M</w:t>
      </w:r>
      <w:r>
        <w:t>0</w:t>
      </w:r>
      <w:r>
        <w:rPr>
          <w:rFonts w:hint="eastAsia"/>
        </w:rPr>
        <w:t>卡的指定块的数据进行写操作</w:t>
      </w:r>
    </w:p>
    <w:p w14:paraId="6DF63C72" w14:textId="77777777" w:rsidR="003843EA" w:rsidRDefault="00A21561">
      <w:pPr>
        <w:pStyle w:val="MyText"/>
        <w:ind w:firstLine="409"/>
      </w:pPr>
      <w:r>
        <w:rPr>
          <w:rFonts w:hint="eastAsia"/>
        </w:rPr>
        <w:t>请求报文：</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3E4DED4F" w14:textId="77777777">
        <w:trPr>
          <w:jc w:val="right"/>
        </w:trPr>
        <w:tc>
          <w:tcPr>
            <w:tcW w:w="452" w:type="dxa"/>
            <w:tcBorders>
              <w:right w:val="single" w:sz="4" w:space="0" w:color="auto"/>
            </w:tcBorders>
            <w:shd w:val="clear" w:color="auto" w:fill="E6E6E6"/>
          </w:tcPr>
          <w:p w14:paraId="1A79D21C" w14:textId="77777777" w:rsidR="003843EA" w:rsidRDefault="00A21561">
            <w:pPr>
              <w:jc w:val="center"/>
              <w:rPr>
                <w:rFonts w:eastAsia="新宋体"/>
                <w:b/>
              </w:rPr>
            </w:pPr>
            <w:r>
              <w:rPr>
                <w:rFonts w:eastAsia="新宋体"/>
                <w:b/>
              </w:rPr>
              <w:t>ID</w:t>
            </w:r>
          </w:p>
        </w:tc>
        <w:tc>
          <w:tcPr>
            <w:tcW w:w="2344" w:type="dxa"/>
            <w:tcBorders>
              <w:left w:val="single" w:sz="4" w:space="0" w:color="auto"/>
              <w:right w:val="single" w:sz="4" w:space="0" w:color="auto"/>
            </w:tcBorders>
            <w:shd w:val="clear" w:color="auto" w:fill="E6E6E6"/>
          </w:tcPr>
          <w:p w14:paraId="4E7E36D7" w14:textId="77777777" w:rsidR="003843EA" w:rsidRDefault="00A21561">
            <w:pPr>
              <w:jc w:val="center"/>
              <w:rPr>
                <w:rFonts w:eastAsia="新宋体"/>
                <w:b/>
              </w:rPr>
            </w:pPr>
            <w:r>
              <w:rPr>
                <w:rFonts w:eastAsia="新宋体" w:hint="eastAsia"/>
                <w:b/>
              </w:rPr>
              <w:t>数据域</w:t>
            </w:r>
          </w:p>
        </w:tc>
        <w:tc>
          <w:tcPr>
            <w:tcW w:w="1092" w:type="dxa"/>
            <w:tcBorders>
              <w:left w:val="single" w:sz="4" w:space="0" w:color="auto"/>
            </w:tcBorders>
            <w:shd w:val="clear" w:color="auto" w:fill="E6E6E6"/>
          </w:tcPr>
          <w:p w14:paraId="5B0AB88F" w14:textId="77777777" w:rsidR="003843EA" w:rsidRDefault="00A21561">
            <w:pPr>
              <w:jc w:val="center"/>
              <w:rPr>
                <w:rFonts w:eastAsia="新宋体"/>
                <w:b/>
              </w:rPr>
            </w:pPr>
            <w:r>
              <w:rPr>
                <w:rFonts w:eastAsia="新宋体" w:hint="eastAsia"/>
                <w:b/>
              </w:rPr>
              <w:t>长度</w:t>
            </w:r>
          </w:p>
        </w:tc>
        <w:tc>
          <w:tcPr>
            <w:tcW w:w="4634" w:type="dxa"/>
            <w:shd w:val="clear" w:color="auto" w:fill="E6E6E6"/>
          </w:tcPr>
          <w:p w14:paraId="455739B7" w14:textId="77777777" w:rsidR="003843EA" w:rsidRDefault="00A21561">
            <w:pPr>
              <w:jc w:val="center"/>
              <w:rPr>
                <w:rFonts w:eastAsia="新宋体"/>
                <w:b/>
              </w:rPr>
            </w:pPr>
            <w:r>
              <w:rPr>
                <w:rFonts w:eastAsia="新宋体" w:hint="eastAsia"/>
                <w:b/>
              </w:rPr>
              <w:t>备注</w:t>
            </w:r>
          </w:p>
        </w:tc>
      </w:tr>
      <w:tr w:rsidR="003843EA" w14:paraId="1126F86B" w14:textId="77777777">
        <w:trPr>
          <w:jc w:val="right"/>
        </w:trPr>
        <w:tc>
          <w:tcPr>
            <w:tcW w:w="452" w:type="dxa"/>
            <w:tcBorders>
              <w:right w:val="single" w:sz="4" w:space="0" w:color="auto"/>
            </w:tcBorders>
            <w:vAlign w:val="center"/>
          </w:tcPr>
          <w:p w14:paraId="4E95C2A5" w14:textId="77777777" w:rsidR="003843EA" w:rsidRDefault="00A21561">
            <w:pPr>
              <w:widowControl/>
              <w:spacing w:line="276" w:lineRule="auto"/>
              <w:jc w:val="center"/>
              <w:rPr>
                <w:rFonts w:ascii="黑体" w:hAnsi="新宋体"/>
                <w:kern w:val="0"/>
                <w:szCs w:val="21"/>
              </w:rPr>
            </w:pPr>
            <w:r>
              <w:rPr>
                <w:rFonts w:ascii="黑体" w:hAnsi="新宋体"/>
                <w:kern w:val="0"/>
                <w:szCs w:val="21"/>
              </w:rPr>
              <w:lastRenderedPageBreak/>
              <w:t>1</w:t>
            </w:r>
          </w:p>
        </w:tc>
        <w:tc>
          <w:tcPr>
            <w:tcW w:w="2344" w:type="dxa"/>
            <w:tcBorders>
              <w:left w:val="single" w:sz="4" w:space="0" w:color="auto"/>
              <w:right w:val="single" w:sz="4" w:space="0" w:color="auto"/>
            </w:tcBorders>
            <w:vAlign w:val="center"/>
          </w:tcPr>
          <w:p w14:paraId="625910B3"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块号</w:t>
            </w:r>
          </w:p>
        </w:tc>
        <w:tc>
          <w:tcPr>
            <w:tcW w:w="1092" w:type="dxa"/>
            <w:tcBorders>
              <w:left w:val="single" w:sz="4" w:space="0" w:color="auto"/>
            </w:tcBorders>
            <w:vAlign w:val="center"/>
          </w:tcPr>
          <w:p w14:paraId="0DE29E4A" w14:textId="77777777" w:rsidR="003843EA" w:rsidRDefault="00A21561">
            <w:pPr>
              <w:widowControl/>
              <w:spacing w:line="276" w:lineRule="auto"/>
              <w:jc w:val="center"/>
              <w:rPr>
                <w:rFonts w:ascii="黑体" w:hAnsi="新宋体"/>
                <w:kern w:val="0"/>
                <w:szCs w:val="21"/>
              </w:rPr>
            </w:pPr>
            <w:r>
              <w:rPr>
                <w:rFonts w:ascii="黑体" w:hAnsi="新宋体"/>
                <w:kern w:val="0"/>
                <w:szCs w:val="21"/>
              </w:rPr>
              <w:t>1</w:t>
            </w:r>
          </w:p>
        </w:tc>
        <w:tc>
          <w:tcPr>
            <w:tcW w:w="4634" w:type="dxa"/>
          </w:tcPr>
          <w:p w14:paraId="49DF28A4" w14:textId="77777777" w:rsidR="003843EA" w:rsidRDefault="00A21561">
            <w:pPr>
              <w:widowControl/>
              <w:spacing w:line="276" w:lineRule="auto"/>
              <w:jc w:val="center"/>
              <w:rPr>
                <w:rFonts w:ascii="黑体" w:hAnsi="新宋体"/>
                <w:kern w:val="0"/>
                <w:szCs w:val="21"/>
              </w:rPr>
            </w:pPr>
            <w:r>
              <w:rPr>
                <w:rFonts w:ascii="黑体" w:hAnsi="新宋体"/>
                <w:kern w:val="0"/>
                <w:szCs w:val="21"/>
              </w:rPr>
              <w:t>0-255</w:t>
            </w:r>
          </w:p>
        </w:tc>
      </w:tr>
      <w:tr w:rsidR="003843EA" w14:paraId="245C3166" w14:textId="77777777">
        <w:trPr>
          <w:jc w:val="right"/>
        </w:trPr>
        <w:tc>
          <w:tcPr>
            <w:tcW w:w="452" w:type="dxa"/>
            <w:tcBorders>
              <w:right w:val="single" w:sz="4" w:space="0" w:color="auto"/>
            </w:tcBorders>
            <w:vAlign w:val="center"/>
          </w:tcPr>
          <w:p w14:paraId="1F14D65F" w14:textId="77777777" w:rsidR="003843EA" w:rsidRDefault="00A21561">
            <w:pPr>
              <w:widowControl/>
              <w:spacing w:line="276" w:lineRule="auto"/>
              <w:jc w:val="center"/>
              <w:rPr>
                <w:rFonts w:ascii="黑体" w:hAnsi="新宋体"/>
                <w:kern w:val="0"/>
                <w:szCs w:val="21"/>
              </w:rPr>
            </w:pPr>
            <w:r>
              <w:rPr>
                <w:rFonts w:ascii="黑体" w:hAnsi="新宋体"/>
                <w:kern w:val="0"/>
                <w:szCs w:val="21"/>
              </w:rPr>
              <w:t>2</w:t>
            </w:r>
          </w:p>
        </w:tc>
        <w:tc>
          <w:tcPr>
            <w:tcW w:w="2344" w:type="dxa"/>
            <w:tcBorders>
              <w:left w:val="single" w:sz="4" w:space="0" w:color="auto"/>
              <w:right w:val="single" w:sz="4" w:space="0" w:color="auto"/>
            </w:tcBorders>
            <w:vAlign w:val="center"/>
          </w:tcPr>
          <w:p w14:paraId="7D70C882" w14:textId="77777777" w:rsidR="003843EA" w:rsidRDefault="00A21561">
            <w:pPr>
              <w:widowControl/>
              <w:spacing w:line="276" w:lineRule="auto"/>
              <w:jc w:val="center"/>
              <w:rPr>
                <w:rFonts w:ascii="黑体" w:hAnsi="新宋体"/>
                <w:kern w:val="0"/>
                <w:szCs w:val="21"/>
              </w:rPr>
            </w:pPr>
            <w:r>
              <w:rPr>
                <w:rFonts w:ascii="黑体" w:hAnsi="新宋体"/>
                <w:kern w:val="0"/>
                <w:szCs w:val="21"/>
              </w:rPr>
              <w:t>Data</w:t>
            </w:r>
          </w:p>
        </w:tc>
        <w:tc>
          <w:tcPr>
            <w:tcW w:w="1092" w:type="dxa"/>
            <w:tcBorders>
              <w:left w:val="single" w:sz="4" w:space="0" w:color="auto"/>
            </w:tcBorders>
            <w:vAlign w:val="center"/>
          </w:tcPr>
          <w:p w14:paraId="6AC926CC" w14:textId="77777777" w:rsidR="003843EA" w:rsidRDefault="00A21561">
            <w:pPr>
              <w:widowControl/>
              <w:spacing w:line="276" w:lineRule="auto"/>
              <w:jc w:val="center"/>
              <w:rPr>
                <w:rFonts w:ascii="黑体" w:hAnsi="新宋体"/>
                <w:kern w:val="0"/>
                <w:szCs w:val="21"/>
              </w:rPr>
            </w:pPr>
            <w:r>
              <w:rPr>
                <w:rFonts w:ascii="黑体" w:hAnsi="新宋体"/>
                <w:kern w:val="0"/>
                <w:szCs w:val="21"/>
              </w:rPr>
              <w:t>16</w:t>
            </w:r>
          </w:p>
        </w:tc>
        <w:tc>
          <w:tcPr>
            <w:tcW w:w="4634" w:type="dxa"/>
          </w:tcPr>
          <w:p w14:paraId="41E25ED0" w14:textId="77777777" w:rsidR="003843EA" w:rsidRDefault="00A21561">
            <w:pPr>
              <w:widowControl/>
              <w:spacing w:line="276" w:lineRule="auto"/>
              <w:jc w:val="center"/>
              <w:rPr>
                <w:rFonts w:ascii="黑体" w:hAnsi="新宋体"/>
                <w:kern w:val="0"/>
                <w:szCs w:val="21"/>
              </w:rPr>
            </w:pPr>
            <w:r>
              <w:rPr>
                <w:rFonts w:ascii="黑体" w:hAnsi="新宋体" w:hint="eastAsia"/>
                <w:kern w:val="0"/>
                <w:szCs w:val="21"/>
              </w:rPr>
              <w:t>要写入的16个字节的数据</w:t>
            </w:r>
          </w:p>
        </w:tc>
      </w:tr>
    </w:tbl>
    <w:p w14:paraId="7FDFD5BD" w14:textId="77777777" w:rsidR="003843EA" w:rsidRDefault="00A21561">
      <w:pPr>
        <w:pStyle w:val="MyText"/>
        <w:ind w:firstLine="409"/>
      </w:pPr>
      <w:r>
        <w:rPr>
          <w:rFonts w:hint="eastAsia"/>
        </w:rPr>
        <w:t>响应报文：</w:t>
      </w:r>
    </w:p>
    <w:p w14:paraId="4917C2FF" w14:textId="77777777" w:rsidR="003843EA" w:rsidRDefault="00A21561">
      <w:pPr>
        <w:pStyle w:val="MyText"/>
        <w:ind w:firstLine="409"/>
      </w:pPr>
      <w:r>
        <w:rPr>
          <w:rFonts w:hint="eastAsia"/>
        </w:rPr>
        <w:t>无</w:t>
      </w:r>
    </w:p>
    <w:p w14:paraId="2FA09CE9" w14:textId="77777777" w:rsidR="003843EA" w:rsidRDefault="00A21561">
      <w:pPr>
        <w:pStyle w:val="MyDoc11"/>
      </w:pPr>
      <w:bookmarkStart w:id="630" w:name="_Toc29517"/>
      <w:bookmarkStart w:id="631" w:name="_Toc6540"/>
      <w:bookmarkStart w:id="632" w:name="_Toc453057416"/>
      <w:bookmarkStart w:id="633" w:name="_Toc21135"/>
      <w:bookmarkStart w:id="634" w:name="_Toc19902"/>
      <w:r>
        <w:rPr>
          <w:rFonts w:hint="eastAsia"/>
        </w:rPr>
        <w:t>密码键盘类</w:t>
      </w:r>
      <w:bookmarkEnd w:id="630"/>
      <w:bookmarkEnd w:id="631"/>
      <w:bookmarkEnd w:id="632"/>
      <w:bookmarkEnd w:id="633"/>
      <w:bookmarkEnd w:id="634"/>
    </w:p>
    <w:p w14:paraId="3FB05C2E" w14:textId="77777777" w:rsidR="003843EA" w:rsidRDefault="00A21561">
      <w:pPr>
        <w:pStyle w:val="MyDoc111New"/>
      </w:pPr>
      <w:bookmarkStart w:id="635" w:name="_Toc453057417"/>
      <w:bookmarkStart w:id="636" w:name="_Toc575"/>
      <w:bookmarkStart w:id="637" w:name="_Toc23415"/>
      <w:bookmarkStart w:id="638" w:name="_Toc20849"/>
      <w:bookmarkStart w:id="639" w:name="_Toc2868"/>
      <w:r>
        <w:rPr>
          <w:rFonts w:hint="eastAsia"/>
        </w:rPr>
        <w:t>密码输入</w:t>
      </w:r>
      <w:bookmarkEnd w:id="635"/>
      <w:bookmarkEnd w:id="636"/>
      <w:bookmarkEnd w:id="637"/>
      <w:bookmarkEnd w:id="638"/>
      <w:bookmarkEnd w:id="639"/>
      <w:ins w:id="640" w:author="Administrator" w:date="2018-04-27T11:04:00Z">
        <w:r>
          <w:t>0x1A 0x01</w:t>
        </w:r>
      </w:ins>
    </w:p>
    <w:p w14:paraId="6BCD19C4" w14:textId="77777777" w:rsidR="003843EA" w:rsidRDefault="00A21561">
      <w:pPr>
        <w:pStyle w:val="MyText"/>
        <w:spacing w:line="276" w:lineRule="auto"/>
        <w:ind w:firstLine="409"/>
      </w:pPr>
      <w:r>
        <w:rPr>
          <w:rFonts w:hint="eastAsia"/>
        </w:rPr>
        <w:t>指令：</w:t>
      </w:r>
      <w:r>
        <w:t>0x1A 0x01</w:t>
      </w:r>
    </w:p>
    <w:p w14:paraId="366251DD" w14:textId="77777777" w:rsidR="003843EA" w:rsidRDefault="00A21561">
      <w:pPr>
        <w:pStyle w:val="MyText"/>
        <w:spacing w:line="276" w:lineRule="auto"/>
        <w:ind w:firstLine="409"/>
      </w:pPr>
      <w:r>
        <w:rPr>
          <w:rFonts w:hint="eastAsia"/>
        </w:rPr>
        <w:t>描述：启动密码输入</w:t>
      </w:r>
    </w:p>
    <w:p w14:paraId="74EB6738" w14:textId="77777777" w:rsidR="003843EA" w:rsidRDefault="00A21561">
      <w:pPr>
        <w:pStyle w:val="MyText"/>
        <w:numPr>
          <w:ilvl w:val="0"/>
          <w:numId w:val="4"/>
        </w:numPr>
        <w:spacing w:line="276" w:lineRule="auto"/>
      </w:pPr>
      <w:r>
        <w:rPr>
          <w:rFonts w:hint="eastAsia"/>
        </w:rPr>
        <w:t>请求报文</w:t>
      </w:r>
    </w:p>
    <w:p w14:paraId="05E3CAAE" w14:textId="77777777" w:rsidR="003843EA" w:rsidRDefault="00A21561">
      <w:pPr>
        <w:pStyle w:val="MyText"/>
        <w:spacing w:line="276" w:lineRule="auto"/>
        <w:ind w:left="1680"/>
      </w:pPr>
      <w:r>
        <w:rPr>
          <w:rFonts w:hint="eastAsia"/>
        </w:rPr>
        <w:t>数据：</w:t>
      </w:r>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66209B6E"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0EE32817"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268" w:type="dxa"/>
            <w:tcBorders>
              <w:top w:val="single" w:sz="6" w:space="0" w:color="000000"/>
              <w:left w:val="nil"/>
              <w:bottom w:val="single" w:sz="6" w:space="0" w:color="000000"/>
              <w:right w:val="single" w:sz="4" w:space="0" w:color="000000"/>
            </w:tcBorders>
            <w:shd w:val="clear" w:color="auto" w:fill="E6E6E6"/>
          </w:tcPr>
          <w:p w14:paraId="3B85BAA5"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数据域</w:t>
            </w:r>
          </w:p>
        </w:tc>
        <w:tc>
          <w:tcPr>
            <w:tcW w:w="1418" w:type="dxa"/>
            <w:tcBorders>
              <w:top w:val="single" w:sz="6" w:space="0" w:color="000000"/>
              <w:left w:val="nil"/>
              <w:bottom w:val="single" w:sz="6" w:space="0" w:color="000000"/>
              <w:right w:val="single" w:sz="6" w:space="0" w:color="000000"/>
            </w:tcBorders>
            <w:shd w:val="clear" w:color="auto" w:fill="E6E6E6"/>
          </w:tcPr>
          <w:p w14:paraId="14561FF0"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长度</w:t>
            </w:r>
          </w:p>
        </w:tc>
        <w:tc>
          <w:tcPr>
            <w:tcW w:w="4034" w:type="dxa"/>
            <w:tcBorders>
              <w:top w:val="single" w:sz="6" w:space="0" w:color="000000"/>
              <w:left w:val="nil"/>
              <w:bottom w:val="single" w:sz="6" w:space="0" w:color="000000"/>
              <w:right w:val="single" w:sz="6" w:space="0" w:color="000000"/>
            </w:tcBorders>
            <w:shd w:val="clear" w:color="auto" w:fill="E6E6E6"/>
          </w:tcPr>
          <w:p w14:paraId="4714056A" w14:textId="77777777" w:rsidR="003843EA" w:rsidRDefault="00A21561">
            <w:pPr>
              <w:widowControl/>
              <w:spacing w:line="276" w:lineRule="auto"/>
              <w:ind w:firstLine="420"/>
              <w:jc w:val="center"/>
              <w:rPr>
                <w:rFonts w:ascii="黑体"/>
                <w:b/>
                <w:bCs/>
                <w:kern w:val="0"/>
                <w:szCs w:val="21"/>
              </w:rPr>
            </w:pPr>
            <w:r>
              <w:rPr>
                <w:rFonts w:ascii="黑体" w:hAnsi="宋体" w:hint="eastAsia"/>
                <w:b/>
                <w:bCs/>
                <w:kern w:val="0"/>
                <w:szCs w:val="21"/>
              </w:rPr>
              <w:t>备注</w:t>
            </w:r>
          </w:p>
        </w:tc>
      </w:tr>
      <w:tr w:rsidR="003843EA" w14:paraId="533D3A40"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0BF7C8B2" w14:textId="77777777" w:rsidR="003843EA" w:rsidRDefault="00A21561">
            <w:pPr>
              <w:pStyle w:val="p0"/>
              <w:spacing w:line="276" w:lineRule="auto"/>
              <w:jc w:val="center"/>
              <w:rPr>
                <w:rFonts w:ascii="黑体" w:eastAsia="黑体"/>
              </w:rPr>
            </w:pPr>
            <w:r>
              <w:rPr>
                <w:rFonts w:ascii="黑体" w:eastAsia="黑体" w:hint="eastAsia"/>
              </w:rPr>
              <w:t>1</w:t>
            </w:r>
          </w:p>
        </w:tc>
        <w:tc>
          <w:tcPr>
            <w:tcW w:w="2268" w:type="dxa"/>
            <w:tcBorders>
              <w:top w:val="single" w:sz="6" w:space="0" w:color="000000"/>
              <w:left w:val="nil"/>
              <w:bottom w:val="single" w:sz="6" w:space="0" w:color="000000"/>
              <w:right w:val="single" w:sz="4" w:space="0" w:color="000000"/>
            </w:tcBorders>
            <w:vAlign w:val="center"/>
          </w:tcPr>
          <w:p w14:paraId="3BDB0033" w14:textId="77777777" w:rsidR="003843EA" w:rsidRDefault="00A21561">
            <w:pPr>
              <w:jc w:val="center"/>
              <w:rPr>
                <w:rFonts w:ascii="黑体"/>
              </w:rPr>
            </w:pPr>
            <w:r>
              <w:rPr>
                <w:rFonts w:ascii="黑体" w:hint="eastAsia"/>
              </w:rPr>
              <w:t>密钥体系</w:t>
            </w:r>
          </w:p>
        </w:tc>
        <w:tc>
          <w:tcPr>
            <w:tcW w:w="1418" w:type="dxa"/>
            <w:tcBorders>
              <w:top w:val="single" w:sz="6" w:space="0" w:color="000000"/>
              <w:left w:val="nil"/>
              <w:bottom w:val="single" w:sz="6" w:space="0" w:color="000000"/>
              <w:right w:val="single" w:sz="6" w:space="0" w:color="000000"/>
            </w:tcBorders>
            <w:vAlign w:val="center"/>
          </w:tcPr>
          <w:p w14:paraId="5BA36C75" w14:textId="77777777" w:rsidR="003843EA" w:rsidRDefault="00A21561">
            <w:pPr>
              <w:ind w:firstLineChars="250" w:firstLine="525"/>
              <w:rPr>
                <w:rFonts w:ascii="黑体"/>
              </w:rPr>
            </w:pPr>
            <w:r>
              <w:rPr>
                <w:rFonts w:ascii="黑体" w:hint="eastAsia"/>
              </w:rPr>
              <w:t>1</w:t>
            </w:r>
          </w:p>
        </w:tc>
        <w:tc>
          <w:tcPr>
            <w:tcW w:w="4034" w:type="dxa"/>
            <w:tcBorders>
              <w:top w:val="single" w:sz="6" w:space="0" w:color="000000"/>
              <w:left w:val="nil"/>
              <w:bottom w:val="single" w:sz="6" w:space="0" w:color="000000"/>
              <w:right w:val="single" w:sz="6" w:space="0" w:color="000000"/>
            </w:tcBorders>
          </w:tcPr>
          <w:p w14:paraId="2784ACBB" w14:textId="77777777" w:rsidR="003843EA" w:rsidRDefault="00A21561">
            <w:pPr>
              <w:rPr>
                <w:rFonts w:ascii="黑体"/>
              </w:rPr>
            </w:pPr>
            <w:r>
              <w:rPr>
                <w:rFonts w:ascii="黑体"/>
              </w:rPr>
              <w:t>0x00</w:t>
            </w:r>
            <w:r>
              <w:rPr>
                <w:rFonts w:ascii="黑体" w:hint="eastAsia"/>
              </w:rPr>
              <w:t xml:space="preserve"> MK/SK(默认方式)</w:t>
            </w:r>
          </w:p>
          <w:p w14:paraId="27E34ED0" w14:textId="77777777" w:rsidR="003843EA" w:rsidRDefault="00A21561">
            <w:pPr>
              <w:rPr>
                <w:rFonts w:ascii="黑体"/>
              </w:rPr>
            </w:pPr>
            <w:r>
              <w:rPr>
                <w:rFonts w:ascii="黑体"/>
              </w:rPr>
              <w:t>0x01 DUKPT</w:t>
            </w:r>
          </w:p>
          <w:p w14:paraId="565342F9" w14:textId="77777777" w:rsidR="003843EA" w:rsidRDefault="00A21561">
            <w:pPr>
              <w:rPr>
                <w:rFonts w:ascii="黑体"/>
              </w:rPr>
            </w:pPr>
            <w:r>
              <w:rPr>
                <w:rFonts w:ascii="黑体" w:hint="eastAsia"/>
              </w:rPr>
              <w:t>0</w:t>
            </w:r>
            <w:r>
              <w:rPr>
                <w:rFonts w:ascii="黑体"/>
              </w:rPr>
              <w:t>x02 FIXED</w:t>
            </w:r>
          </w:p>
        </w:tc>
      </w:tr>
      <w:tr w:rsidR="003843EA" w14:paraId="30E708A1"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6EF08363" w14:textId="77777777" w:rsidR="003843EA" w:rsidRDefault="00A21561">
            <w:pPr>
              <w:pStyle w:val="p0"/>
              <w:spacing w:line="276" w:lineRule="auto"/>
              <w:jc w:val="center"/>
              <w:rPr>
                <w:rFonts w:ascii="黑体" w:eastAsia="黑体"/>
              </w:rPr>
            </w:pPr>
            <w:r>
              <w:rPr>
                <w:rFonts w:ascii="黑体" w:eastAsia="黑体" w:hint="eastAsia"/>
              </w:rPr>
              <w:t>2</w:t>
            </w:r>
          </w:p>
        </w:tc>
        <w:tc>
          <w:tcPr>
            <w:tcW w:w="2268" w:type="dxa"/>
            <w:tcBorders>
              <w:top w:val="single" w:sz="6" w:space="0" w:color="000000"/>
              <w:left w:val="nil"/>
              <w:bottom w:val="single" w:sz="6" w:space="0" w:color="000000"/>
              <w:right w:val="single" w:sz="4" w:space="0" w:color="000000"/>
            </w:tcBorders>
            <w:vAlign w:val="center"/>
          </w:tcPr>
          <w:p w14:paraId="1BED5A83" w14:textId="77777777" w:rsidR="003843EA" w:rsidRDefault="00A21561">
            <w:pPr>
              <w:jc w:val="center"/>
              <w:rPr>
                <w:rFonts w:ascii="黑体"/>
              </w:rPr>
            </w:pPr>
            <w:r>
              <w:rPr>
                <w:rFonts w:ascii="黑体" w:hint="eastAsia"/>
              </w:rPr>
              <w:t>算法模式</w:t>
            </w:r>
          </w:p>
        </w:tc>
        <w:tc>
          <w:tcPr>
            <w:tcW w:w="1418" w:type="dxa"/>
            <w:tcBorders>
              <w:top w:val="single" w:sz="6" w:space="0" w:color="000000"/>
              <w:left w:val="nil"/>
              <w:bottom w:val="single" w:sz="6" w:space="0" w:color="000000"/>
              <w:right w:val="single" w:sz="6" w:space="0" w:color="000000"/>
            </w:tcBorders>
            <w:vAlign w:val="center"/>
          </w:tcPr>
          <w:p w14:paraId="7BB61CA4" w14:textId="77777777" w:rsidR="003843EA" w:rsidRDefault="00A21561">
            <w:pPr>
              <w:ind w:firstLineChars="250" w:firstLine="525"/>
              <w:rPr>
                <w:rFonts w:ascii="黑体"/>
              </w:rPr>
            </w:pPr>
            <w:r>
              <w:rPr>
                <w:rFonts w:ascii="黑体" w:hint="eastAsia"/>
              </w:rPr>
              <w:t>1</w:t>
            </w:r>
          </w:p>
        </w:tc>
        <w:tc>
          <w:tcPr>
            <w:tcW w:w="4034" w:type="dxa"/>
            <w:tcBorders>
              <w:top w:val="single" w:sz="6" w:space="0" w:color="000000"/>
              <w:left w:val="nil"/>
              <w:bottom w:val="single" w:sz="6" w:space="0" w:color="000000"/>
              <w:right w:val="single" w:sz="6" w:space="0" w:color="000000"/>
            </w:tcBorders>
          </w:tcPr>
          <w:p w14:paraId="1475C39B" w14:textId="77777777" w:rsidR="003843EA" w:rsidRDefault="00A21561">
            <w:pPr>
              <w:rPr>
                <w:rFonts w:ascii="黑体"/>
              </w:rPr>
            </w:pPr>
            <w:r>
              <w:rPr>
                <w:rFonts w:ascii="黑体"/>
              </w:rPr>
              <w:t xml:space="preserve">0x01 </w:t>
            </w:r>
            <w:r>
              <w:rPr>
                <w:rFonts w:ascii="黑体" w:hint="eastAsia"/>
              </w:rPr>
              <w:t>DES</w:t>
            </w:r>
          </w:p>
          <w:p w14:paraId="04DDC6E3" w14:textId="77777777" w:rsidR="003843EA" w:rsidRDefault="00A21561">
            <w:pPr>
              <w:rPr>
                <w:rFonts w:ascii="黑体"/>
              </w:rPr>
            </w:pPr>
            <w:r>
              <w:rPr>
                <w:rFonts w:ascii="黑体"/>
              </w:rPr>
              <w:t xml:space="preserve">0x02 </w:t>
            </w:r>
            <w:r>
              <w:rPr>
                <w:rFonts w:ascii="黑体" w:hint="eastAsia"/>
              </w:rPr>
              <w:t>SM</w:t>
            </w:r>
            <w:r>
              <w:rPr>
                <w:rFonts w:ascii="黑体"/>
              </w:rPr>
              <w:t>4</w:t>
            </w:r>
          </w:p>
          <w:p w14:paraId="4B23A112" w14:textId="77777777" w:rsidR="003843EA" w:rsidRDefault="00A21561">
            <w:pPr>
              <w:rPr>
                <w:rFonts w:ascii="黑体"/>
              </w:rPr>
            </w:pPr>
            <w:r>
              <w:rPr>
                <w:rFonts w:ascii="黑体"/>
              </w:rPr>
              <w:t xml:space="preserve">0x03 </w:t>
            </w:r>
            <w:r>
              <w:rPr>
                <w:rFonts w:ascii="黑体" w:hint="eastAsia"/>
              </w:rPr>
              <w:t>A</w:t>
            </w:r>
            <w:r>
              <w:rPr>
                <w:rFonts w:ascii="黑体"/>
              </w:rPr>
              <w:t>ES</w:t>
            </w:r>
          </w:p>
        </w:tc>
      </w:tr>
      <w:tr w:rsidR="003843EA" w14:paraId="069A210C"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2A42E134" w14:textId="77777777" w:rsidR="003843EA" w:rsidRDefault="00A21561">
            <w:pPr>
              <w:pStyle w:val="p0"/>
              <w:spacing w:line="276" w:lineRule="auto"/>
              <w:jc w:val="center"/>
              <w:rPr>
                <w:rFonts w:ascii="黑体" w:eastAsia="黑体"/>
              </w:rPr>
            </w:pPr>
            <w:r>
              <w:rPr>
                <w:rFonts w:ascii="黑体" w:eastAsia="黑体"/>
              </w:rPr>
              <w:t>3</w:t>
            </w:r>
          </w:p>
        </w:tc>
        <w:tc>
          <w:tcPr>
            <w:tcW w:w="2268" w:type="dxa"/>
            <w:tcBorders>
              <w:top w:val="single" w:sz="6" w:space="0" w:color="000000"/>
              <w:left w:val="nil"/>
              <w:bottom w:val="single" w:sz="6" w:space="0" w:color="000000"/>
              <w:right w:val="single" w:sz="4" w:space="0" w:color="000000"/>
            </w:tcBorders>
            <w:vAlign w:val="center"/>
          </w:tcPr>
          <w:p w14:paraId="62C66420" w14:textId="77777777" w:rsidR="003843EA" w:rsidRDefault="00A21561">
            <w:pPr>
              <w:jc w:val="center"/>
              <w:rPr>
                <w:rFonts w:ascii="黑体"/>
              </w:rPr>
            </w:pPr>
            <w:r>
              <w:rPr>
                <w:rFonts w:ascii="黑体" w:hint="eastAsia"/>
              </w:rPr>
              <w:t>密钥索引</w:t>
            </w:r>
          </w:p>
        </w:tc>
        <w:tc>
          <w:tcPr>
            <w:tcW w:w="1418" w:type="dxa"/>
            <w:tcBorders>
              <w:top w:val="single" w:sz="6" w:space="0" w:color="000000"/>
              <w:left w:val="nil"/>
              <w:bottom w:val="single" w:sz="6" w:space="0" w:color="000000"/>
              <w:right w:val="single" w:sz="6" w:space="0" w:color="000000"/>
            </w:tcBorders>
            <w:vAlign w:val="center"/>
          </w:tcPr>
          <w:p w14:paraId="6FFC1077" w14:textId="77777777" w:rsidR="003843EA" w:rsidRDefault="00A21561">
            <w:pPr>
              <w:ind w:firstLineChars="150" w:firstLine="315"/>
              <w:rPr>
                <w:rFonts w:ascii="黑体"/>
              </w:rPr>
            </w:pPr>
            <w:r>
              <w:rPr>
                <w:rFonts w:ascii="黑体"/>
              </w:rPr>
              <w:t>1</w:t>
            </w:r>
          </w:p>
        </w:tc>
        <w:tc>
          <w:tcPr>
            <w:tcW w:w="4034" w:type="dxa"/>
            <w:tcBorders>
              <w:top w:val="single" w:sz="6" w:space="0" w:color="000000"/>
              <w:left w:val="nil"/>
              <w:bottom w:val="single" w:sz="6" w:space="0" w:color="000000"/>
              <w:right w:val="single" w:sz="6" w:space="0" w:color="000000"/>
            </w:tcBorders>
          </w:tcPr>
          <w:p w14:paraId="34109433" w14:textId="77777777" w:rsidR="003843EA" w:rsidRDefault="00A21561">
            <w:pPr>
              <w:rPr>
                <w:rFonts w:ascii="黑体"/>
              </w:rPr>
            </w:pPr>
            <w:r>
              <w:rPr>
                <w:rFonts w:ascii="黑体" w:hint="eastAsia"/>
              </w:rPr>
              <w:t>主密钥索引/工作密钥索引,若为主密钥索引则ID5需指定工作密钥，若为工作密钥索引则无需</w:t>
            </w:r>
            <w:r>
              <w:rPr>
                <w:rFonts w:ascii="黑体"/>
              </w:rPr>
              <w:t>ID5</w:t>
            </w:r>
            <w:r>
              <w:rPr>
                <w:rFonts w:ascii="黑体" w:hint="eastAsia"/>
              </w:rPr>
              <w:t>，即ID5的长度为0</w:t>
            </w:r>
            <w:r>
              <w:rPr>
                <w:rFonts w:ascii="黑体"/>
              </w:rPr>
              <w:t>. 若ID2为0x05</w:t>
            </w:r>
            <w:r>
              <w:rPr>
                <w:rFonts w:ascii="黑体" w:hint="eastAsia"/>
              </w:rPr>
              <w:t>或0x06时，则表示加密离散因子的工作密钥索引。</w:t>
            </w:r>
          </w:p>
          <w:p w14:paraId="7B1242D0" w14:textId="77777777" w:rsidR="003843EA" w:rsidRDefault="00A21561">
            <w:pPr>
              <w:rPr>
                <w:rFonts w:ascii="黑体"/>
              </w:rPr>
            </w:pPr>
            <w:r>
              <w:rPr>
                <w:rFonts w:ascii="黑体" w:hint="eastAsia"/>
              </w:rPr>
              <w:t>有效值：1--200</w:t>
            </w:r>
          </w:p>
        </w:tc>
      </w:tr>
      <w:tr w:rsidR="003843EA" w14:paraId="0321576E"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61F28A05" w14:textId="77777777" w:rsidR="003843EA" w:rsidRDefault="00A21561">
            <w:pPr>
              <w:pStyle w:val="p0"/>
              <w:spacing w:line="276" w:lineRule="auto"/>
              <w:jc w:val="center"/>
              <w:rPr>
                <w:rFonts w:ascii="黑体" w:eastAsia="黑体" w:hAnsi="新宋体"/>
              </w:rPr>
            </w:pPr>
            <w:r>
              <w:rPr>
                <w:rFonts w:ascii="黑体" w:eastAsia="黑体" w:hAnsi="新宋体"/>
              </w:rPr>
              <w:t>4</w:t>
            </w:r>
          </w:p>
        </w:tc>
        <w:tc>
          <w:tcPr>
            <w:tcW w:w="2268" w:type="dxa"/>
            <w:tcBorders>
              <w:top w:val="single" w:sz="6" w:space="0" w:color="000000"/>
              <w:left w:val="nil"/>
              <w:bottom w:val="single" w:sz="6" w:space="0" w:color="000000"/>
              <w:right w:val="single" w:sz="4" w:space="0" w:color="000000"/>
            </w:tcBorders>
            <w:vAlign w:val="center"/>
          </w:tcPr>
          <w:p w14:paraId="30A5D8A7" w14:textId="77777777" w:rsidR="003843EA" w:rsidRDefault="00A21561">
            <w:pPr>
              <w:jc w:val="center"/>
              <w:rPr>
                <w:rFonts w:ascii="黑体"/>
              </w:rPr>
            </w:pPr>
            <w:r>
              <w:rPr>
                <w:rFonts w:ascii="黑体" w:hint="eastAsia"/>
              </w:rPr>
              <w:t>主帐号指示位</w:t>
            </w:r>
          </w:p>
        </w:tc>
        <w:tc>
          <w:tcPr>
            <w:tcW w:w="1418" w:type="dxa"/>
            <w:tcBorders>
              <w:top w:val="single" w:sz="6" w:space="0" w:color="000000"/>
              <w:left w:val="nil"/>
              <w:bottom w:val="single" w:sz="6" w:space="0" w:color="000000"/>
              <w:right w:val="single" w:sz="6" w:space="0" w:color="000000"/>
            </w:tcBorders>
            <w:vAlign w:val="center"/>
          </w:tcPr>
          <w:p w14:paraId="65755BA7" w14:textId="77777777" w:rsidR="003843EA" w:rsidRDefault="00A21561">
            <w:pPr>
              <w:ind w:firstLineChars="150" w:firstLine="315"/>
              <w:rPr>
                <w:rFonts w:ascii="黑体"/>
              </w:rPr>
            </w:pPr>
            <w:r>
              <w:rPr>
                <w:rFonts w:ascii="黑体"/>
              </w:rPr>
              <w:t>1</w:t>
            </w:r>
          </w:p>
        </w:tc>
        <w:tc>
          <w:tcPr>
            <w:tcW w:w="4034" w:type="dxa"/>
            <w:tcBorders>
              <w:top w:val="single" w:sz="6" w:space="0" w:color="000000"/>
              <w:left w:val="nil"/>
              <w:bottom w:val="single" w:sz="6" w:space="0" w:color="000000"/>
              <w:right w:val="single" w:sz="6" w:space="0" w:color="000000"/>
            </w:tcBorders>
          </w:tcPr>
          <w:p w14:paraId="6249FF77" w14:textId="77777777" w:rsidR="003843EA" w:rsidRDefault="00A21561">
            <w:pPr>
              <w:rPr>
                <w:rFonts w:ascii="黑体"/>
              </w:rPr>
            </w:pPr>
            <w:r>
              <w:rPr>
                <w:rFonts w:ascii="黑体"/>
              </w:rPr>
              <w:t xml:space="preserve">0 </w:t>
            </w:r>
            <w:r>
              <w:rPr>
                <w:rFonts w:ascii="黑体" w:hint="eastAsia"/>
              </w:rPr>
              <w:t>主帐号，指示ID4为主帐号</w:t>
            </w:r>
          </w:p>
          <w:p w14:paraId="4BDA645A" w14:textId="77777777" w:rsidR="003843EA" w:rsidRDefault="00A21561">
            <w:pPr>
              <w:rPr>
                <w:rFonts w:ascii="黑体"/>
              </w:rPr>
            </w:pPr>
            <w:r>
              <w:rPr>
                <w:rFonts w:ascii="黑体"/>
              </w:rPr>
              <w:t xml:space="preserve">1 </w:t>
            </w:r>
            <w:r>
              <w:rPr>
                <w:rFonts w:ascii="黑体" w:hint="eastAsia"/>
              </w:rPr>
              <w:t>哈希值，指示ID4传入的是主帐号的哈希值，调用本指令之前的最后一次刷卡的主帐号哈希值，POS内需要保存最后一次刷卡的主帐号供本指令使用</w:t>
            </w:r>
          </w:p>
          <w:p w14:paraId="1448AEA9" w14:textId="77777777" w:rsidR="003843EA" w:rsidRDefault="00A21561">
            <w:pPr>
              <w:rPr>
                <w:rFonts w:ascii="黑体"/>
              </w:rPr>
            </w:pPr>
            <w:r>
              <w:rPr>
                <w:rFonts w:ascii="黑体"/>
              </w:rPr>
              <w:t xml:space="preserve">2 </w:t>
            </w:r>
            <w:r>
              <w:rPr>
                <w:rFonts w:ascii="黑体" w:hint="eastAsia"/>
              </w:rPr>
              <w:t>无主账号ID4为全‘0’或者全‘F’</w:t>
            </w:r>
          </w:p>
          <w:p w14:paraId="43613454" w14:textId="77777777" w:rsidR="003843EA" w:rsidRDefault="003843EA">
            <w:pPr>
              <w:rPr>
                <w:rFonts w:ascii="黑体"/>
              </w:rPr>
            </w:pPr>
          </w:p>
        </w:tc>
      </w:tr>
      <w:tr w:rsidR="003843EA" w14:paraId="04D594DA"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3123D36E" w14:textId="77777777" w:rsidR="003843EA" w:rsidRDefault="00A21561">
            <w:pPr>
              <w:pStyle w:val="p0"/>
              <w:spacing w:line="276" w:lineRule="auto"/>
              <w:jc w:val="center"/>
              <w:rPr>
                <w:rFonts w:ascii="黑体" w:eastAsia="黑体" w:hAnsi="新宋体"/>
              </w:rPr>
            </w:pPr>
            <w:r>
              <w:rPr>
                <w:rFonts w:ascii="黑体" w:eastAsia="黑体" w:hAnsi="新宋体"/>
              </w:rPr>
              <w:t>5</w:t>
            </w:r>
          </w:p>
        </w:tc>
        <w:tc>
          <w:tcPr>
            <w:tcW w:w="2268" w:type="dxa"/>
            <w:tcBorders>
              <w:top w:val="single" w:sz="6" w:space="0" w:color="000000"/>
              <w:left w:val="nil"/>
              <w:bottom w:val="single" w:sz="6" w:space="0" w:color="000000"/>
              <w:right w:val="single" w:sz="4" w:space="0" w:color="000000"/>
            </w:tcBorders>
            <w:vAlign w:val="center"/>
          </w:tcPr>
          <w:p w14:paraId="4672ECD8" w14:textId="77777777" w:rsidR="003843EA" w:rsidRDefault="00A21561">
            <w:pPr>
              <w:jc w:val="center"/>
              <w:rPr>
                <w:rFonts w:ascii="黑体"/>
              </w:rPr>
            </w:pPr>
            <w:r>
              <w:rPr>
                <w:rFonts w:ascii="黑体" w:hint="eastAsia"/>
              </w:rPr>
              <w:t>主账号/主帐号哈希值</w:t>
            </w:r>
          </w:p>
        </w:tc>
        <w:tc>
          <w:tcPr>
            <w:tcW w:w="1418" w:type="dxa"/>
            <w:tcBorders>
              <w:top w:val="single" w:sz="6" w:space="0" w:color="000000"/>
              <w:left w:val="nil"/>
              <w:bottom w:val="single" w:sz="6" w:space="0" w:color="000000"/>
              <w:right w:val="single" w:sz="6" w:space="0" w:color="000000"/>
            </w:tcBorders>
            <w:vAlign w:val="center"/>
          </w:tcPr>
          <w:p w14:paraId="41F4E8B2" w14:textId="77777777" w:rsidR="003843EA" w:rsidRDefault="00A21561">
            <w:pPr>
              <w:ind w:firstLineChars="150" w:firstLine="315"/>
              <w:rPr>
                <w:rFonts w:ascii="黑体"/>
              </w:rPr>
            </w:pPr>
            <w:del w:id="641" w:author="Microsoft Office 用户" w:date="2017-10-25T09:34:00Z">
              <w:r>
                <w:rPr>
                  <w:rFonts w:ascii="黑体"/>
                </w:rPr>
                <w:delText>20</w:delText>
              </w:r>
            </w:del>
            <w:ins w:id="642" w:author="Microsoft Office 用户" w:date="2017-10-25T09:34:00Z">
              <w:r>
                <w:rPr>
                  <w:rFonts w:ascii="黑体"/>
                </w:rPr>
                <w:t>40</w:t>
              </w:r>
            </w:ins>
          </w:p>
        </w:tc>
        <w:tc>
          <w:tcPr>
            <w:tcW w:w="4034" w:type="dxa"/>
            <w:tcBorders>
              <w:top w:val="single" w:sz="6" w:space="0" w:color="000000"/>
              <w:left w:val="nil"/>
              <w:bottom w:val="single" w:sz="6" w:space="0" w:color="000000"/>
              <w:right w:val="single" w:sz="6" w:space="0" w:color="000000"/>
            </w:tcBorders>
          </w:tcPr>
          <w:p w14:paraId="6B8FC06A" w14:textId="77777777" w:rsidR="003843EA" w:rsidRDefault="00A21561">
            <w:pPr>
              <w:rPr>
                <w:rFonts w:ascii="黑体"/>
              </w:rPr>
            </w:pPr>
            <w:r>
              <w:rPr>
                <w:rFonts w:ascii="黑体" w:hint="eastAsia"/>
              </w:rPr>
              <w:t>若为主帐号不足位补</w:t>
            </w:r>
            <w:r>
              <w:rPr>
                <w:rFonts w:ascii="黑体"/>
              </w:rPr>
              <w:t>F</w:t>
            </w:r>
          </w:p>
        </w:tc>
      </w:tr>
      <w:tr w:rsidR="003843EA" w14:paraId="43B0948B"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10BC29DE" w14:textId="77777777" w:rsidR="003843EA" w:rsidRDefault="00A21561">
            <w:pPr>
              <w:pStyle w:val="p0"/>
              <w:spacing w:line="276" w:lineRule="auto"/>
              <w:jc w:val="center"/>
              <w:rPr>
                <w:rFonts w:ascii="黑体" w:eastAsia="黑体" w:hAnsi="新宋体"/>
              </w:rPr>
            </w:pPr>
            <w:r>
              <w:rPr>
                <w:rFonts w:ascii="黑体" w:eastAsia="黑体" w:hAnsi="新宋体"/>
              </w:rPr>
              <w:t>6</w:t>
            </w:r>
          </w:p>
        </w:tc>
        <w:tc>
          <w:tcPr>
            <w:tcW w:w="2268" w:type="dxa"/>
            <w:tcBorders>
              <w:top w:val="single" w:sz="6" w:space="0" w:color="000000"/>
              <w:left w:val="nil"/>
              <w:bottom w:val="single" w:sz="6" w:space="0" w:color="000000"/>
              <w:right w:val="single" w:sz="4" w:space="0" w:color="000000"/>
            </w:tcBorders>
            <w:vAlign w:val="center"/>
          </w:tcPr>
          <w:p w14:paraId="1D9EE5BE" w14:textId="77777777" w:rsidR="003843EA" w:rsidRDefault="00A21561">
            <w:pPr>
              <w:jc w:val="center"/>
              <w:rPr>
                <w:rFonts w:ascii="黑体"/>
              </w:rPr>
            </w:pPr>
            <w:r>
              <w:rPr>
                <w:rFonts w:ascii="黑体" w:hint="eastAsia"/>
              </w:rPr>
              <w:t>密钥</w:t>
            </w:r>
          </w:p>
        </w:tc>
        <w:tc>
          <w:tcPr>
            <w:tcW w:w="1418" w:type="dxa"/>
            <w:tcBorders>
              <w:top w:val="single" w:sz="6" w:space="0" w:color="000000"/>
              <w:left w:val="nil"/>
              <w:bottom w:val="single" w:sz="6" w:space="0" w:color="000000"/>
              <w:right w:val="single" w:sz="6" w:space="0" w:color="000000"/>
            </w:tcBorders>
            <w:vAlign w:val="center"/>
          </w:tcPr>
          <w:p w14:paraId="73E0776C" w14:textId="77777777" w:rsidR="003843EA" w:rsidRDefault="00A21561">
            <w:pPr>
              <w:rPr>
                <w:rFonts w:ascii="黑体"/>
              </w:rPr>
            </w:pPr>
            <w:r>
              <w:rPr>
                <w:rFonts w:ascii="黑体"/>
              </w:rPr>
              <w:t>LL</w:t>
            </w:r>
            <w:r>
              <w:rPr>
                <w:rFonts w:ascii="黑体"/>
              </w:rPr>
              <w:t>…</w:t>
            </w:r>
            <w:r>
              <w:rPr>
                <w:rFonts w:ascii="黑体"/>
              </w:rPr>
              <w:t>24</w:t>
            </w:r>
          </w:p>
        </w:tc>
        <w:tc>
          <w:tcPr>
            <w:tcW w:w="4034" w:type="dxa"/>
            <w:tcBorders>
              <w:top w:val="single" w:sz="6" w:space="0" w:color="000000"/>
              <w:left w:val="nil"/>
              <w:bottom w:val="single" w:sz="6" w:space="0" w:color="000000"/>
              <w:right w:val="single" w:sz="6" w:space="0" w:color="000000"/>
            </w:tcBorders>
          </w:tcPr>
          <w:p w14:paraId="05525C6E" w14:textId="77777777" w:rsidR="003843EA" w:rsidRDefault="00A21561">
            <w:pPr>
              <w:rPr>
                <w:rFonts w:ascii="黑体"/>
              </w:rPr>
            </w:pPr>
            <w:r>
              <w:rPr>
                <w:rFonts w:ascii="黑体" w:hint="eastAsia"/>
              </w:rPr>
              <w:t>PIN工作密钥（密文）若</w:t>
            </w:r>
            <w:r>
              <w:rPr>
                <w:rFonts w:ascii="黑体"/>
              </w:rPr>
              <w:t>ID2为0x05</w:t>
            </w:r>
            <w:r>
              <w:rPr>
                <w:rFonts w:ascii="黑体" w:hint="eastAsia"/>
              </w:rPr>
              <w:t>或0x03或0x06时，该密钥表示离散因子</w:t>
            </w:r>
          </w:p>
        </w:tc>
      </w:tr>
      <w:tr w:rsidR="003843EA" w14:paraId="4B62104D"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683F7541" w14:textId="77777777" w:rsidR="003843EA" w:rsidRDefault="00A21561">
            <w:pPr>
              <w:pStyle w:val="p0"/>
              <w:spacing w:line="276" w:lineRule="auto"/>
              <w:jc w:val="center"/>
              <w:rPr>
                <w:rFonts w:ascii="黑体" w:eastAsia="黑体" w:hAnsi="新宋体"/>
              </w:rPr>
            </w:pPr>
            <w:r>
              <w:rPr>
                <w:rFonts w:ascii="黑体" w:eastAsia="黑体" w:hAnsi="新宋体"/>
              </w:rPr>
              <w:t>7</w:t>
            </w:r>
          </w:p>
        </w:tc>
        <w:tc>
          <w:tcPr>
            <w:tcW w:w="2268" w:type="dxa"/>
            <w:tcBorders>
              <w:top w:val="single" w:sz="6" w:space="0" w:color="000000"/>
              <w:left w:val="nil"/>
              <w:bottom w:val="single" w:sz="6" w:space="0" w:color="000000"/>
              <w:right w:val="single" w:sz="4" w:space="0" w:color="000000"/>
            </w:tcBorders>
            <w:vAlign w:val="center"/>
          </w:tcPr>
          <w:p w14:paraId="658239DE" w14:textId="77777777" w:rsidR="003843EA" w:rsidRDefault="00A21561">
            <w:pPr>
              <w:jc w:val="center"/>
              <w:rPr>
                <w:rFonts w:ascii="黑体"/>
              </w:rPr>
            </w:pPr>
            <w:r>
              <w:rPr>
                <w:rFonts w:ascii="黑体" w:hint="eastAsia"/>
              </w:rPr>
              <w:t>输入密码的最大长度</w:t>
            </w:r>
          </w:p>
        </w:tc>
        <w:tc>
          <w:tcPr>
            <w:tcW w:w="1418" w:type="dxa"/>
            <w:tcBorders>
              <w:top w:val="single" w:sz="6" w:space="0" w:color="000000"/>
              <w:left w:val="nil"/>
              <w:bottom w:val="single" w:sz="6" w:space="0" w:color="000000"/>
              <w:right w:val="single" w:sz="6" w:space="0" w:color="000000"/>
            </w:tcBorders>
            <w:vAlign w:val="center"/>
          </w:tcPr>
          <w:p w14:paraId="4FF2F222" w14:textId="77777777" w:rsidR="003843EA" w:rsidRDefault="00A21561">
            <w:pPr>
              <w:rPr>
                <w:rFonts w:ascii="黑体"/>
              </w:rPr>
            </w:pPr>
            <w:r>
              <w:rPr>
                <w:rFonts w:ascii="黑体"/>
              </w:rPr>
              <w:t xml:space="preserve">   1</w:t>
            </w:r>
          </w:p>
        </w:tc>
        <w:tc>
          <w:tcPr>
            <w:tcW w:w="4034" w:type="dxa"/>
            <w:tcBorders>
              <w:top w:val="single" w:sz="6" w:space="0" w:color="000000"/>
              <w:left w:val="nil"/>
              <w:bottom w:val="single" w:sz="6" w:space="0" w:color="000000"/>
              <w:right w:val="single" w:sz="6" w:space="0" w:color="000000"/>
            </w:tcBorders>
          </w:tcPr>
          <w:p w14:paraId="363FDF30" w14:textId="77777777" w:rsidR="003843EA" w:rsidRDefault="00A21561">
            <w:pPr>
              <w:rPr>
                <w:rFonts w:ascii="黑体"/>
              </w:rPr>
            </w:pPr>
            <w:r>
              <w:rPr>
                <w:rFonts w:ascii="黑体" w:hint="eastAsia"/>
              </w:rPr>
              <w:t>最大长度值为0x0C</w:t>
            </w:r>
          </w:p>
        </w:tc>
      </w:tr>
      <w:tr w:rsidR="003843EA" w14:paraId="388A7F28"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0C1827FA" w14:textId="77777777" w:rsidR="003843EA" w:rsidRDefault="00A21561">
            <w:pPr>
              <w:pStyle w:val="p0"/>
              <w:spacing w:line="276" w:lineRule="auto"/>
              <w:jc w:val="center"/>
              <w:rPr>
                <w:rFonts w:ascii="黑体" w:eastAsia="黑体" w:hAnsi="新宋体"/>
              </w:rPr>
            </w:pPr>
            <w:r>
              <w:rPr>
                <w:rFonts w:ascii="黑体" w:eastAsia="黑体" w:hAnsi="新宋体"/>
              </w:rPr>
              <w:t>8</w:t>
            </w:r>
          </w:p>
        </w:tc>
        <w:tc>
          <w:tcPr>
            <w:tcW w:w="2268" w:type="dxa"/>
            <w:tcBorders>
              <w:top w:val="single" w:sz="6" w:space="0" w:color="000000"/>
              <w:left w:val="nil"/>
              <w:bottom w:val="single" w:sz="6" w:space="0" w:color="000000"/>
              <w:right w:val="single" w:sz="4" w:space="0" w:color="000000"/>
            </w:tcBorders>
            <w:vAlign w:val="center"/>
          </w:tcPr>
          <w:p w14:paraId="15C258AC" w14:textId="77777777" w:rsidR="003843EA" w:rsidRDefault="00A21561">
            <w:pPr>
              <w:jc w:val="center"/>
              <w:rPr>
                <w:rFonts w:ascii="黑体"/>
              </w:rPr>
            </w:pPr>
            <w:r>
              <w:rPr>
                <w:rFonts w:ascii="黑体" w:hint="eastAsia"/>
              </w:rPr>
              <w:t>是否启用回车键</w:t>
            </w:r>
          </w:p>
        </w:tc>
        <w:tc>
          <w:tcPr>
            <w:tcW w:w="1418" w:type="dxa"/>
            <w:tcBorders>
              <w:top w:val="single" w:sz="6" w:space="0" w:color="000000"/>
              <w:left w:val="nil"/>
              <w:bottom w:val="single" w:sz="6" w:space="0" w:color="000000"/>
              <w:right w:val="single" w:sz="6" w:space="0" w:color="000000"/>
            </w:tcBorders>
            <w:vAlign w:val="center"/>
          </w:tcPr>
          <w:p w14:paraId="5BD07076" w14:textId="77777777" w:rsidR="003843EA" w:rsidRDefault="00A21561">
            <w:pPr>
              <w:ind w:firstLineChars="150" w:firstLine="315"/>
              <w:rPr>
                <w:rFonts w:ascii="黑体"/>
              </w:rPr>
            </w:pPr>
            <w:r>
              <w:rPr>
                <w:rFonts w:ascii="黑体"/>
              </w:rPr>
              <w:t>1</w:t>
            </w:r>
          </w:p>
        </w:tc>
        <w:tc>
          <w:tcPr>
            <w:tcW w:w="4034" w:type="dxa"/>
            <w:tcBorders>
              <w:top w:val="single" w:sz="6" w:space="0" w:color="000000"/>
              <w:left w:val="nil"/>
              <w:bottom w:val="single" w:sz="6" w:space="0" w:color="000000"/>
              <w:right w:val="single" w:sz="6" w:space="0" w:color="000000"/>
            </w:tcBorders>
          </w:tcPr>
          <w:p w14:paraId="66773EA0" w14:textId="77777777" w:rsidR="003843EA" w:rsidRDefault="00A21561">
            <w:pPr>
              <w:rPr>
                <w:rFonts w:ascii="黑体"/>
              </w:rPr>
            </w:pPr>
            <w:r>
              <w:rPr>
                <w:rFonts w:ascii="黑体"/>
              </w:rPr>
              <w:t>0x00</w:t>
            </w:r>
            <w:r>
              <w:rPr>
                <w:rFonts w:ascii="黑体" w:hint="eastAsia"/>
              </w:rPr>
              <w:t>不开启，密码输入达到最大长度后，默认确认</w:t>
            </w:r>
          </w:p>
          <w:p w14:paraId="07AA5F36" w14:textId="77777777" w:rsidR="003843EA" w:rsidRDefault="00A21561">
            <w:pPr>
              <w:rPr>
                <w:rFonts w:ascii="黑体"/>
              </w:rPr>
            </w:pPr>
            <w:r>
              <w:rPr>
                <w:rFonts w:ascii="黑体"/>
              </w:rPr>
              <w:t>0x0</w:t>
            </w:r>
            <w:r>
              <w:rPr>
                <w:rFonts w:ascii="黑体" w:hint="eastAsia"/>
              </w:rPr>
              <w:t>1开启，则密码输入完成后需按回车键确认</w:t>
            </w:r>
          </w:p>
          <w:p w14:paraId="2E13615A" w14:textId="77777777" w:rsidR="003843EA" w:rsidRDefault="003843EA">
            <w:pPr>
              <w:rPr>
                <w:rFonts w:ascii="黑体"/>
              </w:rPr>
            </w:pPr>
          </w:p>
        </w:tc>
      </w:tr>
      <w:tr w:rsidR="003843EA" w14:paraId="1D76104A"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343CE39E" w14:textId="77777777" w:rsidR="003843EA" w:rsidRDefault="00A21561">
            <w:pPr>
              <w:pStyle w:val="p0"/>
              <w:spacing w:line="276" w:lineRule="auto"/>
              <w:jc w:val="center"/>
              <w:rPr>
                <w:rFonts w:ascii="黑体" w:eastAsia="黑体" w:hAnsi="新宋体"/>
              </w:rPr>
            </w:pPr>
            <w:r>
              <w:rPr>
                <w:rFonts w:ascii="黑体" w:eastAsia="黑体" w:hAnsi="新宋体"/>
              </w:rPr>
              <w:t>9</w:t>
            </w:r>
          </w:p>
        </w:tc>
        <w:tc>
          <w:tcPr>
            <w:tcW w:w="2268" w:type="dxa"/>
            <w:tcBorders>
              <w:top w:val="single" w:sz="6" w:space="0" w:color="000000"/>
              <w:left w:val="nil"/>
              <w:bottom w:val="single" w:sz="6" w:space="0" w:color="000000"/>
              <w:right w:val="single" w:sz="4" w:space="0" w:color="000000"/>
            </w:tcBorders>
            <w:vAlign w:val="center"/>
          </w:tcPr>
          <w:p w14:paraId="1EF5062F" w14:textId="77777777" w:rsidR="003843EA" w:rsidRDefault="00A21561">
            <w:pPr>
              <w:jc w:val="center"/>
              <w:rPr>
                <w:rFonts w:ascii="黑体"/>
              </w:rPr>
            </w:pPr>
            <w:r>
              <w:rPr>
                <w:rFonts w:ascii="黑体" w:hint="eastAsia"/>
              </w:rPr>
              <w:t>超时时间</w:t>
            </w:r>
          </w:p>
        </w:tc>
        <w:tc>
          <w:tcPr>
            <w:tcW w:w="1418" w:type="dxa"/>
            <w:tcBorders>
              <w:top w:val="single" w:sz="6" w:space="0" w:color="000000"/>
              <w:left w:val="nil"/>
              <w:bottom w:val="single" w:sz="6" w:space="0" w:color="000000"/>
              <w:right w:val="single" w:sz="6" w:space="0" w:color="000000"/>
            </w:tcBorders>
            <w:vAlign w:val="center"/>
          </w:tcPr>
          <w:p w14:paraId="38FAEE20" w14:textId="77777777" w:rsidR="003843EA" w:rsidRDefault="00A21561">
            <w:pPr>
              <w:ind w:firstLineChars="150" w:firstLine="315"/>
              <w:rPr>
                <w:rFonts w:ascii="黑体"/>
              </w:rPr>
            </w:pPr>
            <w:r>
              <w:rPr>
                <w:rFonts w:ascii="黑体"/>
              </w:rPr>
              <w:t>1</w:t>
            </w:r>
          </w:p>
        </w:tc>
        <w:tc>
          <w:tcPr>
            <w:tcW w:w="4034" w:type="dxa"/>
            <w:tcBorders>
              <w:top w:val="single" w:sz="6" w:space="0" w:color="000000"/>
              <w:left w:val="nil"/>
              <w:bottom w:val="single" w:sz="6" w:space="0" w:color="000000"/>
              <w:right w:val="single" w:sz="6" w:space="0" w:color="000000"/>
            </w:tcBorders>
          </w:tcPr>
          <w:p w14:paraId="0D8E0C2F" w14:textId="77777777" w:rsidR="003843EA" w:rsidRDefault="00A21561">
            <w:pPr>
              <w:rPr>
                <w:rFonts w:ascii="黑体"/>
              </w:rPr>
            </w:pPr>
            <w:r>
              <w:rPr>
                <w:rFonts w:ascii="黑体" w:hint="eastAsia"/>
              </w:rPr>
              <w:t>单位秒，1-255</w:t>
            </w:r>
          </w:p>
        </w:tc>
      </w:tr>
      <w:tr w:rsidR="003843EA" w14:paraId="66F13373"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555B969C" w14:textId="77777777" w:rsidR="003843EA" w:rsidRDefault="00A21561">
            <w:pPr>
              <w:pStyle w:val="p0"/>
              <w:spacing w:line="276" w:lineRule="auto"/>
              <w:jc w:val="center"/>
              <w:rPr>
                <w:rFonts w:ascii="黑体" w:eastAsia="黑体" w:hAnsi="新宋体"/>
              </w:rPr>
            </w:pPr>
            <w:r>
              <w:rPr>
                <w:rFonts w:ascii="黑体" w:eastAsia="黑体" w:hAnsi="新宋体" w:hint="eastAsia"/>
              </w:rPr>
              <w:t>1</w:t>
            </w:r>
            <w:r>
              <w:rPr>
                <w:rFonts w:ascii="黑体" w:eastAsia="黑体" w:hAnsi="新宋体"/>
              </w:rPr>
              <w:t>0</w:t>
            </w:r>
          </w:p>
        </w:tc>
        <w:tc>
          <w:tcPr>
            <w:tcW w:w="2268" w:type="dxa"/>
            <w:tcBorders>
              <w:top w:val="single" w:sz="6" w:space="0" w:color="000000"/>
              <w:left w:val="nil"/>
              <w:bottom w:val="single" w:sz="6" w:space="0" w:color="000000"/>
              <w:right w:val="single" w:sz="4" w:space="0" w:color="000000"/>
            </w:tcBorders>
            <w:vAlign w:val="center"/>
          </w:tcPr>
          <w:p w14:paraId="35ADD390" w14:textId="77777777" w:rsidR="003843EA" w:rsidRDefault="00A21561">
            <w:pPr>
              <w:jc w:val="center"/>
              <w:rPr>
                <w:rFonts w:ascii="黑体"/>
              </w:rPr>
            </w:pPr>
            <w:r>
              <w:rPr>
                <w:rFonts w:ascii="黑体" w:hint="eastAsia"/>
              </w:rPr>
              <w:t>密码长度控制</w:t>
            </w:r>
          </w:p>
        </w:tc>
        <w:tc>
          <w:tcPr>
            <w:tcW w:w="1418" w:type="dxa"/>
            <w:tcBorders>
              <w:top w:val="single" w:sz="6" w:space="0" w:color="000000"/>
              <w:left w:val="nil"/>
              <w:bottom w:val="single" w:sz="6" w:space="0" w:color="000000"/>
              <w:right w:val="single" w:sz="6" w:space="0" w:color="000000"/>
            </w:tcBorders>
            <w:vAlign w:val="center"/>
          </w:tcPr>
          <w:p w14:paraId="6899FC93" w14:textId="77777777" w:rsidR="003843EA" w:rsidRDefault="00A21561">
            <w:pPr>
              <w:jc w:val="center"/>
              <w:rPr>
                <w:rFonts w:ascii="黑体"/>
              </w:rPr>
            </w:pPr>
            <w:r>
              <w:rPr>
                <w:rFonts w:ascii="黑体" w:hint="eastAsia"/>
              </w:rPr>
              <w:t>LL</w:t>
            </w:r>
            <w:r>
              <w:rPr>
                <w:rFonts w:ascii="黑体"/>
              </w:rPr>
              <w:t>…</w:t>
            </w:r>
            <w:r>
              <w:rPr>
                <w:rFonts w:ascii="黑体" w:hint="eastAsia"/>
              </w:rPr>
              <w:t>20</w:t>
            </w:r>
          </w:p>
        </w:tc>
        <w:tc>
          <w:tcPr>
            <w:tcW w:w="4034" w:type="dxa"/>
            <w:tcBorders>
              <w:top w:val="single" w:sz="6" w:space="0" w:color="000000"/>
              <w:left w:val="nil"/>
              <w:bottom w:val="single" w:sz="6" w:space="0" w:color="000000"/>
              <w:right w:val="single" w:sz="6" w:space="0" w:color="000000"/>
            </w:tcBorders>
          </w:tcPr>
          <w:p w14:paraId="767B7541" w14:textId="77777777" w:rsidR="003843EA" w:rsidRDefault="00A21561">
            <w:pPr>
              <w:rPr>
                <w:rFonts w:ascii="黑体"/>
              </w:rPr>
            </w:pPr>
            <w:r>
              <w:rPr>
                <w:rFonts w:ascii="黑体" w:hint="eastAsia"/>
              </w:rPr>
              <w:t>注：</w:t>
            </w:r>
          </w:p>
          <w:p w14:paraId="794E475B" w14:textId="77777777" w:rsidR="003843EA" w:rsidRDefault="00A21561">
            <w:pPr>
              <w:pStyle w:val="12"/>
              <w:numPr>
                <w:ilvl w:val="0"/>
                <w:numId w:val="5"/>
              </w:numPr>
              <w:ind w:firstLineChars="0"/>
              <w:rPr>
                <w:rFonts w:ascii="黑体"/>
              </w:rPr>
            </w:pPr>
            <w:r>
              <w:rPr>
                <w:rFonts w:ascii="黑体" w:hint="eastAsia"/>
              </w:rPr>
              <w:lastRenderedPageBreak/>
              <w:t>如00</w:t>
            </w:r>
            <w:r>
              <w:rPr>
                <w:rFonts w:ascii="黑体"/>
              </w:rPr>
              <w:t xml:space="preserve"> 04 04 06 08 0</w:t>
            </w:r>
            <w:r>
              <w:rPr>
                <w:rFonts w:ascii="黑体" w:hint="eastAsia"/>
              </w:rPr>
              <w:t>A，其中LL为</w:t>
            </w:r>
            <w:r>
              <w:rPr>
                <w:rFonts w:ascii="黑体"/>
              </w:rPr>
              <w:t xml:space="preserve">00 </w:t>
            </w:r>
            <w:r>
              <w:rPr>
                <w:rFonts w:ascii="黑体" w:hint="eastAsia"/>
              </w:rPr>
              <w:t>04，表示密码长度控制的字节数，后面的4个字节表示允许返回的密码输入长度，当输入的密码长度为4、6、8、10时才允许返回；</w:t>
            </w:r>
          </w:p>
          <w:p w14:paraId="4B145AEE" w14:textId="77777777" w:rsidR="003843EA" w:rsidRDefault="00A21561">
            <w:pPr>
              <w:pStyle w:val="12"/>
              <w:numPr>
                <w:ilvl w:val="0"/>
                <w:numId w:val="5"/>
              </w:numPr>
              <w:ind w:firstLineChars="0"/>
              <w:rPr>
                <w:rFonts w:ascii="黑体"/>
              </w:rPr>
            </w:pPr>
            <w:r>
              <w:rPr>
                <w:rFonts w:ascii="黑体" w:hint="eastAsia"/>
              </w:rPr>
              <w:t>当该ID中的允许返回的长度大于ID6中的密码输入最大长度时，则忽略该ID中的大于ID6的的那些值。</w:t>
            </w:r>
          </w:p>
        </w:tc>
      </w:tr>
      <w:tr w:rsidR="003843EA" w14:paraId="12A7B9A6"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4E4FBE8F" w14:textId="77777777" w:rsidR="003843EA" w:rsidRDefault="00A21561">
            <w:pPr>
              <w:pStyle w:val="p0"/>
              <w:spacing w:line="276" w:lineRule="auto"/>
              <w:jc w:val="center"/>
              <w:rPr>
                <w:rFonts w:ascii="黑体" w:eastAsia="黑体" w:hAnsi="新宋体"/>
              </w:rPr>
            </w:pPr>
            <w:r>
              <w:rPr>
                <w:rFonts w:ascii="黑体" w:eastAsia="黑体" w:hAnsi="新宋体" w:hint="eastAsia"/>
              </w:rPr>
              <w:lastRenderedPageBreak/>
              <w:t>1</w:t>
            </w:r>
            <w:r>
              <w:rPr>
                <w:rFonts w:ascii="黑体" w:eastAsia="黑体" w:hAnsi="新宋体"/>
              </w:rPr>
              <w:t>1</w:t>
            </w:r>
          </w:p>
        </w:tc>
        <w:tc>
          <w:tcPr>
            <w:tcW w:w="2268" w:type="dxa"/>
            <w:tcBorders>
              <w:top w:val="single" w:sz="6" w:space="0" w:color="000000"/>
              <w:left w:val="nil"/>
              <w:bottom w:val="single" w:sz="6" w:space="0" w:color="000000"/>
              <w:right w:val="single" w:sz="4" w:space="0" w:color="000000"/>
            </w:tcBorders>
            <w:vAlign w:val="center"/>
          </w:tcPr>
          <w:p w14:paraId="644E507C" w14:textId="77777777" w:rsidR="003843EA" w:rsidRDefault="00A21561">
            <w:pPr>
              <w:jc w:val="center"/>
              <w:rPr>
                <w:rFonts w:ascii="黑体"/>
              </w:rPr>
            </w:pPr>
            <w:r>
              <w:rPr>
                <w:rFonts w:ascii="黑体"/>
              </w:rPr>
              <w:t>P</w:t>
            </w:r>
            <w:r>
              <w:rPr>
                <w:rFonts w:ascii="黑体" w:hint="eastAsia"/>
              </w:rPr>
              <w:t>in模式</w:t>
            </w:r>
          </w:p>
        </w:tc>
        <w:tc>
          <w:tcPr>
            <w:tcW w:w="1418" w:type="dxa"/>
            <w:tcBorders>
              <w:top w:val="single" w:sz="6" w:space="0" w:color="000000"/>
              <w:left w:val="nil"/>
              <w:bottom w:val="single" w:sz="6" w:space="0" w:color="000000"/>
              <w:right w:val="single" w:sz="6" w:space="0" w:color="000000"/>
            </w:tcBorders>
            <w:vAlign w:val="center"/>
          </w:tcPr>
          <w:p w14:paraId="2B728B67" w14:textId="77777777" w:rsidR="003843EA" w:rsidRDefault="00A21561">
            <w:pPr>
              <w:jc w:val="center"/>
              <w:rPr>
                <w:rFonts w:ascii="黑体"/>
              </w:rPr>
            </w:pPr>
            <w:r>
              <w:rPr>
                <w:rFonts w:ascii="黑体" w:hint="eastAsia"/>
              </w:rPr>
              <w:t>1</w:t>
            </w:r>
          </w:p>
        </w:tc>
        <w:tc>
          <w:tcPr>
            <w:tcW w:w="4034" w:type="dxa"/>
            <w:tcBorders>
              <w:top w:val="single" w:sz="6" w:space="0" w:color="000000"/>
              <w:left w:val="nil"/>
              <w:bottom w:val="single" w:sz="6" w:space="0" w:color="000000"/>
              <w:right w:val="single" w:sz="6" w:space="0" w:color="000000"/>
            </w:tcBorders>
          </w:tcPr>
          <w:p w14:paraId="645AA68A" w14:textId="77777777" w:rsidR="003843EA" w:rsidRDefault="00A21561">
            <w:pPr>
              <w:rPr>
                <w:rFonts w:ascii="黑体"/>
              </w:rPr>
            </w:pPr>
            <w:r>
              <w:rPr>
                <w:rFonts w:ascii="黑体" w:hint="eastAsia"/>
              </w:rPr>
              <w:t>-1：返回密文</w:t>
            </w:r>
            <w:proofErr w:type="spellStart"/>
            <w:r>
              <w:rPr>
                <w:rFonts w:ascii="黑体" w:hint="eastAsia"/>
              </w:rPr>
              <w:t>pin</w:t>
            </w:r>
            <w:r>
              <w:rPr>
                <w:rFonts w:ascii="黑体"/>
              </w:rPr>
              <w:t>block</w:t>
            </w:r>
            <w:proofErr w:type="spellEnd"/>
          </w:p>
          <w:p w14:paraId="04B3D7D9" w14:textId="77777777" w:rsidR="003843EA" w:rsidRDefault="00A21561">
            <w:pPr>
              <w:rPr>
                <w:rFonts w:ascii="黑体"/>
              </w:rPr>
            </w:pPr>
            <w:r>
              <w:rPr>
                <w:rFonts w:ascii="黑体" w:hint="eastAsia"/>
              </w:rPr>
              <w:t>1：返回明文</w:t>
            </w:r>
            <w:proofErr w:type="spellStart"/>
            <w:r>
              <w:rPr>
                <w:rFonts w:ascii="黑体" w:hint="eastAsia"/>
              </w:rPr>
              <w:t>pin</w:t>
            </w:r>
            <w:r>
              <w:rPr>
                <w:rFonts w:ascii="黑体"/>
              </w:rPr>
              <w:t>block</w:t>
            </w:r>
            <w:proofErr w:type="spellEnd"/>
          </w:p>
          <w:p w14:paraId="026C5FE6" w14:textId="77777777" w:rsidR="003843EA" w:rsidRDefault="00A21561">
            <w:pPr>
              <w:rPr>
                <w:rFonts w:ascii="黑体"/>
              </w:rPr>
            </w:pPr>
            <w:r>
              <w:rPr>
                <w:rFonts w:ascii="黑体" w:hint="eastAsia"/>
              </w:rPr>
              <w:t>2</w:t>
            </w:r>
            <w:r>
              <w:rPr>
                <w:rFonts w:ascii="黑体"/>
              </w:rPr>
              <w:t>:</w:t>
            </w:r>
            <w:r>
              <w:rPr>
                <w:rFonts w:ascii="黑体" w:hint="eastAsia"/>
              </w:rPr>
              <w:t>输入脱机pin</w:t>
            </w:r>
            <w:r>
              <w:rPr>
                <w:rFonts w:ascii="黑体"/>
              </w:rPr>
              <w:t>,</w:t>
            </w:r>
            <w:r>
              <w:rPr>
                <w:rFonts w:ascii="黑体" w:hint="eastAsia"/>
              </w:rPr>
              <w:t>不返回</w:t>
            </w:r>
            <w:proofErr w:type="spellStart"/>
            <w:r>
              <w:rPr>
                <w:rFonts w:ascii="黑体" w:hint="eastAsia"/>
              </w:rPr>
              <w:t>pin</w:t>
            </w:r>
            <w:r>
              <w:rPr>
                <w:rFonts w:ascii="黑体"/>
              </w:rPr>
              <w:t>block</w:t>
            </w:r>
            <w:proofErr w:type="spellEnd"/>
          </w:p>
        </w:tc>
      </w:tr>
      <w:tr w:rsidR="003843EA" w14:paraId="6244A328"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4789C689" w14:textId="77777777" w:rsidR="003843EA" w:rsidRDefault="00A21561">
            <w:pPr>
              <w:pStyle w:val="p0"/>
              <w:spacing w:line="276" w:lineRule="auto"/>
              <w:jc w:val="center"/>
              <w:rPr>
                <w:rFonts w:ascii="黑体" w:eastAsia="黑体" w:hAnsi="新宋体"/>
              </w:rPr>
            </w:pPr>
            <w:r>
              <w:rPr>
                <w:rFonts w:ascii="黑体" w:eastAsia="黑体" w:hAnsi="新宋体" w:hint="eastAsia"/>
              </w:rPr>
              <w:t>1</w:t>
            </w:r>
            <w:r>
              <w:rPr>
                <w:rFonts w:ascii="黑体" w:eastAsia="黑体" w:hAnsi="新宋体"/>
              </w:rPr>
              <w:t>2</w:t>
            </w:r>
          </w:p>
        </w:tc>
        <w:tc>
          <w:tcPr>
            <w:tcW w:w="2268" w:type="dxa"/>
            <w:tcBorders>
              <w:top w:val="single" w:sz="6" w:space="0" w:color="000000"/>
              <w:left w:val="nil"/>
              <w:bottom w:val="single" w:sz="6" w:space="0" w:color="000000"/>
              <w:right w:val="single" w:sz="4" w:space="0" w:color="000000"/>
            </w:tcBorders>
            <w:vAlign w:val="center"/>
          </w:tcPr>
          <w:p w14:paraId="0B924D37" w14:textId="77777777" w:rsidR="003843EA" w:rsidRDefault="00A21561">
            <w:pPr>
              <w:jc w:val="center"/>
              <w:rPr>
                <w:rFonts w:ascii="黑体"/>
              </w:rPr>
            </w:pPr>
            <w:r>
              <w:rPr>
                <w:rFonts w:ascii="黑体" w:hint="eastAsia"/>
              </w:rPr>
              <w:t>模数</w:t>
            </w:r>
          </w:p>
        </w:tc>
        <w:tc>
          <w:tcPr>
            <w:tcW w:w="1418" w:type="dxa"/>
            <w:tcBorders>
              <w:top w:val="single" w:sz="6" w:space="0" w:color="000000"/>
              <w:left w:val="nil"/>
              <w:bottom w:val="single" w:sz="6" w:space="0" w:color="000000"/>
              <w:right w:val="single" w:sz="6" w:space="0" w:color="000000"/>
            </w:tcBorders>
            <w:vAlign w:val="center"/>
          </w:tcPr>
          <w:p w14:paraId="06A8E97C" w14:textId="77777777" w:rsidR="003843EA" w:rsidRDefault="00A21561">
            <w:pPr>
              <w:jc w:val="center"/>
              <w:rPr>
                <w:rFonts w:ascii="黑体"/>
              </w:rPr>
            </w:pPr>
            <w:r>
              <w:rPr>
                <w:rFonts w:ascii="黑体" w:hint="eastAsia"/>
              </w:rPr>
              <w:t>LL</w:t>
            </w:r>
            <w:r>
              <w:rPr>
                <w:rFonts w:ascii="黑体"/>
              </w:rPr>
              <w:t>..1024</w:t>
            </w:r>
          </w:p>
        </w:tc>
        <w:tc>
          <w:tcPr>
            <w:tcW w:w="4034" w:type="dxa"/>
            <w:tcBorders>
              <w:top w:val="single" w:sz="6" w:space="0" w:color="000000"/>
              <w:left w:val="nil"/>
              <w:bottom w:val="single" w:sz="6" w:space="0" w:color="000000"/>
              <w:right w:val="single" w:sz="6" w:space="0" w:color="000000"/>
            </w:tcBorders>
          </w:tcPr>
          <w:p w14:paraId="1911FDDC" w14:textId="77777777" w:rsidR="003843EA" w:rsidRDefault="003843EA">
            <w:pPr>
              <w:rPr>
                <w:rFonts w:ascii="黑体"/>
              </w:rPr>
            </w:pPr>
          </w:p>
        </w:tc>
      </w:tr>
      <w:tr w:rsidR="003843EA" w14:paraId="0A668FF0"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7E34253F" w14:textId="77777777" w:rsidR="003843EA" w:rsidRDefault="00A21561">
            <w:pPr>
              <w:pStyle w:val="p0"/>
              <w:spacing w:line="276" w:lineRule="auto"/>
              <w:jc w:val="center"/>
              <w:rPr>
                <w:rFonts w:ascii="黑体" w:eastAsia="黑体" w:hAnsi="新宋体"/>
              </w:rPr>
            </w:pPr>
            <w:r>
              <w:rPr>
                <w:rFonts w:ascii="黑体" w:eastAsia="黑体" w:hAnsi="新宋体" w:hint="eastAsia"/>
              </w:rPr>
              <w:t>1</w:t>
            </w:r>
            <w:r>
              <w:rPr>
                <w:rFonts w:ascii="黑体" w:eastAsia="黑体" w:hAnsi="新宋体"/>
              </w:rPr>
              <w:t>3</w:t>
            </w:r>
          </w:p>
        </w:tc>
        <w:tc>
          <w:tcPr>
            <w:tcW w:w="2268" w:type="dxa"/>
            <w:tcBorders>
              <w:top w:val="single" w:sz="6" w:space="0" w:color="000000"/>
              <w:left w:val="nil"/>
              <w:bottom w:val="single" w:sz="6" w:space="0" w:color="000000"/>
              <w:right w:val="single" w:sz="4" w:space="0" w:color="000000"/>
            </w:tcBorders>
            <w:vAlign w:val="center"/>
          </w:tcPr>
          <w:p w14:paraId="3185DB6C" w14:textId="77777777" w:rsidR="003843EA" w:rsidRDefault="00A21561">
            <w:pPr>
              <w:jc w:val="center"/>
              <w:rPr>
                <w:rFonts w:ascii="黑体"/>
              </w:rPr>
            </w:pPr>
            <w:r>
              <w:rPr>
                <w:rFonts w:ascii="黑体" w:hint="eastAsia"/>
              </w:rPr>
              <w:t>指数</w:t>
            </w:r>
          </w:p>
        </w:tc>
        <w:tc>
          <w:tcPr>
            <w:tcW w:w="1418" w:type="dxa"/>
            <w:tcBorders>
              <w:top w:val="single" w:sz="6" w:space="0" w:color="000000"/>
              <w:left w:val="nil"/>
              <w:bottom w:val="single" w:sz="6" w:space="0" w:color="000000"/>
              <w:right w:val="single" w:sz="6" w:space="0" w:color="000000"/>
            </w:tcBorders>
            <w:vAlign w:val="center"/>
          </w:tcPr>
          <w:p w14:paraId="773F89AF" w14:textId="77777777" w:rsidR="003843EA" w:rsidRDefault="00A21561">
            <w:pPr>
              <w:jc w:val="center"/>
              <w:rPr>
                <w:rFonts w:ascii="黑体"/>
              </w:rPr>
            </w:pPr>
            <w:r>
              <w:rPr>
                <w:rFonts w:ascii="黑体" w:hint="eastAsia"/>
              </w:rPr>
              <w:t>L</w:t>
            </w:r>
            <w:r>
              <w:rPr>
                <w:rFonts w:ascii="黑体"/>
              </w:rPr>
              <w:t>L..1024</w:t>
            </w:r>
          </w:p>
        </w:tc>
        <w:tc>
          <w:tcPr>
            <w:tcW w:w="4034" w:type="dxa"/>
            <w:tcBorders>
              <w:top w:val="single" w:sz="6" w:space="0" w:color="000000"/>
              <w:left w:val="nil"/>
              <w:bottom w:val="single" w:sz="6" w:space="0" w:color="000000"/>
              <w:right w:val="single" w:sz="6" w:space="0" w:color="000000"/>
            </w:tcBorders>
          </w:tcPr>
          <w:p w14:paraId="5B91FB67" w14:textId="77777777" w:rsidR="003843EA" w:rsidRDefault="003843EA">
            <w:pPr>
              <w:rPr>
                <w:rFonts w:ascii="黑体"/>
              </w:rPr>
            </w:pPr>
          </w:p>
        </w:tc>
      </w:tr>
    </w:tbl>
    <w:p w14:paraId="1BACA4C9" w14:textId="77777777" w:rsidR="003843EA" w:rsidRDefault="003843EA">
      <w:pPr>
        <w:pStyle w:val="MyText"/>
        <w:spacing w:line="276" w:lineRule="auto"/>
        <w:ind w:left="1680"/>
      </w:pPr>
    </w:p>
    <w:p w14:paraId="493A6825" w14:textId="77777777" w:rsidR="003843EA" w:rsidRDefault="003843EA">
      <w:pPr>
        <w:pStyle w:val="MyText"/>
        <w:spacing w:line="276" w:lineRule="auto"/>
        <w:ind w:left="1680"/>
      </w:pPr>
    </w:p>
    <w:p w14:paraId="60BA24F6" w14:textId="77777777" w:rsidR="003843EA" w:rsidRDefault="003843EA">
      <w:pPr>
        <w:pStyle w:val="MyText"/>
        <w:spacing w:line="276" w:lineRule="auto"/>
        <w:ind w:left="1680"/>
      </w:pPr>
    </w:p>
    <w:p w14:paraId="6028E32E" w14:textId="77777777" w:rsidR="003843EA" w:rsidRDefault="00A21561">
      <w:pPr>
        <w:pStyle w:val="MyText"/>
        <w:numPr>
          <w:ilvl w:val="0"/>
          <w:numId w:val="4"/>
        </w:numPr>
        <w:spacing w:line="276" w:lineRule="auto"/>
      </w:pPr>
      <w:r>
        <w:rPr>
          <w:rFonts w:hint="eastAsia"/>
        </w:rPr>
        <w:t>响应报文</w:t>
      </w:r>
    </w:p>
    <w:p w14:paraId="1BA0588B" w14:textId="77777777" w:rsidR="003843EA" w:rsidRDefault="00A21561">
      <w:pPr>
        <w:pStyle w:val="MyText"/>
        <w:spacing w:line="276" w:lineRule="auto"/>
        <w:ind w:leftChars="800" w:left="1680"/>
      </w:pPr>
      <w:r>
        <w:rPr>
          <w:rFonts w:hint="eastAsia"/>
        </w:rPr>
        <w:t>数据：</w:t>
      </w:r>
    </w:p>
    <w:p w14:paraId="7171977F" w14:textId="77777777" w:rsidR="003843EA" w:rsidRDefault="003843EA">
      <w:pPr>
        <w:pStyle w:val="MyText"/>
        <w:spacing w:line="276" w:lineRule="auto"/>
        <w:ind w:leftChars="800" w:left="1680"/>
      </w:pPr>
    </w:p>
    <w:p w14:paraId="2DCDDC86" w14:textId="77777777" w:rsidR="003843EA" w:rsidRDefault="003843EA">
      <w:pPr>
        <w:pStyle w:val="MyText"/>
        <w:spacing w:line="276" w:lineRule="auto"/>
        <w:ind w:leftChars="800" w:left="1680"/>
      </w:pPr>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57B667EE"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4D91BE0C"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268" w:type="dxa"/>
            <w:tcBorders>
              <w:top w:val="single" w:sz="6" w:space="0" w:color="000000"/>
              <w:left w:val="nil"/>
              <w:bottom w:val="single" w:sz="6" w:space="0" w:color="000000"/>
              <w:right w:val="single" w:sz="4" w:space="0" w:color="000000"/>
            </w:tcBorders>
            <w:shd w:val="clear" w:color="auto" w:fill="E6E6E6"/>
          </w:tcPr>
          <w:p w14:paraId="6B34A321"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数据域</w:t>
            </w:r>
          </w:p>
        </w:tc>
        <w:tc>
          <w:tcPr>
            <w:tcW w:w="1418" w:type="dxa"/>
            <w:tcBorders>
              <w:top w:val="single" w:sz="6" w:space="0" w:color="000000"/>
              <w:left w:val="nil"/>
              <w:bottom w:val="single" w:sz="6" w:space="0" w:color="000000"/>
              <w:right w:val="single" w:sz="6" w:space="0" w:color="000000"/>
            </w:tcBorders>
            <w:shd w:val="clear" w:color="auto" w:fill="E6E6E6"/>
          </w:tcPr>
          <w:p w14:paraId="5D6321D9"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长度</w:t>
            </w:r>
          </w:p>
        </w:tc>
        <w:tc>
          <w:tcPr>
            <w:tcW w:w="4034" w:type="dxa"/>
            <w:tcBorders>
              <w:top w:val="single" w:sz="6" w:space="0" w:color="000000"/>
              <w:left w:val="nil"/>
              <w:bottom w:val="single" w:sz="6" w:space="0" w:color="000000"/>
              <w:right w:val="single" w:sz="6" w:space="0" w:color="000000"/>
            </w:tcBorders>
            <w:shd w:val="clear" w:color="auto" w:fill="E6E6E6"/>
          </w:tcPr>
          <w:p w14:paraId="3F165B39" w14:textId="77777777" w:rsidR="003843EA" w:rsidRDefault="00A21561">
            <w:pPr>
              <w:widowControl/>
              <w:spacing w:line="276" w:lineRule="auto"/>
              <w:ind w:firstLine="420"/>
              <w:jc w:val="center"/>
              <w:rPr>
                <w:rFonts w:ascii="黑体"/>
                <w:b/>
                <w:bCs/>
                <w:kern w:val="0"/>
                <w:szCs w:val="21"/>
              </w:rPr>
            </w:pPr>
            <w:r>
              <w:rPr>
                <w:rFonts w:ascii="黑体" w:hAnsi="宋体" w:hint="eastAsia"/>
                <w:b/>
                <w:bCs/>
                <w:kern w:val="0"/>
                <w:szCs w:val="21"/>
              </w:rPr>
              <w:t>备注</w:t>
            </w:r>
          </w:p>
        </w:tc>
      </w:tr>
      <w:tr w:rsidR="003843EA" w14:paraId="7DCB7163"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0BBE0795" w14:textId="77777777" w:rsidR="003843EA" w:rsidRDefault="00A21561">
            <w:pPr>
              <w:pStyle w:val="p0"/>
              <w:spacing w:line="276" w:lineRule="auto"/>
              <w:jc w:val="center"/>
              <w:rPr>
                <w:rFonts w:ascii="黑体" w:eastAsia="黑体"/>
              </w:rPr>
            </w:pPr>
            <w:r>
              <w:rPr>
                <w:rFonts w:ascii="黑体" w:eastAsia="黑体"/>
              </w:rPr>
              <w:t>1</w:t>
            </w:r>
          </w:p>
        </w:tc>
        <w:tc>
          <w:tcPr>
            <w:tcW w:w="2268" w:type="dxa"/>
            <w:tcBorders>
              <w:top w:val="single" w:sz="6" w:space="0" w:color="000000"/>
              <w:left w:val="nil"/>
              <w:bottom w:val="single" w:sz="6" w:space="0" w:color="000000"/>
              <w:right w:val="single" w:sz="4" w:space="0" w:color="000000"/>
            </w:tcBorders>
            <w:vAlign w:val="center"/>
          </w:tcPr>
          <w:p w14:paraId="143584BF" w14:textId="77777777" w:rsidR="003843EA" w:rsidRDefault="00A21561">
            <w:pPr>
              <w:pStyle w:val="p0"/>
              <w:spacing w:line="276" w:lineRule="auto"/>
              <w:rPr>
                <w:rFonts w:ascii="黑体" w:eastAsia="黑体"/>
              </w:rPr>
            </w:pPr>
            <w:r>
              <w:rPr>
                <w:rFonts w:ascii="黑体" w:eastAsia="黑体" w:hAnsi="新宋体" w:hint="eastAsia"/>
              </w:rPr>
              <w:t>返回的功能键</w:t>
            </w:r>
          </w:p>
        </w:tc>
        <w:tc>
          <w:tcPr>
            <w:tcW w:w="1418" w:type="dxa"/>
            <w:tcBorders>
              <w:top w:val="single" w:sz="6" w:space="0" w:color="000000"/>
              <w:left w:val="nil"/>
              <w:bottom w:val="single" w:sz="6" w:space="0" w:color="000000"/>
              <w:right w:val="single" w:sz="6" w:space="0" w:color="000000"/>
            </w:tcBorders>
            <w:vAlign w:val="center"/>
          </w:tcPr>
          <w:p w14:paraId="64324DE7" w14:textId="77777777" w:rsidR="003843EA" w:rsidRDefault="00A21561">
            <w:pPr>
              <w:pStyle w:val="p0"/>
              <w:spacing w:line="276" w:lineRule="auto"/>
              <w:jc w:val="center"/>
              <w:rPr>
                <w:rFonts w:ascii="黑体" w:eastAsia="黑体"/>
              </w:rPr>
            </w:pPr>
            <w:r>
              <w:rPr>
                <w:rFonts w:ascii="黑体" w:eastAsia="黑体"/>
              </w:rPr>
              <w:t>1</w:t>
            </w:r>
          </w:p>
        </w:tc>
        <w:tc>
          <w:tcPr>
            <w:tcW w:w="4034" w:type="dxa"/>
            <w:tcBorders>
              <w:top w:val="single" w:sz="6" w:space="0" w:color="000000"/>
              <w:left w:val="nil"/>
              <w:bottom w:val="single" w:sz="6" w:space="0" w:color="000000"/>
              <w:right w:val="single" w:sz="6" w:space="0" w:color="000000"/>
            </w:tcBorders>
          </w:tcPr>
          <w:p w14:paraId="78E391CC" w14:textId="77777777" w:rsidR="003843EA" w:rsidRDefault="00A21561">
            <w:pPr>
              <w:rPr>
                <w:rFonts w:ascii="黑体"/>
                <w:color w:val="000000"/>
              </w:rPr>
            </w:pPr>
            <w:r>
              <w:rPr>
                <w:rFonts w:ascii="黑体"/>
                <w:color w:val="000000"/>
              </w:rPr>
              <w:t xml:space="preserve">0x00 </w:t>
            </w:r>
            <w:r>
              <w:rPr>
                <w:rFonts w:ascii="黑体" w:hint="eastAsia"/>
                <w:color w:val="000000"/>
              </w:rPr>
              <w:t>确认键</w:t>
            </w:r>
          </w:p>
          <w:p w14:paraId="4D5D3B1D" w14:textId="77777777" w:rsidR="003843EA" w:rsidRDefault="00A21561">
            <w:pPr>
              <w:rPr>
                <w:rFonts w:ascii="黑体"/>
                <w:color w:val="000000"/>
              </w:rPr>
            </w:pPr>
            <w:r>
              <w:rPr>
                <w:rFonts w:ascii="黑体"/>
                <w:color w:val="000000"/>
              </w:rPr>
              <w:t xml:space="preserve">0x06 </w:t>
            </w:r>
            <w:r>
              <w:rPr>
                <w:rFonts w:ascii="黑体" w:hint="eastAsia"/>
                <w:color w:val="000000"/>
              </w:rPr>
              <w:t>取消键</w:t>
            </w:r>
          </w:p>
          <w:p w14:paraId="0CB1B90E" w14:textId="77777777" w:rsidR="003843EA" w:rsidRDefault="00A21561">
            <w:pPr>
              <w:rPr>
                <w:rFonts w:ascii="黑体"/>
                <w:color w:val="000000"/>
              </w:rPr>
            </w:pPr>
            <w:r>
              <w:rPr>
                <w:rFonts w:ascii="黑体" w:hint="eastAsia"/>
                <w:color w:val="000000"/>
              </w:rPr>
              <w:t>0x0d有效的密码按键（数字键）键入</w:t>
            </w:r>
          </w:p>
          <w:p w14:paraId="191508AF" w14:textId="77777777" w:rsidR="003843EA" w:rsidRDefault="00A21561">
            <w:pPr>
              <w:rPr>
                <w:rFonts w:ascii="黑体"/>
                <w:color w:val="000000"/>
              </w:rPr>
            </w:pPr>
            <w:r>
              <w:rPr>
                <w:rFonts w:ascii="黑体"/>
                <w:color w:val="000000"/>
              </w:rPr>
              <w:t xml:space="preserve">0x0a </w:t>
            </w:r>
            <w:r>
              <w:rPr>
                <w:rFonts w:ascii="黑体" w:hint="eastAsia"/>
                <w:color w:val="000000"/>
              </w:rPr>
              <w:t>用户按退格键回退一个已经键入的数字键</w:t>
            </w:r>
          </w:p>
          <w:p w14:paraId="56FAD6B3" w14:textId="77777777" w:rsidR="003843EA" w:rsidRDefault="00A21561">
            <w:pPr>
              <w:rPr>
                <w:rFonts w:ascii="黑体"/>
                <w:color w:val="000000"/>
              </w:rPr>
            </w:pPr>
            <w:r>
              <w:rPr>
                <w:rFonts w:ascii="黑体"/>
                <w:color w:val="000000"/>
              </w:rPr>
              <w:t xml:space="preserve">0x0b </w:t>
            </w:r>
            <w:r>
              <w:rPr>
                <w:rFonts w:ascii="黑体" w:hint="eastAsia"/>
                <w:color w:val="000000"/>
              </w:rPr>
              <w:t>监听到刷卡动作</w:t>
            </w:r>
          </w:p>
          <w:p w14:paraId="700B628C" w14:textId="77777777" w:rsidR="003843EA" w:rsidRDefault="00A21561">
            <w:pPr>
              <w:rPr>
                <w:rFonts w:ascii="黑体"/>
                <w:color w:val="000000"/>
              </w:rPr>
            </w:pPr>
            <w:r>
              <w:rPr>
                <w:rFonts w:ascii="黑体"/>
                <w:color w:val="000000"/>
              </w:rPr>
              <w:t xml:space="preserve">0x0c </w:t>
            </w:r>
            <w:r>
              <w:rPr>
                <w:rFonts w:ascii="黑体" w:hint="eastAsia"/>
                <w:color w:val="000000"/>
              </w:rPr>
              <w:t>监听到插入IC卡</w:t>
            </w:r>
          </w:p>
          <w:p w14:paraId="7FD086AC" w14:textId="77777777" w:rsidR="003843EA" w:rsidRDefault="00A21561">
            <w:pPr>
              <w:rPr>
                <w:rFonts w:ascii="黑体"/>
              </w:rPr>
            </w:pPr>
            <w:r>
              <w:rPr>
                <w:rFonts w:ascii="黑体" w:hint="eastAsia"/>
                <w:color w:val="000000"/>
              </w:rPr>
              <w:t>当返回为0x0d、</w:t>
            </w:r>
            <w:r>
              <w:rPr>
                <w:rFonts w:ascii="黑体"/>
                <w:color w:val="000000"/>
              </w:rPr>
              <w:t>0x0a</w:t>
            </w:r>
            <w:r>
              <w:rPr>
                <w:rFonts w:ascii="黑体" w:hint="eastAsia"/>
                <w:color w:val="000000"/>
              </w:rPr>
              <w:t>、</w:t>
            </w:r>
            <w:r>
              <w:rPr>
                <w:rFonts w:ascii="黑体"/>
                <w:color w:val="000000"/>
              </w:rPr>
              <w:t>0x0b</w:t>
            </w:r>
            <w:r>
              <w:rPr>
                <w:rFonts w:ascii="黑体" w:hint="eastAsia"/>
                <w:color w:val="000000"/>
              </w:rPr>
              <w:t>或者</w:t>
            </w:r>
            <w:r>
              <w:rPr>
                <w:rFonts w:ascii="黑体"/>
                <w:color w:val="000000"/>
              </w:rPr>
              <w:t>0x0C</w:t>
            </w:r>
            <w:r>
              <w:rPr>
                <w:rFonts w:ascii="黑体" w:hint="eastAsia"/>
                <w:color w:val="000000"/>
              </w:rPr>
              <w:t>时，无ID2</w:t>
            </w:r>
            <w:r>
              <w:rPr>
                <w:rFonts w:ascii="黑体"/>
                <w:color w:val="000000"/>
              </w:rPr>
              <w:t xml:space="preserve"> ID3 </w:t>
            </w:r>
            <w:r>
              <w:rPr>
                <w:rFonts w:ascii="黑体" w:hint="eastAsia"/>
                <w:color w:val="000000"/>
              </w:rPr>
              <w:t>ID4返回</w:t>
            </w:r>
          </w:p>
        </w:tc>
      </w:tr>
      <w:tr w:rsidR="003843EA" w14:paraId="520B292E"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00C9DB61" w14:textId="77777777" w:rsidR="003843EA" w:rsidRDefault="00A21561">
            <w:pPr>
              <w:pStyle w:val="p0"/>
              <w:spacing w:line="276" w:lineRule="auto"/>
              <w:jc w:val="center"/>
              <w:rPr>
                <w:rFonts w:ascii="黑体" w:eastAsia="黑体"/>
              </w:rPr>
            </w:pPr>
            <w:r>
              <w:rPr>
                <w:rFonts w:ascii="黑体" w:eastAsia="黑体" w:hAnsi="新宋体"/>
              </w:rPr>
              <w:t>2</w:t>
            </w:r>
          </w:p>
        </w:tc>
        <w:tc>
          <w:tcPr>
            <w:tcW w:w="2268" w:type="dxa"/>
            <w:tcBorders>
              <w:top w:val="single" w:sz="6" w:space="0" w:color="000000"/>
              <w:left w:val="nil"/>
              <w:bottom w:val="single" w:sz="6" w:space="0" w:color="000000"/>
              <w:right w:val="single" w:sz="4" w:space="0" w:color="000000"/>
            </w:tcBorders>
            <w:vAlign w:val="center"/>
          </w:tcPr>
          <w:p w14:paraId="5AF1C7D1" w14:textId="77777777" w:rsidR="003843EA" w:rsidRDefault="00A21561">
            <w:pPr>
              <w:pStyle w:val="p0"/>
              <w:spacing w:line="276" w:lineRule="auto"/>
              <w:rPr>
                <w:rFonts w:ascii="黑体" w:eastAsia="黑体"/>
              </w:rPr>
            </w:pPr>
            <w:r>
              <w:rPr>
                <w:rFonts w:ascii="黑体" w:eastAsia="黑体" w:hAnsi="新宋体" w:hint="eastAsia"/>
              </w:rPr>
              <w:t>加密后的密码长度</w:t>
            </w:r>
          </w:p>
        </w:tc>
        <w:tc>
          <w:tcPr>
            <w:tcW w:w="1418" w:type="dxa"/>
            <w:tcBorders>
              <w:top w:val="single" w:sz="6" w:space="0" w:color="000000"/>
              <w:left w:val="nil"/>
              <w:bottom w:val="single" w:sz="6" w:space="0" w:color="000000"/>
              <w:right w:val="single" w:sz="6" w:space="0" w:color="000000"/>
            </w:tcBorders>
            <w:vAlign w:val="center"/>
          </w:tcPr>
          <w:p w14:paraId="088B83E2" w14:textId="77777777" w:rsidR="003843EA" w:rsidRDefault="00A21561">
            <w:pPr>
              <w:pStyle w:val="p0"/>
              <w:spacing w:line="276" w:lineRule="auto"/>
              <w:jc w:val="center"/>
              <w:rPr>
                <w:rFonts w:ascii="黑体" w:eastAsia="黑体"/>
              </w:rPr>
            </w:pPr>
            <w:r>
              <w:rPr>
                <w:rFonts w:ascii="黑体" w:eastAsia="黑体"/>
              </w:rPr>
              <w:t>1</w:t>
            </w:r>
          </w:p>
        </w:tc>
        <w:tc>
          <w:tcPr>
            <w:tcW w:w="4034" w:type="dxa"/>
            <w:tcBorders>
              <w:top w:val="single" w:sz="6" w:space="0" w:color="000000"/>
              <w:left w:val="nil"/>
              <w:bottom w:val="single" w:sz="6" w:space="0" w:color="000000"/>
              <w:right w:val="single" w:sz="6" w:space="0" w:color="000000"/>
            </w:tcBorders>
          </w:tcPr>
          <w:p w14:paraId="6B4F23B4" w14:textId="77777777" w:rsidR="003843EA" w:rsidRDefault="00A21561">
            <w:pPr>
              <w:pStyle w:val="p0"/>
              <w:spacing w:line="276" w:lineRule="auto"/>
              <w:rPr>
                <w:rFonts w:ascii="黑体" w:eastAsia="黑体"/>
              </w:rPr>
            </w:pPr>
            <w:r>
              <w:rPr>
                <w:rFonts w:ascii="黑体" w:eastAsia="黑体" w:hAnsi="新宋体" w:hint="eastAsia"/>
              </w:rPr>
              <w:t>取值：</w:t>
            </w:r>
          </w:p>
          <w:p w14:paraId="5619AFD8" w14:textId="77777777" w:rsidR="003843EA" w:rsidRDefault="00A21561">
            <w:pPr>
              <w:pStyle w:val="p0"/>
              <w:spacing w:line="276" w:lineRule="auto"/>
              <w:rPr>
                <w:rFonts w:ascii="黑体" w:eastAsia="黑体"/>
              </w:rPr>
            </w:pPr>
            <w:r>
              <w:rPr>
                <w:rFonts w:ascii="黑体" w:eastAsia="黑体" w:hAnsi="新宋体"/>
              </w:rPr>
              <w:t xml:space="preserve">0 </w:t>
            </w:r>
            <w:r>
              <w:rPr>
                <w:rFonts w:ascii="黑体" w:eastAsia="黑体" w:hAnsi="新宋体" w:hint="eastAsia"/>
              </w:rPr>
              <w:t>表示是按了功能键，比如按了</w:t>
            </w:r>
            <w:r>
              <w:rPr>
                <w:rFonts w:ascii="黑体" w:eastAsia="黑体"/>
              </w:rPr>
              <w:t>enter</w:t>
            </w:r>
            <w:r>
              <w:rPr>
                <w:rFonts w:ascii="黑体" w:eastAsia="黑体" w:hAnsi="新宋体" w:hint="eastAsia"/>
              </w:rPr>
              <w:t>键或者取消键</w:t>
            </w:r>
          </w:p>
          <w:p w14:paraId="327BCA43" w14:textId="77777777" w:rsidR="003843EA" w:rsidRDefault="00A21561">
            <w:pPr>
              <w:pStyle w:val="p0"/>
              <w:spacing w:line="276" w:lineRule="auto"/>
              <w:rPr>
                <w:rFonts w:ascii="黑体" w:eastAsia="黑体"/>
              </w:rPr>
            </w:pPr>
            <w:r>
              <w:rPr>
                <w:rFonts w:ascii="黑体" w:eastAsia="黑体" w:hAnsi="新宋体"/>
              </w:rPr>
              <w:t xml:space="preserve">4-12 </w:t>
            </w:r>
            <w:r>
              <w:rPr>
                <w:rFonts w:ascii="黑体" w:eastAsia="黑体" w:hAnsi="新宋体" w:hint="eastAsia"/>
              </w:rPr>
              <w:t>表示输入的密码长度</w:t>
            </w:r>
          </w:p>
        </w:tc>
      </w:tr>
      <w:tr w:rsidR="003843EA" w14:paraId="2DE75399"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1137B66F" w14:textId="77777777" w:rsidR="003843EA" w:rsidRDefault="00A21561">
            <w:pPr>
              <w:pStyle w:val="p0"/>
              <w:spacing w:line="276" w:lineRule="auto"/>
              <w:jc w:val="center"/>
              <w:rPr>
                <w:rFonts w:ascii="黑体" w:eastAsia="黑体"/>
              </w:rPr>
            </w:pPr>
            <w:r>
              <w:rPr>
                <w:rFonts w:ascii="黑体" w:eastAsia="黑体" w:hAnsi="新宋体"/>
              </w:rPr>
              <w:t>3</w:t>
            </w:r>
          </w:p>
        </w:tc>
        <w:tc>
          <w:tcPr>
            <w:tcW w:w="2268" w:type="dxa"/>
            <w:tcBorders>
              <w:top w:val="single" w:sz="6" w:space="0" w:color="000000"/>
              <w:left w:val="nil"/>
              <w:bottom w:val="single" w:sz="6" w:space="0" w:color="000000"/>
              <w:right w:val="single" w:sz="4" w:space="0" w:color="000000"/>
            </w:tcBorders>
            <w:vAlign w:val="center"/>
          </w:tcPr>
          <w:p w14:paraId="215E894E" w14:textId="77777777" w:rsidR="003843EA" w:rsidRDefault="00A21561">
            <w:pPr>
              <w:pStyle w:val="p0"/>
              <w:spacing w:line="276" w:lineRule="auto"/>
              <w:rPr>
                <w:rFonts w:ascii="黑体" w:eastAsia="黑体"/>
              </w:rPr>
            </w:pPr>
            <w:r>
              <w:rPr>
                <w:rFonts w:ascii="黑体" w:eastAsia="黑体" w:hAnsi="新宋体" w:hint="eastAsia"/>
              </w:rPr>
              <w:t>加密后的</w:t>
            </w:r>
            <w:r>
              <w:rPr>
                <w:rFonts w:ascii="黑体" w:eastAsia="黑体"/>
              </w:rPr>
              <w:t>PIN BLOCK</w:t>
            </w:r>
          </w:p>
        </w:tc>
        <w:tc>
          <w:tcPr>
            <w:tcW w:w="1418" w:type="dxa"/>
            <w:tcBorders>
              <w:top w:val="single" w:sz="6" w:space="0" w:color="000000"/>
              <w:left w:val="nil"/>
              <w:bottom w:val="single" w:sz="6" w:space="0" w:color="000000"/>
              <w:right w:val="single" w:sz="6" w:space="0" w:color="000000"/>
            </w:tcBorders>
            <w:vAlign w:val="center"/>
          </w:tcPr>
          <w:p w14:paraId="42C64C07" w14:textId="77777777" w:rsidR="003843EA" w:rsidRDefault="00A21561">
            <w:pPr>
              <w:pStyle w:val="p0"/>
              <w:spacing w:line="276" w:lineRule="auto"/>
              <w:jc w:val="center"/>
              <w:rPr>
                <w:rFonts w:ascii="黑体" w:eastAsia="黑体"/>
              </w:rPr>
            </w:pPr>
            <w:r>
              <w:rPr>
                <w:rFonts w:ascii="黑体" w:eastAsia="黑体" w:hAnsi="新宋体"/>
              </w:rPr>
              <w:t>8</w:t>
            </w:r>
            <w:r>
              <w:rPr>
                <w:rFonts w:ascii="黑体" w:eastAsia="黑体" w:hAnsi="新宋体" w:hint="eastAsia"/>
              </w:rPr>
              <w:t>或32</w:t>
            </w:r>
          </w:p>
        </w:tc>
        <w:tc>
          <w:tcPr>
            <w:tcW w:w="4034" w:type="dxa"/>
            <w:tcBorders>
              <w:top w:val="single" w:sz="6" w:space="0" w:color="000000"/>
              <w:left w:val="nil"/>
              <w:bottom w:val="single" w:sz="6" w:space="0" w:color="000000"/>
              <w:right w:val="single" w:sz="6" w:space="0" w:color="000000"/>
            </w:tcBorders>
          </w:tcPr>
          <w:p w14:paraId="4C5F8873" w14:textId="77777777" w:rsidR="003843EA" w:rsidRDefault="00A21561">
            <w:pPr>
              <w:pStyle w:val="p0"/>
              <w:spacing w:line="276" w:lineRule="auto"/>
              <w:rPr>
                <w:rFonts w:ascii="黑体" w:eastAsia="黑体" w:hAnsi="新宋体"/>
              </w:rPr>
            </w:pPr>
            <w:r>
              <w:rPr>
                <w:rFonts w:ascii="黑体" w:eastAsia="黑体" w:hAnsi="新宋体" w:hint="eastAsia"/>
              </w:rPr>
              <w:t>按</w:t>
            </w:r>
            <w:r>
              <w:rPr>
                <w:rFonts w:ascii="黑体" w:eastAsia="黑体"/>
              </w:rPr>
              <w:t>ANSI X9.8</w:t>
            </w:r>
            <w:r>
              <w:rPr>
                <w:rFonts w:ascii="黑体" w:eastAsia="黑体" w:hAnsi="新宋体" w:hint="eastAsia"/>
              </w:rPr>
              <w:t>规格</w:t>
            </w:r>
          </w:p>
          <w:p w14:paraId="080290CD" w14:textId="77777777" w:rsidR="003843EA" w:rsidRDefault="00A21561">
            <w:pPr>
              <w:pStyle w:val="p0"/>
              <w:spacing w:line="276" w:lineRule="auto"/>
              <w:rPr>
                <w:ins w:id="643" w:author="zheng" w:date="2017-03-06T15:13:00Z"/>
                <w:rFonts w:ascii="黑体" w:eastAsia="黑体" w:hAnsi="新宋体"/>
              </w:rPr>
            </w:pPr>
            <w:r>
              <w:rPr>
                <w:rFonts w:ascii="黑体" w:eastAsia="黑体" w:hAnsi="新宋体" w:hint="eastAsia"/>
              </w:rPr>
              <w:t>当ID2为0x02时返回32字节</w:t>
            </w:r>
            <w:proofErr w:type="spellStart"/>
            <w:r>
              <w:rPr>
                <w:rFonts w:ascii="黑体" w:eastAsia="黑体" w:hAnsi="新宋体" w:hint="eastAsia"/>
              </w:rPr>
              <w:t>Pinblock</w:t>
            </w:r>
            <w:proofErr w:type="spellEnd"/>
            <w:r>
              <w:rPr>
                <w:rFonts w:ascii="黑体" w:eastAsia="黑体" w:hAnsi="新宋体" w:hint="eastAsia"/>
              </w:rPr>
              <w:t>，当ID2为0x00、0x01、0x03或0x04时返回8字节</w:t>
            </w:r>
            <w:proofErr w:type="spellStart"/>
            <w:r>
              <w:rPr>
                <w:rFonts w:ascii="黑体" w:eastAsia="黑体" w:hAnsi="新宋体" w:hint="eastAsia"/>
              </w:rPr>
              <w:t>Pinblock</w:t>
            </w:r>
            <w:proofErr w:type="spellEnd"/>
          </w:p>
          <w:p w14:paraId="6579C6F6" w14:textId="77777777" w:rsidR="003843EA" w:rsidRDefault="00A21561">
            <w:pPr>
              <w:pStyle w:val="p0"/>
              <w:spacing w:line="276" w:lineRule="auto"/>
              <w:rPr>
                <w:ins w:id="644" w:author="lenovo" w:date="2017-06-06T14:28:00Z"/>
                <w:rFonts w:ascii="黑体" w:eastAsia="黑体" w:hAnsi="新宋体"/>
              </w:rPr>
            </w:pPr>
            <w:ins w:id="645" w:author="zheng" w:date="2017-03-06T15:13:00Z">
              <w:r>
                <w:rPr>
                  <w:rFonts w:ascii="黑体" w:eastAsia="黑体" w:hAnsi="新宋体" w:hint="eastAsia"/>
                </w:rPr>
                <w:t>当id2为0x07时，返回32个字节的</w:t>
              </w:r>
              <w:proofErr w:type="spellStart"/>
              <w:r>
                <w:rPr>
                  <w:rFonts w:ascii="黑体" w:eastAsia="黑体" w:hAnsi="新宋体" w:hint="eastAsia"/>
                </w:rPr>
                <w:t>pinblock</w:t>
              </w:r>
              <w:proofErr w:type="spellEnd"/>
              <w:r>
                <w:rPr>
                  <w:rFonts w:ascii="黑体" w:eastAsia="黑体" w:hAnsi="新宋体" w:hint="eastAsia"/>
                </w:rPr>
                <w:t>（前16个字节有效）</w:t>
              </w:r>
            </w:ins>
          </w:p>
          <w:p w14:paraId="0BD2B7F1" w14:textId="77777777" w:rsidR="003843EA" w:rsidRDefault="00A21561">
            <w:pPr>
              <w:pStyle w:val="p0"/>
              <w:spacing w:line="276" w:lineRule="auto"/>
              <w:rPr>
                <w:rFonts w:ascii="黑体" w:eastAsia="黑体" w:hAnsi="新宋体"/>
              </w:rPr>
            </w:pPr>
            <w:ins w:id="646" w:author="lenovo" w:date="2017-06-06T14:28:00Z">
              <w:r>
                <w:rPr>
                  <w:rFonts w:ascii="黑体" w:eastAsia="黑体" w:hAnsi="新宋体" w:hint="eastAsia"/>
                </w:rPr>
                <w:t>当</w:t>
              </w:r>
            </w:ins>
            <w:ins w:id="647" w:author="lenovo" w:date="2017-06-06T14:29:00Z">
              <w:r>
                <w:rPr>
                  <w:rFonts w:ascii="黑体" w:eastAsia="黑体" w:hAnsi="新宋体" w:hint="eastAsia"/>
                </w:rPr>
                <w:t>pin模式为脱机pin时，不需要返回</w:t>
              </w:r>
              <w:proofErr w:type="spellStart"/>
              <w:r>
                <w:rPr>
                  <w:rFonts w:ascii="黑体" w:eastAsia="黑体" w:hAnsi="新宋体" w:hint="eastAsia"/>
                </w:rPr>
                <w:lastRenderedPageBreak/>
                <w:t>pinblock</w:t>
              </w:r>
            </w:ins>
            <w:proofErr w:type="spellEnd"/>
          </w:p>
        </w:tc>
      </w:tr>
      <w:tr w:rsidR="003843EA" w14:paraId="3C6CEC80"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1E7ECD28" w14:textId="77777777" w:rsidR="003843EA" w:rsidRDefault="00A21561">
            <w:pPr>
              <w:pStyle w:val="p0"/>
              <w:spacing w:line="276" w:lineRule="auto"/>
              <w:jc w:val="center"/>
              <w:rPr>
                <w:rFonts w:ascii="黑体" w:eastAsia="黑体" w:hAnsi="新宋体"/>
              </w:rPr>
            </w:pPr>
            <w:r>
              <w:rPr>
                <w:rFonts w:ascii="黑体" w:eastAsia="黑体" w:hAnsi="新宋体"/>
              </w:rPr>
              <w:lastRenderedPageBreak/>
              <w:t>4</w:t>
            </w:r>
          </w:p>
        </w:tc>
        <w:tc>
          <w:tcPr>
            <w:tcW w:w="2268" w:type="dxa"/>
            <w:tcBorders>
              <w:top w:val="single" w:sz="6" w:space="0" w:color="000000"/>
              <w:left w:val="nil"/>
              <w:bottom w:val="single" w:sz="6" w:space="0" w:color="000000"/>
              <w:right w:val="single" w:sz="4" w:space="0" w:color="000000"/>
            </w:tcBorders>
            <w:vAlign w:val="center"/>
          </w:tcPr>
          <w:p w14:paraId="01913055" w14:textId="77777777" w:rsidR="003843EA" w:rsidRDefault="00A21561">
            <w:pPr>
              <w:jc w:val="center"/>
              <w:rPr>
                <w:rFonts w:ascii="黑体"/>
              </w:rPr>
            </w:pPr>
            <w:r>
              <w:rPr>
                <w:rFonts w:ascii="黑体"/>
              </w:rPr>
              <w:t>KSN</w:t>
            </w:r>
          </w:p>
        </w:tc>
        <w:tc>
          <w:tcPr>
            <w:tcW w:w="1418" w:type="dxa"/>
            <w:tcBorders>
              <w:top w:val="single" w:sz="6" w:space="0" w:color="000000"/>
              <w:left w:val="nil"/>
              <w:bottom w:val="single" w:sz="6" w:space="0" w:color="000000"/>
              <w:right w:val="single" w:sz="6" w:space="0" w:color="000000"/>
            </w:tcBorders>
            <w:vAlign w:val="center"/>
          </w:tcPr>
          <w:p w14:paraId="39F7D438" w14:textId="77777777" w:rsidR="003843EA" w:rsidRDefault="00A21561">
            <w:pPr>
              <w:jc w:val="center"/>
              <w:rPr>
                <w:rFonts w:ascii="黑体"/>
              </w:rPr>
            </w:pPr>
            <w:r>
              <w:rPr>
                <w:rFonts w:ascii="黑体"/>
              </w:rPr>
              <w:t>10</w:t>
            </w:r>
          </w:p>
        </w:tc>
        <w:tc>
          <w:tcPr>
            <w:tcW w:w="4034" w:type="dxa"/>
            <w:tcBorders>
              <w:top w:val="single" w:sz="6" w:space="0" w:color="000000"/>
              <w:left w:val="nil"/>
              <w:bottom w:val="single" w:sz="6" w:space="0" w:color="000000"/>
              <w:right w:val="single" w:sz="6" w:space="0" w:color="000000"/>
            </w:tcBorders>
          </w:tcPr>
          <w:p w14:paraId="739529AE" w14:textId="77777777" w:rsidR="003843EA" w:rsidRDefault="003843EA">
            <w:pPr>
              <w:pStyle w:val="p0"/>
              <w:spacing w:line="276" w:lineRule="auto"/>
              <w:rPr>
                <w:rFonts w:ascii="黑体" w:eastAsia="黑体" w:hAnsi="新宋体"/>
                <w:b/>
                <w:bCs/>
                <w:sz w:val="44"/>
              </w:rPr>
            </w:pPr>
          </w:p>
        </w:tc>
      </w:tr>
    </w:tbl>
    <w:p w14:paraId="39B9C0BE" w14:textId="77777777" w:rsidR="003843EA" w:rsidRDefault="00A21561">
      <w:pPr>
        <w:ind w:leftChars="600" w:left="1260" w:firstLine="420"/>
        <w:rPr>
          <w:rFonts w:ascii="黑体"/>
        </w:rPr>
      </w:pPr>
      <w:r>
        <w:rPr>
          <w:rFonts w:ascii="黑体" w:hint="eastAsia"/>
        </w:rPr>
        <w:t>标准PINBLOCK计算：</w:t>
      </w:r>
    </w:p>
    <w:p w14:paraId="2624157D" w14:textId="77777777" w:rsidR="003843EA" w:rsidRDefault="00A21561">
      <w:pPr>
        <w:ind w:leftChars="600" w:left="1260" w:firstLine="420"/>
        <w:rPr>
          <w:rFonts w:ascii="黑体"/>
        </w:rPr>
      </w:pPr>
      <w:r>
        <w:rPr>
          <w:rFonts w:ascii="黑体" w:hint="eastAsia"/>
        </w:rPr>
        <w:t>备注：当POS侧显示模块显示密码输入状态时，需要在有效时间内按键执行时反馈当前的密码输入执行情况。返回状态时响应码为08，上位机判断响应为08时则判断ID1的返回值。</w:t>
      </w:r>
    </w:p>
    <w:p w14:paraId="5159156E" w14:textId="77777777" w:rsidR="003843EA" w:rsidRDefault="00A21561">
      <w:pPr>
        <w:ind w:leftChars="800" w:left="1680"/>
        <w:rPr>
          <w:rFonts w:ascii="黑体"/>
        </w:rPr>
      </w:pPr>
      <w:r>
        <w:rPr>
          <w:rFonts w:ascii="黑体" w:hint="eastAsia"/>
        </w:rPr>
        <w:t>PIN长度应大于4小于12。</w:t>
      </w:r>
    </w:p>
    <w:p w14:paraId="6197FF91" w14:textId="77777777" w:rsidR="003843EA" w:rsidRDefault="00A21561">
      <w:pPr>
        <w:ind w:leftChars="800" w:left="1680"/>
        <w:rPr>
          <w:rFonts w:ascii="黑体"/>
        </w:rPr>
      </w:pPr>
      <w:r>
        <w:rPr>
          <w:rFonts w:ascii="黑体" w:hint="eastAsia"/>
        </w:rPr>
        <w:t>PIN加密方法举例：</w:t>
      </w:r>
    </w:p>
    <w:p w14:paraId="1F343904" w14:textId="77777777" w:rsidR="003843EA" w:rsidRDefault="00A21561">
      <w:pPr>
        <w:ind w:leftChars="800" w:left="1680"/>
        <w:rPr>
          <w:rFonts w:ascii="黑体"/>
        </w:rPr>
      </w:pPr>
      <w:r>
        <w:rPr>
          <w:rFonts w:ascii="黑体" w:hint="eastAsia"/>
        </w:rPr>
        <w:t>明文PIN为123456</w:t>
      </w:r>
    </w:p>
    <w:p w14:paraId="317C120A" w14:textId="77777777" w:rsidR="003843EA" w:rsidRDefault="00A21561">
      <w:pPr>
        <w:ind w:leftChars="800" w:left="1680"/>
        <w:rPr>
          <w:rFonts w:ascii="黑体"/>
        </w:rPr>
      </w:pPr>
      <w:r>
        <w:rPr>
          <w:rFonts w:ascii="黑体" w:hint="eastAsia"/>
        </w:rPr>
        <w:t xml:space="preserve">则PIN BLOCK为  0x06 0x12 0x34 0x56 0xFF </w:t>
      </w:r>
      <w:proofErr w:type="spellStart"/>
      <w:r>
        <w:rPr>
          <w:rFonts w:ascii="黑体" w:hint="eastAsia"/>
        </w:rPr>
        <w:t>0xFF</w:t>
      </w:r>
      <w:proofErr w:type="spellEnd"/>
      <w:r>
        <w:rPr>
          <w:rFonts w:ascii="黑体" w:hint="eastAsia"/>
        </w:rPr>
        <w:t xml:space="preserve"> </w:t>
      </w:r>
      <w:proofErr w:type="spellStart"/>
      <w:r>
        <w:rPr>
          <w:rFonts w:ascii="黑体" w:hint="eastAsia"/>
        </w:rPr>
        <w:t>0xFF</w:t>
      </w:r>
      <w:proofErr w:type="spellEnd"/>
      <w:r>
        <w:rPr>
          <w:rFonts w:ascii="黑体" w:hint="eastAsia"/>
        </w:rPr>
        <w:t xml:space="preserve"> </w:t>
      </w:r>
      <w:proofErr w:type="spellStart"/>
      <w:r>
        <w:rPr>
          <w:rFonts w:ascii="黑体" w:hint="eastAsia"/>
        </w:rPr>
        <w:t>0xFF</w:t>
      </w:r>
      <w:proofErr w:type="spellEnd"/>
      <w:r>
        <w:rPr>
          <w:rFonts w:ascii="黑体" w:hint="eastAsia"/>
        </w:rPr>
        <w:t xml:space="preserve"> </w:t>
      </w:r>
    </w:p>
    <w:p w14:paraId="7FCCDD53" w14:textId="77777777" w:rsidR="003843EA" w:rsidRDefault="00A21561">
      <w:pPr>
        <w:ind w:left="840" w:firstLine="420"/>
        <w:jc w:val="left"/>
        <w:rPr>
          <w:rFonts w:ascii="黑体"/>
        </w:rPr>
      </w:pPr>
      <w:r>
        <w:rPr>
          <w:rFonts w:ascii="黑体" w:hint="eastAsia"/>
        </w:rPr>
        <w:t>使用全16个0xFF加密后的数据如下：</w:t>
      </w:r>
    </w:p>
    <w:p w14:paraId="7153B53B" w14:textId="77777777" w:rsidR="003843EA" w:rsidRDefault="00A21561">
      <w:pPr>
        <w:ind w:leftChars="800" w:left="1680"/>
        <w:rPr>
          <w:rFonts w:ascii="黑体"/>
        </w:rPr>
      </w:pPr>
      <w:r>
        <w:rPr>
          <w:rFonts w:ascii="黑体" w:hint="eastAsia"/>
        </w:rPr>
        <w:t>[16进制显示]: 0xE8 0x21 0xE5 0x90 0xAA 0x03 0x67 0xDC</w:t>
      </w:r>
    </w:p>
    <w:p w14:paraId="335C90D8" w14:textId="77777777" w:rsidR="003843EA" w:rsidRDefault="00A21561">
      <w:pPr>
        <w:ind w:leftChars="800" w:left="1680"/>
        <w:rPr>
          <w:rFonts w:ascii="黑体"/>
        </w:rPr>
      </w:pPr>
      <w:r>
        <w:rPr>
          <w:rFonts w:ascii="黑体" w:hint="eastAsia"/>
        </w:rPr>
        <w:t>三维度PINBLOCK计算：</w:t>
      </w:r>
    </w:p>
    <w:p w14:paraId="012D846A" w14:textId="77777777" w:rsidR="003843EA" w:rsidRDefault="00A21561">
      <w:pPr>
        <w:ind w:leftChars="800" w:left="1680"/>
        <w:rPr>
          <w:rFonts w:ascii="黑体"/>
        </w:rPr>
      </w:pPr>
      <w:r>
        <w:rPr>
          <w:rFonts w:ascii="黑体" w:hint="eastAsia"/>
        </w:rPr>
        <w:t>无密码则默认用6个0进行计算</w:t>
      </w:r>
      <w:r>
        <w:rPr>
          <w:rFonts w:ascii="黑体" w:hint="eastAsia"/>
        </w:rPr>
        <w:t> </w:t>
      </w:r>
    </w:p>
    <w:p w14:paraId="4A3D9719" w14:textId="77777777" w:rsidR="003843EA" w:rsidRDefault="00A21561">
      <w:pPr>
        <w:ind w:leftChars="800" w:left="1680"/>
        <w:rPr>
          <w:rFonts w:ascii="黑体"/>
        </w:rPr>
      </w:pPr>
      <w:r>
        <w:rPr>
          <w:rFonts w:ascii="黑体" w:hint="eastAsia"/>
        </w:rPr>
        <w:tab/>
        <w:t>加密PIN的时候 PAN是左数第5位开始数12字符如卡号为6225886005252992 则 PAN为 0000886005252992</w:t>
      </w:r>
    </w:p>
    <w:p w14:paraId="37DA6397" w14:textId="77777777" w:rsidR="003843EA" w:rsidRDefault="003843EA">
      <w:pPr>
        <w:ind w:leftChars="600" w:left="1260" w:firstLine="158"/>
        <w:rPr>
          <w:rFonts w:ascii="黑体"/>
          <w:color w:val="C00000"/>
        </w:rPr>
      </w:pPr>
    </w:p>
    <w:p w14:paraId="502B5E10" w14:textId="77777777" w:rsidR="003843EA" w:rsidRDefault="00A21561">
      <w:pPr>
        <w:pStyle w:val="MyDoc111New"/>
      </w:pPr>
      <w:bookmarkStart w:id="648" w:name="_Toc27858"/>
      <w:bookmarkStart w:id="649" w:name="_Toc19625"/>
      <w:bookmarkStart w:id="650" w:name="_Toc32198"/>
      <w:bookmarkStart w:id="651" w:name="_Toc453057418"/>
      <w:bookmarkStart w:id="652" w:name="_Toc23786"/>
      <w:r>
        <w:rPr>
          <w:rFonts w:hint="eastAsia"/>
        </w:rPr>
        <w:t>装载主密钥</w:t>
      </w:r>
      <w:bookmarkEnd w:id="648"/>
      <w:bookmarkEnd w:id="649"/>
      <w:bookmarkEnd w:id="650"/>
      <w:bookmarkEnd w:id="651"/>
      <w:bookmarkEnd w:id="652"/>
      <w:ins w:id="653" w:author="Administrator" w:date="2018-04-27T11:04:00Z">
        <w:r>
          <w:t>0x1A 0x02</w:t>
        </w:r>
      </w:ins>
    </w:p>
    <w:p w14:paraId="2AC46D39" w14:textId="77777777" w:rsidR="003843EA" w:rsidRDefault="00A21561">
      <w:pPr>
        <w:pStyle w:val="MyText"/>
        <w:spacing w:line="276" w:lineRule="auto"/>
        <w:ind w:firstLine="409"/>
      </w:pPr>
      <w:r>
        <w:rPr>
          <w:rFonts w:hint="eastAsia"/>
        </w:rPr>
        <w:t>指令：</w:t>
      </w:r>
      <w:r>
        <w:t>0x1A 0x02</w:t>
      </w:r>
    </w:p>
    <w:p w14:paraId="4C9EDC47" w14:textId="77777777" w:rsidR="003843EA" w:rsidRDefault="00A21561">
      <w:pPr>
        <w:pStyle w:val="MyText"/>
        <w:spacing w:line="276" w:lineRule="auto"/>
        <w:ind w:firstLine="409"/>
      </w:pPr>
      <w:r>
        <w:rPr>
          <w:rFonts w:hint="eastAsia"/>
        </w:rPr>
        <w:t>描述：</w:t>
      </w:r>
      <w:r>
        <w:rPr>
          <w:rFonts w:hint="eastAsia"/>
          <w:kern w:val="1"/>
        </w:rPr>
        <w:t>用于POS</w:t>
      </w:r>
      <w:r>
        <w:rPr>
          <w:kern w:val="1"/>
        </w:rPr>
        <w:t>装载主密钥</w:t>
      </w:r>
      <w:r>
        <w:rPr>
          <w:rFonts w:hint="eastAsia"/>
        </w:rPr>
        <w:t>。适用于远程安装主密钥的场景。</w:t>
      </w:r>
    </w:p>
    <w:p w14:paraId="05756EF5" w14:textId="77777777" w:rsidR="003843EA" w:rsidRDefault="00A21561">
      <w:pPr>
        <w:pStyle w:val="MyText"/>
        <w:numPr>
          <w:ilvl w:val="0"/>
          <w:numId w:val="4"/>
        </w:numPr>
        <w:spacing w:line="276" w:lineRule="auto"/>
      </w:pPr>
      <w:r>
        <w:rPr>
          <w:rFonts w:hint="eastAsia"/>
        </w:rPr>
        <w:t>请求报文</w:t>
      </w:r>
    </w:p>
    <w:p w14:paraId="052E5458" w14:textId="77777777" w:rsidR="003843EA" w:rsidRDefault="00A21561">
      <w:pPr>
        <w:pStyle w:val="MyText"/>
        <w:spacing w:line="276" w:lineRule="auto"/>
        <w:ind w:left="1680"/>
      </w:pPr>
      <w:r>
        <w:rPr>
          <w:rFonts w:hint="eastAsia"/>
        </w:rPr>
        <w:t>数据：</w:t>
      </w:r>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36094409"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5D66754E" w14:textId="77777777" w:rsidR="003843EA" w:rsidRDefault="00A21561">
            <w:pPr>
              <w:pStyle w:val="p0"/>
              <w:spacing w:line="276" w:lineRule="auto"/>
              <w:rPr>
                <w:rFonts w:ascii="黑体" w:eastAsia="黑体" w:hAnsi="新宋体"/>
              </w:rPr>
            </w:pPr>
            <w:r>
              <w:rPr>
                <w:rFonts w:ascii="黑体" w:eastAsia="黑体" w:hAnsi="新宋体"/>
              </w:rPr>
              <w:t>ID</w:t>
            </w:r>
          </w:p>
        </w:tc>
        <w:tc>
          <w:tcPr>
            <w:tcW w:w="2268" w:type="dxa"/>
            <w:tcBorders>
              <w:top w:val="single" w:sz="6" w:space="0" w:color="000000"/>
              <w:left w:val="nil"/>
              <w:bottom w:val="single" w:sz="6" w:space="0" w:color="000000"/>
              <w:right w:val="single" w:sz="4" w:space="0" w:color="000000"/>
            </w:tcBorders>
            <w:shd w:val="clear" w:color="auto" w:fill="E6E6E6"/>
          </w:tcPr>
          <w:p w14:paraId="3EAF1A29" w14:textId="77777777" w:rsidR="003843EA" w:rsidRDefault="00A21561">
            <w:pPr>
              <w:pStyle w:val="p0"/>
              <w:spacing w:line="276" w:lineRule="auto"/>
              <w:rPr>
                <w:rFonts w:ascii="黑体" w:eastAsia="黑体" w:hAnsi="新宋体"/>
              </w:rPr>
            </w:pPr>
            <w:r>
              <w:rPr>
                <w:rFonts w:ascii="黑体" w:eastAsia="黑体" w:hAnsi="新宋体" w:hint="eastAsia"/>
              </w:rPr>
              <w:t>数据域</w:t>
            </w:r>
          </w:p>
        </w:tc>
        <w:tc>
          <w:tcPr>
            <w:tcW w:w="1418" w:type="dxa"/>
            <w:tcBorders>
              <w:top w:val="single" w:sz="6" w:space="0" w:color="000000"/>
              <w:left w:val="nil"/>
              <w:bottom w:val="single" w:sz="6" w:space="0" w:color="000000"/>
              <w:right w:val="single" w:sz="6" w:space="0" w:color="000000"/>
            </w:tcBorders>
            <w:shd w:val="clear" w:color="auto" w:fill="E6E6E6"/>
          </w:tcPr>
          <w:p w14:paraId="5E8B7527" w14:textId="77777777" w:rsidR="003843EA" w:rsidRDefault="00A21561">
            <w:pPr>
              <w:pStyle w:val="p0"/>
              <w:spacing w:line="276" w:lineRule="auto"/>
              <w:rPr>
                <w:rFonts w:ascii="黑体" w:eastAsia="黑体" w:hAnsi="新宋体"/>
              </w:rPr>
            </w:pPr>
            <w:r>
              <w:rPr>
                <w:rFonts w:ascii="黑体" w:eastAsia="黑体" w:hAnsi="新宋体" w:hint="eastAsia"/>
              </w:rPr>
              <w:t>长度</w:t>
            </w:r>
          </w:p>
        </w:tc>
        <w:tc>
          <w:tcPr>
            <w:tcW w:w="4034" w:type="dxa"/>
            <w:tcBorders>
              <w:top w:val="single" w:sz="6" w:space="0" w:color="000000"/>
              <w:left w:val="nil"/>
              <w:bottom w:val="single" w:sz="6" w:space="0" w:color="000000"/>
              <w:right w:val="single" w:sz="6" w:space="0" w:color="000000"/>
            </w:tcBorders>
            <w:shd w:val="clear" w:color="auto" w:fill="E6E6E6"/>
          </w:tcPr>
          <w:p w14:paraId="271A4657" w14:textId="77777777" w:rsidR="003843EA" w:rsidRDefault="00A21561">
            <w:pPr>
              <w:pStyle w:val="p0"/>
              <w:spacing w:line="276" w:lineRule="auto"/>
              <w:rPr>
                <w:rFonts w:ascii="黑体" w:eastAsia="黑体" w:hAnsi="新宋体"/>
              </w:rPr>
            </w:pPr>
            <w:r>
              <w:rPr>
                <w:rFonts w:ascii="黑体" w:eastAsia="黑体" w:hAnsi="新宋体" w:hint="eastAsia"/>
              </w:rPr>
              <w:t>备注</w:t>
            </w:r>
          </w:p>
        </w:tc>
      </w:tr>
      <w:tr w:rsidR="003843EA" w14:paraId="27E30065"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1C83CB3D" w14:textId="77777777" w:rsidR="003843EA" w:rsidRDefault="00A21561">
            <w:pPr>
              <w:pStyle w:val="p0"/>
              <w:spacing w:line="276" w:lineRule="auto"/>
              <w:rPr>
                <w:rFonts w:ascii="黑体" w:eastAsia="黑体" w:hAnsi="新宋体"/>
              </w:rPr>
            </w:pPr>
            <w:r>
              <w:rPr>
                <w:rFonts w:ascii="黑体" w:eastAsia="黑体" w:hAnsi="新宋体"/>
              </w:rPr>
              <w:t>1</w:t>
            </w:r>
          </w:p>
        </w:tc>
        <w:tc>
          <w:tcPr>
            <w:tcW w:w="2268" w:type="dxa"/>
            <w:tcBorders>
              <w:top w:val="single" w:sz="6" w:space="0" w:color="000000"/>
              <w:left w:val="nil"/>
              <w:bottom w:val="single" w:sz="6" w:space="0" w:color="000000"/>
              <w:right w:val="single" w:sz="4" w:space="0" w:color="000000"/>
            </w:tcBorders>
            <w:vAlign w:val="center"/>
          </w:tcPr>
          <w:p w14:paraId="07189EF5" w14:textId="77777777" w:rsidR="003843EA" w:rsidRDefault="00A21561">
            <w:pPr>
              <w:rPr>
                <w:rFonts w:ascii="黑体" w:hAnsi="新宋体"/>
                <w:kern w:val="0"/>
                <w:szCs w:val="21"/>
              </w:rPr>
            </w:pPr>
            <w:r>
              <w:rPr>
                <w:rFonts w:ascii="黑体" w:hAnsi="新宋体" w:hint="eastAsia"/>
                <w:kern w:val="0"/>
                <w:szCs w:val="21"/>
              </w:rPr>
              <w:t>密钥加载</w:t>
            </w:r>
            <w:r>
              <w:rPr>
                <w:rFonts w:ascii="黑体" w:hAnsi="新宋体"/>
                <w:kern w:val="0"/>
                <w:szCs w:val="21"/>
              </w:rPr>
              <w:t>模式</w:t>
            </w:r>
          </w:p>
        </w:tc>
        <w:tc>
          <w:tcPr>
            <w:tcW w:w="1418" w:type="dxa"/>
            <w:tcBorders>
              <w:top w:val="single" w:sz="6" w:space="0" w:color="000000"/>
              <w:left w:val="nil"/>
              <w:bottom w:val="single" w:sz="6" w:space="0" w:color="000000"/>
              <w:right w:val="single" w:sz="6" w:space="0" w:color="000000"/>
            </w:tcBorders>
            <w:vAlign w:val="center"/>
          </w:tcPr>
          <w:p w14:paraId="5696CE88" w14:textId="77777777" w:rsidR="003843EA" w:rsidRDefault="00A21561">
            <w:pPr>
              <w:ind w:firstLineChars="150" w:firstLine="315"/>
              <w:rPr>
                <w:rFonts w:ascii="黑体" w:hAnsi="新宋体"/>
                <w:kern w:val="0"/>
                <w:szCs w:val="21"/>
              </w:rPr>
            </w:pPr>
            <w:r>
              <w:rPr>
                <w:rFonts w:ascii="黑体" w:hAnsi="新宋体"/>
                <w:kern w:val="0"/>
                <w:szCs w:val="21"/>
              </w:rPr>
              <w:t>1</w:t>
            </w:r>
          </w:p>
        </w:tc>
        <w:tc>
          <w:tcPr>
            <w:tcW w:w="4034" w:type="dxa"/>
            <w:tcBorders>
              <w:top w:val="single" w:sz="6" w:space="0" w:color="000000"/>
              <w:left w:val="nil"/>
              <w:bottom w:val="single" w:sz="6" w:space="0" w:color="000000"/>
              <w:right w:val="single" w:sz="6" w:space="0" w:color="000000"/>
            </w:tcBorders>
          </w:tcPr>
          <w:p w14:paraId="727E13B7" w14:textId="77777777" w:rsidR="003843EA" w:rsidRDefault="00A21561">
            <w:pPr>
              <w:rPr>
                <w:rFonts w:ascii="黑体" w:hAnsi="新宋体"/>
                <w:kern w:val="0"/>
                <w:szCs w:val="21"/>
              </w:rPr>
            </w:pPr>
            <w:r>
              <w:rPr>
                <w:rFonts w:ascii="黑体" w:hAnsi="新宋体"/>
                <w:kern w:val="0"/>
                <w:szCs w:val="21"/>
              </w:rPr>
              <w:t>0x0</w:t>
            </w:r>
            <w:r>
              <w:rPr>
                <w:rFonts w:ascii="黑体" w:hAnsi="新宋体" w:hint="eastAsia"/>
                <w:kern w:val="0"/>
                <w:szCs w:val="21"/>
              </w:rPr>
              <w:t>1</w:t>
            </w:r>
            <w:r>
              <w:rPr>
                <w:rFonts w:ascii="黑体" w:hAnsi="新宋体"/>
                <w:kern w:val="0"/>
                <w:szCs w:val="21"/>
              </w:rPr>
              <w:t xml:space="preserve">, </w:t>
            </w:r>
            <w:r>
              <w:rPr>
                <w:rFonts w:ascii="黑体" w:hAnsi="新宋体" w:hint="eastAsia"/>
                <w:kern w:val="0"/>
                <w:szCs w:val="21"/>
              </w:rPr>
              <w:t>使用传输密钥加密主密钥的格式</w:t>
            </w:r>
          </w:p>
          <w:p w14:paraId="69C74B4A" w14:textId="77777777" w:rsidR="003843EA" w:rsidRDefault="00A21561">
            <w:pPr>
              <w:rPr>
                <w:rFonts w:ascii="黑体" w:hAnsi="新宋体"/>
                <w:kern w:val="0"/>
                <w:szCs w:val="21"/>
              </w:rPr>
            </w:pPr>
            <w:r>
              <w:rPr>
                <w:rFonts w:ascii="黑体" w:hAnsi="新宋体"/>
                <w:kern w:val="0"/>
                <w:szCs w:val="21"/>
              </w:rPr>
              <w:t>0x0</w:t>
            </w:r>
            <w:r>
              <w:rPr>
                <w:rFonts w:ascii="黑体" w:hAnsi="新宋体" w:hint="eastAsia"/>
                <w:kern w:val="0"/>
                <w:szCs w:val="21"/>
              </w:rPr>
              <w:t>2</w:t>
            </w:r>
            <w:r>
              <w:rPr>
                <w:rFonts w:ascii="黑体" w:hAnsi="新宋体"/>
                <w:kern w:val="0"/>
                <w:szCs w:val="21"/>
              </w:rPr>
              <w:t xml:space="preserve">, </w:t>
            </w:r>
            <w:r>
              <w:rPr>
                <w:rFonts w:ascii="黑体" w:hAnsi="新宋体" w:hint="eastAsia"/>
                <w:kern w:val="0"/>
                <w:szCs w:val="21"/>
              </w:rPr>
              <w:t>使用主密钥加密主密钥的格式</w:t>
            </w:r>
          </w:p>
          <w:p w14:paraId="1DA040CF" w14:textId="77777777" w:rsidR="003843EA" w:rsidRDefault="00A21561">
            <w:pPr>
              <w:rPr>
                <w:rFonts w:ascii="黑体" w:hAnsi="新宋体"/>
                <w:kern w:val="0"/>
                <w:szCs w:val="21"/>
              </w:rPr>
            </w:pPr>
            <w:r>
              <w:rPr>
                <w:rFonts w:ascii="黑体" w:hAnsi="新宋体" w:hint="eastAsia"/>
                <w:kern w:val="0"/>
                <w:szCs w:val="21"/>
              </w:rPr>
              <w:t>0x</w:t>
            </w:r>
            <w:r>
              <w:rPr>
                <w:rFonts w:ascii="黑体" w:hAnsi="新宋体"/>
                <w:kern w:val="0"/>
                <w:szCs w:val="21"/>
              </w:rPr>
              <w:t>03</w:t>
            </w:r>
            <w:r>
              <w:rPr>
                <w:rFonts w:ascii="黑体" w:hAnsi="新宋体" w:hint="eastAsia"/>
                <w:kern w:val="0"/>
                <w:szCs w:val="21"/>
              </w:rPr>
              <w:t>明文装载密钥</w:t>
            </w:r>
          </w:p>
        </w:tc>
      </w:tr>
      <w:tr w:rsidR="003843EA" w14:paraId="512FD2F3"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4A92E933" w14:textId="77777777" w:rsidR="003843EA" w:rsidRDefault="003843EA">
            <w:pPr>
              <w:pStyle w:val="p0"/>
              <w:spacing w:line="276" w:lineRule="auto"/>
              <w:rPr>
                <w:rFonts w:ascii="黑体" w:eastAsia="黑体" w:hAnsi="新宋体"/>
              </w:rPr>
            </w:pPr>
          </w:p>
        </w:tc>
        <w:tc>
          <w:tcPr>
            <w:tcW w:w="2268" w:type="dxa"/>
            <w:tcBorders>
              <w:top w:val="single" w:sz="6" w:space="0" w:color="000000"/>
              <w:left w:val="nil"/>
              <w:bottom w:val="single" w:sz="6" w:space="0" w:color="000000"/>
              <w:right w:val="single" w:sz="4" w:space="0" w:color="000000"/>
            </w:tcBorders>
            <w:vAlign w:val="center"/>
          </w:tcPr>
          <w:p w14:paraId="01092073" w14:textId="77777777" w:rsidR="003843EA" w:rsidRDefault="00A21561">
            <w:pPr>
              <w:rPr>
                <w:rFonts w:ascii="黑体" w:hAnsi="新宋体"/>
                <w:kern w:val="0"/>
                <w:szCs w:val="21"/>
              </w:rPr>
            </w:pPr>
            <w:r>
              <w:rPr>
                <w:rFonts w:ascii="黑体" w:hAnsi="新宋体" w:hint="eastAsia"/>
                <w:kern w:val="0"/>
                <w:szCs w:val="21"/>
              </w:rPr>
              <w:t>算法模式</w:t>
            </w:r>
          </w:p>
        </w:tc>
        <w:tc>
          <w:tcPr>
            <w:tcW w:w="1418" w:type="dxa"/>
            <w:tcBorders>
              <w:top w:val="single" w:sz="6" w:space="0" w:color="000000"/>
              <w:left w:val="nil"/>
              <w:bottom w:val="single" w:sz="6" w:space="0" w:color="000000"/>
              <w:right w:val="single" w:sz="6" w:space="0" w:color="000000"/>
            </w:tcBorders>
            <w:vAlign w:val="center"/>
          </w:tcPr>
          <w:p w14:paraId="562E83DD" w14:textId="77777777" w:rsidR="003843EA" w:rsidRDefault="003843EA">
            <w:pPr>
              <w:ind w:firstLineChars="150" w:firstLine="315"/>
              <w:rPr>
                <w:rFonts w:ascii="黑体" w:hAnsi="新宋体"/>
                <w:kern w:val="0"/>
                <w:szCs w:val="21"/>
              </w:rPr>
            </w:pPr>
          </w:p>
        </w:tc>
        <w:tc>
          <w:tcPr>
            <w:tcW w:w="4034" w:type="dxa"/>
            <w:tcBorders>
              <w:top w:val="single" w:sz="6" w:space="0" w:color="000000"/>
              <w:left w:val="nil"/>
              <w:bottom w:val="single" w:sz="6" w:space="0" w:color="000000"/>
              <w:right w:val="single" w:sz="6" w:space="0" w:color="000000"/>
            </w:tcBorders>
          </w:tcPr>
          <w:p w14:paraId="518595F1" w14:textId="77777777" w:rsidR="003843EA" w:rsidRDefault="00A21561">
            <w:pPr>
              <w:rPr>
                <w:rFonts w:ascii="黑体"/>
              </w:rPr>
            </w:pPr>
            <w:r>
              <w:rPr>
                <w:rFonts w:ascii="黑体"/>
              </w:rPr>
              <w:t xml:space="preserve">0x01 </w:t>
            </w:r>
            <w:r>
              <w:rPr>
                <w:rFonts w:ascii="黑体" w:hint="eastAsia"/>
              </w:rPr>
              <w:t>DES</w:t>
            </w:r>
          </w:p>
          <w:p w14:paraId="0CD62FFF" w14:textId="77777777" w:rsidR="003843EA" w:rsidRDefault="00A21561">
            <w:pPr>
              <w:rPr>
                <w:rFonts w:ascii="黑体"/>
              </w:rPr>
            </w:pPr>
            <w:r>
              <w:rPr>
                <w:rFonts w:ascii="黑体"/>
              </w:rPr>
              <w:t xml:space="preserve">0x02 </w:t>
            </w:r>
            <w:r>
              <w:rPr>
                <w:rFonts w:ascii="黑体" w:hint="eastAsia"/>
              </w:rPr>
              <w:t>SM</w:t>
            </w:r>
            <w:r>
              <w:rPr>
                <w:rFonts w:ascii="黑体"/>
              </w:rPr>
              <w:t>4</w:t>
            </w:r>
          </w:p>
          <w:p w14:paraId="0FFBFD44" w14:textId="77777777" w:rsidR="003843EA" w:rsidRDefault="00A21561">
            <w:pPr>
              <w:rPr>
                <w:rFonts w:ascii="黑体" w:hAnsi="新宋体"/>
                <w:kern w:val="0"/>
                <w:szCs w:val="21"/>
              </w:rPr>
            </w:pPr>
            <w:r>
              <w:rPr>
                <w:rFonts w:ascii="黑体"/>
              </w:rPr>
              <w:t xml:space="preserve">0x03 </w:t>
            </w:r>
            <w:r>
              <w:rPr>
                <w:rFonts w:ascii="黑体" w:hint="eastAsia"/>
              </w:rPr>
              <w:t>A</w:t>
            </w:r>
            <w:r>
              <w:rPr>
                <w:rFonts w:ascii="黑体"/>
              </w:rPr>
              <w:t>ES</w:t>
            </w:r>
          </w:p>
        </w:tc>
      </w:tr>
      <w:tr w:rsidR="003843EA" w14:paraId="36573DA2"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32BC856D" w14:textId="77777777" w:rsidR="003843EA" w:rsidRDefault="00A21561">
            <w:pPr>
              <w:pStyle w:val="p0"/>
              <w:spacing w:line="276" w:lineRule="auto"/>
              <w:rPr>
                <w:rFonts w:ascii="黑体" w:eastAsia="黑体" w:hAnsi="新宋体"/>
              </w:rPr>
            </w:pPr>
            <w:r>
              <w:rPr>
                <w:rFonts w:ascii="黑体" w:eastAsia="黑体" w:hAnsi="新宋体"/>
              </w:rPr>
              <w:t>2</w:t>
            </w:r>
          </w:p>
        </w:tc>
        <w:tc>
          <w:tcPr>
            <w:tcW w:w="2268" w:type="dxa"/>
            <w:tcBorders>
              <w:top w:val="single" w:sz="6" w:space="0" w:color="000000"/>
              <w:left w:val="nil"/>
              <w:bottom w:val="single" w:sz="6" w:space="0" w:color="000000"/>
              <w:right w:val="single" w:sz="4" w:space="0" w:color="000000"/>
            </w:tcBorders>
            <w:vAlign w:val="center"/>
          </w:tcPr>
          <w:p w14:paraId="05577593" w14:textId="77777777" w:rsidR="003843EA" w:rsidRDefault="00A21561">
            <w:pPr>
              <w:rPr>
                <w:rFonts w:ascii="黑体" w:hAnsi="新宋体"/>
                <w:kern w:val="0"/>
                <w:szCs w:val="21"/>
              </w:rPr>
            </w:pPr>
            <w:r>
              <w:rPr>
                <w:rFonts w:ascii="黑体" w:hAnsi="新宋体" w:hint="eastAsia"/>
                <w:kern w:val="0"/>
                <w:szCs w:val="21"/>
              </w:rPr>
              <w:t>主密钥索引</w:t>
            </w:r>
          </w:p>
        </w:tc>
        <w:tc>
          <w:tcPr>
            <w:tcW w:w="1418" w:type="dxa"/>
            <w:tcBorders>
              <w:top w:val="single" w:sz="6" w:space="0" w:color="000000"/>
              <w:left w:val="nil"/>
              <w:bottom w:val="single" w:sz="6" w:space="0" w:color="000000"/>
              <w:right w:val="single" w:sz="6" w:space="0" w:color="000000"/>
            </w:tcBorders>
            <w:vAlign w:val="center"/>
          </w:tcPr>
          <w:p w14:paraId="07464D1E" w14:textId="77777777" w:rsidR="003843EA" w:rsidRDefault="00A21561">
            <w:pPr>
              <w:ind w:firstLineChars="150" w:firstLine="315"/>
              <w:rPr>
                <w:rFonts w:ascii="黑体" w:hAnsi="新宋体"/>
                <w:kern w:val="0"/>
                <w:szCs w:val="21"/>
              </w:rPr>
            </w:pPr>
            <w:r>
              <w:rPr>
                <w:rFonts w:ascii="黑体" w:hAnsi="新宋体"/>
                <w:kern w:val="0"/>
                <w:szCs w:val="21"/>
              </w:rPr>
              <w:t>1</w:t>
            </w:r>
          </w:p>
        </w:tc>
        <w:tc>
          <w:tcPr>
            <w:tcW w:w="4034" w:type="dxa"/>
            <w:tcBorders>
              <w:top w:val="single" w:sz="6" w:space="0" w:color="000000"/>
              <w:left w:val="nil"/>
              <w:bottom w:val="single" w:sz="6" w:space="0" w:color="000000"/>
              <w:right w:val="single" w:sz="6" w:space="0" w:color="000000"/>
            </w:tcBorders>
          </w:tcPr>
          <w:p w14:paraId="2F091AAB" w14:textId="77777777" w:rsidR="003843EA" w:rsidRDefault="00A21561">
            <w:pPr>
              <w:rPr>
                <w:del w:id="654" w:author="Administrator" w:date="2018-05-16T14:24:00Z"/>
                <w:rFonts w:ascii="黑体" w:hAnsi="新宋体"/>
                <w:kern w:val="0"/>
                <w:szCs w:val="21"/>
              </w:rPr>
            </w:pPr>
            <w:r>
              <w:rPr>
                <w:rFonts w:ascii="黑体" w:hAnsi="新宋体" w:hint="eastAsia"/>
                <w:kern w:val="0"/>
                <w:szCs w:val="21"/>
              </w:rPr>
              <w:t>待装载的主密钥索引</w:t>
            </w:r>
          </w:p>
          <w:p w14:paraId="0B50D064" w14:textId="77777777" w:rsidR="003843EA" w:rsidRDefault="00A21561">
            <w:pPr>
              <w:rPr>
                <w:rFonts w:ascii="黑体" w:hAnsi="新宋体"/>
                <w:kern w:val="0"/>
                <w:szCs w:val="21"/>
              </w:rPr>
            </w:pPr>
            <w:r>
              <w:rPr>
                <w:rFonts w:ascii="黑体" w:hAnsi="新宋体" w:hint="eastAsia"/>
                <w:kern w:val="0"/>
                <w:szCs w:val="21"/>
              </w:rPr>
              <w:t>值</w:t>
            </w:r>
            <w:r>
              <w:rPr>
                <w:rFonts w:ascii="黑体" w:hAnsi="新宋体"/>
                <w:kern w:val="0"/>
                <w:szCs w:val="21"/>
              </w:rPr>
              <w:t>1..</w:t>
            </w:r>
            <w:r>
              <w:rPr>
                <w:rFonts w:ascii="黑体" w:hAnsi="新宋体" w:hint="eastAsia"/>
                <w:kern w:val="0"/>
                <w:szCs w:val="21"/>
              </w:rPr>
              <w:t>200</w:t>
            </w:r>
          </w:p>
        </w:tc>
      </w:tr>
      <w:tr w:rsidR="003843EA" w14:paraId="3AE19EA0"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4BE43742" w14:textId="77777777" w:rsidR="003843EA" w:rsidRDefault="00A21561">
            <w:pPr>
              <w:pStyle w:val="p0"/>
              <w:spacing w:line="276" w:lineRule="auto"/>
              <w:rPr>
                <w:rFonts w:ascii="黑体" w:eastAsia="黑体" w:hAnsi="新宋体"/>
              </w:rPr>
            </w:pPr>
            <w:r>
              <w:rPr>
                <w:rFonts w:ascii="黑体" w:eastAsia="黑体" w:hAnsi="新宋体"/>
              </w:rPr>
              <w:t>3</w:t>
            </w:r>
          </w:p>
        </w:tc>
        <w:tc>
          <w:tcPr>
            <w:tcW w:w="2268" w:type="dxa"/>
            <w:tcBorders>
              <w:top w:val="single" w:sz="6" w:space="0" w:color="000000"/>
              <w:left w:val="nil"/>
              <w:bottom w:val="single" w:sz="6" w:space="0" w:color="000000"/>
              <w:right w:val="single" w:sz="4" w:space="0" w:color="000000"/>
            </w:tcBorders>
            <w:vAlign w:val="center"/>
          </w:tcPr>
          <w:p w14:paraId="0D28BCCA" w14:textId="77777777" w:rsidR="003843EA" w:rsidRDefault="00A21561">
            <w:pPr>
              <w:rPr>
                <w:rFonts w:ascii="黑体" w:hAnsi="新宋体"/>
                <w:kern w:val="0"/>
                <w:szCs w:val="21"/>
              </w:rPr>
            </w:pPr>
            <w:r>
              <w:rPr>
                <w:rFonts w:ascii="黑体" w:hAnsi="新宋体" w:hint="eastAsia"/>
                <w:kern w:val="0"/>
                <w:szCs w:val="21"/>
              </w:rPr>
              <w:t>装载的主密钥数据</w:t>
            </w:r>
          </w:p>
        </w:tc>
        <w:tc>
          <w:tcPr>
            <w:tcW w:w="1418" w:type="dxa"/>
            <w:tcBorders>
              <w:top w:val="single" w:sz="6" w:space="0" w:color="000000"/>
              <w:left w:val="nil"/>
              <w:bottom w:val="single" w:sz="6" w:space="0" w:color="000000"/>
              <w:right w:val="single" w:sz="6" w:space="0" w:color="000000"/>
            </w:tcBorders>
            <w:vAlign w:val="center"/>
          </w:tcPr>
          <w:p w14:paraId="6EDF54BE" w14:textId="77777777" w:rsidR="003843EA" w:rsidRDefault="00A21561">
            <w:pPr>
              <w:rPr>
                <w:rFonts w:ascii="黑体" w:hAnsi="新宋体"/>
                <w:kern w:val="0"/>
                <w:szCs w:val="21"/>
              </w:rPr>
            </w:pPr>
            <w:r>
              <w:rPr>
                <w:rFonts w:ascii="黑体" w:hAnsi="新宋体"/>
                <w:kern w:val="0"/>
                <w:szCs w:val="21"/>
              </w:rPr>
              <w:t>LL</w:t>
            </w:r>
            <w:r>
              <w:rPr>
                <w:rFonts w:ascii="黑体" w:hAnsi="新宋体"/>
                <w:kern w:val="0"/>
                <w:szCs w:val="21"/>
              </w:rPr>
              <w:t>…</w:t>
            </w:r>
            <w:r>
              <w:rPr>
                <w:rFonts w:ascii="黑体" w:hAnsi="新宋体"/>
                <w:kern w:val="0"/>
                <w:szCs w:val="21"/>
              </w:rPr>
              <w:t>1024</w:t>
            </w:r>
          </w:p>
        </w:tc>
        <w:tc>
          <w:tcPr>
            <w:tcW w:w="4034" w:type="dxa"/>
            <w:tcBorders>
              <w:top w:val="single" w:sz="6" w:space="0" w:color="000000"/>
              <w:left w:val="nil"/>
              <w:bottom w:val="single" w:sz="6" w:space="0" w:color="000000"/>
              <w:right w:val="single" w:sz="6" w:space="0" w:color="000000"/>
            </w:tcBorders>
          </w:tcPr>
          <w:p w14:paraId="08C2E22E" w14:textId="77777777" w:rsidR="003843EA" w:rsidRDefault="00A21561">
            <w:pPr>
              <w:rPr>
                <w:rFonts w:ascii="黑体" w:hAnsi="新宋体"/>
                <w:kern w:val="0"/>
                <w:szCs w:val="21"/>
              </w:rPr>
            </w:pPr>
            <w:r>
              <w:rPr>
                <w:rFonts w:ascii="黑体" w:hAnsi="新宋体" w:hint="eastAsia"/>
                <w:kern w:val="0"/>
                <w:szCs w:val="21"/>
              </w:rPr>
              <w:t>当</w:t>
            </w:r>
            <w:r>
              <w:rPr>
                <w:rFonts w:ascii="黑体" w:hAnsi="新宋体"/>
                <w:kern w:val="0"/>
                <w:szCs w:val="21"/>
              </w:rPr>
              <w:t>ID1值为0x0</w:t>
            </w:r>
            <w:r>
              <w:rPr>
                <w:rFonts w:ascii="黑体" w:hAnsi="新宋体" w:hint="eastAsia"/>
                <w:kern w:val="0"/>
                <w:szCs w:val="21"/>
              </w:rPr>
              <w:t>1</w:t>
            </w:r>
            <w:r>
              <w:rPr>
                <w:rFonts w:ascii="黑体" w:hAnsi="新宋体"/>
                <w:kern w:val="0"/>
                <w:szCs w:val="21"/>
              </w:rPr>
              <w:t>,传输密钥加密</w:t>
            </w:r>
            <w:r>
              <w:rPr>
                <w:rFonts w:ascii="黑体" w:hAnsi="新宋体" w:hint="eastAsia"/>
                <w:kern w:val="0"/>
                <w:szCs w:val="21"/>
              </w:rPr>
              <w:t>后</w:t>
            </w:r>
            <w:r>
              <w:rPr>
                <w:rFonts w:ascii="黑体" w:hAnsi="新宋体"/>
                <w:kern w:val="0"/>
                <w:szCs w:val="21"/>
              </w:rPr>
              <w:t>的数据</w:t>
            </w:r>
            <w:r>
              <w:rPr>
                <w:rFonts w:ascii="黑体" w:hAnsi="新宋体" w:hint="eastAsia"/>
                <w:kern w:val="0"/>
                <w:szCs w:val="21"/>
              </w:rPr>
              <w:t>。</w:t>
            </w:r>
          </w:p>
          <w:p w14:paraId="376BBA94" w14:textId="77777777" w:rsidR="003843EA" w:rsidRDefault="00A21561">
            <w:pPr>
              <w:rPr>
                <w:rFonts w:ascii="黑体" w:hAnsi="新宋体"/>
                <w:kern w:val="0"/>
                <w:szCs w:val="21"/>
              </w:rPr>
            </w:pPr>
            <w:r>
              <w:rPr>
                <w:rFonts w:ascii="黑体" w:hAnsi="新宋体" w:hint="eastAsia"/>
                <w:kern w:val="0"/>
                <w:szCs w:val="21"/>
              </w:rPr>
              <w:t>当</w:t>
            </w:r>
            <w:r>
              <w:rPr>
                <w:rFonts w:ascii="黑体" w:hAnsi="新宋体"/>
                <w:kern w:val="0"/>
                <w:szCs w:val="21"/>
              </w:rPr>
              <w:t>ID1值为0x0</w:t>
            </w:r>
            <w:r>
              <w:rPr>
                <w:rFonts w:ascii="黑体" w:hAnsi="新宋体" w:hint="eastAsia"/>
                <w:kern w:val="0"/>
                <w:szCs w:val="21"/>
              </w:rPr>
              <w:t>2</w:t>
            </w:r>
            <w:r>
              <w:rPr>
                <w:rFonts w:ascii="黑体" w:hAnsi="新宋体"/>
                <w:kern w:val="0"/>
                <w:szCs w:val="21"/>
              </w:rPr>
              <w:t>,使用ID4指定的主密钥</w:t>
            </w:r>
            <w:r>
              <w:rPr>
                <w:rFonts w:ascii="黑体" w:hAnsi="新宋体" w:hint="eastAsia"/>
                <w:kern w:val="0"/>
                <w:szCs w:val="21"/>
              </w:rPr>
              <w:t>（已安装）加密后的主密钥数据</w:t>
            </w:r>
          </w:p>
        </w:tc>
      </w:tr>
      <w:tr w:rsidR="003843EA" w14:paraId="40A40279"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7C8F3850" w14:textId="77777777" w:rsidR="003843EA" w:rsidRDefault="00A21561">
            <w:pPr>
              <w:pStyle w:val="p0"/>
              <w:spacing w:line="276" w:lineRule="auto"/>
              <w:rPr>
                <w:rFonts w:ascii="黑体" w:eastAsia="黑体" w:hAnsi="新宋体"/>
              </w:rPr>
            </w:pPr>
            <w:r>
              <w:rPr>
                <w:rFonts w:ascii="黑体" w:eastAsia="黑体" w:hAnsi="新宋体"/>
              </w:rPr>
              <w:t>4</w:t>
            </w:r>
          </w:p>
        </w:tc>
        <w:tc>
          <w:tcPr>
            <w:tcW w:w="2268" w:type="dxa"/>
            <w:tcBorders>
              <w:top w:val="single" w:sz="6" w:space="0" w:color="000000"/>
              <w:left w:val="nil"/>
              <w:bottom w:val="single" w:sz="6" w:space="0" w:color="000000"/>
              <w:right w:val="single" w:sz="4" w:space="0" w:color="000000"/>
            </w:tcBorders>
            <w:vAlign w:val="center"/>
          </w:tcPr>
          <w:p w14:paraId="1D704D40" w14:textId="77777777" w:rsidR="003843EA" w:rsidRDefault="00A21561">
            <w:pPr>
              <w:rPr>
                <w:rFonts w:ascii="黑体" w:hAnsi="新宋体"/>
                <w:kern w:val="0"/>
                <w:szCs w:val="21"/>
              </w:rPr>
            </w:pPr>
            <w:r>
              <w:rPr>
                <w:rFonts w:ascii="黑体" w:hAnsi="新宋体" w:hint="eastAsia"/>
                <w:kern w:val="0"/>
                <w:szCs w:val="21"/>
              </w:rPr>
              <w:t>主密钥索引</w:t>
            </w:r>
            <w:r>
              <w:rPr>
                <w:rFonts w:ascii="黑体" w:hAnsi="新宋体"/>
                <w:kern w:val="0"/>
                <w:szCs w:val="21"/>
              </w:rPr>
              <w:t>[作为传输密钥]</w:t>
            </w:r>
          </w:p>
        </w:tc>
        <w:tc>
          <w:tcPr>
            <w:tcW w:w="1418" w:type="dxa"/>
            <w:tcBorders>
              <w:top w:val="single" w:sz="6" w:space="0" w:color="000000"/>
              <w:left w:val="nil"/>
              <w:bottom w:val="single" w:sz="6" w:space="0" w:color="000000"/>
              <w:right w:val="single" w:sz="6" w:space="0" w:color="000000"/>
            </w:tcBorders>
            <w:vAlign w:val="center"/>
          </w:tcPr>
          <w:p w14:paraId="78505136" w14:textId="77777777" w:rsidR="003843EA" w:rsidRDefault="00A21561">
            <w:pPr>
              <w:ind w:firstLineChars="50" w:firstLine="105"/>
              <w:jc w:val="center"/>
              <w:rPr>
                <w:rFonts w:ascii="黑体" w:hAnsi="新宋体"/>
                <w:kern w:val="0"/>
                <w:szCs w:val="21"/>
              </w:rPr>
            </w:pPr>
            <w:r>
              <w:rPr>
                <w:rFonts w:ascii="黑体" w:hAnsi="新宋体"/>
                <w:kern w:val="0"/>
                <w:szCs w:val="21"/>
              </w:rPr>
              <w:t>1</w:t>
            </w:r>
          </w:p>
        </w:tc>
        <w:tc>
          <w:tcPr>
            <w:tcW w:w="4034" w:type="dxa"/>
            <w:tcBorders>
              <w:top w:val="single" w:sz="6" w:space="0" w:color="000000"/>
              <w:left w:val="nil"/>
              <w:bottom w:val="single" w:sz="6" w:space="0" w:color="000000"/>
              <w:right w:val="single" w:sz="6" w:space="0" w:color="000000"/>
            </w:tcBorders>
          </w:tcPr>
          <w:p w14:paraId="3C4870F7" w14:textId="77777777" w:rsidR="003843EA" w:rsidRDefault="00A21561">
            <w:pPr>
              <w:rPr>
                <w:del w:id="655" w:author="Administrator" w:date="2018-05-16T14:41:00Z"/>
                <w:rFonts w:ascii="黑体" w:hAnsi="新宋体"/>
                <w:kern w:val="0"/>
                <w:szCs w:val="21"/>
              </w:rPr>
            </w:pPr>
            <w:r>
              <w:rPr>
                <w:rFonts w:ascii="黑体" w:hAnsi="新宋体" w:hint="eastAsia"/>
                <w:kern w:val="0"/>
                <w:szCs w:val="21"/>
              </w:rPr>
              <w:t>当</w:t>
            </w:r>
            <w:r>
              <w:rPr>
                <w:rFonts w:ascii="黑体" w:hAnsi="新宋体"/>
                <w:kern w:val="0"/>
                <w:szCs w:val="21"/>
              </w:rPr>
              <w:t>ID</w:t>
            </w:r>
            <w:r>
              <w:rPr>
                <w:rFonts w:ascii="黑体" w:hAnsi="新宋体" w:hint="eastAsia"/>
                <w:kern w:val="0"/>
                <w:szCs w:val="21"/>
              </w:rPr>
              <w:t>1</w:t>
            </w:r>
            <w:r>
              <w:rPr>
                <w:rFonts w:ascii="黑体" w:hAnsi="新宋体"/>
                <w:kern w:val="0"/>
                <w:szCs w:val="21"/>
              </w:rPr>
              <w:t>值为0x04时，指定已安装的主密钥</w:t>
            </w:r>
            <w:r>
              <w:rPr>
                <w:rFonts w:ascii="黑体" w:hAnsi="新宋体" w:hint="eastAsia"/>
                <w:kern w:val="0"/>
                <w:szCs w:val="21"/>
              </w:rPr>
              <w:t>索引</w:t>
            </w:r>
          </w:p>
          <w:p w14:paraId="42228062" w14:textId="77777777" w:rsidR="003843EA" w:rsidRDefault="00A21561">
            <w:pPr>
              <w:rPr>
                <w:rFonts w:ascii="黑体" w:hAnsi="新宋体"/>
                <w:kern w:val="0"/>
                <w:szCs w:val="21"/>
              </w:rPr>
            </w:pPr>
            <w:r>
              <w:rPr>
                <w:rFonts w:ascii="黑体" w:hAnsi="新宋体" w:hint="eastAsia"/>
                <w:kern w:val="0"/>
                <w:szCs w:val="21"/>
              </w:rPr>
              <w:t>值</w:t>
            </w:r>
            <w:r>
              <w:rPr>
                <w:rFonts w:ascii="黑体" w:hAnsi="新宋体"/>
                <w:kern w:val="0"/>
                <w:szCs w:val="21"/>
              </w:rPr>
              <w:t>1..</w:t>
            </w:r>
            <w:r>
              <w:rPr>
                <w:rFonts w:ascii="黑体" w:hAnsi="新宋体" w:hint="eastAsia"/>
                <w:kern w:val="0"/>
                <w:szCs w:val="21"/>
              </w:rPr>
              <w:t>200</w:t>
            </w:r>
          </w:p>
        </w:tc>
      </w:tr>
      <w:tr w:rsidR="003843EA" w14:paraId="7ACF6051"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6EFFB1BF" w14:textId="77777777" w:rsidR="003843EA" w:rsidRDefault="00A21561">
            <w:pPr>
              <w:pStyle w:val="p0"/>
              <w:spacing w:line="276" w:lineRule="auto"/>
              <w:rPr>
                <w:rFonts w:ascii="黑体" w:eastAsia="黑体" w:hAnsi="新宋体"/>
              </w:rPr>
            </w:pPr>
            <w:r>
              <w:rPr>
                <w:rFonts w:ascii="黑体" w:eastAsia="黑体" w:hAnsi="新宋体" w:hint="eastAsia"/>
              </w:rPr>
              <w:t>5</w:t>
            </w:r>
          </w:p>
        </w:tc>
        <w:tc>
          <w:tcPr>
            <w:tcW w:w="2268" w:type="dxa"/>
            <w:tcBorders>
              <w:top w:val="single" w:sz="6" w:space="0" w:color="000000"/>
              <w:left w:val="nil"/>
              <w:bottom w:val="single" w:sz="6" w:space="0" w:color="000000"/>
              <w:right w:val="single" w:sz="4" w:space="0" w:color="000000"/>
            </w:tcBorders>
            <w:vAlign w:val="center"/>
          </w:tcPr>
          <w:p w14:paraId="6252EBC3" w14:textId="77777777" w:rsidR="003843EA" w:rsidRDefault="00A21561">
            <w:pPr>
              <w:rPr>
                <w:rFonts w:ascii="黑体" w:hAnsi="新宋体"/>
                <w:kern w:val="0"/>
                <w:szCs w:val="21"/>
              </w:rPr>
            </w:pPr>
            <w:proofErr w:type="spellStart"/>
            <w:r>
              <w:rPr>
                <w:rFonts w:ascii="黑体" w:hAnsi="新宋体"/>
                <w:kern w:val="0"/>
                <w:szCs w:val="21"/>
              </w:rPr>
              <w:t>CheckValue</w:t>
            </w:r>
            <w:proofErr w:type="spellEnd"/>
          </w:p>
        </w:tc>
        <w:tc>
          <w:tcPr>
            <w:tcW w:w="1418" w:type="dxa"/>
            <w:tcBorders>
              <w:top w:val="single" w:sz="6" w:space="0" w:color="000000"/>
              <w:left w:val="nil"/>
              <w:bottom w:val="single" w:sz="6" w:space="0" w:color="000000"/>
              <w:right w:val="single" w:sz="6" w:space="0" w:color="000000"/>
            </w:tcBorders>
            <w:vAlign w:val="center"/>
          </w:tcPr>
          <w:p w14:paraId="222B8FF4" w14:textId="77777777" w:rsidR="003843EA" w:rsidRDefault="00A21561">
            <w:pPr>
              <w:ind w:firstLineChars="150" w:firstLine="315"/>
              <w:rPr>
                <w:rFonts w:ascii="黑体" w:hAnsi="新宋体"/>
                <w:kern w:val="0"/>
                <w:szCs w:val="21"/>
              </w:rPr>
            </w:pPr>
            <w:r>
              <w:rPr>
                <w:rFonts w:ascii="黑体" w:hAnsi="新宋体"/>
                <w:kern w:val="0"/>
                <w:szCs w:val="21"/>
              </w:rPr>
              <w:t>LL</w:t>
            </w:r>
            <w:r>
              <w:rPr>
                <w:rFonts w:ascii="黑体" w:hAnsi="新宋体"/>
                <w:kern w:val="0"/>
                <w:szCs w:val="21"/>
              </w:rPr>
              <w:t>…</w:t>
            </w:r>
            <w:r>
              <w:rPr>
                <w:rFonts w:ascii="黑体" w:hAnsi="新宋体"/>
                <w:kern w:val="0"/>
                <w:szCs w:val="21"/>
              </w:rPr>
              <w:t>8</w:t>
            </w:r>
          </w:p>
        </w:tc>
        <w:tc>
          <w:tcPr>
            <w:tcW w:w="4034" w:type="dxa"/>
            <w:tcBorders>
              <w:top w:val="single" w:sz="6" w:space="0" w:color="000000"/>
              <w:left w:val="nil"/>
              <w:bottom w:val="single" w:sz="6" w:space="0" w:color="000000"/>
              <w:right w:val="single" w:sz="6" w:space="0" w:color="000000"/>
            </w:tcBorders>
          </w:tcPr>
          <w:p w14:paraId="7C3E3DA2" w14:textId="77777777" w:rsidR="003843EA" w:rsidRDefault="00A21561">
            <w:pPr>
              <w:rPr>
                <w:rFonts w:ascii="黑体" w:hAnsi="新宋体"/>
                <w:kern w:val="0"/>
                <w:szCs w:val="21"/>
              </w:rPr>
            </w:pPr>
            <w:proofErr w:type="spellStart"/>
            <w:r>
              <w:rPr>
                <w:rFonts w:ascii="黑体" w:hAnsi="新宋体"/>
                <w:kern w:val="0"/>
                <w:szCs w:val="21"/>
              </w:rPr>
              <w:t>CheckValue</w:t>
            </w:r>
            <w:proofErr w:type="spellEnd"/>
            <w:r>
              <w:rPr>
                <w:rFonts w:ascii="黑体" w:hAnsi="新宋体"/>
                <w:kern w:val="0"/>
                <w:szCs w:val="21"/>
              </w:rPr>
              <w:t>（密钥对8个0x00进行</w:t>
            </w:r>
            <w:r>
              <w:rPr>
                <w:rFonts w:ascii="黑体" w:hAnsi="新宋体" w:hint="eastAsia"/>
                <w:kern w:val="0"/>
                <w:szCs w:val="21"/>
              </w:rPr>
              <w:t>CBC TDES</w:t>
            </w:r>
            <w:r>
              <w:rPr>
                <w:rFonts w:ascii="黑体" w:hAnsi="新宋体"/>
                <w:kern w:val="0"/>
                <w:szCs w:val="21"/>
              </w:rPr>
              <w:t>加密后的数据），如果</w:t>
            </w:r>
            <w:r>
              <w:rPr>
                <w:rFonts w:ascii="黑体" w:hAnsi="新宋体" w:hint="eastAsia"/>
                <w:kern w:val="0"/>
                <w:szCs w:val="21"/>
              </w:rPr>
              <w:t>ID5为</w:t>
            </w:r>
            <w:r>
              <w:rPr>
                <w:rFonts w:ascii="黑体" w:hAnsi="新宋体"/>
                <w:kern w:val="0"/>
                <w:szCs w:val="21"/>
              </w:rPr>
              <w:t>8个0x00或者无</w:t>
            </w:r>
            <w:r>
              <w:rPr>
                <w:rFonts w:ascii="黑体" w:hAnsi="新宋体" w:hint="eastAsia"/>
                <w:kern w:val="0"/>
                <w:szCs w:val="21"/>
              </w:rPr>
              <w:t>ID5域，需要返回有效ID2域（密钥对8个0x00</w:t>
            </w:r>
            <w:r>
              <w:rPr>
                <w:rFonts w:ascii="黑体" w:hAnsi="新宋体"/>
                <w:kern w:val="0"/>
                <w:szCs w:val="21"/>
              </w:rPr>
              <w:t>加密</w:t>
            </w:r>
            <w:r>
              <w:rPr>
                <w:rFonts w:ascii="黑体" w:hAnsi="新宋体" w:hint="eastAsia"/>
                <w:kern w:val="0"/>
                <w:szCs w:val="21"/>
              </w:rPr>
              <w:t>）</w:t>
            </w:r>
          </w:p>
        </w:tc>
      </w:tr>
      <w:tr w:rsidR="003843EA" w14:paraId="44F70B66" w14:textId="77777777">
        <w:trPr>
          <w:ins w:id="656" w:author="Administrator" w:date="2018-09-12T14:19:00Z"/>
        </w:trPr>
        <w:tc>
          <w:tcPr>
            <w:tcW w:w="567" w:type="dxa"/>
            <w:tcBorders>
              <w:top w:val="single" w:sz="6" w:space="0" w:color="000000"/>
              <w:left w:val="single" w:sz="6" w:space="0" w:color="000000"/>
              <w:bottom w:val="single" w:sz="6" w:space="0" w:color="000000"/>
              <w:right w:val="single" w:sz="4" w:space="0" w:color="000000"/>
            </w:tcBorders>
            <w:vAlign w:val="center"/>
          </w:tcPr>
          <w:p w14:paraId="00AEF5FF" w14:textId="77777777" w:rsidR="003843EA" w:rsidRDefault="00A21561">
            <w:pPr>
              <w:pStyle w:val="p0"/>
              <w:spacing w:line="276" w:lineRule="auto"/>
              <w:rPr>
                <w:ins w:id="657" w:author="Administrator" w:date="2018-09-12T14:19:00Z"/>
                <w:rFonts w:ascii="黑体" w:eastAsia="黑体" w:hAnsi="新宋体"/>
              </w:rPr>
            </w:pPr>
            <w:ins w:id="658" w:author="Administrator" w:date="2018-09-12T14:19:00Z">
              <w:r>
                <w:rPr>
                  <w:rFonts w:ascii="黑体" w:eastAsia="黑体" w:hAnsi="新宋体" w:hint="eastAsia"/>
                </w:rPr>
                <w:t>6</w:t>
              </w:r>
            </w:ins>
          </w:p>
        </w:tc>
        <w:tc>
          <w:tcPr>
            <w:tcW w:w="2268" w:type="dxa"/>
            <w:tcBorders>
              <w:top w:val="single" w:sz="6" w:space="0" w:color="000000"/>
              <w:left w:val="nil"/>
              <w:bottom w:val="single" w:sz="6" w:space="0" w:color="000000"/>
              <w:right w:val="single" w:sz="4" w:space="0" w:color="000000"/>
            </w:tcBorders>
            <w:vAlign w:val="center"/>
          </w:tcPr>
          <w:p w14:paraId="531FE0C6" w14:textId="77777777" w:rsidR="003843EA" w:rsidRDefault="00A21561">
            <w:pPr>
              <w:rPr>
                <w:ins w:id="659" w:author="Administrator" w:date="2018-09-12T14:19:00Z"/>
                <w:rFonts w:ascii="黑体" w:hAnsi="新宋体"/>
                <w:kern w:val="0"/>
                <w:szCs w:val="21"/>
              </w:rPr>
            </w:pPr>
            <w:ins w:id="660" w:author="Administrator" w:date="2018-09-12T14:20:00Z">
              <w:r>
                <w:rPr>
                  <w:rFonts w:ascii="黑体" w:hAnsi="新宋体" w:hint="eastAsia"/>
                  <w:kern w:val="0"/>
                  <w:szCs w:val="21"/>
                </w:rPr>
                <w:t>CBC初始向量</w:t>
              </w:r>
            </w:ins>
          </w:p>
        </w:tc>
        <w:tc>
          <w:tcPr>
            <w:tcW w:w="1418" w:type="dxa"/>
            <w:tcBorders>
              <w:top w:val="single" w:sz="6" w:space="0" w:color="000000"/>
              <w:left w:val="nil"/>
              <w:bottom w:val="single" w:sz="6" w:space="0" w:color="000000"/>
              <w:right w:val="single" w:sz="6" w:space="0" w:color="000000"/>
            </w:tcBorders>
            <w:vAlign w:val="center"/>
          </w:tcPr>
          <w:p w14:paraId="08FEDB0F" w14:textId="77777777" w:rsidR="003843EA" w:rsidRDefault="00A21561">
            <w:pPr>
              <w:ind w:firstLineChars="150" w:firstLine="315"/>
              <w:rPr>
                <w:ins w:id="661" w:author="Administrator" w:date="2018-09-12T14:19:00Z"/>
                <w:rFonts w:ascii="黑体" w:hAnsi="新宋体"/>
                <w:kern w:val="0"/>
                <w:szCs w:val="21"/>
              </w:rPr>
            </w:pPr>
            <w:ins w:id="662" w:author="Administrator" w:date="2018-09-12T14:19:00Z">
              <w:r>
                <w:rPr>
                  <w:rFonts w:ascii="黑体" w:hAnsi="新宋体"/>
                  <w:kern w:val="0"/>
                  <w:szCs w:val="21"/>
                </w:rPr>
                <w:t>LL</w:t>
              </w:r>
              <w:r>
                <w:rPr>
                  <w:rFonts w:ascii="黑体" w:hAnsi="新宋体"/>
                  <w:kern w:val="0"/>
                  <w:szCs w:val="21"/>
                </w:rPr>
                <w:t>…</w:t>
              </w:r>
              <w:r>
                <w:rPr>
                  <w:rFonts w:ascii="黑体" w:hAnsi="新宋体"/>
                  <w:kern w:val="0"/>
                  <w:szCs w:val="21"/>
                </w:rPr>
                <w:t>16</w:t>
              </w:r>
            </w:ins>
          </w:p>
        </w:tc>
        <w:tc>
          <w:tcPr>
            <w:tcW w:w="4034" w:type="dxa"/>
            <w:tcBorders>
              <w:top w:val="single" w:sz="6" w:space="0" w:color="000000"/>
              <w:left w:val="nil"/>
              <w:bottom w:val="single" w:sz="6" w:space="0" w:color="000000"/>
              <w:right w:val="single" w:sz="6" w:space="0" w:color="000000"/>
            </w:tcBorders>
          </w:tcPr>
          <w:p w14:paraId="34268632" w14:textId="77777777" w:rsidR="003843EA" w:rsidRDefault="00A21561">
            <w:pPr>
              <w:rPr>
                <w:ins w:id="663" w:author="Administrator" w:date="2018-09-12T14:19:00Z"/>
                <w:rFonts w:ascii="黑体" w:hAnsi="新宋体"/>
                <w:kern w:val="0"/>
                <w:szCs w:val="21"/>
              </w:rPr>
            </w:pPr>
            <w:ins w:id="664" w:author="Administrator" w:date="2018-09-12T14:20:00Z">
              <w:r>
                <w:rPr>
                  <w:rFonts w:ascii="黑体" w:hAnsi="新宋体" w:hint="eastAsia"/>
                  <w:kern w:val="0"/>
                  <w:szCs w:val="21"/>
                </w:rPr>
                <w:t>当</w:t>
              </w:r>
              <w:r>
                <w:rPr>
                  <w:rFonts w:ascii="黑体" w:hAnsi="新宋体"/>
                  <w:kern w:val="0"/>
                  <w:szCs w:val="21"/>
                </w:rPr>
                <w:t>ID1值</w:t>
              </w:r>
              <w:r>
                <w:rPr>
                  <w:rFonts w:ascii="黑体" w:hAnsi="新宋体" w:hint="eastAsia"/>
                  <w:kern w:val="0"/>
                  <w:szCs w:val="21"/>
                </w:rPr>
                <w:t>为02和</w:t>
              </w:r>
            </w:ins>
            <w:ins w:id="665" w:author="Administrator" w:date="2018-09-12T14:21:00Z">
              <w:r>
                <w:rPr>
                  <w:rFonts w:ascii="黑体" w:hAnsi="新宋体" w:hint="eastAsia"/>
                  <w:kern w:val="0"/>
                  <w:szCs w:val="21"/>
                </w:rPr>
                <w:t>04时支持CBC模式</w:t>
              </w:r>
            </w:ins>
          </w:p>
        </w:tc>
      </w:tr>
    </w:tbl>
    <w:p w14:paraId="547D1CB9" w14:textId="77777777" w:rsidR="003843EA" w:rsidRDefault="003843EA">
      <w:pPr>
        <w:pStyle w:val="MyText"/>
        <w:spacing w:line="276" w:lineRule="auto"/>
        <w:ind w:left="1680"/>
      </w:pPr>
    </w:p>
    <w:p w14:paraId="5EC3C8C9" w14:textId="77777777" w:rsidR="003843EA" w:rsidRDefault="00A21561">
      <w:pPr>
        <w:pStyle w:val="MyText"/>
        <w:numPr>
          <w:ilvl w:val="0"/>
          <w:numId w:val="4"/>
        </w:numPr>
        <w:spacing w:line="276" w:lineRule="auto"/>
      </w:pPr>
      <w:r>
        <w:rPr>
          <w:rFonts w:hint="eastAsia"/>
        </w:rPr>
        <w:t>响应报文</w:t>
      </w:r>
    </w:p>
    <w:p w14:paraId="17FAB039" w14:textId="77777777" w:rsidR="003843EA" w:rsidRDefault="00A21561">
      <w:pPr>
        <w:pStyle w:val="MyText"/>
        <w:spacing w:line="276" w:lineRule="auto"/>
        <w:ind w:leftChars="800" w:left="1680"/>
      </w:pPr>
      <w:r>
        <w:rPr>
          <w:rFonts w:hint="eastAsia"/>
        </w:rPr>
        <w:t>数据：</w:t>
      </w:r>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49F0047F"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07472F16" w14:textId="77777777" w:rsidR="003843EA" w:rsidRDefault="00A21561">
            <w:pPr>
              <w:rPr>
                <w:rFonts w:ascii="黑体" w:hAnsi="新宋体"/>
                <w:kern w:val="0"/>
                <w:szCs w:val="21"/>
              </w:rPr>
            </w:pPr>
            <w:r>
              <w:rPr>
                <w:rFonts w:ascii="黑体" w:hAnsi="新宋体"/>
                <w:kern w:val="0"/>
                <w:szCs w:val="21"/>
              </w:rPr>
              <w:t>ID</w:t>
            </w:r>
          </w:p>
        </w:tc>
        <w:tc>
          <w:tcPr>
            <w:tcW w:w="2268" w:type="dxa"/>
            <w:tcBorders>
              <w:top w:val="single" w:sz="6" w:space="0" w:color="000000"/>
              <w:left w:val="nil"/>
              <w:bottom w:val="single" w:sz="6" w:space="0" w:color="000000"/>
              <w:right w:val="single" w:sz="4" w:space="0" w:color="000000"/>
            </w:tcBorders>
            <w:shd w:val="clear" w:color="auto" w:fill="E6E6E6"/>
          </w:tcPr>
          <w:p w14:paraId="50E61132" w14:textId="77777777" w:rsidR="003843EA" w:rsidRDefault="00A21561">
            <w:pPr>
              <w:rPr>
                <w:rFonts w:ascii="黑体" w:hAnsi="新宋体"/>
                <w:kern w:val="0"/>
                <w:szCs w:val="21"/>
              </w:rPr>
            </w:pPr>
            <w:r>
              <w:rPr>
                <w:rFonts w:ascii="黑体" w:hAnsi="新宋体" w:hint="eastAsia"/>
                <w:kern w:val="0"/>
                <w:szCs w:val="21"/>
              </w:rPr>
              <w:t>数据域</w:t>
            </w:r>
          </w:p>
        </w:tc>
        <w:tc>
          <w:tcPr>
            <w:tcW w:w="1418" w:type="dxa"/>
            <w:tcBorders>
              <w:top w:val="single" w:sz="6" w:space="0" w:color="000000"/>
              <w:left w:val="nil"/>
              <w:bottom w:val="single" w:sz="6" w:space="0" w:color="000000"/>
              <w:right w:val="single" w:sz="6" w:space="0" w:color="000000"/>
            </w:tcBorders>
            <w:shd w:val="clear" w:color="auto" w:fill="E6E6E6"/>
          </w:tcPr>
          <w:p w14:paraId="252E7977" w14:textId="77777777" w:rsidR="003843EA" w:rsidRDefault="00A21561">
            <w:pPr>
              <w:rPr>
                <w:rFonts w:ascii="黑体" w:hAnsi="新宋体"/>
                <w:kern w:val="0"/>
                <w:szCs w:val="21"/>
              </w:rPr>
            </w:pPr>
            <w:r>
              <w:rPr>
                <w:rFonts w:ascii="黑体" w:hAnsi="新宋体" w:hint="eastAsia"/>
                <w:kern w:val="0"/>
                <w:szCs w:val="21"/>
              </w:rPr>
              <w:t>长度</w:t>
            </w:r>
          </w:p>
        </w:tc>
        <w:tc>
          <w:tcPr>
            <w:tcW w:w="4034" w:type="dxa"/>
            <w:tcBorders>
              <w:top w:val="single" w:sz="6" w:space="0" w:color="000000"/>
              <w:left w:val="nil"/>
              <w:bottom w:val="single" w:sz="6" w:space="0" w:color="000000"/>
              <w:right w:val="single" w:sz="6" w:space="0" w:color="000000"/>
            </w:tcBorders>
            <w:shd w:val="clear" w:color="auto" w:fill="E6E6E6"/>
          </w:tcPr>
          <w:p w14:paraId="02F69CF5" w14:textId="77777777" w:rsidR="003843EA" w:rsidRDefault="00A21561">
            <w:pPr>
              <w:ind w:firstLine="420"/>
              <w:rPr>
                <w:rFonts w:ascii="黑体" w:hAnsi="新宋体"/>
                <w:kern w:val="0"/>
                <w:szCs w:val="21"/>
              </w:rPr>
            </w:pPr>
            <w:r>
              <w:rPr>
                <w:rFonts w:ascii="黑体" w:hAnsi="新宋体" w:hint="eastAsia"/>
                <w:kern w:val="0"/>
                <w:szCs w:val="21"/>
              </w:rPr>
              <w:t>备注</w:t>
            </w:r>
          </w:p>
        </w:tc>
      </w:tr>
      <w:tr w:rsidR="003843EA" w14:paraId="5EE5393E"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17E95D66" w14:textId="77777777" w:rsidR="003843EA" w:rsidRDefault="00A21561">
            <w:pPr>
              <w:rPr>
                <w:rFonts w:ascii="黑体" w:hAnsi="新宋体"/>
                <w:kern w:val="0"/>
                <w:szCs w:val="21"/>
              </w:rPr>
            </w:pPr>
            <w:r>
              <w:rPr>
                <w:rFonts w:ascii="黑体" w:hAnsi="新宋体"/>
                <w:kern w:val="0"/>
                <w:szCs w:val="21"/>
              </w:rPr>
              <w:t>1</w:t>
            </w:r>
          </w:p>
        </w:tc>
        <w:tc>
          <w:tcPr>
            <w:tcW w:w="2268" w:type="dxa"/>
            <w:tcBorders>
              <w:top w:val="single" w:sz="6" w:space="0" w:color="000000"/>
              <w:left w:val="nil"/>
              <w:bottom w:val="single" w:sz="6" w:space="0" w:color="000000"/>
              <w:right w:val="single" w:sz="4" w:space="0" w:color="000000"/>
            </w:tcBorders>
            <w:vAlign w:val="center"/>
          </w:tcPr>
          <w:p w14:paraId="6EB0D3B0" w14:textId="77777777" w:rsidR="003843EA" w:rsidRDefault="00A21561">
            <w:pPr>
              <w:rPr>
                <w:rFonts w:ascii="黑体" w:hAnsi="新宋体"/>
                <w:kern w:val="0"/>
                <w:szCs w:val="21"/>
              </w:rPr>
            </w:pPr>
            <w:r>
              <w:rPr>
                <w:rFonts w:ascii="黑体" w:hAnsi="新宋体" w:hint="eastAsia"/>
                <w:kern w:val="0"/>
                <w:szCs w:val="21"/>
              </w:rPr>
              <w:t>应答码</w:t>
            </w:r>
          </w:p>
        </w:tc>
        <w:tc>
          <w:tcPr>
            <w:tcW w:w="1418" w:type="dxa"/>
            <w:tcBorders>
              <w:top w:val="single" w:sz="6" w:space="0" w:color="000000"/>
              <w:left w:val="nil"/>
              <w:bottom w:val="single" w:sz="6" w:space="0" w:color="000000"/>
              <w:right w:val="single" w:sz="6" w:space="0" w:color="000000"/>
            </w:tcBorders>
            <w:vAlign w:val="center"/>
          </w:tcPr>
          <w:p w14:paraId="10B60BA4" w14:textId="77777777" w:rsidR="003843EA" w:rsidRDefault="00A21561">
            <w:pPr>
              <w:rPr>
                <w:rFonts w:ascii="黑体" w:hAnsi="新宋体"/>
                <w:kern w:val="0"/>
                <w:szCs w:val="21"/>
              </w:rPr>
            </w:pPr>
            <w:r>
              <w:rPr>
                <w:rFonts w:ascii="黑体" w:hAnsi="新宋体"/>
                <w:kern w:val="0"/>
                <w:szCs w:val="21"/>
              </w:rPr>
              <w:t>2</w:t>
            </w:r>
          </w:p>
        </w:tc>
        <w:tc>
          <w:tcPr>
            <w:tcW w:w="4034" w:type="dxa"/>
            <w:tcBorders>
              <w:top w:val="single" w:sz="6" w:space="0" w:color="000000"/>
              <w:left w:val="nil"/>
              <w:bottom w:val="single" w:sz="6" w:space="0" w:color="000000"/>
              <w:right w:val="single" w:sz="6" w:space="0" w:color="000000"/>
            </w:tcBorders>
          </w:tcPr>
          <w:p w14:paraId="32E93A11" w14:textId="77777777" w:rsidR="003843EA" w:rsidRDefault="00A21561">
            <w:pPr>
              <w:rPr>
                <w:rFonts w:ascii="黑体" w:hAnsi="新宋体"/>
                <w:kern w:val="0"/>
                <w:szCs w:val="21"/>
              </w:rPr>
            </w:pPr>
            <w:r>
              <w:rPr>
                <w:rFonts w:ascii="黑体" w:hAnsi="新宋体" w:hint="eastAsia"/>
                <w:kern w:val="0"/>
                <w:szCs w:val="21"/>
              </w:rPr>
              <w:t>“</w:t>
            </w:r>
            <w:r>
              <w:rPr>
                <w:rFonts w:ascii="黑体" w:hAnsi="新宋体"/>
                <w:kern w:val="0"/>
                <w:szCs w:val="21"/>
              </w:rPr>
              <w:t>00</w:t>
            </w:r>
            <w:r>
              <w:rPr>
                <w:rFonts w:ascii="黑体" w:hAnsi="新宋体"/>
                <w:kern w:val="0"/>
                <w:szCs w:val="21"/>
              </w:rPr>
              <w:t>”</w:t>
            </w:r>
            <w:r>
              <w:rPr>
                <w:rFonts w:ascii="黑体" w:hAnsi="新宋体" w:hint="eastAsia"/>
                <w:kern w:val="0"/>
                <w:szCs w:val="21"/>
              </w:rPr>
              <w:t>成功</w:t>
            </w:r>
          </w:p>
          <w:p w14:paraId="38656D73" w14:textId="77777777" w:rsidR="003843EA" w:rsidRDefault="00A21561">
            <w:pPr>
              <w:rPr>
                <w:rFonts w:ascii="黑体" w:hAnsi="新宋体"/>
                <w:kern w:val="0"/>
                <w:szCs w:val="21"/>
              </w:rPr>
            </w:pPr>
            <w:r>
              <w:rPr>
                <w:rFonts w:ascii="黑体" w:hAnsi="新宋体" w:hint="eastAsia"/>
                <w:kern w:val="0"/>
                <w:szCs w:val="21"/>
              </w:rPr>
              <w:t>“</w:t>
            </w:r>
            <w:r>
              <w:rPr>
                <w:rFonts w:ascii="黑体" w:hAnsi="新宋体"/>
                <w:kern w:val="0"/>
                <w:szCs w:val="21"/>
              </w:rPr>
              <w:t>02</w:t>
            </w:r>
            <w:r>
              <w:rPr>
                <w:rFonts w:ascii="黑体" w:hAnsi="新宋体"/>
                <w:kern w:val="0"/>
                <w:szCs w:val="21"/>
              </w:rPr>
              <w:t>”</w:t>
            </w:r>
            <w:r>
              <w:rPr>
                <w:rFonts w:ascii="黑体" w:hAnsi="新宋体" w:hint="eastAsia"/>
                <w:kern w:val="0"/>
                <w:szCs w:val="21"/>
              </w:rPr>
              <w:t>错误</w:t>
            </w:r>
          </w:p>
          <w:p w14:paraId="2624B55D" w14:textId="77777777" w:rsidR="003843EA" w:rsidRDefault="00A21561">
            <w:pPr>
              <w:rPr>
                <w:rFonts w:ascii="黑体" w:hAnsi="新宋体"/>
                <w:kern w:val="0"/>
                <w:szCs w:val="21"/>
              </w:rPr>
            </w:pPr>
            <w:r>
              <w:rPr>
                <w:rFonts w:ascii="黑体" w:hAnsi="新宋体"/>
                <w:kern w:val="0"/>
                <w:szCs w:val="21"/>
              </w:rPr>
              <w:t>“</w:t>
            </w:r>
            <w:r>
              <w:rPr>
                <w:rFonts w:ascii="黑体" w:hAnsi="新宋体"/>
                <w:kern w:val="0"/>
                <w:szCs w:val="21"/>
              </w:rPr>
              <w:t>41</w:t>
            </w:r>
            <w:r>
              <w:rPr>
                <w:rFonts w:ascii="黑体" w:hAnsi="新宋体"/>
                <w:kern w:val="0"/>
                <w:szCs w:val="21"/>
              </w:rPr>
              <w:t>”</w:t>
            </w:r>
            <w:r>
              <w:rPr>
                <w:rFonts w:ascii="黑体" w:hAnsi="新宋体"/>
                <w:kern w:val="0"/>
                <w:szCs w:val="21"/>
              </w:rPr>
              <w:t>密钥校验值错误</w:t>
            </w:r>
          </w:p>
          <w:p w14:paraId="694E696E" w14:textId="77777777" w:rsidR="003843EA" w:rsidRDefault="00A21561">
            <w:pPr>
              <w:rPr>
                <w:rFonts w:ascii="黑体" w:hAnsi="新宋体"/>
                <w:kern w:val="0"/>
                <w:szCs w:val="21"/>
              </w:rPr>
            </w:pPr>
            <w:r>
              <w:rPr>
                <w:rFonts w:ascii="黑体" w:hAnsi="新宋体" w:hint="eastAsia"/>
                <w:kern w:val="0"/>
                <w:szCs w:val="21"/>
              </w:rPr>
              <w:t>“</w:t>
            </w:r>
            <w:r>
              <w:rPr>
                <w:rFonts w:ascii="黑体" w:hAnsi="新宋体"/>
                <w:kern w:val="0"/>
                <w:szCs w:val="21"/>
              </w:rPr>
              <w:t>42</w:t>
            </w:r>
            <w:r>
              <w:rPr>
                <w:rFonts w:ascii="黑体" w:hAnsi="新宋体"/>
                <w:kern w:val="0"/>
                <w:szCs w:val="21"/>
              </w:rPr>
              <w:t>”</w:t>
            </w:r>
            <w:r>
              <w:rPr>
                <w:rFonts w:ascii="黑体" w:hAnsi="新宋体" w:hint="eastAsia"/>
                <w:kern w:val="0"/>
                <w:szCs w:val="21"/>
              </w:rPr>
              <w:t>错误</w:t>
            </w:r>
          </w:p>
          <w:p w14:paraId="002F8718" w14:textId="77777777" w:rsidR="003843EA" w:rsidRDefault="00A21561">
            <w:pPr>
              <w:rPr>
                <w:rFonts w:ascii="黑体" w:hAnsi="新宋体"/>
                <w:kern w:val="0"/>
                <w:szCs w:val="21"/>
              </w:rPr>
            </w:pPr>
            <w:r>
              <w:rPr>
                <w:rFonts w:ascii="黑体" w:hAnsi="新宋体" w:hint="eastAsia"/>
                <w:kern w:val="0"/>
                <w:szCs w:val="21"/>
              </w:rPr>
              <w:t>“</w:t>
            </w:r>
            <w:r>
              <w:rPr>
                <w:rFonts w:ascii="黑体" w:hAnsi="新宋体"/>
                <w:kern w:val="0"/>
                <w:szCs w:val="21"/>
              </w:rPr>
              <w:t>43</w:t>
            </w:r>
            <w:r>
              <w:rPr>
                <w:rFonts w:ascii="黑体" w:hAnsi="新宋体"/>
                <w:kern w:val="0"/>
                <w:szCs w:val="21"/>
              </w:rPr>
              <w:t>”</w:t>
            </w:r>
            <w:r>
              <w:rPr>
                <w:rFonts w:ascii="黑体" w:hAnsi="新宋体" w:hint="eastAsia"/>
                <w:kern w:val="0"/>
                <w:szCs w:val="21"/>
              </w:rPr>
              <w:t>密钥索引无效</w:t>
            </w:r>
          </w:p>
          <w:p w14:paraId="3A5E46F0" w14:textId="77777777" w:rsidR="003843EA" w:rsidRDefault="00A21561">
            <w:pPr>
              <w:rPr>
                <w:rFonts w:ascii="黑体" w:hAnsi="新宋体"/>
                <w:kern w:val="0"/>
                <w:szCs w:val="21"/>
              </w:rPr>
            </w:pPr>
            <w:r>
              <w:rPr>
                <w:rFonts w:ascii="黑体" w:hAnsi="新宋体" w:hint="eastAsia"/>
                <w:kern w:val="0"/>
                <w:szCs w:val="21"/>
              </w:rPr>
              <w:t>“</w:t>
            </w:r>
            <w:r>
              <w:rPr>
                <w:rFonts w:ascii="黑体" w:hAnsi="新宋体"/>
                <w:kern w:val="0"/>
                <w:szCs w:val="21"/>
              </w:rPr>
              <w:t>45</w:t>
            </w:r>
            <w:r>
              <w:rPr>
                <w:rFonts w:ascii="黑体" w:hAnsi="新宋体"/>
                <w:kern w:val="0"/>
                <w:szCs w:val="21"/>
              </w:rPr>
              <w:t>”</w:t>
            </w:r>
            <w:r>
              <w:rPr>
                <w:rFonts w:ascii="黑体" w:hAnsi="新宋体" w:hint="eastAsia"/>
                <w:kern w:val="0"/>
                <w:szCs w:val="21"/>
              </w:rPr>
              <w:t>主密钥数据长度错误</w:t>
            </w:r>
          </w:p>
          <w:p w14:paraId="4DD426E7" w14:textId="77777777" w:rsidR="003843EA" w:rsidRDefault="00A21561">
            <w:pPr>
              <w:rPr>
                <w:rFonts w:ascii="黑体" w:hAnsi="新宋体"/>
                <w:kern w:val="0"/>
                <w:szCs w:val="21"/>
              </w:rPr>
            </w:pPr>
            <w:r>
              <w:rPr>
                <w:rFonts w:ascii="黑体" w:hAnsi="新宋体" w:hint="eastAsia"/>
                <w:kern w:val="0"/>
                <w:szCs w:val="21"/>
              </w:rPr>
              <w:t>“</w:t>
            </w:r>
            <w:r>
              <w:rPr>
                <w:rFonts w:ascii="黑体" w:hAnsi="新宋体"/>
                <w:kern w:val="0"/>
                <w:szCs w:val="21"/>
              </w:rPr>
              <w:t>46</w:t>
            </w:r>
            <w:r>
              <w:rPr>
                <w:rFonts w:ascii="黑体" w:hAnsi="新宋体"/>
                <w:kern w:val="0"/>
                <w:szCs w:val="21"/>
              </w:rPr>
              <w:t>”</w:t>
            </w:r>
            <w:r>
              <w:rPr>
                <w:rFonts w:ascii="黑体" w:hAnsi="新宋体" w:hint="eastAsia"/>
                <w:kern w:val="0"/>
                <w:szCs w:val="21"/>
              </w:rPr>
              <w:t>无效的</w:t>
            </w:r>
            <w:r>
              <w:rPr>
                <w:rFonts w:ascii="黑体" w:hAnsi="新宋体"/>
                <w:kern w:val="0"/>
                <w:szCs w:val="21"/>
              </w:rPr>
              <w:t>TR31格式</w:t>
            </w:r>
          </w:p>
        </w:tc>
      </w:tr>
      <w:tr w:rsidR="003843EA" w14:paraId="479796B2"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1AD1EAC0" w14:textId="77777777" w:rsidR="003843EA" w:rsidRDefault="00A21561">
            <w:pPr>
              <w:rPr>
                <w:rFonts w:ascii="黑体" w:hAnsi="新宋体"/>
                <w:kern w:val="0"/>
                <w:szCs w:val="21"/>
              </w:rPr>
            </w:pPr>
            <w:r>
              <w:rPr>
                <w:rFonts w:ascii="黑体" w:hAnsi="新宋体"/>
                <w:kern w:val="0"/>
                <w:szCs w:val="21"/>
              </w:rPr>
              <w:t>2</w:t>
            </w:r>
          </w:p>
        </w:tc>
        <w:tc>
          <w:tcPr>
            <w:tcW w:w="2268" w:type="dxa"/>
            <w:tcBorders>
              <w:top w:val="single" w:sz="6" w:space="0" w:color="000000"/>
              <w:left w:val="nil"/>
              <w:bottom w:val="single" w:sz="6" w:space="0" w:color="000000"/>
              <w:right w:val="single" w:sz="4" w:space="0" w:color="000000"/>
            </w:tcBorders>
            <w:vAlign w:val="center"/>
          </w:tcPr>
          <w:p w14:paraId="02277875" w14:textId="77777777" w:rsidR="003843EA" w:rsidRDefault="00A21561">
            <w:pPr>
              <w:rPr>
                <w:rFonts w:ascii="黑体" w:hAnsi="新宋体"/>
                <w:kern w:val="0"/>
                <w:szCs w:val="21"/>
              </w:rPr>
            </w:pPr>
            <w:proofErr w:type="spellStart"/>
            <w:r>
              <w:rPr>
                <w:rFonts w:ascii="黑体" w:hAnsi="新宋体"/>
                <w:kern w:val="0"/>
                <w:szCs w:val="21"/>
              </w:rPr>
              <w:t>CheckValue</w:t>
            </w:r>
            <w:proofErr w:type="spellEnd"/>
          </w:p>
        </w:tc>
        <w:tc>
          <w:tcPr>
            <w:tcW w:w="1418" w:type="dxa"/>
            <w:tcBorders>
              <w:top w:val="single" w:sz="6" w:space="0" w:color="000000"/>
              <w:left w:val="nil"/>
              <w:bottom w:val="single" w:sz="6" w:space="0" w:color="000000"/>
              <w:right w:val="single" w:sz="6" w:space="0" w:color="000000"/>
            </w:tcBorders>
            <w:vAlign w:val="center"/>
          </w:tcPr>
          <w:p w14:paraId="3F44D687" w14:textId="77777777" w:rsidR="003843EA" w:rsidRDefault="00A21561">
            <w:pPr>
              <w:rPr>
                <w:rFonts w:ascii="黑体" w:hAnsi="新宋体"/>
                <w:kern w:val="0"/>
                <w:szCs w:val="21"/>
              </w:rPr>
            </w:pPr>
            <w:r>
              <w:rPr>
                <w:rFonts w:ascii="黑体" w:hAnsi="新宋体" w:hint="eastAsia"/>
                <w:kern w:val="0"/>
                <w:szCs w:val="21"/>
              </w:rPr>
              <w:t>6</w:t>
            </w:r>
          </w:p>
        </w:tc>
        <w:tc>
          <w:tcPr>
            <w:tcW w:w="4034" w:type="dxa"/>
            <w:tcBorders>
              <w:top w:val="single" w:sz="6" w:space="0" w:color="000000"/>
              <w:left w:val="nil"/>
              <w:bottom w:val="single" w:sz="6" w:space="0" w:color="000000"/>
              <w:right w:val="single" w:sz="6" w:space="0" w:color="000000"/>
            </w:tcBorders>
          </w:tcPr>
          <w:p w14:paraId="4EE6D176" w14:textId="77777777" w:rsidR="003843EA" w:rsidRDefault="00A21561">
            <w:pPr>
              <w:rPr>
                <w:ins w:id="666" w:author="Administrator" w:date="2018-05-16T15:03:00Z"/>
                <w:rFonts w:ascii="黑体" w:hAnsi="新宋体"/>
                <w:kern w:val="0"/>
                <w:szCs w:val="21"/>
              </w:rPr>
            </w:pPr>
            <w:proofErr w:type="spellStart"/>
            <w:r>
              <w:rPr>
                <w:rFonts w:ascii="黑体" w:hAnsi="新宋体" w:hint="eastAsia"/>
                <w:kern w:val="0"/>
                <w:szCs w:val="21"/>
              </w:rPr>
              <w:t>CheckValue</w:t>
            </w:r>
            <w:proofErr w:type="spellEnd"/>
            <w:r>
              <w:rPr>
                <w:rFonts w:ascii="黑体" w:hAnsi="新宋体" w:hint="eastAsia"/>
                <w:kern w:val="0"/>
                <w:szCs w:val="21"/>
              </w:rPr>
              <w:t>，密钥对 8 个 0x00 进行加密的返回值，只返回 6 个字节， (如果输入的数据没有 ID5, 则需要返回校验值 ID2. 如果有输入 ID5 域，数据返回 6 个 0x00，兼容旧的 SDK)</w:t>
            </w:r>
          </w:p>
          <w:p w14:paraId="07FE733D" w14:textId="77777777" w:rsidR="003843EA" w:rsidRDefault="00A21561">
            <w:pPr>
              <w:rPr>
                <w:rFonts w:ascii="黑体" w:hAnsi="新宋体"/>
                <w:kern w:val="0"/>
                <w:szCs w:val="21"/>
              </w:rPr>
            </w:pPr>
            <w:ins w:id="667" w:author="Administrator" w:date="2018-05-16T15:04:00Z">
              <w:r>
                <w:rPr>
                  <w:rFonts w:ascii="黑体" w:hAnsi="新宋体" w:hint="eastAsia"/>
                  <w:kern w:val="0"/>
                  <w:szCs w:val="21"/>
                </w:rPr>
                <w:t>请求报文ID1为0x07时,返回6个0.</w:t>
              </w:r>
            </w:ins>
          </w:p>
        </w:tc>
      </w:tr>
    </w:tbl>
    <w:p w14:paraId="1D7CF299" w14:textId="77777777" w:rsidR="003843EA" w:rsidRDefault="003843EA">
      <w:pPr>
        <w:pStyle w:val="MyText"/>
        <w:spacing w:line="276" w:lineRule="auto"/>
        <w:ind w:leftChars="805" w:left="1690" w:firstLine="410"/>
      </w:pPr>
    </w:p>
    <w:p w14:paraId="5D739971" w14:textId="77777777" w:rsidR="003843EA" w:rsidRDefault="00A21561">
      <w:pPr>
        <w:pStyle w:val="MyDoc111New"/>
      </w:pPr>
      <w:bookmarkStart w:id="668" w:name="_Toc453057419"/>
      <w:bookmarkStart w:id="669" w:name="_Toc16004"/>
      <w:bookmarkStart w:id="670" w:name="_Toc26038"/>
      <w:bookmarkStart w:id="671" w:name="_Toc25737"/>
      <w:bookmarkStart w:id="672" w:name="_Toc28778"/>
      <w:r>
        <w:rPr>
          <w:rFonts w:hint="eastAsia"/>
        </w:rPr>
        <w:t>数据加密</w:t>
      </w:r>
      <w:r>
        <w:t>/解密</w:t>
      </w:r>
      <w:bookmarkEnd w:id="668"/>
      <w:bookmarkEnd w:id="669"/>
      <w:bookmarkEnd w:id="670"/>
      <w:bookmarkEnd w:id="671"/>
      <w:bookmarkEnd w:id="672"/>
      <w:ins w:id="673" w:author="Administrator" w:date="2018-04-27T11:04:00Z">
        <w:r>
          <w:t>0x1A 0x03</w:t>
        </w:r>
      </w:ins>
    </w:p>
    <w:p w14:paraId="36D2774B" w14:textId="77777777" w:rsidR="003843EA" w:rsidRDefault="00A21561">
      <w:pPr>
        <w:pStyle w:val="MyText"/>
        <w:spacing w:line="276" w:lineRule="auto"/>
        <w:ind w:firstLine="409"/>
      </w:pPr>
      <w:r>
        <w:rPr>
          <w:rFonts w:hint="eastAsia"/>
        </w:rPr>
        <w:t>指令：</w:t>
      </w:r>
      <w:r>
        <w:t>0x1A 0x03</w:t>
      </w:r>
    </w:p>
    <w:p w14:paraId="433739A9" w14:textId="77777777" w:rsidR="003843EA" w:rsidRDefault="00A21561">
      <w:pPr>
        <w:pStyle w:val="MyText"/>
        <w:spacing w:line="276" w:lineRule="auto"/>
        <w:ind w:firstLine="409"/>
      </w:pPr>
      <w:r>
        <w:rPr>
          <w:rFonts w:hint="eastAsia"/>
        </w:rPr>
        <w:t>描述：用于POS</w:t>
      </w:r>
      <w:r>
        <w:t>进行加解密运算，加密类型采用密钥长度确定DES（8字节）/TDES（16/24字节）。</w:t>
      </w:r>
    </w:p>
    <w:p w14:paraId="38ABD1D3" w14:textId="77777777" w:rsidR="003843EA" w:rsidRDefault="00A21561">
      <w:pPr>
        <w:pStyle w:val="MyText"/>
        <w:numPr>
          <w:ilvl w:val="0"/>
          <w:numId w:val="4"/>
        </w:numPr>
        <w:spacing w:line="276" w:lineRule="auto"/>
      </w:pPr>
      <w:r>
        <w:rPr>
          <w:rFonts w:hint="eastAsia"/>
        </w:rPr>
        <w:t>请求报文</w:t>
      </w:r>
    </w:p>
    <w:p w14:paraId="329D65CB" w14:textId="77777777" w:rsidR="003843EA" w:rsidRDefault="00A21561">
      <w:pPr>
        <w:pStyle w:val="MyText"/>
        <w:spacing w:line="276" w:lineRule="auto"/>
        <w:ind w:left="1680"/>
      </w:pPr>
      <w:r>
        <w:rPr>
          <w:rFonts w:hint="eastAsia"/>
        </w:rPr>
        <w:t>数据：</w:t>
      </w:r>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6AD87E47"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5B56E3ED" w14:textId="77777777" w:rsidR="003843EA" w:rsidRDefault="00A21561">
            <w:pPr>
              <w:pStyle w:val="p0"/>
              <w:spacing w:line="276" w:lineRule="auto"/>
              <w:rPr>
                <w:rFonts w:ascii="黑体" w:eastAsia="黑体" w:hAnsi="新宋体"/>
              </w:rPr>
            </w:pPr>
            <w:r>
              <w:rPr>
                <w:rFonts w:ascii="黑体" w:eastAsia="黑体" w:hAnsi="新宋体"/>
              </w:rPr>
              <w:t>ID</w:t>
            </w:r>
          </w:p>
        </w:tc>
        <w:tc>
          <w:tcPr>
            <w:tcW w:w="2268" w:type="dxa"/>
            <w:tcBorders>
              <w:top w:val="single" w:sz="6" w:space="0" w:color="000000"/>
              <w:left w:val="nil"/>
              <w:bottom w:val="single" w:sz="6" w:space="0" w:color="000000"/>
              <w:right w:val="single" w:sz="4" w:space="0" w:color="000000"/>
            </w:tcBorders>
            <w:shd w:val="clear" w:color="auto" w:fill="E6E6E6"/>
          </w:tcPr>
          <w:p w14:paraId="2F72EA5E" w14:textId="77777777" w:rsidR="003843EA" w:rsidRDefault="00A21561">
            <w:pPr>
              <w:pStyle w:val="p0"/>
              <w:spacing w:line="276" w:lineRule="auto"/>
              <w:rPr>
                <w:rFonts w:ascii="黑体" w:eastAsia="黑体" w:hAnsi="新宋体"/>
              </w:rPr>
            </w:pPr>
            <w:r>
              <w:rPr>
                <w:rFonts w:ascii="黑体" w:eastAsia="黑体" w:hAnsi="新宋体" w:hint="eastAsia"/>
              </w:rPr>
              <w:t>数据域</w:t>
            </w:r>
          </w:p>
        </w:tc>
        <w:tc>
          <w:tcPr>
            <w:tcW w:w="1418" w:type="dxa"/>
            <w:tcBorders>
              <w:top w:val="single" w:sz="6" w:space="0" w:color="000000"/>
              <w:left w:val="nil"/>
              <w:bottom w:val="single" w:sz="6" w:space="0" w:color="000000"/>
              <w:right w:val="single" w:sz="6" w:space="0" w:color="000000"/>
            </w:tcBorders>
            <w:shd w:val="clear" w:color="auto" w:fill="E6E6E6"/>
          </w:tcPr>
          <w:p w14:paraId="6695E7DF" w14:textId="77777777" w:rsidR="003843EA" w:rsidRDefault="00A21561">
            <w:pPr>
              <w:pStyle w:val="p0"/>
              <w:spacing w:line="276" w:lineRule="auto"/>
              <w:rPr>
                <w:rFonts w:ascii="黑体" w:eastAsia="黑体" w:hAnsi="新宋体"/>
              </w:rPr>
            </w:pPr>
            <w:r>
              <w:rPr>
                <w:rFonts w:ascii="黑体" w:eastAsia="黑体" w:hAnsi="新宋体" w:hint="eastAsia"/>
              </w:rPr>
              <w:t>长度</w:t>
            </w:r>
          </w:p>
        </w:tc>
        <w:tc>
          <w:tcPr>
            <w:tcW w:w="4034" w:type="dxa"/>
            <w:tcBorders>
              <w:top w:val="single" w:sz="6" w:space="0" w:color="000000"/>
              <w:left w:val="nil"/>
              <w:bottom w:val="single" w:sz="6" w:space="0" w:color="000000"/>
              <w:right w:val="single" w:sz="6" w:space="0" w:color="000000"/>
            </w:tcBorders>
            <w:shd w:val="clear" w:color="auto" w:fill="E6E6E6"/>
          </w:tcPr>
          <w:p w14:paraId="1FED3A0B" w14:textId="77777777" w:rsidR="003843EA" w:rsidRDefault="00A21561">
            <w:pPr>
              <w:pStyle w:val="p0"/>
              <w:spacing w:line="276" w:lineRule="auto"/>
              <w:rPr>
                <w:rFonts w:ascii="黑体" w:eastAsia="黑体" w:hAnsi="新宋体"/>
              </w:rPr>
            </w:pPr>
            <w:r>
              <w:rPr>
                <w:rFonts w:ascii="黑体" w:eastAsia="黑体" w:hAnsi="新宋体" w:hint="eastAsia"/>
              </w:rPr>
              <w:t>备注</w:t>
            </w:r>
          </w:p>
        </w:tc>
      </w:tr>
      <w:tr w:rsidR="003843EA" w14:paraId="6820F511"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0E71522C" w14:textId="77777777" w:rsidR="003843EA" w:rsidRDefault="00A21561">
            <w:pPr>
              <w:pStyle w:val="p0"/>
              <w:spacing w:line="276" w:lineRule="auto"/>
              <w:rPr>
                <w:rFonts w:ascii="黑体" w:eastAsia="黑体" w:hAnsi="新宋体"/>
              </w:rPr>
            </w:pPr>
            <w:r>
              <w:rPr>
                <w:rFonts w:ascii="黑体" w:eastAsia="黑体" w:hAnsi="新宋体" w:hint="eastAsia"/>
              </w:rPr>
              <w:t>1</w:t>
            </w:r>
          </w:p>
        </w:tc>
        <w:tc>
          <w:tcPr>
            <w:tcW w:w="2268" w:type="dxa"/>
            <w:tcBorders>
              <w:top w:val="single" w:sz="6" w:space="0" w:color="000000"/>
              <w:left w:val="nil"/>
              <w:bottom w:val="single" w:sz="6" w:space="0" w:color="000000"/>
              <w:right w:val="single" w:sz="4" w:space="0" w:color="000000"/>
            </w:tcBorders>
            <w:vAlign w:val="center"/>
          </w:tcPr>
          <w:p w14:paraId="2C6A1683" w14:textId="77777777" w:rsidR="003843EA" w:rsidRDefault="00A21561">
            <w:pPr>
              <w:rPr>
                <w:rFonts w:ascii="黑体"/>
              </w:rPr>
            </w:pPr>
            <w:r>
              <w:rPr>
                <w:rFonts w:ascii="黑体" w:hint="eastAsia"/>
              </w:rPr>
              <w:t>密钥体系</w:t>
            </w:r>
          </w:p>
        </w:tc>
        <w:tc>
          <w:tcPr>
            <w:tcW w:w="1418" w:type="dxa"/>
            <w:tcBorders>
              <w:top w:val="single" w:sz="6" w:space="0" w:color="000000"/>
              <w:left w:val="nil"/>
              <w:bottom w:val="single" w:sz="6" w:space="0" w:color="000000"/>
              <w:right w:val="single" w:sz="6" w:space="0" w:color="000000"/>
            </w:tcBorders>
            <w:vAlign w:val="center"/>
          </w:tcPr>
          <w:p w14:paraId="7CEE5FBA" w14:textId="77777777" w:rsidR="003843EA" w:rsidRDefault="00A21561">
            <w:pPr>
              <w:ind w:firstLineChars="250" w:firstLine="525"/>
              <w:rPr>
                <w:rFonts w:ascii="黑体"/>
              </w:rPr>
            </w:pPr>
            <w:r>
              <w:rPr>
                <w:rFonts w:ascii="黑体" w:hint="eastAsia"/>
              </w:rPr>
              <w:t>1</w:t>
            </w:r>
          </w:p>
        </w:tc>
        <w:tc>
          <w:tcPr>
            <w:tcW w:w="4034" w:type="dxa"/>
            <w:tcBorders>
              <w:top w:val="single" w:sz="6" w:space="0" w:color="000000"/>
              <w:left w:val="nil"/>
              <w:bottom w:val="single" w:sz="6" w:space="0" w:color="000000"/>
              <w:right w:val="single" w:sz="6" w:space="0" w:color="000000"/>
            </w:tcBorders>
          </w:tcPr>
          <w:p w14:paraId="5FDB4EFD" w14:textId="77777777" w:rsidR="003843EA" w:rsidRDefault="00A21561">
            <w:pPr>
              <w:rPr>
                <w:rFonts w:ascii="黑体"/>
              </w:rPr>
            </w:pPr>
            <w:r>
              <w:rPr>
                <w:rFonts w:ascii="黑体"/>
              </w:rPr>
              <w:t>0x00</w:t>
            </w:r>
            <w:r>
              <w:rPr>
                <w:rFonts w:ascii="黑体" w:hint="eastAsia"/>
              </w:rPr>
              <w:t xml:space="preserve"> MK/SK(默认方式)</w:t>
            </w:r>
          </w:p>
          <w:p w14:paraId="7B7239D1" w14:textId="77777777" w:rsidR="003843EA" w:rsidRDefault="00A21561">
            <w:pPr>
              <w:rPr>
                <w:rFonts w:ascii="黑体"/>
              </w:rPr>
            </w:pPr>
            <w:r>
              <w:rPr>
                <w:rFonts w:ascii="黑体"/>
              </w:rPr>
              <w:t>0x01 DUKPT</w:t>
            </w:r>
          </w:p>
        </w:tc>
      </w:tr>
      <w:tr w:rsidR="003843EA" w14:paraId="3BC0A7F4"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53668DFA" w14:textId="77777777" w:rsidR="003843EA" w:rsidRDefault="00A21561">
            <w:pPr>
              <w:pStyle w:val="p0"/>
              <w:spacing w:line="276" w:lineRule="auto"/>
              <w:rPr>
                <w:rFonts w:ascii="黑体" w:eastAsia="黑体" w:hAnsi="新宋体"/>
              </w:rPr>
            </w:pPr>
            <w:r>
              <w:rPr>
                <w:rFonts w:ascii="黑体" w:eastAsia="黑体" w:hAnsi="新宋体" w:hint="eastAsia"/>
              </w:rPr>
              <w:t>2</w:t>
            </w:r>
          </w:p>
        </w:tc>
        <w:tc>
          <w:tcPr>
            <w:tcW w:w="2268" w:type="dxa"/>
            <w:tcBorders>
              <w:top w:val="single" w:sz="6" w:space="0" w:color="000000"/>
              <w:left w:val="nil"/>
              <w:bottom w:val="single" w:sz="6" w:space="0" w:color="000000"/>
              <w:right w:val="single" w:sz="4" w:space="0" w:color="000000"/>
            </w:tcBorders>
            <w:vAlign w:val="center"/>
          </w:tcPr>
          <w:p w14:paraId="206192E1" w14:textId="77777777" w:rsidR="003843EA" w:rsidRDefault="00A21561">
            <w:pPr>
              <w:rPr>
                <w:rFonts w:ascii="黑体"/>
              </w:rPr>
            </w:pPr>
            <w:r>
              <w:rPr>
                <w:rFonts w:ascii="黑体" w:hint="eastAsia"/>
              </w:rPr>
              <w:t>算法模式</w:t>
            </w:r>
          </w:p>
        </w:tc>
        <w:tc>
          <w:tcPr>
            <w:tcW w:w="1418" w:type="dxa"/>
            <w:tcBorders>
              <w:top w:val="single" w:sz="6" w:space="0" w:color="000000"/>
              <w:left w:val="nil"/>
              <w:bottom w:val="single" w:sz="6" w:space="0" w:color="000000"/>
              <w:right w:val="single" w:sz="6" w:space="0" w:color="000000"/>
            </w:tcBorders>
            <w:vAlign w:val="center"/>
          </w:tcPr>
          <w:p w14:paraId="5A4C7A28" w14:textId="77777777" w:rsidR="003843EA" w:rsidRDefault="00A21561">
            <w:pPr>
              <w:ind w:firstLineChars="250" w:firstLine="525"/>
              <w:rPr>
                <w:rFonts w:ascii="黑体"/>
              </w:rPr>
            </w:pPr>
            <w:r>
              <w:rPr>
                <w:rFonts w:ascii="黑体" w:hint="eastAsia"/>
              </w:rPr>
              <w:t>1</w:t>
            </w:r>
          </w:p>
        </w:tc>
        <w:tc>
          <w:tcPr>
            <w:tcW w:w="4034" w:type="dxa"/>
            <w:tcBorders>
              <w:top w:val="single" w:sz="6" w:space="0" w:color="000000"/>
              <w:left w:val="nil"/>
              <w:bottom w:val="single" w:sz="6" w:space="0" w:color="000000"/>
              <w:right w:val="single" w:sz="6" w:space="0" w:color="000000"/>
            </w:tcBorders>
          </w:tcPr>
          <w:p w14:paraId="42F7481E" w14:textId="77777777" w:rsidR="003843EA" w:rsidRDefault="00A21561">
            <w:pPr>
              <w:rPr>
                <w:rFonts w:ascii="黑体"/>
              </w:rPr>
            </w:pPr>
            <w:r>
              <w:rPr>
                <w:rFonts w:ascii="黑体"/>
              </w:rPr>
              <w:t xml:space="preserve">0x01 </w:t>
            </w:r>
            <w:r>
              <w:rPr>
                <w:rFonts w:ascii="黑体" w:hint="eastAsia"/>
              </w:rPr>
              <w:t>DES</w:t>
            </w:r>
          </w:p>
          <w:p w14:paraId="23967CD8" w14:textId="77777777" w:rsidR="003843EA" w:rsidRDefault="00A21561">
            <w:pPr>
              <w:rPr>
                <w:rFonts w:ascii="黑体"/>
              </w:rPr>
            </w:pPr>
            <w:r>
              <w:rPr>
                <w:rFonts w:ascii="黑体"/>
              </w:rPr>
              <w:t xml:space="preserve">0x02 </w:t>
            </w:r>
            <w:r>
              <w:rPr>
                <w:rFonts w:ascii="黑体" w:hint="eastAsia"/>
              </w:rPr>
              <w:t>SM</w:t>
            </w:r>
            <w:r>
              <w:rPr>
                <w:rFonts w:ascii="黑体"/>
              </w:rPr>
              <w:t>4</w:t>
            </w:r>
          </w:p>
          <w:p w14:paraId="5F402B0E" w14:textId="77777777" w:rsidR="003843EA" w:rsidRDefault="00A21561">
            <w:pPr>
              <w:rPr>
                <w:rFonts w:ascii="黑体"/>
              </w:rPr>
            </w:pPr>
            <w:r>
              <w:rPr>
                <w:rFonts w:ascii="黑体"/>
              </w:rPr>
              <w:t xml:space="preserve">0x03 </w:t>
            </w:r>
            <w:r>
              <w:rPr>
                <w:rFonts w:ascii="黑体" w:hint="eastAsia"/>
              </w:rPr>
              <w:t>A</w:t>
            </w:r>
            <w:r>
              <w:rPr>
                <w:rFonts w:ascii="黑体"/>
              </w:rPr>
              <w:t>ES</w:t>
            </w:r>
          </w:p>
        </w:tc>
      </w:tr>
      <w:tr w:rsidR="003843EA" w14:paraId="665B6B2F"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68F81CBF" w14:textId="77777777" w:rsidR="003843EA" w:rsidRDefault="00A21561">
            <w:pPr>
              <w:pStyle w:val="p0"/>
              <w:spacing w:line="276" w:lineRule="auto"/>
              <w:rPr>
                <w:rFonts w:ascii="黑体" w:eastAsia="黑体" w:hAnsi="新宋体"/>
              </w:rPr>
            </w:pPr>
            <w:r>
              <w:rPr>
                <w:rFonts w:ascii="黑体" w:eastAsia="黑体" w:hAnsi="新宋体" w:hint="eastAsia"/>
              </w:rPr>
              <w:t>3</w:t>
            </w:r>
          </w:p>
        </w:tc>
        <w:tc>
          <w:tcPr>
            <w:tcW w:w="2268" w:type="dxa"/>
            <w:tcBorders>
              <w:top w:val="single" w:sz="6" w:space="0" w:color="000000"/>
              <w:left w:val="nil"/>
              <w:bottom w:val="single" w:sz="6" w:space="0" w:color="000000"/>
              <w:right w:val="single" w:sz="4" w:space="0" w:color="000000"/>
            </w:tcBorders>
            <w:vAlign w:val="center"/>
          </w:tcPr>
          <w:p w14:paraId="1173B4D0" w14:textId="77777777" w:rsidR="003843EA" w:rsidRDefault="00A21561">
            <w:pPr>
              <w:rPr>
                <w:rFonts w:ascii="黑体"/>
              </w:rPr>
            </w:pPr>
            <w:r>
              <w:rPr>
                <w:rFonts w:ascii="黑体" w:hint="eastAsia"/>
              </w:rPr>
              <w:t>加解密模式</w:t>
            </w:r>
          </w:p>
        </w:tc>
        <w:tc>
          <w:tcPr>
            <w:tcW w:w="1418" w:type="dxa"/>
            <w:tcBorders>
              <w:top w:val="single" w:sz="6" w:space="0" w:color="000000"/>
              <w:left w:val="nil"/>
              <w:bottom w:val="single" w:sz="6" w:space="0" w:color="000000"/>
              <w:right w:val="single" w:sz="6" w:space="0" w:color="000000"/>
            </w:tcBorders>
            <w:vAlign w:val="center"/>
          </w:tcPr>
          <w:p w14:paraId="1EEC58D8" w14:textId="77777777" w:rsidR="003843EA" w:rsidRDefault="00A21561">
            <w:pPr>
              <w:ind w:firstLineChars="250" w:firstLine="525"/>
              <w:rPr>
                <w:rFonts w:ascii="黑体"/>
              </w:rPr>
            </w:pPr>
            <w:r>
              <w:rPr>
                <w:rFonts w:ascii="黑体" w:hint="eastAsia"/>
              </w:rPr>
              <w:t>1</w:t>
            </w:r>
          </w:p>
        </w:tc>
        <w:tc>
          <w:tcPr>
            <w:tcW w:w="4034" w:type="dxa"/>
            <w:tcBorders>
              <w:top w:val="single" w:sz="6" w:space="0" w:color="000000"/>
              <w:left w:val="nil"/>
              <w:bottom w:val="single" w:sz="6" w:space="0" w:color="000000"/>
              <w:right w:val="single" w:sz="6" w:space="0" w:color="000000"/>
            </w:tcBorders>
          </w:tcPr>
          <w:p w14:paraId="6C1922AB" w14:textId="77777777" w:rsidR="003843EA" w:rsidRDefault="00A21561">
            <w:pPr>
              <w:rPr>
                <w:rFonts w:ascii="黑体"/>
              </w:rPr>
            </w:pPr>
            <w:r>
              <w:rPr>
                <w:rFonts w:ascii="黑体" w:hint="eastAsia"/>
              </w:rPr>
              <w:t>0x</w:t>
            </w:r>
            <w:r>
              <w:rPr>
                <w:rFonts w:ascii="黑体"/>
              </w:rPr>
              <w:t>01 ECB</w:t>
            </w:r>
            <w:r>
              <w:rPr>
                <w:rFonts w:ascii="黑体" w:hint="eastAsia"/>
              </w:rPr>
              <w:t>加密</w:t>
            </w:r>
          </w:p>
          <w:p w14:paraId="1B53EFE9" w14:textId="77777777" w:rsidR="003843EA" w:rsidRDefault="00A21561">
            <w:pPr>
              <w:rPr>
                <w:rFonts w:ascii="黑体"/>
              </w:rPr>
            </w:pPr>
            <w:r>
              <w:rPr>
                <w:rFonts w:ascii="黑体" w:hint="eastAsia"/>
              </w:rPr>
              <w:t>0</w:t>
            </w:r>
            <w:r>
              <w:rPr>
                <w:rFonts w:ascii="黑体"/>
              </w:rPr>
              <w:t>x02 CBC</w:t>
            </w:r>
            <w:r>
              <w:rPr>
                <w:rFonts w:ascii="黑体" w:hint="eastAsia"/>
              </w:rPr>
              <w:t>加密</w:t>
            </w:r>
          </w:p>
          <w:p w14:paraId="7E2785CC" w14:textId="77777777" w:rsidR="003843EA" w:rsidRDefault="00A21561">
            <w:pPr>
              <w:rPr>
                <w:rFonts w:ascii="黑体"/>
              </w:rPr>
            </w:pPr>
            <w:r>
              <w:rPr>
                <w:rFonts w:ascii="黑体" w:hint="eastAsia"/>
              </w:rPr>
              <w:t>0x</w:t>
            </w:r>
            <w:r>
              <w:rPr>
                <w:rFonts w:ascii="黑体"/>
              </w:rPr>
              <w:t>03 ECB</w:t>
            </w:r>
            <w:r>
              <w:rPr>
                <w:rFonts w:ascii="黑体" w:hint="eastAsia"/>
              </w:rPr>
              <w:t>解密</w:t>
            </w:r>
          </w:p>
          <w:p w14:paraId="4D44E03D" w14:textId="77777777" w:rsidR="003843EA" w:rsidRDefault="00A21561">
            <w:pPr>
              <w:rPr>
                <w:rFonts w:ascii="黑体"/>
              </w:rPr>
            </w:pPr>
            <w:r>
              <w:rPr>
                <w:rFonts w:ascii="黑体" w:hint="eastAsia"/>
              </w:rPr>
              <w:t>0</w:t>
            </w:r>
            <w:r>
              <w:rPr>
                <w:rFonts w:ascii="黑体"/>
              </w:rPr>
              <w:t xml:space="preserve">x04 </w:t>
            </w:r>
            <w:r>
              <w:rPr>
                <w:rFonts w:ascii="黑体" w:hint="eastAsia"/>
              </w:rPr>
              <w:t>CBC解密</w:t>
            </w:r>
          </w:p>
        </w:tc>
      </w:tr>
      <w:tr w:rsidR="003843EA" w14:paraId="5B66314D"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5C2BE0E9" w14:textId="77777777" w:rsidR="003843EA" w:rsidRDefault="00A21561">
            <w:pPr>
              <w:pStyle w:val="p0"/>
              <w:spacing w:line="276" w:lineRule="auto"/>
              <w:rPr>
                <w:rFonts w:ascii="黑体" w:eastAsia="黑体" w:hAnsi="新宋体"/>
              </w:rPr>
            </w:pPr>
            <w:r>
              <w:rPr>
                <w:rFonts w:ascii="黑体" w:eastAsia="黑体" w:hAnsi="新宋体" w:hint="eastAsia"/>
              </w:rPr>
              <w:t>4</w:t>
            </w:r>
          </w:p>
        </w:tc>
        <w:tc>
          <w:tcPr>
            <w:tcW w:w="2268" w:type="dxa"/>
            <w:tcBorders>
              <w:top w:val="single" w:sz="6" w:space="0" w:color="000000"/>
              <w:left w:val="nil"/>
              <w:bottom w:val="single" w:sz="6" w:space="0" w:color="000000"/>
              <w:right w:val="single" w:sz="4" w:space="0" w:color="000000"/>
            </w:tcBorders>
            <w:vAlign w:val="center"/>
          </w:tcPr>
          <w:p w14:paraId="1A6027A2" w14:textId="77777777" w:rsidR="003843EA" w:rsidRDefault="00A21561">
            <w:pPr>
              <w:rPr>
                <w:rFonts w:ascii="黑体"/>
              </w:rPr>
            </w:pPr>
            <w:r>
              <w:rPr>
                <w:rFonts w:ascii="黑体" w:hint="eastAsia"/>
              </w:rPr>
              <w:t>密钥索引</w:t>
            </w:r>
          </w:p>
        </w:tc>
        <w:tc>
          <w:tcPr>
            <w:tcW w:w="1418" w:type="dxa"/>
            <w:tcBorders>
              <w:top w:val="single" w:sz="6" w:space="0" w:color="000000"/>
              <w:left w:val="nil"/>
              <w:bottom w:val="single" w:sz="6" w:space="0" w:color="000000"/>
              <w:right w:val="single" w:sz="6" w:space="0" w:color="000000"/>
            </w:tcBorders>
            <w:vAlign w:val="center"/>
          </w:tcPr>
          <w:p w14:paraId="75DD3549" w14:textId="77777777" w:rsidR="003843EA" w:rsidRDefault="00A21561">
            <w:pPr>
              <w:ind w:firstLineChars="150" w:firstLine="315"/>
              <w:rPr>
                <w:rFonts w:ascii="黑体"/>
              </w:rPr>
            </w:pPr>
            <w:r>
              <w:rPr>
                <w:rFonts w:ascii="黑体"/>
              </w:rPr>
              <w:t>1</w:t>
            </w:r>
          </w:p>
        </w:tc>
        <w:tc>
          <w:tcPr>
            <w:tcW w:w="4034" w:type="dxa"/>
            <w:tcBorders>
              <w:top w:val="single" w:sz="6" w:space="0" w:color="000000"/>
              <w:left w:val="nil"/>
              <w:bottom w:val="single" w:sz="6" w:space="0" w:color="000000"/>
              <w:right w:val="single" w:sz="6" w:space="0" w:color="000000"/>
            </w:tcBorders>
          </w:tcPr>
          <w:p w14:paraId="42521DA4" w14:textId="77777777" w:rsidR="003843EA" w:rsidRDefault="00A21561">
            <w:pPr>
              <w:rPr>
                <w:rFonts w:ascii="黑体"/>
              </w:rPr>
            </w:pPr>
            <w:r>
              <w:rPr>
                <w:rFonts w:ascii="黑体" w:hint="eastAsia"/>
              </w:rPr>
              <w:t>主密钥索引/工作密钥索引,若为主密钥索引则ID4需指定工作密钥，若为工作密钥索引则ID4为0即不存在工作密钥值. 若ID2为0x1x、0x2x或0x3x时，则表示加密离散因子的工作密钥索引。</w:t>
            </w:r>
          </w:p>
          <w:p w14:paraId="6347FA9C" w14:textId="77777777" w:rsidR="003843EA" w:rsidRDefault="00A21561">
            <w:pPr>
              <w:rPr>
                <w:rFonts w:ascii="黑体"/>
              </w:rPr>
            </w:pPr>
            <w:r>
              <w:rPr>
                <w:rFonts w:ascii="黑体" w:hint="eastAsia"/>
              </w:rPr>
              <w:t>有效值：1--200</w:t>
            </w:r>
          </w:p>
        </w:tc>
      </w:tr>
      <w:tr w:rsidR="003843EA" w14:paraId="0C321159"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7A7E2FC2" w14:textId="77777777" w:rsidR="003843EA" w:rsidRDefault="00A21561">
            <w:pPr>
              <w:pStyle w:val="p0"/>
              <w:spacing w:line="276" w:lineRule="auto"/>
              <w:rPr>
                <w:rFonts w:ascii="黑体" w:eastAsia="黑体" w:hAnsi="新宋体"/>
              </w:rPr>
            </w:pPr>
            <w:r>
              <w:rPr>
                <w:rFonts w:ascii="黑体" w:eastAsia="黑体" w:hAnsi="新宋体" w:hint="eastAsia"/>
              </w:rPr>
              <w:t>5</w:t>
            </w:r>
          </w:p>
        </w:tc>
        <w:tc>
          <w:tcPr>
            <w:tcW w:w="2268" w:type="dxa"/>
            <w:tcBorders>
              <w:top w:val="single" w:sz="6" w:space="0" w:color="000000"/>
              <w:left w:val="nil"/>
              <w:bottom w:val="single" w:sz="6" w:space="0" w:color="000000"/>
              <w:right w:val="single" w:sz="4" w:space="0" w:color="000000"/>
            </w:tcBorders>
            <w:vAlign w:val="center"/>
          </w:tcPr>
          <w:p w14:paraId="55FB2F0B" w14:textId="77777777" w:rsidR="003843EA" w:rsidRDefault="00A21561">
            <w:pPr>
              <w:rPr>
                <w:rFonts w:ascii="黑体"/>
              </w:rPr>
            </w:pPr>
            <w:r>
              <w:rPr>
                <w:rFonts w:ascii="黑体" w:hint="eastAsia"/>
              </w:rPr>
              <w:t>待加密/解密数据</w:t>
            </w:r>
          </w:p>
        </w:tc>
        <w:tc>
          <w:tcPr>
            <w:tcW w:w="1418" w:type="dxa"/>
            <w:tcBorders>
              <w:top w:val="single" w:sz="6" w:space="0" w:color="000000"/>
              <w:left w:val="nil"/>
              <w:bottom w:val="single" w:sz="6" w:space="0" w:color="000000"/>
              <w:right w:val="single" w:sz="6" w:space="0" w:color="000000"/>
            </w:tcBorders>
            <w:vAlign w:val="center"/>
          </w:tcPr>
          <w:p w14:paraId="2048A5B8" w14:textId="77777777" w:rsidR="003843EA" w:rsidRDefault="00A21561">
            <w:pPr>
              <w:rPr>
                <w:rFonts w:ascii="黑体"/>
              </w:rPr>
            </w:pPr>
            <w:r>
              <w:rPr>
                <w:rFonts w:ascii="黑体"/>
              </w:rPr>
              <w:t>LL..</w:t>
            </w:r>
            <w:r>
              <w:rPr>
                <w:rFonts w:ascii="黑体" w:hint="eastAsia"/>
              </w:rPr>
              <w:t>4000</w:t>
            </w:r>
          </w:p>
        </w:tc>
        <w:tc>
          <w:tcPr>
            <w:tcW w:w="4034" w:type="dxa"/>
            <w:tcBorders>
              <w:top w:val="single" w:sz="6" w:space="0" w:color="000000"/>
              <w:left w:val="nil"/>
              <w:bottom w:val="single" w:sz="6" w:space="0" w:color="000000"/>
              <w:right w:val="single" w:sz="6" w:space="0" w:color="000000"/>
            </w:tcBorders>
          </w:tcPr>
          <w:p w14:paraId="1E0A4CD4" w14:textId="77777777" w:rsidR="003843EA" w:rsidRDefault="00A21561">
            <w:pPr>
              <w:rPr>
                <w:rFonts w:ascii="黑体"/>
              </w:rPr>
            </w:pPr>
            <w:r>
              <w:rPr>
                <w:rFonts w:ascii="黑体" w:hint="eastAsia"/>
              </w:rPr>
              <w:t>输入数据进行DES加密运算</w:t>
            </w:r>
          </w:p>
        </w:tc>
      </w:tr>
      <w:tr w:rsidR="003843EA" w14:paraId="67E8E59F"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77D03CE0" w14:textId="77777777" w:rsidR="003843EA" w:rsidRDefault="00A21561">
            <w:pPr>
              <w:pStyle w:val="p0"/>
              <w:spacing w:line="276" w:lineRule="auto"/>
              <w:rPr>
                <w:rFonts w:ascii="黑体" w:eastAsia="黑体" w:hAnsi="新宋体"/>
              </w:rPr>
            </w:pPr>
            <w:r>
              <w:rPr>
                <w:rFonts w:ascii="黑体" w:eastAsia="黑体" w:hAnsi="新宋体" w:hint="eastAsia"/>
              </w:rPr>
              <w:t>6</w:t>
            </w:r>
          </w:p>
        </w:tc>
        <w:tc>
          <w:tcPr>
            <w:tcW w:w="2268" w:type="dxa"/>
            <w:tcBorders>
              <w:top w:val="single" w:sz="6" w:space="0" w:color="000000"/>
              <w:left w:val="nil"/>
              <w:bottom w:val="single" w:sz="6" w:space="0" w:color="000000"/>
              <w:right w:val="single" w:sz="4" w:space="0" w:color="000000"/>
            </w:tcBorders>
            <w:vAlign w:val="center"/>
          </w:tcPr>
          <w:p w14:paraId="0ABC4A66" w14:textId="77777777" w:rsidR="003843EA" w:rsidRDefault="00A21561">
            <w:pPr>
              <w:rPr>
                <w:rFonts w:ascii="黑体"/>
              </w:rPr>
            </w:pPr>
            <w:r>
              <w:rPr>
                <w:rFonts w:ascii="黑体"/>
              </w:rPr>
              <w:t>(</w:t>
            </w:r>
            <w:r>
              <w:rPr>
                <w:rFonts w:ascii="黑体" w:hint="eastAsia"/>
              </w:rPr>
              <w:t>加/解密密钥</w:t>
            </w:r>
            <w:r>
              <w:rPr>
                <w:rFonts w:ascii="黑体"/>
              </w:rPr>
              <w:t>)</w:t>
            </w:r>
            <w:r>
              <w:rPr>
                <w:rFonts w:ascii="黑体" w:hint="eastAsia"/>
              </w:rPr>
              <w:t>密文</w:t>
            </w:r>
          </w:p>
        </w:tc>
        <w:tc>
          <w:tcPr>
            <w:tcW w:w="1418" w:type="dxa"/>
            <w:tcBorders>
              <w:top w:val="single" w:sz="6" w:space="0" w:color="000000"/>
              <w:left w:val="nil"/>
              <w:bottom w:val="single" w:sz="6" w:space="0" w:color="000000"/>
              <w:right w:val="single" w:sz="6" w:space="0" w:color="000000"/>
            </w:tcBorders>
            <w:vAlign w:val="center"/>
          </w:tcPr>
          <w:p w14:paraId="747EE99E" w14:textId="77777777" w:rsidR="003843EA" w:rsidRDefault="00A21561">
            <w:pPr>
              <w:rPr>
                <w:rFonts w:ascii="黑体"/>
              </w:rPr>
            </w:pPr>
            <w:r>
              <w:rPr>
                <w:rFonts w:ascii="黑体"/>
              </w:rPr>
              <w:t>LL</w:t>
            </w:r>
            <w:r>
              <w:rPr>
                <w:rFonts w:ascii="黑体"/>
              </w:rPr>
              <w:t>…</w:t>
            </w:r>
            <w:r>
              <w:rPr>
                <w:rFonts w:ascii="黑体"/>
              </w:rPr>
              <w:t>24</w:t>
            </w:r>
          </w:p>
        </w:tc>
        <w:tc>
          <w:tcPr>
            <w:tcW w:w="4034" w:type="dxa"/>
            <w:tcBorders>
              <w:top w:val="single" w:sz="6" w:space="0" w:color="000000"/>
              <w:left w:val="nil"/>
              <w:bottom w:val="single" w:sz="6" w:space="0" w:color="000000"/>
              <w:right w:val="single" w:sz="6" w:space="0" w:color="000000"/>
            </w:tcBorders>
          </w:tcPr>
          <w:p w14:paraId="43D545F0" w14:textId="77777777" w:rsidR="003843EA" w:rsidRDefault="00A21561">
            <w:pPr>
              <w:rPr>
                <w:rFonts w:ascii="黑体"/>
                <w:szCs w:val="21"/>
              </w:rPr>
            </w:pPr>
            <w:r>
              <w:rPr>
                <w:rFonts w:ascii="黑体" w:hint="eastAsia"/>
              </w:rPr>
              <w:t>工作密钥（密文）</w:t>
            </w:r>
          </w:p>
        </w:tc>
      </w:tr>
      <w:tr w:rsidR="003843EA" w14:paraId="7F274EE2"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6CBDF201" w14:textId="77777777" w:rsidR="003843EA" w:rsidRDefault="00A21561">
            <w:pPr>
              <w:pStyle w:val="p0"/>
              <w:spacing w:line="276" w:lineRule="auto"/>
              <w:rPr>
                <w:rFonts w:ascii="黑体" w:eastAsia="黑体" w:hAnsi="新宋体"/>
              </w:rPr>
            </w:pPr>
            <w:r>
              <w:rPr>
                <w:rFonts w:ascii="黑体" w:eastAsia="黑体" w:hAnsi="新宋体" w:hint="eastAsia"/>
              </w:rPr>
              <w:t>7</w:t>
            </w:r>
          </w:p>
        </w:tc>
        <w:tc>
          <w:tcPr>
            <w:tcW w:w="2268" w:type="dxa"/>
            <w:tcBorders>
              <w:top w:val="single" w:sz="6" w:space="0" w:color="000000"/>
              <w:left w:val="nil"/>
              <w:bottom w:val="single" w:sz="6" w:space="0" w:color="000000"/>
              <w:right w:val="single" w:sz="4" w:space="0" w:color="000000"/>
            </w:tcBorders>
            <w:vAlign w:val="center"/>
          </w:tcPr>
          <w:p w14:paraId="4DFA0A1F" w14:textId="77777777" w:rsidR="003843EA" w:rsidRDefault="00A21561">
            <w:pPr>
              <w:rPr>
                <w:rFonts w:ascii="黑体"/>
              </w:rPr>
            </w:pPr>
            <w:r>
              <w:rPr>
                <w:rFonts w:ascii="黑体" w:hint="eastAsia"/>
              </w:rPr>
              <w:t>CBC的初始值</w:t>
            </w:r>
          </w:p>
        </w:tc>
        <w:tc>
          <w:tcPr>
            <w:tcW w:w="1418" w:type="dxa"/>
            <w:tcBorders>
              <w:top w:val="single" w:sz="6" w:space="0" w:color="000000"/>
              <w:left w:val="nil"/>
              <w:bottom w:val="single" w:sz="6" w:space="0" w:color="000000"/>
              <w:right w:val="single" w:sz="6" w:space="0" w:color="000000"/>
            </w:tcBorders>
            <w:vAlign w:val="center"/>
          </w:tcPr>
          <w:p w14:paraId="0C63278C" w14:textId="77777777" w:rsidR="003843EA" w:rsidRDefault="00A21561">
            <w:pPr>
              <w:rPr>
                <w:rFonts w:ascii="黑体"/>
              </w:rPr>
            </w:pPr>
            <w:ins w:id="674" w:author="Administrator" w:date="2018-04-18T20:02:00Z">
              <w:r>
                <w:rPr>
                  <w:rFonts w:ascii="黑体" w:hint="eastAsia"/>
                </w:rPr>
                <w:t>LL..16</w:t>
              </w:r>
            </w:ins>
            <w:del w:id="675" w:author="Administrator" w:date="2018-04-18T20:02:00Z">
              <w:r>
                <w:rPr>
                  <w:rFonts w:ascii="黑体"/>
                </w:rPr>
                <w:delText>8</w:delText>
              </w:r>
            </w:del>
          </w:p>
        </w:tc>
        <w:tc>
          <w:tcPr>
            <w:tcW w:w="4034" w:type="dxa"/>
            <w:tcBorders>
              <w:top w:val="single" w:sz="6" w:space="0" w:color="000000"/>
              <w:left w:val="nil"/>
              <w:bottom w:val="single" w:sz="6" w:space="0" w:color="000000"/>
              <w:right w:val="single" w:sz="6" w:space="0" w:color="000000"/>
            </w:tcBorders>
          </w:tcPr>
          <w:p w14:paraId="52F0E8FF" w14:textId="77777777" w:rsidR="003843EA" w:rsidRDefault="00A21561">
            <w:pPr>
              <w:rPr>
                <w:rFonts w:ascii="黑体"/>
              </w:rPr>
            </w:pPr>
            <w:r>
              <w:rPr>
                <w:rFonts w:ascii="黑体" w:hint="eastAsia"/>
              </w:rPr>
              <w:t>仅在ID3为</w:t>
            </w:r>
            <w:r>
              <w:rPr>
                <w:rFonts w:ascii="黑体"/>
              </w:rPr>
              <w:t xml:space="preserve">CBC </w:t>
            </w:r>
            <w:r>
              <w:rPr>
                <w:rFonts w:ascii="黑体" w:hint="eastAsia"/>
              </w:rPr>
              <w:t>时出现</w:t>
            </w:r>
          </w:p>
        </w:tc>
      </w:tr>
    </w:tbl>
    <w:p w14:paraId="220A228C" w14:textId="77777777" w:rsidR="003843EA" w:rsidRDefault="003843EA">
      <w:pPr>
        <w:pStyle w:val="MyText"/>
        <w:spacing w:line="276" w:lineRule="auto"/>
        <w:ind w:left="1680"/>
      </w:pPr>
    </w:p>
    <w:p w14:paraId="79DC24CE" w14:textId="77777777" w:rsidR="003843EA" w:rsidRDefault="00A21561">
      <w:pPr>
        <w:pStyle w:val="MyText"/>
        <w:numPr>
          <w:ilvl w:val="0"/>
          <w:numId w:val="4"/>
        </w:numPr>
        <w:spacing w:line="276" w:lineRule="auto"/>
      </w:pPr>
      <w:r>
        <w:rPr>
          <w:rFonts w:hint="eastAsia"/>
        </w:rPr>
        <w:t>响应报文</w:t>
      </w:r>
    </w:p>
    <w:p w14:paraId="0D7CEBC6" w14:textId="77777777" w:rsidR="003843EA" w:rsidRDefault="00A21561">
      <w:pPr>
        <w:pStyle w:val="MyText"/>
        <w:spacing w:line="276" w:lineRule="auto"/>
        <w:ind w:leftChars="800" w:left="1680"/>
      </w:pPr>
      <w:r>
        <w:rPr>
          <w:rFonts w:hint="eastAsia"/>
        </w:rPr>
        <w:t>数据：</w:t>
      </w:r>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75D2A213"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0C6DC501" w14:textId="77777777" w:rsidR="003843EA" w:rsidRDefault="00A21561">
            <w:pPr>
              <w:rPr>
                <w:rFonts w:ascii="黑体" w:hAnsi="新宋体"/>
                <w:kern w:val="0"/>
                <w:szCs w:val="21"/>
              </w:rPr>
            </w:pPr>
            <w:r>
              <w:rPr>
                <w:rFonts w:ascii="黑体" w:hAnsi="新宋体"/>
                <w:kern w:val="0"/>
                <w:szCs w:val="21"/>
              </w:rPr>
              <w:t>ID</w:t>
            </w:r>
          </w:p>
        </w:tc>
        <w:tc>
          <w:tcPr>
            <w:tcW w:w="2268" w:type="dxa"/>
            <w:tcBorders>
              <w:top w:val="single" w:sz="6" w:space="0" w:color="000000"/>
              <w:left w:val="nil"/>
              <w:bottom w:val="single" w:sz="6" w:space="0" w:color="000000"/>
              <w:right w:val="single" w:sz="4" w:space="0" w:color="000000"/>
            </w:tcBorders>
            <w:shd w:val="clear" w:color="auto" w:fill="E6E6E6"/>
          </w:tcPr>
          <w:p w14:paraId="6A2B6212" w14:textId="77777777" w:rsidR="003843EA" w:rsidRDefault="00A21561">
            <w:pPr>
              <w:rPr>
                <w:rFonts w:ascii="黑体" w:hAnsi="新宋体"/>
                <w:kern w:val="0"/>
                <w:szCs w:val="21"/>
              </w:rPr>
            </w:pPr>
            <w:r>
              <w:rPr>
                <w:rFonts w:ascii="黑体" w:hAnsi="新宋体" w:hint="eastAsia"/>
                <w:kern w:val="0"/>
                <w:szCs w:val="21"/>
              </w:rPr>
              <w:t>数据域</w:t>
            </w:r>
          </w:p>
        </w:tc>
        <w:tc>
          <w:tcPr>
            <w:tcW w:w="1418" w:type="dxa"/>
            <w:tcBorders>
              <w:top w:val="single" w:sz="6" w:space="0" w:color="000000"/>
              <w:left w:val="nil"/>
              <w:bottom w:val="single" w:sz="6" w:space="0" w:color="000000"/>
              <w:right w:val="single" w:sz="6" w:space="0" w:color="000000"/>
            </w:tcBorders>
            <w:shd w:val="clear" w:color="auto" w:fill="E6E6E6"/>
          </w:tcPr>
          <w:p w14:paraId="1D5E3AE9" w14:textId="77777777" w:rsidR="003843EA" w:rsidRDefault="00A21561">
            <w:pPr>
              <w:rPr>
                <w:rFonts w:ascii="黑体" w:hAnsi="新宋体"/>
                <w:kern w:val="0"/>
                <w:szCs w:val="21"/>
              </w:rPr>
            </w:pPr>
            <w:r>
              <w:rPr>
                <w:rFonts w:ascii="黑体" w:hAnsi="新宋体" w:hint="eastAsia"/>
                <w:kern w:val="0"/>
                <w:szCs w:val="21"/>
              </w:rPr>
              <w:t>长度</w:t>
            </w:r>
          </w:p>
        </w:tc>
        <w:tc>
          <w:tcPr>
            <w:tcW w:w="4034" w:type="dxa"/>
            <w:tcBorders>
              <w:top w:val="single" w:sz="6" w:space="0" w:color="000000"/>
              <w:left w:val="nil"/>
              <w:bottom w:val="single" w:sz="6" w:space="0" w:color="000000"/>
              <w:right w:val="single" w:sz="6" w:space="0" w:color="000000"/>
            </w:tcBorders>
            <w:shd w:val="clear" w:color="auto" w:fill="E6E6E6"/>
          </w:tcPr>
          <w:p w14:paraId="4306C57A" w14:textId="77777777" w:rsidR="003843EA" w:rsidRDefault="00A21561">
            <w:pPr>
              <w:ind w:firstLine="420"/>
              <w:rPr>
                <w:rFonts w:ascii="黑体" w:hAnsi="新宋体"/>
                <w:kern w:val="0"/>
                <w:szCs w:val="21"/>
              </w:rPr>
            </w:pPr>
            <w:r>
              <w:rPr>
                <w:rFonts w:ascii="黑体" w:hAnsi="新宋体" w:hint="eastAsia"/>
                <w:kern w:val="0"/>
                <w:szCs w:val="21"/>
              </w:rPr>
              <w:t>备注</w:t>
            </w:r>
          </w:p>
        </w:tc>
      </w:tr>
      <w:tr w:rsidR="003843EA" w14:paraId="6760F7B2"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2CA09B0E" w14:textId="77777777" w:rsidR="003843EA" w:rsidRDefault="00A21561">
            <w:pPr>
              <w:rPr>
                <w:rFonts w:ascii="黑体" w:hAnsi="新宋体"/>
                <w:kern w:val="0"/>
                <w:szCs w:val="21"/>
              </w:rPr>
            </w:pPr>
            <w:r>
              <w:rPr>
                <w:rFonts w:ascii="黑体" w:hAnsi="新宋体"/>
                <w:kern w:val="0"/>
                <w:szCs w:val="21"/>
              </w:rPr>
              <w:t>1</w:t>
            </w:r>
          </w:p>
        </w:tc>
        <w:tc>
          <w:tcPr>
            <w:tcW w:w="2268" w:type="dxa"/>
            <w:tcBorders>
              <w:top w:val="single" w:sz="6" w:space="0" w:color="000000"/>
              <w:left w:val="nil"/>
              <w:bottom w:val="single" w:sz="6" w:space="0" w:color="000000"/>
              <w:right w:val="single" w:sz="4" w:space="0" w:color="000000"/>
            </w:tcBorders>
            <w:vAlign w:val="center"/>
          </w:tcPr>
          <w:p w14:paraId="28692E25" w14:textId="77777777" w:rsidR="003843EA" w:rsidRDefault="00A21561">
            <w:pPr>
              <w:rPr>
                <w:rFonts w:ascii="黑体"/>
              </w:rPr>
            </w:pPr>
            <w:r>
              <w:rPr>
                <w:rFonts w:ascii="黑体" w:hint="eastAsia"/>
              </w:rPr>
              <w:t>主密钥索引</w:t>
            </w:r>
          </w:p>
        </w:tc>
        <w:tc>
          <w:tcPr>
            <w:tcW w:w="1418" w:type="dxa"/>
            <w:tcBorders>
              <w:top w:val="single" w:sz="6" w:space="0" w:color="000000"/>
              <w:left w:val="nil"/>
              <w:bottom w:val="single" w:sz="6" w:space="0" w:color="000000"/>
              <w:right w:val="single" w:sz="6" w:space="0" w:color="000000"/>
            </w:tcBorders>
            <w:vAlign w:val="center"/>
          </w:tcPr>
          <w:p w14:paraId="661C14E9" w14:textId="77777777" w:rsidR="003843EA" w:rsidRDefault="00A21561">
            <w:pPr>
              <w:ind w:firstLineChars="150" w:firstLine="315"/>
              <w:rPr>
                <w:rFonts w:ascii="黑体"/>
              </w:rPr>
            </w:pPr>
            <w:r>
              <w:rPr>
                <w:rFonts w:ascii="黑体"/>
              </w:rPr>
              <w:t>1</w:t>
            </w:r>
          </w:p>
        </w:tc>
        <w:tc>
          <w:tcPr>
            <w:tcW w:w="4034" w:type="dxa"/>
            <w:tcBorders>
              <w:top w:val="single" w:sz="6" w:space="0" w:color="000000"/>
              <w:left w:val="nil"/>
              <w:bottom w:val="single" w:sz="6" w:space="0" w:color="000000"/>
              <w:right w:val="single" w:sz="6" w:space="0" w:color="000000"/>
            </w:tcBorders>
          </w:tcPr>
          <w:p w14:paraId="5E5B15D2" w14:textId="77777777" w:rsidR="003843EA" w:rsidRDefault="003843EA">
            <w:pPr>
              <w:rPr>
                <w:rFonts w:ascii="黑体"/>
                <w:b/>
                <w:bCs/>
                <w:sz w:val="32"/>
              </w:rPr>
            </w:pPr>
          </w:p>
        </w:tc>
      </w:tr>
      <w:tr w:rsidR="003843EA" w14:paraId="58A7B491"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0E0B62C6" w14:textId="77777777" w:rsidR="003843EA" w:rsidRDefault="00A21561">
            <w:pPr>
              <w:rPr>
                <w:rFonts w:ascii="黑体" w:hAnsi="新宋体"/>
                <w:kern w:val="0"/>
                <w:szCs w:val="21"/>
              </w:rPr>
            </w:pPr>
            <w:r>
              <w:rPr>
                <w:rFonts w:ascii="黑体" w:hAnsi="新宋体"/>
                <w:kern w:val="0"/>
                <w:szCs w:val="21"/>
              </w:rPr>
              <w:t>2</w:t>
            </w:r>
          </w:p>
        </w:tc>
        <w:tc>
          <w:tcPr>
            <w:tcW w:w="2268" w:type="dxa"/>
            <w:tcBorders>
              <w:top w:val="single" w:sz="6" w:space="0" w:color="000000"/>
              <w:left w:val="nil"/>
              <w:bottom w:val="single" w:sz="6" w:space="0" w:color="000000"/>
              <w:right w:val="single" w:sz="4" w:space="0" w:color="000000"/>
            </w:tcBorders>
            <w:vAlign w:val="center"/>
          </w:tcPr>
          <w:p w14:paraId="65D90A1D" w14:textId="77777777" w:rsidR="003843EA" w:rsidRDefault="00A21561">
            <w:pPr>
              <w:rPr>
                <w:rFonts w:ascii="黑体"/>
              </w:rPr>
            </w:pPr>
            <w:r>
              <w:rPr>
                <w:rFonts w:ascii="黑体" w:hint="eastAsia"/>
              </w:rPr>
              <w:t>应答码</w:t>
            </w:r>
          </w:p>
        </w:tc>
        <w:tc>
          <w:tcPr>
            <w:tcW w:w="1418" w:type="dxa"/>
            <w:tcBorders>
              <w:top w:val="single" w:sz="6" w:space="0" w:color="000000"/>
              <w:left w:val="nil"/>
              <w:bottom w:val="single" w:sz="6" w:space="0" w:color="000000"/>
              <w:right w:val="single" w:sz="6" w:space="0" w:color="000000"/>
            </w:tcBorders>
            <w:vAlign w:val="center"/>
          </w:tcPr>
          <w:p w14:paraId="5265DF9D" w14:textId="77777777" w:rsidR="003843EA" w:rsidRDefault="00A21561">
            <w:pPr>
              <w:ind w:firstLineChars="150" w:firstLine="315"/>
              <w:rPr>
                <w:rFonts w:ascii="黑体"/>
              </w:rPr>
            </w:pPr>
            <w:r>
              <w:rPr>
                <w:rFonts w:ascii="黑体"/>
              </w:rPr>
              <w:t>2</w:t>
            </w:r>
          </w:p>
        </w:tc>
        <w:tc>
          <w:tcPr>
            <w:tcW w:w="4034" w:type="dxa"/>
            <w:tcBorders>
              <w:top w:val="single" w:sz="6" w:space="0" w:color="000000"/>
              <w:left w:val="nil"/>
              <w:bottom w:val="single" w:sz="6" w:space="0" w:color="000000"/>
              <w:right w:val="single" w:sz="6" w:space="0" w:color="000000"/>
            </w:tcBorders>
          </w:tcPr>
          <w:p w14:paraId="29406526" w14:textId="77777777" w:rsidR="003843EA" w:rsidRDefault="00A21561">
            <w:pPr>
              <w:rPr>
                <w:rFonts w:ascii="黑体" w:hAnsi="新宋体"/>
                <w:kern w:val="0"/>
                <w:szCs w:val="21"/>
              </w:rPr>
            </w:pPr>
            <w:r>
              <w:rPr>
                <w:rFonts w:ascii="黑体" w:hAnsi="新宋体" w:hint="eastAsia"/>
                <w:kern w:val="0"/>
                <w:szCs w:val="21"/>
              </w:rPr>
              <w:t>“</w:t>
            </w:r>
            <w:r>
              <w:rPr>
                <w:rFonts w:ascii="黑体" w:hAnsi="新宋体"/>
                <w:kern w:val="0"/>
                <w:szCs w:val="21"/>
              </w:rPr>
              <w:t>00</w:t>
            </w:r>
            <w:r>
              <w:rPr>
                <w:rFonts w:ascii="黑体" w:hAnsi="新宋体"/>
                <w:kern w:val="0"/>
                <w:szCs w:val="21"/>
              </w:rPr>
              <w:t>”</w:t>
            </w:r>
            <w:r>
              <w:rPr>
                <w:rFonts w:ascii="黑体" w:hAnsi="新宋体" w:hint="eastAsia"/>
                <w:kern w:val="0"/>
                <w:szCs w:val="21"/>
              </w:rPr>
              <w:t>成功</w:t>
            </w:r>
          </w:p>
          <w:p w14:paraId="267537DA" w14:textId="77777777" w:rsidR="003843EA" w:rsidRDefault="00A21561">
            <w:pPr>
              <w:rPr>
                <w:rFonts w:ascii="黑体" w:hAnsi="新宋体"/>
                <w:kern w:val="0"/>
                <w:szCs w:val="21"/>
              </w:rPr>
            </w:pPr>
            <w:r>
              <w:rPr>
                <w:rFonts w:ascii="黑体" w:hAnsi="新宋体" w:hint="eastAsia"/>
                <w:kern w:val="0"/>
                <w:szCs w:val="21"/>
              </w:rPr>
              <w:t>“</w:t>
            </w:r>
            <w:r>
              <w:rPr>
                <w:rFonts w:ascii="黑体" w:hAnsi="新宋体"/>
                <w:kern w:val="0"/>
                <w:szCs w:val="21"/>
              </w:rPr>
              <w:t>02</w:t>
            </w:r>
            <w:r>
              <w:rPr>
                <w:rFonts w:ascii="黑体" w:hAnsi="新宋体"/>
                <w:kern w:val="0"/>
                <w:szCs w:val="21"/>
              </w:rPr>
              <w:t>”</w:t>
            </w:r>
            <w:r>
              <w:rPr>
                <w:rFonts w:ascii="黑体" w:hAnsi="新宋体" w:hint="eastAsia"/>
                <w:kern w:val="0"/>
                <w:szCs w:val="21"/>
              </w:rPr>
              <w:t>错误</w:t>
            </w:r>
          </w:p>
          <w:p w14:paraId="79EC5FE3" w14:textId="77777777" w:rsidR="003843EA" w:rsidRDefault="00A21561">
            <w:pPr>
              <w:rPr>
                <w:rFonts w:ascii="黑体" w:hAnsi="新宋体"/>
                <w:kern w:val="0"/>
                <w:szCs w:val="21"/>
              </w:rPr>
            </w:pPr>
            <w:r>
              <w:rPr>
                <w:rFonts w:ascii="黑体" w:hAnsi="新宋体"/>
                <w:kern w:val="0"/>
                <w:szCs w:val="21"/>
              </w:rPr>
              <w:t>“</w:t>
            </w:r>
            <w:r>
              <w:rPr>
                <w:rFonts w:ascii="黑体" w:hAnsi="新宋体"/>
                <w:kern w:val="0"/>
                <w:szCs w:val="21"/>
              </w:rPr>
              <w:t>41</w:t>
            </w:r>
            <w:r>
              <w:rPr>
                <w:rFonts w:ascii="黑体" w:hAnsi="新宋体"/>
                <w:kern w:val="0"/>
                <w:szCs w:val="21"/>
              </w:rPr>
              <w:t>”</w:t>
            </w:r>
            <w:r>
              <w:rPr>
                <w:rFonts w:ascii="黑体" w:hAnsi="新宋体"/>
                <w:kern w:val="0"/>
                <w:szCs w:val="21"/>
              </w:rPr>
              <w:t>密钥校验值错误</w:t>
            </w:r>
          </w:p>
          <w:p w14:paraId="7C27826B" w14:textId="77777777" w:rsidR="003843EA" w:rsidRDefault="00A21561">
            <w:pPr>
              <w:rPr>
                <w:rFonts w:ascii="黑体" w:hAnsi="新宋体"/>
                <w:kern w:val="0"/>
                <w:szCs w:val="21"/>
              </w:rPr>
            </w:pPr>
            <w:r>
              <w:rPr>
                <w:rFonts w:ascii="黑体" w:hAnsi="新宋体" w:hint="eastAsia"/>
                <w:kern w:val="0"/>
                <w:szCs w:val="21"/>
              </w:rPr>
              <w:t>“</w:t>
            </w:r>
            <w:r>
              <w:rPr>
                <w:rFonts w:ascii="黑体" w:hAnsi="新宋体"/>
                <w:kern w:val="0"/>
                <w:szCs w:val="21"/>
              </w:rPr>
              <w:t>42</w:t>
            </w:r>
            <w:r>
              <w:rPr>
                <w:rFonts w:ascii="黑体" w:hAnsi="新宋体"/>
                <w:kern w:val="0"/>
                <w:szCs w:val="21"/>
              </w:rPr>
              <w:t>”</w:t>
            </w:r>
            <w:r>
              <w:rPr>
                <w:rFonts w:ascii="黑体" w:hAnsi="新宋体" w:hint="eastAsia"/>
                <w:kern w:val="0"/>
                <w:szCs w:val="21"/>
              </w:rPr>
              <w:t>错误</w:t>
            </w:r>
          </w:p>
          <w:p w14:paraId="12C345EC" w14:textId="77777777" w:rsidR="003843EA" w:rsidRDefault="00A21561">
            <w:pPr>
              <w:rPr>
                <w:rFonts w:ascii="黑体" w:hAnsi="新宋体"/>
                <w:kern w:val="0"/>
                <w:szCs w:val="21"/>
              </w:rPr>
            </w:pPr>
            <w:r>
              <w:rPr>
                <w:rFonts w:ascii="黑体" w:hAnsi="新宋体" w:hint="eastAsia"/>
                <w:kern w:val="0"/>
                <w:szCs w:val="21"/>
              </w:rPr>
              <w:t>“</w:t>
            </w:r>
            <w:r>
              <w:rPr>
                <w:rFonts w:ascii="黑体" w:hAnsi="新宋体"/>
                <w:kern w:val="0"/>
                <w:szCs w:val="21"/>
              </w:rPr>
              <w:t>43</w:t>
            </w:r>
            <w:r>
              <w:rPr>
                <w:rFonts w:ascii="黑体" w:hAnsi="新宋体"/>
                <w:kern w:val="0"/>
                <w:szCs w:val="21"/>
              </w:rPr>
              <w:t>”</w:t>
            </w:r>
            <w:r>
              <w:rPr>
                <w:rFonts w:ascii="黑体" w:hAnsi="新宋体" w:hint="eastAsia"/>
                <w:kern w:val="0"/>
                <w:szCs w:val="21"/>
              </w:rPr>
              <w:t>密钥索引无效</w:t>
            </w:r>
          </w:p>
          <w:p w14:paraId="685E3CBC" w14:textId="77777777" w:rsidR="003843EA" w:rsidRDefault="00A21561">
            <w:pPr>
              <w:rPr>
                <w:rFonts w:ascii="黑体" w:hAnsi="新宋体"/>
                <w:kern w:val="0"/>
                <w:szCs w:val="21"/>
              </w:rPr>
            </w:pPr>
            <w:r>
              <w:rPr>
                <w:rFonts w:ascii="黑体" w:hAnsi="新宋体" w:hint="eastAsia"/>
                <w:kern w:val="0"/>
                <w:szCs w:val="21"/>
              </w:rPr>
              <w:t>“</w:t>
            </w:r>
            <w:r>
              <w:rPr>
                <w:rFonts w:ascii="黑体" w:hAnsi="新宋体"/>
                <w:kern w:val="0"/>
                <w:szCs w:val="21"/>
              </w:rPr>
              <w:t>45</w:t>
            </w:r>
            <w:r>
              <w:rPr>
                <w:rFonts w:ascii="黑体" w:hAnsi="新宋体"/>
                <w:kern w:val="0"/>
                <w:szCs w:val="21"/>
              </w:rPr>
              <w:t>”</w:t>
            </w:r>
            <w:r>
              <w:rPr>
                <w:rFonts w:ascii="黑体" w:hAnsi="新宋体" w:hint="eastAsia"/>
                <w:kern w:val="0"/>
                <w:szCs w:val="21"/>
              </w:rPr>
              <w:t>主密钥数据长度错误</w:t>
            </w:r>
          </w:p>
          <w:p w14:paraId="024CD583" w14:textId="77777777" w:rsidR="003843EA" w:rsidRDefault="00A21561">
            <w:pPr>
              <w:rPr>
                <w:rFonts w:ascii="黑体"/>
              </w:rPr>
            </w:pPr>
            <w:r>
              <w:rPr>
                <w:rFonts w:ascii="黑体" w:hAnsi="新宋体" w:hint="eastAsia"/>
                <w:kern w:val="0"/>
                <w:szCs w:val="21"/>
              </w:rPr>
              <w:t>“</w:t>
            </w:r>
            <w:r>
              <w:rPr>
                <w:rFonts w:ascii="黑体" w:hAnsi="新宋体"/>
                <w:kern w:val="0"/>
                <w:szCs w:val="21"/>
              </w:rPr>
              <w:t>46</w:t>
            </w:r>
            <w:r>
              <w:rPr>
                <w:rFonts w:ascii="黑体" w:hAnsi="新宋体"/>
                <w:kern w:val="0"/>
                <w:szCs w:val="21"/>
              </w:rPr>
              <w:t>”</w:t>
            </w:r>
            <w:r>
              <w:rPr>
                <w:rFonts w:ascii="黑体" w:hAnsi="新宋体" w:hint="eastAsia"/>
                <w:kern w:val="0"/>
                <w:szCs w:val="21"/>
              </w:rPr>
              <w:t>无效的</w:t>
            </w:r>
            <w:r>
              <w:rPr>
                <w:rFonts w:ascii="黑体" w:hAnsi="新宋体"/>
                <w:kern w:val="0"/>
                <w:szCs w:val="21"/>
              </w:rPr>
              <w:t>TR31格式</w:t>
            </w:r>
          </w:p>
        </w:tc>
      </w:tr>
      <w:tr w:rsidR="003843EA" w14:paraId="7768F2DC" w14:textId="77777777">
        <w:trPr>
          <w:trHeight w:val="420"/>
        </w:trPr>
        <w:tc>
          <w:tcPr>
            <w:tcW w:w="567" w:type="dxa"/>
            <w:tcBorders>
              <w:top w:val="single" w:sz="6" w:space="0" w:color="000000"/>
              <w:left w:val="single" w:sz="6" w:space="0" w:color="000000"/>
              <w:bottom w:val="single" w:sz="4" w:space="0" w:color="auto"/>
              <w:right w:val="single" w:sz="4" w:space="0" w:color="000000"/>
            </w:tcBorders>
            <w:vAlign w:val="center"/>
          </w:tcPr>
          <w:p w14:paraId="34C6FE70" w14:textId="77777777" w:rsidR="003843EA" w:rsidRDefault="00A21561">
            <w:pPr>
              <w:rPr>
                <w:rFonts w:ascii="黑体" w:hAnsi="新宋体"/>
                <w:kern w:val="0"/>
                <w:szCs w:val="21"/>
              </w:rPr>
            </w:pPr>
            <w:r>
              <w:rPr>
                <w:rFonts w:ascii="黑体" w:hAnsi="新宋体"/>
                <w:kern w:val="0"/>
                <w:szCs w:val="21"/>
              </w:rPr>
              <w:t>3</w:t>
            </w:r>
          </w:p>
        </w:tc>
        <w:tc>
          <w:tcPr>
            <w:tcW w:w="2268" w:type="dxa"/>
            <w:tcBorders>
              <w:top w:val="single" w:sz="6" w:space="0" w:color="000000"/>
              <w:left w:val="nil"/>
              <w:bottom w:val="single" w:sz="4" w:space="0" w:color="auto"/>
              <w:right w:val="single" w:sz="4" w:space="0" w:color="000000"/>
            </w:tcBorders>
            <w:vAlign w:val="center"/>
          </w:tcPr>
          <w:p w14:paraId="511BDE69" w14:textId="77777777" w:rsidR="003843EA" w:rsidRDefault="00A21561">
            <w:pPr>
              <w:rPr>
                <w:rFonts w:ascii="黑体"/>
              </w:rPr>
            </w:pPr>
            <w:r>
              <w:rPr>
                <w:rFonts w:ascii="黑体" w:hint="eastAsia"/>
              </w:rPr>
              <w:t>加/解密后的</w:t>
            </w:r>
            <w:ins w:id="676" w:author="zheng" w:date="2017-02-16T10:32:00Z">
              <w:r>
                <w:rPr>
                  <w:rFonts w:ascii="黑体" w:hint="eastAsia"/>
                </w:rPr>
                <w:t>数据</w:t>
              </w:r>
            </w:ins>
          </w:p>
        </w:tc>
        <w:tc>
          <w:tcPr>
            <w:tcW w:w="1418" w:type="dxa"/>
            <w:tcBorders>
              <w:top w:val="single" w:sz="6" w:space="0" w:color="000000"/>
              <w:left w:val="nil"/>
              <w:bottom w:val="single" w:sz="4" w:space="0" w:color="auto"/>
              <w:right w:val="single" w:sz="6" w:space="0" w:color="000000"/>
            </w:tcBorders>
            <w:vAlign w:val="center"/>
          </w:tcPr>
          <w:p w14:paraId="3530462D" w14:textId="77777777" w:rsidR="003843EA" w:rsidRDefault="00A21561">
            <w:pPr>
              <w:ind w:firstLineChars="150" w:firstLine="315"/>
              <w:rPr>
                <w:rFonts w:ascii="黑体"/>
              </w:rPr>
            </w:pPr>
            <w:r>
              <w:rPr>
                <w:rFonts w:ascii="黑体"/>
              </w:rPr>
              <w:t>LL</w:t>
            </w:r>
            <w:r>
              <w:rPr>
                <w:rFonts w:ascii="黑体"/>
              </w:rPr>
              <w:t>…</w:t>
            </w:r>
            <w:r>
              <w:rPr>
                <w:rFonts w:ascii="黑体" w:hint="eastAsia"/>
              </w:rPr>
              <w:t>4000</w:t>
            </w:r>
          </w:p>
        </w:tc>
        <w:tc>
          <w:tcPr>
            <w:tcW w:w="4034" w:type="dxa"/>
            <w:tcBorders>
              <w:top w:val="single" w:sz="6" w:space="0" w:color="000000"/>
              <w:left w:val="nil"/>
              <w:bottom w:val="single" w:sz="4" w:space="0" w:color="auto"/>
              <w:right w:val="single" w:sz="6" w:space="0" w:color="000000"/>
            </w:tcBorders>
          </w:tcPr>
          <w:p w14:paraId="1800F2A2" w14:textId="77777777" w:rsidR="003843EA" w:rsidRDefault="003843EA">
            <w:pPr>
              <w:rPr>
                <w:rFonts w:ascii="黑体"/>
                <w:b/>
                <w:bCs/>
                <w:sz w:val="32"/>
              </w:rPr>
            </w:pPr>
          </w:p>
        </w:tc>
      </w:tr>
      <w:tr w:rsidR="003843EA" w14:paraId="53BBBA9E" w14:textId="77777777">
        <w:trPr>
          <w:trHeight w:val="210"/>
        </w:trPr>
        <w:tc>
          <w:tcPr>
            <w:tcW w:w="567" w:type="dxa"/>
            <w:tcBorders>
              <w:top w:val="single" w:sz="4" w:space="0" w:color="auto"/>
              <w:left w:val="single" w:sz="6" w:space="0" w:color="000000"/>
              <w:bottom w:val="single" w:sz="6" w:space="0" w:color="000000"/>
              <w:right w:val="single" w:sz="4" w:space="0" w:color="000000"/>
            </w:tcBorders>
            <w:vAlign w:val="center"/>
          </w:tcPr>
          <w:p w14:paraId="1039E31A" w14:textId="77777777" w:rsidR="003843EA" w:rsidRDefault="00A21561">
            <w:pPr>
              <w:rPr>
                <w:rFonts w:ascii="黑体" w:hAnsi="新宋体"/>
                <w:kern w:val="0"/>
                <w:szCs w:val="21"/>
              </w:rPr>
            </w:pPr>
            <w:ins w:id="677" w:author="zheng" w:date="2017-02-16T10:32:00Z">
              <w:r>
                <w:rPr>
                  <w:rFonts w:ascii="黑体" w:hAnsi="新宋体" w:hint="eastAsia"/>
                  <w:kern w:val="0"/>
                  <w:szCs w:val="21"/>
                </w:rPr>
                <w:t>4</w:t>
              </w:r>
            </w:ins>
          </w:p>
        </w:tc>
        <w:tc>
          <w:tcPr>
            <w:tcW w:w="2268" w:type="dxa"/>
            <w:tcBorders>
              <w:top w:val="single" w:sz="4" w:space="0" w:color="auto"/>
              <w:left w:val="nil"/>
              <w:bottom w:val="single" w:sz="6" w:space="0" w:color="000000"/>
              <w:right w:val="single" w:sz="4" w:space="0" w:color="000000"/>
            </w:tcBorders>
            <w:vAlign w:val="center"/>
          </w:tcPr>
          <w:p w14:paraId="17CA159E" w14:textId="77777777" w:rsidR="003843EA" w:rsidRDefault="00A21561">
            <w:pPr>
              <w:rPr>
                <w:rFonts w:ascii="黑体"/>
              </w:rPr>
            </w:pPr>
            <w:proofErr w:type="spellStart"/>
            <w:ins w:id="678" w:author="zheng" w:date="2017-02-16T10:32:00Z">
              <w:r>
                <w:rPr>
                  <w:rFonts w:ascii="黑体"/>
                </w:rPr>
                <w:t>K</w:t>
              </w:r>
              <w:r>
                <w:rPr>
                  <w:rFonts w:ascii="黑体" w:hint="eastAsia"/>
                </w:rPr>
                <w:t>sn</w:t>
              </w:r>
            </w:ins>
            <w:proofErr w:type="spellEnd"/>
          </w:p>
        </w:tc>
        <w:tc>
          <w:tcPr>
            <w:tcW w:w="1418" w:type="dxa"/>
            <w:tcBorders>
              <w:top w:val="single" w:sz="4" w:space="0" w:color="auto"/>
              <w:left w:val="nil"/>
              <w:bottom w:val="single" w:sz="6" w:space="0" w:color="000000"/>
              <w:right w:val="single" w:sz="6" w:space="0" w:color="000000"/>
            </w:tcBorders>
            <w:vAlign w:val="center"/>
          </w:tcPr>
          <w:p w14:paraId="3EAC1894" w14:textId="77777777" w:rsidR="003843EA" w:rsidRDefault="00A21561">
            <w:pPr>
              <w:ind w:firstLineChars="150" w:firstLine="315"/>
              <w:rPr>
                <w:rFonts w:ascii="黑体"/>
              </w:rPr>
            </w:pPr>
            <w:ins w:id="679" w:author="zheng" w:date="2017-02-16T10:32:00Z">
              <w:r>
                <w:rPr>
                  <w:rFonts w:ascii="黑体" w:hint="eastAsia"/>
                </w:rPr>
                <w:t>10</w:t>
              </w:r>
            </w:ins>
          </w:p>
        </w:tc>
        <w:tc>
          <w:tcPr>
            <w:tcW w:w="4034" w:type="dxa"/>
            <w:tcBorders>
              <w:top w:val="single" w:sz="4" w:space="0" w:color="auto"/>
              <w:left w:val="nil"/>
              <w:bottom w:val="single" w:sz="6" w:space="0" w:color="000000"/>
              <w:right w:val="single" w:sz="6" w:space="0" w:color="000000"/>
            </w:tcBorders>
          </w:tcPr>
          <w:p w14:paraId="6B37B8DC" w14:textId="77777777" w:rsidR="003843EA" w:rsidRDefault="00A21561">
            <w:pPr>
              <w:rPr>
                <w:rFonts w:ascii="黑体"/>
                <w:b/>
                <w:bCs/>
                <w:sz w:val="32"/>
              </w:rPr>
            </w:pPr>
            <w:ins w:id="680" w:author="zheng" w:date="2017-02-16T10:33:00Z">
              <w:r>
                <w:rPr>
                  <w:rFonts w:ascii="黑体" w:hAnsi="新宋体" w:hint="eastAsia"/>
                  <w:kern w:val="0"/>
                  <w:szCs w:val="21"/>
                  <w:rPrChange w:id="681" w:author="zheng" w:date="2017-02-16T10:33:00Z">
                    <w:rPr>
                      <w:rFonts w:ascii="黑体" w:hint="eastAsia"/>
                      <w:b/>
                      <w:bCs/>
                      <w:sz w:val="32"/>
                    </w:rPr>
                  </w:rPrChange>
                </w:rPr>
                <w:t>若为</w:t>
              </w:r>
              <w:proofErr w:type="spellStart"/>
              <w:r>
                <w:rPr>
                  <w:rFonts w:ascii="黑体" w:hAnsi="新宋体"/>
                  <w:kern w:val="0"/>
                  <w:szCs w:val="21"/>
                  <w:rPrChange w:id="682" w:author="zheng" w:date="2017-02-16T10:33:00Z">
                    <w:rPr>
                      <w:rFonts w:ascii="黑体"/>
                      <w:b/>
                      <w:bCs/>
                      <w:sz w:val="32"/>
                    </w:rPr>
                  </w:rPrChange>
                </w:rPr>
                <w:t>dukpt</w:t>
              </w:r>
              <w:proofErr w:type="spellEnd"/>
              <w:r>
                <w:rPr>
                  <w:rFonts w:ascii="黑体" w:hAnsi="新宋体" w:hint="eastAsia"/>
                  <w:kern w:val="0"/>
                  <w:szCs w:val="21"/>
                  <w:rPrChange w:id="683" w:author="zheng" w:date="2017-02-16T10:33:00Z">
                    <w:rPr>
                      <w:rFonts w:ascii="黑体" w:hint="eastAsia"/>
                      <w:b/>
                      <w:bCs/>
                      <w:sz w:val="32"/>
                    </w:rPr>
                  </w:rPrChange>
                </w:rPr>
                <w:t>返回相应的</w:t>
              </w:r>
              <w:proofErr w:type="spellStart"/>
              <w:r>
                <w:rPr>
                  <w:rFonts w:ascii="黑体" w:hAnsi="新宋体"/>
                  <w:kern w:val="0"/>
                  <w:szCs w:val="21"/>
                  <w:rPrChange w:id="684" w:author="zheng" w:date="2017-02-16T10:33:00Z">
                    <w:rPr>
                      <w:rFonts w:ascii="黑体"/>
                      <w:b/>
                      <w:bCs/>
                      <w:sz w:val="32"/>
                    </w:rPr>
                  </w:rPrChange>
                </w:rPr>
                <w:t>ksn</w:t>
              </w:r>
              <w:proofErr w:type="spellEnd"/>
              <w:r>
                <w:rPr>
                  <w:rFonts w:ascii="黑体" w:hAnsi="新宋体" w:hint="eastAsia"/>
                  <w:kern w:val="0"/>
                  <w:szCs w:val="21"/>
                  <w:rPrChange w:id="685" w:author="zheng" w:date="2017-02-16T10:33:00Z">
                    <w:rPr>
                      <w:rFonts w:ascii="黑体" w:hint="eastAsia"/>
                      <w:b/>
                      <w:bCs/>
                      <w:sz w:val="32"/>
                    </w:rPr>
                  </w:rPrChange>
                </w:rPr>
                <w:t>否则返回</w:t>
              </w:r>
              <w:r>
                <w:rPr>
                  <w:rFonts w:ascii="黑体" w:hAnsi="新宋体"/>
                  <w:kern w:val="0"/>
                  <w:szCs w:val="21"/>
                  <w:rPrChange w:id="686" w:author="zheng" w:date="2017-02-16T10:33:00Z">
                    <w:rPr>
                      <w:rFonts w:ascii="黑体"/>
                      <w:b/>
                      <w:bCs/>
                      <w:sz w:val="32"/>
                    </w:rPr>
                  </w:rPrChange>
                </w:rPr>
                <w:t>10</w:t>
              </w:r>
              <w:r>
                <w:rPr>
                  <w:rFonts w:ascii="黑体" w:hAnsi="新宋体" w:hint="eastAsia"/>
                  <w:kern w:val="0"/>
                  <w:szCs w:val="21"/>
                  <w:rPrChange w:id="687" w:author="zheng" w:date="2017-02-16T10:33:00Z">
                    <w:rPr>
                      <w:rFonts w:ascii="黑体" w:hint="eastAsia"/>
                      <w:b/>
                      <w:bCs/>
                      <w:sz w:val="32"/>
                    </w:rPr>
                  </w:rPrChange>
                </w:rPr>
                <w:t>个</w:t>
              </w:r>
              <w:r>
                <w:rPr>
                  <w:rFonts w:ascii="黑体" w:hAnsi="新宋体"/>
                  <w:kern w:val="0"/>
                  <w:szCs w:val="21"/>
                  <w:rPrChange w:id="688" w:author="zheng" w:date="2017-02-16T10:33:00Z">
                    <w:rPr>
                      <w:rFonts w:ascii="黑体"/>
                      <w:b/>
                      <w:bCs/>
                      <w:sz w:val="32"/>
                    </w:rPr>
                  </w:rPrChange>
                </w:rPr>
                <w:t>0x00</w:t>
              </w:r>
            </w:ins>
          </w:p>
        </w:tc>
      </w:tr>
    </w:tbl>
    <w:p w14:paraId="63F33269" w14:textId="77777777" w:rsidR="003843EA" w:rsidRDefault="003843EA">
      <w:pPr>
        <w:pStyle w:val="MyText"/>
        <w:spacing w:line="276" w:lineRule="auto"/>
        <w:ind w:leftChars="805" w:left="1690" w:firstLine="410"/>
      </w:pPr>
    </w:p>
    <w:p w14:paraId="03E1DF62" w14:textId="77777777" w:rsidR="003843EA" w:rsidRDefault="00A21561">
      <w:pPr>
        <w:pStyle w:val="MyDoc111New"/>
      </w:pPr>
      <w:bookmarkStart w:id="689" w:name="_Toc22420"/>
      <w:bookmarkStart w:id="690" w:name="_Toc9922"/>
      <w:bookmarkStart w:id="691" w:name="_Toc453057420"/>
      <w:bookmarkStart w:id="692" w:name="_Toc30835"/>
      <w:bookmarkStart w:id="693" w:name="_Toc6082"/>
      <w:r>
        <w:t>MAC计算</w:t>
      </w:r>
      <w:bookmarkEnd w:id="689"/>
      <w:bookmarkEnd w:id="690"/>
      <w:bookmarkEnd w:id="691"/>
      <w:bookmarkEnd w:id="692"/>
      <w:bookmarkEnd w:id="693"/>
      <w:ins w:id="694" w:author="Administrator" w:date="2018-04-27T11:04:00Z">
        <w:r>
          <w:t>0x1A 0x04</w:t>
        </w:r>
      </w:ins>
    </w:p>
    <w:p w14:paraId="0B436209" w14:textId="77777777" w:rsidR="003843EA" w:rsidRDefault="00A21561">
      <w:pPr>
        <w:pStyle w:val="MyText"/>
        <w:spacing w:line="276" w:lineRule="auto"/>
        <w:ind w:firstLine="409"/>
      </w:pPr>
      <w:r>
        <w:rPr>
          <w:rFonts w:hint="eastAsia"/>
        </w:rPr>
        <w:t>指令：</w:t>
      </w:r>
      <w:r>
        <w:t>0x1A 0x04</w:t>
      </w:r>
    </w:p>
    <w:p w14:paraId="3314A5EC" w14:textId="77777777" w:rsidR="003843EA" w:rsidRDefault="00A21561">
      <w:pPr>
        <w:pStyle w:val="MyText"/>
        <w:spacing w:line="276" w:lineRule="auto"/>
        <w:ind w:firstLine="409"/>
      </w:pPr>
      <w:r>
        <w:rPr>
          <w:rFonts w:hint="eastAsia"/>
        </w:rPr>
        <w:t>描述：</w:t>
      </w:r>
      <w:r>
        <w:rPr>
          <w:rFonts w:hint="eastAsia"/>
          <w:kern w:val="1"/>
        </w:rPr>
        <w:t>用于POS</w:t>
      </w:r>
      <w:r>
        <w:rPr>
          <w:kern w:val="1"/>
        </w:rPr>
        <w:t>计算消息校验码</w:t>
      </w:r>
      <w:r>
        <w:rPr>
          <w:rFonts w:hint="eastAsia"/>
        </w:rPr>
        <w:t>。</w:t>
      </w:r>
    </w:p>
    <w:p w14:paraId="3A2E207B" w14:textId="77777777" w:rsidR="003843EA" w:rsidRDefault="00A21561">
      <w:pPr>
        <w:pStyle w:val="MyText"/>
        <w:numPr>
          <w:ilvl w:val="0"/>
          <w:numId w:val="4"/>
        </w:numPr>
        <w:spacing w:line="276" w:lineRule="auto"/>
      </w:pPr>
      <w:r>
        <w:rPr>
          <w:rFonts w:hint="eastAsia"/>
        </w:rPr>
        <w:t>请求报文</w:t>
      </w:r>
    </w:p>
    <w:p w14:paraId="16A0EF0B" w14:textId="77777777" w:rsidR="003843EA" w:rsidRDefault="00A21561">
      <w:pPr>
        <w:pStyle w:val="MyText"/>
        <w:spacing w:line="276" w:lineRule="auto"/>
        <w:ind w:left="1680"/>
      </w:pPr>
      <w:r>
        <w:rPr>
          <w:rFonts w:hint="eastAsia"/>
        </w:rPr>
        <w:t>数据：</w:t>
      </w:r>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26ED3DCB"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36FF431A" w14:textId="77777777" w:rsidR="003843EA" w:rsidRDefault="00A21561">
            <w:pPr>
              <w:pStyle w:val="p0"/>
              <w:spacing w:line="276" w:lineRule="auto"/>
              <w:rPr>
                <w:rFonts w:ascii="黑体" w:eastAsia="黑体" w:hAnsi="新宋体"/>
              </w:rPr>
            </w:pPr>
            <w:r>
              <w:rPr>
                <w:rFonts w:ascii="黑体" w:eastAsia="黑体" w:hAnsi="新宋体"/>
              </w:rPr>
              <w:t>ID</w:t>
            </w:r>
          </w:p>
        </w:tc>
        <w:tc>
          <w:tcPr>
            <w:tcW w:w="2268" w:type="dxa"/>
            <w:tcBorders>
              <w:top w:val="single" w:sz="6" w:space="0" w:color="000000"/>
              <w:left w:val="nil"/>
              <w:bottom w:val="single" w:sz="6" w:space="0" w:color="000000"/>
              <w:right w:val="single" w:sz="4" w:space="0" w:color="000000"/>
            </w:tcBorders>
            <w:shd w:val="clear" w:color="auto" w:fill="E6E6E6"/>
          </w:tcPr>
          <w:p w14:paraId="79BE0892" w14:textId="77777777" w:rsidR="003843EA" w:rsidRDefault="00A21561">
            <w:pPr>
              <w:pStyle w:val="p0"/>
              <w:spacing w:line="276" w:lineRule="auto"/>
              <w:rPr>
                <w:rFonts w:ascii="黑体" w:eastAsia="黑体" w:hAnsi="新宋体"/>
              </w:rPr>
            </w:pPr>
            <w:r>
              <w:rPr>
                <w:rFonts w:ascii="黑体" w:eastAsia="黑体" w:hAnsi="新宋体" w:hint="eastAsia"/>
              </w:rPr>
              <w:t>数据域</w:t>
            </w:r>
          </w:p>
        </w:tc>
        <w:tc>
          <w:tcPr>
            <w:tcW w:w="1418" w:type="dxa"/>
            <w:tcBorders>
              <w:top w:val="single" w:sz="6" w:space="0" w:color="000000"/>
              <w:left w:val="nil"/>
              <w:bottom w:val="single" w:sz="6" w:space="0" w:color="000000"/>
              <w:right w:val="single" w:sz="6" w:space="0" w:color="000000"/>
            </w:tcBorders>
            <w:shd w:val="clear" w:color="auto" w:fill="E6E6E6"/>
          </w:tcPr>
          <w:p w14:paraId="0A5BB7DD" w14:textId="77777777" w:rsidR="003843EA" w:rsidRDefault="00A21561">
            <w:pPr>
              <w:pStyle w:val="p0"/>
              <w:spacing w:line="276" w:lineRule="auto"/>
              <w:rPr>
                <w:rFonts w:ascii="黑体" w:eastAsia="黑体" w:hAnsi="新宋体"/>
              </w:rPr>
            </w:pPr>
            <w:r>
              <w:rPr>
                <w:rFonts w:ascii="黑体" w:eastAsia="黑体" w:hAnsi="新宋体" w:hint="eastAsia"/>
              </w:rPr>
              <w:t>长度</w:t>
            </w:r>
          </w:p>
        </w:tc>
        <w:tc>
          <w:tcPr>
            <w:tcW w:w="4034" w:type="dxa"/>
            <w:tcBorders>
              <w:top w:val="single" w:sz="6" w:space="0" w:color="000000"/>
              <w:left w:val="nil"/>
              <w:bottom w:val="single" w:sz="6" w:space="0" w:color="000000"/>
              <w:right w:val="single" w:sz="6" w:space="0" w:color="000000"/>
            </w:tcBorders>
            <w:shd w:val="clear" w:color="auto" w:fill="E6E6E6"/>
          </w:tcPr>
          <w:p w14:paraId="7BA93F45" w14:textId="77777777" w:rsidR="003843EA" w:rsidRDefault="00A21561">
            <w:pPr>
              <w:pStyle w:val="p0"/>
              <w:spacing w:line="276" w:lineRule="auto"/>
              <w:rPr>
                <w:rFonts w:ascii="黑体" w:eastAsia="黑体" w:hAnsi="新宋体"/>
              </w:rPr>
            </w:pPr>
            <w:r>
              <w:rPr>
                <w:rFonts w:ascii="黑体" w:eastAsia="黑体" w:hAnsi="新宋体" w:hint="eastAsia"/>
              </w:rPr>
              <w:t>备注</w:t>
            </w:r>
          </w:p>
        </w:tc>
      </w:tr>
      <w:tr w:rsidR="003843EA" w14:paraId="3B300E72"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766854CF" w14:textId="77777777" w:rsidR="003843EA" w:rsidRDefault="00A21561">
            <w:pPr>
              <w:pStyle w:val="p0"/>
              <w:spacing w:line="276" w:lineRule="auto"/>
              <w:rPr>
                <w:rFonts w:ascii="黑体" w:eastAsia="黑体" w:hAnsi="新宋体"/>
              </w:rPr>
            </w:pPr>
            <w:r>
              <w:rPr>
                <w:rFonts w:ascii="黑体" w:eastAsia="黑体" w:hAnsi="新宋体"/>
              </w:rPr>
              <w:t>1</w:t>
            </w:r>
          </w:p>
        </w:tc>
        <w:tc>
          <w:tcPr>
            <w:tcW w:w="2268" w:type="dxa"/>
            <w:tcBorders>
              <w:top w:val="single" w:sz="6" w:space="0" w:color="000000"/>
              <w:left w:val="nil"/>
              <w:bottom w:val="single" w:sz="6" w:space="0" w:color="000000"/>
              <w:right w:val="single" w:sz="4" w:space="0" w:color="000000"/>
            </w:tcBorders>
            <w:vAlign w:val="center"/>
          </w:tcPr>
          <w:p w14:paraId="1B8A6EA8" w14:textId="77777777" w:rsidR="003843EA" w:rsidRDefault="00A21561">
            <w:pPr>
              <w:rPr>
                <w:rFonts w:ascii="黑体"/>
              </w:rPr>
            </w:pPr>
            <w:r>
              <w:rPr>
                <w:rFonts w:ascii="黑体" w:hint="eastAsia"/>
              </w:rPr>
              <w:t>密钥体系类型</w:t>
            </w:r>
          </w:p>
        </w:tc>
        <w:tc>
          <w:tcPr>
            <w:tcW w:w="1418" w:type="dxa"/>
            <w:tcBorders>
              <w:top w:val="single" w:sz="6" w:space="0" w:color="000000"/>
              <w:left w:val="nil"/>
              <w:bottom w:val="single" w:sz="6" w:space="0" w:color="000000"/>
              <w:right w:val="single" w:sz="6" w:space="0" w:color="000000"/>
            </w:tcBorders>
            <w:vAlign w:val="center"/>
          </w:tcPr>
          <w:p w14:paraId="28C3D469" w14:textId="77777777" w:rsidR="003843EA" w:rsidRDefault="00A21561">
            <w:pPr>
              <w:ind w:firstLineChars="150" w:firstLine="315"/>
              <w:rPr>
                <w:rFonts w:ascii="黑体"/>
              </w:rPr>
            </w:pPr>
            <w:r>
              <w:rPr>
                <w:rFonts w:ascii="黑体"/>
              </w:rPr>
              <w:t>1</w:t>
            </w:r>
          </w:p>
        </w:tc>
        <w:tc>
          <w:tcPr>
            <w:tcW w:w="4034" w:type="dxa"/>
            <w:tcBorders>
              <w:top w:val="single" w:sz="6" w:space="0" w:color="000000"/>
              <w:left w:val="nil"/>
              <w:bottom w:val="single" w:sz="6" w:space="0" w:color="000000"/>
              <w:right w:val="single" w:sz="6" w:space="0" w:color="000000"/>
            </w:tcBorders>
          </w:tcPr>
          <w:p w14:paraId="7BB88E84" w14:textId="77777777" w:rsidR="003843EA" w:rsidRDefault="00A21561">
            <w:pPr>
              <w:rPr>
                <w:rFonts w:ascii="黑体"/>
              </w:rPr>
            </w:pPr>
            <w:r>
              <w:rPr>
                <w:rFonts w:ascii="黑体"/>
              </w:rPr>
              <w:t xml:space="preserve">0x00 </w:t>
            </w:r>
            <w:r>
              <w:rPr>
                <w:rFonts w:ascii="黑体" w:hint="eastAsia"/>
              </w:rPr>
              <w:t>MK/SK默认</w:t>
            </w:r>
          </w:p>
          <w:p w14:paraId="72405E01" w14:textId="77777777" w:rsidR="003843EA" w:rsidRDefault="00A21561">
            <w:pPr>
              <w:rPr>
                <w:rFonts w:ascii="黑体"/>
              </w:rPr>
            </w:pPr>
            <w:r>
              <w:rPr>
                <w:rFonts w:ascii="黑体"/>
              </w:rPr>
              <w:t>0x01 DUKPT</w:t>
            </w:r>
          </w:p>
          <w:p w14:paraId="2A63368A" w14:textId="77777777" w:rsidR="003843EA" w:rsidRDefault="00A21561">
            <w:pPr>
              <w:rPr>
                <w:rFonts w:ascii="黑体"/>
              </w:rPr>
            </w:pPr>
            <w:r>
              <w:rPr>
                <w:rFonts w:ascii="黑体"/>
              </w:rPr>
              <w:t>0x02 FIXED</w:t>
            </w:r>
          </w:p>
        </w:tc>
      </w:tr>
      <w:tr w:rsidR="003843EA" w14:paraId="58F54173"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3DA6FBBD" w14:textId="77777777" w:rsidR="003843EA" w:rsidRDefault="00A21561">
            <w:pPr>
              <w:pStyle w:val="p0"/>
              <w:spacing w:line="276" w:lineRule="auto"/>
              <w:rPr>
                <w:rFonts w:ascii="黑体" w:eastAsia="黑体" w:hAnsi="新宋体"/>
              </w:rPr>
            </w:pPr>
            <w:r>
              <w:rPr>
                <w:rFonts w:ascii="黑体" w:eastAsia="黑体" w:hAnsi="新宋体"/>
              </w:rPr>
              <w:t>2</w:t>
            </w:r>
          </w:p>
        </w:tc>
        <w:tc>
          <w:tcPr>
            <w:tcW w:w="2268" w:type="dxa"/>
            <w:tcBorders>
              <w:top w:val="single" w:sz="6" w:space="0" w:color="000000"/>
              <w:left w:val="nil"/>
              <w:bottom w:val="single" w:sz="6" w:space="0" w:color="000000"/>
              <w:right w:val="single" w:sz="4" w:space="0" w:color="000000"/>
            </w:tcBorders>
            <w:vAlign w:val="center"/>
          </w:tcPr>
          <w:p w14:paraId="4A1450B6" w14:textId="77777777" w:rsidR="003843EA" w:rsidRDefault="00A21561">
            <w:pPr>
              <w:rPr>
                <w:rFonts w:ascii="黑体"/>
              </w:rPr>
            </w:pPr>
            <w:r>
              <w:rPr>
                <w:rFonts w:ascii="黑体" w:hint="eastAsia"/>
              </w:rPr>
              <w:t>MAC模式</w:t>
            </w:r>
          </w:p>
        </w:tc>
        <w:tc>
          <w:tcPr>
            <w:tcW w:w="1418" w:type="dxa"/>
            <w:tcBorders>
              <w:top w:val="single" w:sz="6" w:space="0" w:color="000000"/>
              <w:left w:val="nil"/>
              <w:bottom w:val="single" w:sz="6" w:space="0" w:color="000000"/>
              <w:right w:val="single" w:sz="6" w:space="0" w:color="000000"/>
            </w:tcBorders>
            <w:vAlign w:val="center"/>
          </w:tcPr>
          <w:p w14:paraId="086921CC" w14:textId="77777777" w:rsidR="003843EA" w:rsidRDefault="00A21561">
            <w:pPr>
              <w:ind w:firstLineChars="150" w:firstLine="315"/>
              <w:rPr>
                <w:rFonts w:ascii="黑体"/>
              </w:rPr>
            </w:pPr>
            <w:r>
              <w:rPr>
                <w:rFonts w:ascii="黑体"/>
              </w:rPr>
              <w:t>1</w:t>
            </w:r>
          </w:p>
        </w:tc>
        <w:tc>
          <w:tcPr>
            <w:tcW w:w="4034" w:type="dxa"/>
            <w:tcBorders>
              <w:top w:val="single" w:sz="6" w:space="0" w:color="000000"/>
              <w:left w:val="nil"/>
              <w:bottom w:val="single" w:sz="6" w:space="0" w:color="000000"/>
              <w:right w:val="single" w:sz="6" w:space="0" w:color="000000"/>
            </w:tcBorders>
          </w:tcPr>
          <w:p w14:paraId="4442541E" w14:textId="77777777" w:rsidR="003843EA" w:rsidRDefault="00A21561">
            <w:pPr>
              <w:rPr>
                <w:rFonts w:ascii="黑体"/>
              </w:rPr>
            </w:pPr>
            <w:r>
              <w:rPr>
                <w:rFonts w:ascii="黑体"/>
              </w:rPr>
              <w:t>0x00</w:t>
            </w:r>
            <w:r>
              <w:rPr>
                <w:rFonts w:ascii="黑体"/>
              </w:rPr>
              <w:t>—</w:t>
            </w:r>
            <w:r>
              <w:rPr>
                <w:rFonts w:ascii="黑体"/>
              </w:rPr>
              <w:t>MAC X99</w:t>
            </w:r>
          </w:p>
          <w:p w14:paraId="3FA1E7E7" w14:textId="77777777" w:rsidR="003843EA" w:rsidRDefault="00A21561">
            <w:pPr>
              <w:rPr>
                <w:rFonts w:ascii="黑体"/>
              </w:rPr>
            </w:pPr>
            <w:r>
              <w:rPr>
                <w:rFonts w:ascii="黑体"/>
              </w:rPr>
              <w:t>0x01</w:t>
            </w:r>
            <w:r>
              <w:rPr>
                <w:rFonts w:ascii="黑体"/>
              </w:rPr>
              <w:t>—</w:t>
            </w:r>
            <w:r>
              <w:rPr>
                <w:rFonts w:ascii="黑体"/>
              </w:rPr>
              <w:t>MAC X919</w:t>
            </w:r>
          </w:p>
          <w:p w14:paraId="414A5D10" w14:textId="77777777" w:rsidR="003843EA" w:rsidRDefault="00A21561">
            <w:pPr>
              <w:rPr>
                <w:rFonts w:ascii="黑体"/>
              </w:rPr>
            </w:pPr>
            <w:r>
              <w:rPr>
                <w:rFonts w:ascii="黑体" w:hint="eastAsia"/>
              </w:rPr>
              <w:t>0x02—ECB银联规范ECB算法</w:t>
            </w:r>
          </w:p>
          <w:p w14:paraId="5CE107FA" w14:textId="77777777" w:rsidR="003843EA" w:rsidRDefault="00A21561">
            <w:pPr>
              <w:rPr>
                <w:rFonts w:ascii="黑体"/>
              </w:rPr>
            </w:pPr>
            <w:r>
              <w:rPr>
                <w:rFonts w:ascii="黑体"/>
              </w:rPr>
              <w:t>0x03</w:t>
            </w:r>
            <w:r>
              <w:rPr>
                <w:rFonts w:ascii="黑体"/>
              </w:rPr>
              <w:t>—</w:t>
            </w:r>
            <w:r>
              <w:rPr>
                <w:rFonts w:ascii="黑体"/>
              </w:rPr>
              <w:t>MAC 9606</w:t>
            </w:r>
          </w:p>
          <w:p w14:paraId="3FFBE181" w14:textId="77777777" w:rsidR="003843EA" w:rsidRDefault="00A21561">
            <w:pPr>
              <w:rPr>
                <w:ins w:id="695" w:author="zheng" w:date="2017-02-15T11:14:00Z"/>
                <w:rFonts w:ascii="黑体"/>
              </w:rPr>
            </w:pPr>
            <w:r>
              <w:rPr>
                <w:rFonts w:ascii="黑体" w:hint="eastAsia"/>
              </w:rPr>
              <w:t>0x04—标准CBC算法</w:t>
            </w:r>
          </w:p>
          <w:p w14:paraId="3D06E9FB" w14:textId="77777777" w:rsidR="003843EA" w:rsidRDefault="00A21561">
            <w:pPr>
              <w:rPr>
                <w:ins w:id="696" w:author="Administrator" w:date="2018-12-13T09:27:00Z"/>
                <w:rFonts w:ascii="黑体"/>
              </w:rPr>
            </w:pPr>
            <w:ins w:id="697" w:author="zheng" w:date="2017-02-15T11:14:00Z">
              <w:r>
                <w:rPr>
                  <w:rFonts w:ascii="黑体" w:hint="eastAsia"/>
                </w:rPr>
                <w:t>0x05--国密SM4</w:t>
              </w:r>
            </w:ins>
          </w:p>
          <w:p w14:paraId="4D4B0D09" w14:textId="77777777" w:rsidR="003843EA" w:rsidRDefault="00A21561">
            <w:pPr>
              <w:rPr>
                <w:ins w:id="698" w:author="Administrator" w:date="2019-03-04T14:41:00Z"/>
                <w:rFonts w:ascii="黑体"/>
              </w:rPr>
            </w:pPr>
            <w:ins w:id="699" w:author="Administrator" w:date="2018-12-13T09:27:00Z">
              <w:r>
                <w:rPr>
                  <w:rFonts w:ascii="黑体" w:hint="eastAsia"/>
                </w:rPr>
                <w:t>0x06--银联卡sm4算mac模式</w:t>
              </w:r>
            </w:ins>
          </w:p>
          <w:p w14:paraId="533FFDB7" w14:textId="77777777" w:rsidR="003843EA" w:rsidRDefault="00A21561">
            <w:pPr>
              <w:rPr>
                <w:rFonts w:ascii="黑体"/>
              </w:rPr>
            </w:pPr>
            <w:ins w:id="700" w:author="Administrator" w:date="2019-03-04T14:41:00Z">
              <w:r>
                <w:rPr>
                  <w:rFonts w:ascii="黑体" w:hint="eastAsia"/>
                </w:rPr>
                <w:t>0x07- MAC AES</w:t>
              </w:r>
            </w:ins>
          </w:p>
        </w:tc>
      </w:tr>
      <w:tr w:rsidR="003843EA" w14:paraId="596EECA1"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53DCCF2A" w14:textId="77777777" w:rsidR="003843EA" w:rsidRDefault="00A21561">
            <w:pPr>
              <w:pStyle w:val="p0"/>
              <w:spacing w:line="276" w:lineRule="auto"/>
              <w:rPr>
                <w:rFonts w:ascii="黑体" w:eastAsia="黑体" w:hAnsi="新宋体"/>
              </w:rPr>
            </w:pPr>
            <w:r>
              <w:rPr>
                <w:rFonts w:ascii="黑体" w:eastAsia="黑体" w:hAnsi="新宋体"/>
              </w:rPr>
              <w:t>3</w:t>
            </w:r>
          </w:p>
        </w:tc>
        <w:tc>
          <w:tcPr>
            <w:tcW w:w="2268" w:type="dxa"/>
            <w:tcBorders>
              <w:top w:val="single" w:sz="6" w:space="0" w:color="000000"/>
              <w:left w:val="nil"/>
              <w:bottom w:val="single" w:sz="6" w:space="0" w:color="000000"/>
              <w:right w:val="single" w:sz="4" w:space="0" w:color="000000"/>
            </w:tcBorders>
            <w:vAlign w:val="center"/>
          </w:tcPr>
          <w:p w14:paraId="590457CC" w14:textId="77777777" w:rsidR="003843EA" w:rsidRDefault="00A21561">
            <w:pPr>
              <w:rPr>
                <w:rFonts w:ascii="黑体"/>
              </w:rPr>
            </w:pPr>
            <w:r>
              <w:rPr>
                <w:rFonts w:ascii="黑体" w:hint="eastAsia"/>
              </w:rPr>
              <w:t>密钥索引</w:t>
            </w:r>
          </w:p>
        </w:tc>
        <w:tc>
          <w:tcPr>
            <w:tcW w:w="1418" w:type="dxa"/>
            <w:tcBorders>
              <w:top w:val="single" w:sz="6" w:space="0" w:color="000000"/>
              <w:left w:val="nil"/>
              <w:bottom w:val="single" w:sz="6" w:space="0" w:color="000000"/>
              <w:right w:val="single" w:sz="6" w:space="0" w:color="000000"/>
            </w:tcBorders>
            <w:vAlign w:val="center"/>
          </w:tcPr>
          <w:p w14:paraId="16A90946" w14:textId="77777777" w:rsidR="003843EA" w:rsidRDefault="00A21561">
            <w:pPr>
              <w:ind w:firstLineChars="150" w:firstLine="315"/>
              <w:rPr>
                <w:rFonts w:ascii="黑体"/>
              </w:rPr>
            </w:pPr>
            <w:r>
              <w:rPr>
                <w:rFonts w:ascii="黑体"/>
              </w:rPr>
              <w:t>1</w:t>
            </w:r>
          </w:p>
        </w:tc>
        <w:tc>
          <w:tcPr>
            <w:tcW w:w="4034" w:type="dxa"/>
            <w:tcBorders>
              <w:top w:val="single" w:sz="6" w:space="0" w:color="000000"/>
              <w:left w:val="nil"/>
              <w:bottom w:val="single" w:sz="6" w:space="0" w:color="000000"/>
              <w:right w:val="single" w:sz="6" w:space="0" w:color="000000"/>
            </w:tcBorders>
          </w:tcPr>
          <w:p w14:paraId="6DD585F0" w14:textId="77777777" w:rsidR="003843EA" w:rsidRDefault="00A21561">
            <w:pPr>
              <w:rPr>
                <w:rFonts w:ascii="黑体"/>
              </w:rPr>
            </w:pPr>
            <w:r>
              <w:rPr>
                <w:rFonts w:ascii="黑体" w:hint="eastAsia"/>
              </w:rPr>
              <w:t>主密钥索引/工作密钥索引,若为主密钥索引则ID6需指定工作密钥，若为工作密钥索引则ID6为0即不存在工作密钥。</w:t>
            </w:r>
          </w:p>
          <w:p w14:paraId="33803B47" w14:textId="77777777" w:rsidR="003843EA" w:rsidRDefault="00A21561">
            <w:pPr>
              <w:rPr>
                <w:rFonts w:ascii="黑体"/>
              </w:rPr>
            </w:pPr>
            <w:r>
              <w:rPr>
                <w:rFonts w:ascii="黑体" w:hint="eastAsia"/>
              </w:rPr>
              <w:t>有效值：1--200</w:t>
            </w:r>
          </w:p>
        </w:tc>
      </w:tr>
      <w:tr w:rsidR="003843EA" w14:paraId="23F01F49"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0F78D487" w14:textId="77777777" w:rsidR="003843EA" w:rsidRDefault="00A21561">
            <w:pPr>
              <w:pStyle w:val="p0"/>
              <w:spacing w:line="276" w:lineRule="auto"/>
              <w:rPr>
                <w:rFonts w:ascii="黑体" w:eastAsia="黑体" w:hAnsi="新宋体"/>
              </w:rPr>
            </w:pPr>
            <w:r>
              <w:rPr>
                <w:rFonts w:ascii="黑体" w:eastAsia="黑体" w:hAnsi="新宋体"/>
              </w:rPr>
              <w:t>4</w:t>
            </w:r>
          </w:p>
        </w:tc>
        <w:tc>
          <w:tcPr>
            <w:tcW w:w="2268" w:type="dxa"/>
            <w:tcBorders>
              <w:top w:val="single" w:sz="6" w:space="0" w:color="000000"/>
              <w:left w:val="nil"/>
              <w:bottom w:val="single" w:sz="6" w:space="0" w:color="000000"/>
              <w:right w:val="single" w:sz="4" w:space="0" w:color="000000"/>
            </w:tcBorders>
            <w:vAlign w:val="center"/>
          </w:tcPr>
          <w:p w14:paraId="297DF212" w14:textId="77777777" w:rsidR="003843EA" w:rsidRDefault="00A21561">
            <w:pPr>
              <w:rPr>
                <w:rFonts w:ascii="黑体"/>
              </w:rPr>
            </w:pPr>
            <w:r>
              <w:rPr>
                <w:rFonts w:ascii="黑体" w:hint="eastAsia"/>
              </w:rPr>
              <w:t>块标志</w:t>
            </w:r>
          </w:p>
          <w:p w14:paraId="5FBC6AC3" w14:textId="77777777" w:rsidR="003843EA" w:rsidRDefault="00A21561">
            <w:pPr>
              <w:rPr>
                <w:rFonts w:ascii="黑体"/>
              </w:rPr>
            </w:pPr>
            <w:r>
              <w:rPr>
                <w:rFonts w:ascii="黑体"/>
              </w:rPr>
              <w:t xml:space="preserve">First/Next/Last </w:t>
            </w:r>
          </w:p>
          <w:p w14:paraId="5A58ACF4" w14:textId="77777777" w:rsidR="003843EA" w:rsidRDefault="00A21561">
            <w:pPr>
              <w:rPr>
                <w:rFonts w:ascii="黑体"/>
              </w:rPr>
            </w:pPr>
            <w:r>
              <w:rPr>
                <w:rFonts w:ascii="黑体"/>
              </w:rPr>
              <w:t>Block Flag</w:t>
            </w:r>
          </w:p>
        </w:tc>
        <w:tc>
          <w:tcPr>
            <w:tcW w:w="1418" w:type="dxa"/>
            <w:tcBorders>
              <w:top w:val="single" w:sz="6" w:space="0" w:color="000000"/>
              <w:left w:val="nil"/>
              <w:bottom w:val="single" w:sz="6" w:space="0" w:color="000000"/>
              <w:right w:val="single" w:sz="6" w:space="0" w:color="000000"/>
            </w:tcBorders>
            <w:vAlign w:val="center"/>
          </w:tcPr>
          <w:p w14:paraId="16EFFEFC" w14:textId="77777777" w:rsidR="003843EA" w:rsidRDefault="00A21561">
            <w:pPr>
              <w:ind w:firstLineChars="150" w:firstLine="315"/>
              <w:rPr>
                <w:rFonts w:ascii="黑体"/>
              </w:rPr>
            </w:pPr>
            <w:r>
              <w:rPr>
                <w:rFonts w:ascii="黑体"/>
              </w:rPr>
              <w:t>1</w:t>
            </w:r>
          </w:p>
        </w:tc>
        <w:tc>
          <w:tcPr>
            <w:tcW w:w="4034" w:type="dxa"/>
            <w:tcBorders>
              <w:top w:val="single" w:sz="6" w:space="0" w:color="000000"/>
              <w:left w:val="nil"/>
              <w:bottom w:val="single" w:sz="6" w:space="0" w:color="000000"/>
              <w:right w:val="single" w:sz="6" w:space="0" w:color="000000"/>
            </w:tcBorders>
          </w:tcPr>
          <w:p w14:paraId="1015C412" w14:textId="77777777" w:rsidR="003843EA" w:rsidRDefault="00A21561">
            <w:pPr>
              <w:rPr>
                <w:rFonts w:ascii="黑体"/>
              </w:rPr>
            </w:pPr>
            <w:r>
              <w:rPr>
                <w:rFonts w:ascii="黑体"/>
              </w:rPr>
              <w:t xml:space="preserve">0 </w:t>
            </w:r>
            <w:r>
              <w:rPr>
                <w:rFonts w:ascii="黑体"/>
              </w:rPr>
              <w:t>–</w:t>
            </w:r>
            <w:r>
              <w:rPr>
                <w:rFonts w:ascii="黑体"/>
              </w:rPr>
              <w:t xml:space="preserve"> First block. PIN pad will starts with IV=null. </w:t>
            </w:r>
          </w:p>
          <w:p w14:paraId="2E0F94B2" w14:textId="77777777" w:rsidR="003843EA" w:rsidRDefault="00A21561">
            <w:pPr>
              <w:rPr>
                <w:rFonts w:ascii="黑体"/>
              </w:rPr>
            </w:pPr>
            <w:r>
              <w:rPr>
                <w:rFonts w:ascii="黑体"/>
              </w:rPr>
              <w:t xml:space="preserve">1 </w:t>
            </w:r>
            <w:r>
              <w:rPr>
                <w:rFonts w:ascii="黑体"/>
              </w:rPr>
              <w:t>–</w:t>
            </w:r>
            <w:r>
              <w:rPr>
                <w:rFonts w:ascii="黑体"/>
              </w:rPr>
              <w:t xml:space="preserve"> Next Block. </w:t>
            </w:r>
          </w:p>
          <w:p w14:paraId="26C8464F" w14:textId="77777777" w:rsidR="003843EA" w:rsidRDefault="00A21561">
            <w:pPr>
              <w:rPr>
                <w:rFonts w:ascii="黑体"/>
              </w:rPr>
            </w:pPr>
            <w:r>
              <w:rPr>
                <w:rFonts w:ascii="黑体"/>
              </w:rPr>
              <w:lastRenderedPageBreak/>
              <w:t xml:space="preserve">2 </w:t>
            </w:r>
            <w:r>
              <w:rPr>
                <w:rFonts w:ascii="黑体"/>
              </w:rPr>
              <w:t>–</w:t>
            </w:r>
            <w:r>
              <w:rPr>
                <w:rFonts w:ascii="黑体"/>
              </w:rPr>
              <w:t xml:space="preserve"> Last Block  </w:t>
            </w:r>
          </w:p>
          <w:p w14:paraId="6C3E0FC6" w14:textId="77777777" w:rsidR="003843EA" w:rsidRDefault="00A21561">
            <w:pPr>
              <w:rPr>
                <w:rFonts w:ascii="黑体"/>
              </w:rPr>
            </w:pPr>
            <w:r>
              <w:rPr>
                <w:rFonts w:ascii="黑体"/>
              </w:rPr>
              <w:t xml:space="preserve">3 </w:t>
            </w:r>
            <w:r>
              <w:rPr>
                <w:rFonts w:ascii="黑体"/>
              </w:rPr>
              <w:t>–</w:t>
            </w:r>
            <w:r>
              <w:rPr>
                <w:rFonts w:ascii="黑体"/>
              </w:rPr>
              <w:t xml:space="preserve"> Only Block</w:t>
            </w:r>
          </w:p>
        </w:tc>
      </w:tr>
      <w:tr w:rsidR="003843EA" w14:paraId="5C0F1CA9"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4DECECD7" w14:textId="77777777" w:rsidR="003843EA" w:rsidRDefault="00A21561">
            <w:pPr>
              <w:pStyle w:val="p0"/>
              <w:spacing w:line="276" w:lineRule="auto"/>
              <w:rPr>
                <w:rFonts w:ascii="黑体" w:eastAsia="黑体" w:hAnsi="新宋体"/>
              </w:rPr>
            </w:pPr>
            <w:r>
              <w:rPr>
                <w:rFonts w:ascii="黑体" w:eastAsia="黑体" w:hAnsi="新宋体"/>
              </w:rPr>
              <w:lastRenderedPageBreak/>
              <w:t>5</w:t>
            </w:r>
          </w:p>
        </w:tc>
        <w:tc>
          <w:tcPr>
            <w:tcW w:w="2268" w:type="dxa"/>
            <w:tcBorders>
              <w:top w:val="single" w:sz="6" w:space="0" w:color="000000"/>
              <w:left w:val="nil"/>
              <w:bottom w:val="single" w:sz="6" w:space="0" w:color="000000"/>
              <w:right w:val="single" w:sz="4" w:space="0" w:color="000000"/>
            </w:tcBorders>
            <w:vAlign w:val="center"/>
          </w:tcPr>
          <w:p w14:paraId="1546CC39" w14:textId="77777777" w:rsidR="003843EA" w:rsidRDefault="00A21561">
            <w:pPr>
              <w:rPr>
                <w:rFonts w:ascii="黑体"/>
              </w:rPr>
            </w:pPr>
            <w:r>
              <w:rPr>
                <w:rFonts w:ascii="黑体" w:hint="eastAsia"/>
              </w:rPr>
              <w:t>待MAC的数据</w:t>
            </w:r>
          </w:p>
        </w:tc>
        <w:tc>
          <w:tcPr>
            <w:tcW w:w="1418" w:type="dxa"/>
            <w:tcBorders>
              <w:top w:val="single" w:sz="6" w:space="0" w:color="000000"/>
              <w:left w:val="nil"/>
              <w:bottom w:val="single" w:sz="6" w:space="0" w:color="000000"/>
              <w:right w:val="single" w:sz="6" w:space="0" w:color="000000"/>
            </w:tcBorders>
            <w:vAlign w:val="center"/>
          </w:tcPr>
          <w:p w14:paraId="5815718F" w14:textId="77777777" w:rsidR="003843EA" w:rsidRDefault="00A21561">
            <w:pPr>
              <w:rPr>
                <w:rFonts w:ascii="黑体"/>
              </w:rPr>
            </w:pPr>
            <w:r>
              <w:rPr>
                <w:rFonts w:ascii="黑体"/>
              </w:rPr>
              <w:t>LL..</w:t>
            </w:r>
            <w:r>
              <w:rPr>
                <w:rFonts w:ascii="黑体" w:hint="eastAsia"/>
              </w:rPr>
              <w:t>4000</w:t>
            </w:r>
          </w:p>
        </w:tc>
        <w:tc>
          <w:tcPr>
            <w:tcW w:w="4034" w:type="dxa"/>
            <w:tcBorders>
              <w:top w:val="single" w:sz="6" w:space="0" w:color="000000"/>
              <w:left w:val="nil"/>
              <w:bottom w:val="single" w:sz="6" w:space="0" w:color="000000"/>
              <w:right w:val="single" w:sz="6" w:space="0" w:color="000000"/>
            </w:tcBorders>
          </w:tcPr>
          <w:p w14:paraId="49B26665" w14:textId="77777777" w:rsidR="003843EA" w:rsidRDefault="00A21561">
            <w:pPr>
              <w:rPr>
                <w:rFonts w:ascii="黑体"/>
              </w:rPr>
            </w:pPr>
            <w:r>
              <w:rPr>
                <w:rFonts w:ascii="黑体" w:hint="eastAsia"/>
              </w:rPr>
              <w:t>输入数据进行DES加密运算</w:t>
            </w:r>
          </w:p>
        </w:tc>
      </w:tr>
      <w:tr w:rsidR="003843EA" w14:paraId="44259403"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4ACB75C8" w14:textId="77777777" w:rsidR="003843EA" w:rsidRDefault="00A21561">
            <w:pPr>
              <w:pStyle w:val="p0"/>
              <w:spacing w:line="276" w:lineRule="auto"/>
              <w:rPr>
                <w:rFonts w:ascii="黑体" w:eastAsia="黑体" w:hAnsi="新宋体"/>
              </w:rPr>
            </w:pPr>
            <w:r>
              <w:rPr>
                <w:rFonts w:ascii="黑体" w:eastAsia="黑体" w:hAnsi="新宋体"/>
              </w:rPr>
              <w:t>6</w:t>
            </w:r>
          </w:p>
        </w:tc>
        <w:tc>
          <w:tcPr>
            <w:tcW w:w="2268" w:type="dxa"/>
            <w:tcBorders>
              <w:top w:val="single" w:sz="6" w:space="0" w:color="000000"/>
              <w:left w:val="nil"/>
              <w:bottom w:val="single" w:sz="6" w:space="0" w:color="000000"/>
              <w:right w:val="single" w:sz="4" w:space="0" w:color="000000"/>
            </w:tcBorders>
            <w:vAlign w:val="center"/>
          </w:tcPr>
          <w:p w14:paraId="7A725331" w14:textId="77777777" w:rsidR="003843EA" w:rsidRDefault="00A21561">
            <w:pPr>
              <w:rPr>
                <w:rFonts w:ascii="黑体"/>
              </w:rPr>
            </w:pPr>
            <w:r>
              <w:rPr>
                <w:rFonts w:ascii="黑体"/>
                <w:color w:val="000000"/>
              </w:rPr>
              <w:t>(</w:t>
            </w:r>
            <w:r>
              <w:rPr>
                <w:rFonts w:ascii="黑体" w:hint="eastAsia"/>
              </w:rPr>
              <w:t>加密密钥密文</w:t>
            </w:r>
            <w:r>
              <w:rPr>
                <w:rFonts w:ascii="黑体"/>
                <w:color w:val="000000"/>
              </w:rPr>
              <w:t>)</w:t>
            </w:r>
          </w:p>
        </w:tc>
        <w:tc>
          <w:tcPr>
            <w:tcW w:w="1418" w:type="dxa"/>
            <w:tcBorders>
              <w:top w:val="single" w:sz="6" w:space="0" w:color="000000"/>
              <w:left w:val="nil"/>
              <w:bottom w:val="single" w:sz="6" w:space="0" w:color="000000"/>
              <w:right w:val="single" w:sz="6" w:space="0" w:color="000000"/>
            </w:tcBorders>
            <w:vAlign w:val="center"/>
          </w:tcPr>
          <w:p w14:paraId="0EEE8154" w14:textId="77777777" w:rsidR="003843EA" w:rsidRDefault="00A21561">
            <w:pPr>
              <w:rPr>
                <w:rFonts w:ascii="黑体"/>
              </w:rPr>
            </w:pPr>
            <w:r>
              <w:rPr>
                <w:rFonts w:ascii="黑体"/>
              </w:rPr>
              <w:t>LL</w:t>
            </w:r>
            <w:r>
              <w:rPr>
                <w:rFonts w:ascii="黑体"/>
              </w:rPr>
              <w:t>…</w:t>
            </w:r>
            <w:r>
              <w:rPr>
                <w:rFonts w:ascii="黑体"/>
              </w:rPr>
              <w:t>24</w:t>
            </w:r>
          </w:p>
        </w:tc>
        <w:tc>
          <w:tcPr>
            <w:tcW w:w="4034" w:type="dxa"/>
            <w:tcBorders>
              <w:top w:val="single" w:sz="6" w:space="0" w:color="000000"/>
              <w:left w:val="nil"/>
              <w:bottom w:val="single" w:sz="6" w:space="0" w:color="000000"/>
              <w:right w:val="single" w:sz="6" w:space="0" w:color="000000"/>
            </w:tcBorders>
          </w:tcPr>
          <w:p w14:paraId="6EE4372C" w14:textId="77777777" w:rsidR="003843EA" w:rsidRDefault="00A21561">
            <w:pPr>
              <w:rPr>
                <w:rFonts w:ascii="黑体"/>
              </w:rPr>
            </w:pPr>
            <w:r>
              <w:rPr>
                <w:rFonts w:ascii="黑体" w:hint="eastAsia"/>
              </w:rPr>
              <w:t>磁道加密工作密钥密文，</w:t>
            </w:r>
            <w:r>
              <w:rPr>
                <w:rFonts w:ascii="黑体"/>
              </w:rPr>
              <w:t xml:space="preserve"> </w:t>
            </w:r>
          </w:p>
        </w:tc>
      </w:tr>
      <w:tr w:rsidR="003843EA" w14:paraId="744ECFD9"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70AC08D5" w14:textId="77777777" w:rsidR="003843EA" w:rsidRDefault="00A21561">
            <w:pPr>
              <w:pStyle w:val="p0"/>
              <w:spacing w:line="276" w:lineRule="auto"/>
              <w:rPr>
                <w:rFonts w:ascii="黑体" w:eastAsia="黑体" w:hAnsi="新宋体"/>
                <w:color w:val="000000"/>
              </w:rPr>
            </w:pPr>
            <w:r>
              <w:rPr>
                <w:rFonts w:ascii="黑体" w:eastAsia="黑体" w:hAnsi="新宋体"/>
                <w:color w:val="000000"/>
              </w:rPr>
              <w:t>7</w:t>
            </w:r>
          </w:p>
        </w:tc>
        <w:tc>
          <w:tcPr>
            <w:tcW w:w="2268" w:type="dxa"/>
            <w:tcBorders>
              <w:top w:val="single" w:sz="6" w:space="0" w:color="000000"/>
              <w:left w:val="nil"/>
              <w:bottom w:val="single" w:sz="6" w:space="0" w:color="000000"/>
              <w:right w:val="single" w:sz="4" w:space="0" w:color="000000"/>
            </w:tcBorders>
            <w:vAlign w:val="center"/>
          </w:tcPr>
          <w:p w14:paraId="12DBDA1A" w14:textId="77777777" w:rsidR="003843EA" w:rsidRDefault="00A21561">
            <w:pPr>
              <w:rPr>
                <w:rFonts w:ascii="黑体"/>
                <w:color w:val="000000"/>
              </w:rPr>
            </w:pPr>
            <w:r>
              <w:rPr>
                <w:rFonts w:ascii="黑体" w:hint="eastAsia"/>
                <w:color w:val="000000"/>
              </w:rPr>
              <w:t>插入随机数位置</w:t>
            </w:r>
          </w:p>
        </w:tc>
        <w:tc>
          <w:tcPr>
            <w:tcW w:w="1418" w:type="dxa"/>
            <w:tcBorders>
              <w:top w:val="single" w:sz="6" w:space="0" w:color="000000"/>
              <w:left w:val="nil"/>
              <w:bottom w:val="single" w:sz="6" w:space="0" w:color="000000"/>
              <w:right w:val="single" w:sz="6" w:space="0" w:color="000000"/>
            </w:tcBorders>
            <w:vAlign w:val="center"/>
          </w:tcPr>
          <w:p w14:paraId="174AE1B4" w14:textId="77777777" w:rsidR="003843EA" w:rsidRDefault="00A21561">
            <w:pPr>
              <w:jc w:val="center"/>
              <w:rPr>
                <w:rFonts w:ascii="黑体"/>
                <w:color w:val="000000"/>
              </w:rPr>
            </w:pPr>
            <w:r>
              <w:rPr>
                <w:rFonts w:ascii="黑体"/>
                <w:color w:val="000000"/>
              </w:rPr>
              <w:t>LL</w:t>
            </w:r>
            <w:r>
              <w:rPr>
                <w:rFonts w:ascii="黑体"/>
                <w:color w:val="000000"/>
              </w:rPr>
              <w:t>…</w:t>
            </w:r>
            <w:r>
              <w:rPr>
                <w:rFonts w:ascii="黑体"/>
                <w:color w:val="000000"/>
              </w:rPr>
              <w:t>2</w:t>
            </w:r>
          </w:p>
        </w:tc>
        <w:tc>
          <w:tcPr>
            <w:tcW w:w="4034" w:type="dxa"/>
            <w:tcBorders>
              <w:top w:val="single" w:sz="6" w:space="0" w:color="000000"/>
              <w:left w:val="nil"/>
              <w:bottom w:val="single" w:sz="6" w:space="0" w:color="000000"/>
              <w:right w:val="single" w:sz="6" w:space="0" w:color="000000"/>
            </w:tcBorders>
          </w:tcPr>
          <w:p w14:paraId="2EC16A18" w14:textId="77777777" w:rsidR="003843EA" w:rsidRDefault="00A21561">
            <w:pPr>
              <w:rPr>
                <w:rFonts w:ascii="黑体"/>
              </w:rPr>
            </w:pPr>
            <w:r>
              <w:rPr>
                <w:rFonts w:ascii="黑体" w:hint="eastAsia"/>
              </w:rPr>
              <w:t>BCD码</w:t>
            </w:r>
          </w:p>
          <w:p w14:paraId="4D0FDAEF" w14:textId="77777777" w:rsidR="003843EA" w:rsidRDefault="00A21561">
            <w:pPr>
              <w:rPr>
                <w:rFonts w:ascii="黑体"/>
              </w:rPr>
            </w:pPr>
            <w:r>
              <w:rPr>
                <w:rFonts w:ascii="黑体" w:hint="eastAsia"/>
              </w:rPr>
              <w:t>注：LL长度只能为0或2，长度为0时表示MAC计算不带随机数，长度为2表示MAC计算带随机数。当长度为2时，长度后面的2个字节数据为BCD码，表示插入随机数的位置。</w:t>
            </w:r>
          </w:p>
        </w:tc>
      </w:tr>
    </w:tbl>
    <w:p w14:paraId="0E88AD8C" w14:textId="77777777" w:rsidR="003843EA" w:rsidRDefault="003843EA">
      <w:pPr>
        <w:pStyle w:val="MyText"/>
        <w:spacing w:line="276" w:lineRule="auto"/>
        <w:ind w:left="1680"/>
      </w:pPr>
    </w:p>
    <w:p w14:paraId="2C769520" w14:textId="77777777" w:rsidR="003843EA" w:rsidRDefault="00A21561">
      <w:pPr>
        <w:pStyle w:val="MyText"/>
        <w:numPr>
          <w:ilvl w:val="0"/>
          <w:numId w:val="4"/>
        </w:numPr>
        <w:spacing w:line="276" w:lineRule="auto"/>
      </w:pPr>
      <w:r>
        <w:rPr>
          <w:rFonts w:hint="eastAsia"/>
        </w:rPr>
        <w:t>响应报文</w:t>
      </w:r>
    </w:p>
    <w:p w14:paraId="5C43A81E" w14:textId="77777777" w:rsidR="003843EA" w:rsidRDefault="00A21561">
      <w:pPr>
        <w:pStyle w:val="MyText"/>
        <w:spacing w:line="276" w:lineRule="auto"/>
        <w:ind w:leftChars="800" w:left="1680"/>
      </w:pPr>
      <w:r>
        <w:rPr>
          <w:rFonts w:hint="eastAsia"/>
        </w:rPr>
        <w:t>数据：</w:t>
      </w:r>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1FF43C11"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2A956948" w14:textId="77777777" w:rsidR="003843EA" w:rsidRDefault="00A21561">
            <w:pPr>
              <w:rPr>
                <w:rFonts w:ascii="黑体" w:hAnsi="新宋体"/>
                <w:kern w:val="0"/>
                <w:szCs w:val="21"/>
              </w:rPr>
            </w:pPr>
            <w:r>
              <w:rPr>
                <w:rFonts w:ascii="黑体" w:hAnsi="新宋体"/>
                <w:kern w:val="0"/>
                <w:szCs w:val="21"/>
              </w:rPr>
              <w:t>ID</w:t>
            </w:r>
          </w:p>
        </w:tc>
        <w:tc>
          <w:tcPr>
            <w:tcW w:w="2268" w:type="dxa"/>
            <w:tcBorders>
              <w:top w:val="single" w:sz="6" w:space="0" w:color="000000"/>
              <w:left w:val="nil"/>
              <w:bottom w:val="single" w:sz="6" w:space="0" w:color="000000"/>
              <w:right w:val="single" w:sz="4" w:space="0" w:color="000000"/>
            </w:tcBorders>
            <w:shd w:val="clear" w:color="auto" w:fill="E6E6E6"/>
          </w:tcPr>
          <w:p w14:paraId="40F4B597" w14:textId="77777777" w:rsidR="003843EA" w:rsidRDefault="00A21561">
            <w:pPr>
              <w:rPr>
                <w:rFonts w:ascii="黑体" w:hAnsi="新宋体"/>
                <w:kern w:val="0"/>
                <w:szCs w:val="21"/>
              </w:rPr>
            </w:pPr>
            <w:r>
              <w:rPr>
                <w:rFonts w:ascii="黑体" w:hAnsi="新宋体" w:hint="eastAsia"/>
                <w:kern w:val="0"/>
                <w:szCs w:val="21"/>
              </w:rPr>
              <w:t>数据域</w:t>
            </w:r>
          </w:p>
        </w:tc>
        <w:tc>
          <w:tcPr>
            <w:tcW w:w="1418" w:type="dxa"/>
            <w:tcBorders>
              <w:top w:val="single" w:sz="6" w:space="0" w:color="000000"/>
              <w:left w:val="nil"/>
              <w:bottom w:val="single" w:sz="6" w:space="0" w:color="000000"/>
              <w:right w:val="single" w:sz="6" w:space="0" w:color="000000"/>
            </w:tcBorders>
            <w:shd w:val="clear" w:color="auto" w:fill="E6E6E6"/>
          </w:tcPr>
          <w:p w14:paraId="06E731CF" w14:textId="77777777" w:rsidR="003843EA" w:rsidRDefault="00A21561">
            <w:pPr>
              <w:rPr>
                <w:rFonts w:ascii="黑体" w:hAnsi="新宋体"/>
                <w:kern w:val="0"/>
                <w:szCs w:val="21"/>
              </w:rPr>
            </w:pPr>
            <w:r>
              <w:rPr>
                <w:rFonts w:ascii="黑体" w:hAnsi="新宋体" w:hint="eastAsia"/>
                <w:kern w:val="0"/>
                <w:szCs w:val="21"/>
              </w:rPr>
              <w:t>长度</w:t>
            </w:r>
          </w:p>
        </w:tc>
        <w:tc>
          <w:tcPr>
            <w:tcW w:w="4034" w:type="dxa"/>
            <w:tcBorders>
              <w:top w:val="single" w:sz="6" w:space="0" w:color="000000"/>
              <w:left w:val="nil"/>
              <w:bottom w:val="single" w:sz="6" w:space="0" w:color="000000"/>
              <w:right w:val="single" w:sz="6" w:space="0" w:color="000000"/>
            </w:tcBorders>
            <w:shd w:val="clear" w:color="auto" w:fill="E6E6E6"/>
          </w:tcPr>
          <w:p w14:paraId="6E6E7E68" w14:textId="77777777" w:rsidR="003843EA" w:rsidRDefault="00A21561">
            <w:pPr>
              <w:ind w:firstLine="420"/>
              <w:rPr>
                <w:rFonts w:ascii="黑体" w:hAnsi="新宋体"/>
                <w:kern w:val="0"/>
                <w:szCs w:val="21"/>
              </w:rPr>
            </w:pPr>
            <w:r>
              <w:rPr>
                <w:rFonts w:ascii="黑体" w:hAnsi="新宋体" w:hint="eastAsia"/>
                <w:kern w:val="0"/>
                <w:szCs w:val="21"/>
              </w:rPr>
              <w:t>备注</w:t>
            </w:r>
          </w:p>
        </w:tc>
      </w:tr>
      <w:tr w:rsidR="003843EA" w14:paraId="73DFAEAC"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77B11B62" w14:textId="77777777" w:rsidR="003843EA" w:rsidRDefault="00A21561">
            <w:pPr>
              <w:rPr>
                <w:rFonts w:ascii="黑体" w:hAnsi="新宋体"/>
                <w:kern w:val="0"/>
                <w:szCs w:val="21"/>
              </w:rPr>
            </w:pPr>
            <w:r>
              <w:rPr>
                <w:rFonts w:ascii="黑体" w:hAnsi="新宋体"/>
                <w:kern w:val="0"/>
                <w:szCs w:val="21"/>
              </w:rPr>
              <w:t>1</w:t>
            </w:r>
          </w:p>
        </w:tc>
        <w:tc>
          <w:tcPr>
            <w:tcW w:w="2268" w:type="dxa"/>
            <w:tcBorders>
              <w:top w:val="single" w:sz="6" w:space="0" w:color="000000"/>
              <w:left w:val="nil"/>
              <w:bottom w:val="single" w:sz="6" w:space="0" w:color="000000"/>
              <w:right w:val="single" w:sz="4" w:space="0" w:color="000000"/>
            </w:tcBorders>
            <w:vAlign w:val="center"/>
          </w:tcPr>
          <w:p w14:paraId="60747C2E" w14:textId="77777777" w:rsidR="003843EA" w:rsidRDefault="00A21561">
            <w:pPr>
              <w:rPr>
                <w:rFonts w:ascii="黑体"/>
              </w:rPr>
            </w:pPr>
            <w:r>
              <w:rPr>
                <w:rFonts w:ascii="黑体" w:hint="eastAsia"/>
              </w:rPr>
              <w:t>密钥索引</w:t>
            </w:r>
          </w:p>
        </w:tc>
        <w:tc>
          <w:tcPr>
            <w:tcW w:w="1418" w:type="dxa"/>
            <w:tcBorders>
              <w:top w:val="single" w:sz="6" w:space="0" w:color="000000"/>
              <w:left w:val="nil"/>
              <w:bottom w:val="single" w:sz="6" w:space="0" w:color="000000"/>
              <w:right w:val="single" w:sz="6" w:space="0" w:color="000000"/>
            </w:tcBorders>
            <w:vAlign w:val="center"/>
          </w:tcPr>
          <w:p w14:paraId="6FCCDB08" w14:textId="77777777" w:rsidR="003843EA" w:rsidRDefault="00A21561">
            <w:pPr>
              <w:ind w:firstLineChars="150" w:firstLine="315"/>
              <w:rPr>
                <w:rFonts w:ascii="黑体"/>
              </w:rPr>
            </w:pPr>
            <w:r>
              <w:rPr>
                <w:rFonts w:ascii="黑体"/>
              </w:rPr>
              <w:t>1</w:t>
            </w:r>
          </w:p>
        </w:tc>
        <w:tc>
          <w:tcPr>
            <w:tcW w:w="4034" w:type="dxa"/>
            <w:tcBorders>
              <w:top w:val="single" w:sz="6" w:space="0" w:color="000000"/>
              <w:left w:val="nil"/>
              <w:bottom w:val="single" w:sz="6" w:space="0" w:color="000000"/>
              <w:right w:val="single" w:sz="6" w:space="0" w:color="000000"/>
            </w:tcBorders>
          </w:tcPr>
          <w:p w14:paraId="20FBB872" w14:textId="77777777" w:rsidR="003843EA" w:rsidRDefault="003843EA">
            <w:pPr>
              <w:rPr>
                <w:rFonts w:ascii="黑体"/>
                <w:b/>
                <w:bCs/>
                <w:sz w:val="32"/>
              </w:rPr>
            </w:pPr>
          </w:p>
        </w:tc>
      </w:tr>
      <w:tr w:rsidR="003843EA" w14:paraId="1990DBFE"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673D04B4" w14:textId="77777777" w:rsidR="003843EA" w:rsidRDefault="00A21561">
            <w:pPr>
              <w:rPr>
                <w:rFonts w:ascii="黑体" w:hAnsi="新宋体"/>
                <w:kern w:val="0"/>
                <w:szCs w:val="21"/>
              </w:rPr>
            </w:pPr>
            <w:r>
              <w:rPr>
                <w:rFonts w:ascii="黑体" w:hAnsi="新宋体"/>
                <w:kern w:val="0"/>
                <w:szCs w:val="21"/>
              </w:rPr>
              <w:t>2</w:t>
            </w:r>
          </w:p>
        </w:tc>
        <w:tc>
          <w:tcPr>
            <w:tcW w:w="2268" w:type="dxa"/>
            <w:tcBorders>
              <w:top w:val="single" w:sz="6" w:space="0" w:color="000000"/>
              <w:left w:val="nil"/>
              <w:bottom w:val="single" w:sz="6" w:space="0" w:color="000000"/>
              <w:right w:val="single" w:sz="4" w:space="0" w:color="000000"/>
            </w:tcBorders>
            <w:vAlign w:val="center"/>
          </w:tcPr>
          <w:p w14:paraId="2AEA4FEC" w14:textId="77777777" w:rsidR="003843EA" w:rsidRDefault="00A21561">
            <w:pPr>
              <w:rPr>
                <w:rFonts w:ascii="黑体"/>
              </w:rPr>
            </w:pPr>
            <w:r>
              <w:rPr>
                <w:rFonts w:ascii="黑体" w:hint="eastAsia"/>
              </w:rPr>
              <w:t>应答码</w:t>
            </w:r>
          </w:p>
        </w:tc>
        <w:tc>
          <w:tcPr>
            <w:tcW w:w="1418" w:type="dxa"/>
            <w:tcBorders>
              <w:top w:val="single" w:sz="6" w:space="0" w:color="000000"/>
              <w:left w:val="nil"/>
              <w:bottom w:val="single" w:sz="6" w:space="0" w:color="000000"/>
              <w:right w:val="single" w:sz="6" w:space="0" w:color="000000"/>
            </w:tcBorders>
            <w:vAlign w:val="center"/>
          </w:tcPr>
          <w:p w14:paraId="7A08E51A" w14:textId="77777777" w:rsidR="003843EA" w:rsidRDefault="00A21561">
            <w:pPr>
              <w:ind w:firstLineChars="150" w:firstLine="315"/>
              <w:rPr>
                <w:rFonts w:ascii="黑体"/>
              </w:rPr>
            </w:pPr>
            <w:r>
              <w:rPr>
                <w:rFonts w:ascii="黑体" w:hint="eastAsia"/>
              </w:rPr>
              <w:t>2</w:t>
            </w:r>
          </w:p>
        </w:tc>
        <w:tc>
          <w:tcPr>
            <w:tcW w:w="4034" w:type="dxa"/>
            <w:tcBorders>
              <w:top w:val="single" w:sz="6" w:space="0" w:color="000000"/>
              <w:left w:val="nil"/>
              <w:bottom w:val="single" w:sz="6" w:space="0" w:color="000000"/>
              <w:right w:val="single" w:sz="6" w:space="0" w:color="000000"/>
            </w:tcBorders>
          </w:tcPr>
          <w:p w14:paraId="424A0484" w14:textId="77777777" w:rsidR="003843EA" w:rsidRDefault="00A21561">
            <w:pPr>
              <w:rPr>
                <w:rFonts w:ascii="黑体" w:hAnsi="新宋体"/>
                <w:kern w:val="0"/>
                <w:szCs w:val="21"/>
              </w:rPr>
            </w:pPr>
            <w:r>
              <w:rPr>
                <w:rFonts w:ascii="黑体" w:hAnsi="新宋体" w:hint="eastAsia"/>
                <w:kern w:val="0"/>
                <w:szCs w:val="21"/>
              </w:rPr>
              <w:t>“</w:t>
            </w:r>
            <w:r>
              <w:rPr>
                <w:rFonts w:ascii="黑体" w:hAnsi="新宋体"/>
                <w:kern w:val="0"/>
                <w:szCs w:val="21"/>
              </w:rPr>
              <w:t>00</w:t>
            </w:r>
            <w:r>
              <w:rPr>
                <w:rFonts w:ascii="黑体" w:hAnsi="新宋体"/>
                <w:kern w:val="0"/>
                <w:szCs w:val="21"/>
              </w:rPr>
              <w:t>”</w:t>
            </w:r>
            <w:r>
              <w:rPr>
                <w:rFonts w:ascii="黑体" w:hAnsi="新宋体" w:hint="eastAsia"/>
                <w:kern w:val="0"/>
                <w:szCs w:val="21"/>
              </w:rPr>
              <w:t>成功</w:t>
            </w:r>
          </w:p>
          <w:p w14:paraId="2C9C0F5A" w14:textId="77777777" w:rsidR="003843EA" w:rsidRDefault="00A21561">
            <w:pPr>
              <w:rPr>
                <w:rFonts w:ascii="黑体" w:hAnsi="新宋体"/>
                <w:kern w:val="0"/>
                <w:szCs w:val="21"/>
              </w:rPr>
            </w:pPr>
            <w:r>
              <w:rPr>
                <w:rFonts w:ascii="黑体" w:hAnsi="新宋体" w:hint="eastAsia"/>
                <w:kern w:val="0"/>
                <w:szCs w:val="21"/>
              </w:rPr>
              <w:t>“</w:t>
            </w:r>
            <w:r>
              <w:rPr>
                <w:rFonts w:ascii="黑体" w:hAnsi="新宋体"/>
                <w:kern w:val="0"/>
                <w:szCs w:val="21"/>
              </w:rPr>
              <w:t>02</w:t>
            </w:r>
            <w:r>
              <w:rPr>
                <w:rFonts w:ascii="黑体" w:hAnsi="新宋体"/>
                <w:kern w:val="0"/>
                <w:szCs w:val="21"/>
              </w:rPr>
              <w:t>”</w:t>
            </w:r>
            <w:r>
              <w:rPr>
                <w:rFonts w:ascii="黑体" w:hAnsi="新宋体" w:hint="eastAsia"/>
                <w:kern w:val="0"/>
                <w:szCs w:val="21"/>
              </w:rPr>
              <w:t>错误</w:t>
            </w:r>
          </w:p>
          <w:p w14:paraId="7A05A989" w14:textId="77777777" w:rsidR="003843EA" w:rsidRDefault="00A21561">
            <w:pPr>
              <w:rPr>
                <w:rFonts w:ascii="黑体" w:hAnsi="新宋体"/>
                <w:kern w:val="0"/>
                <w:szCs w:val="21"/>
              </w:rPr>
            </w:pPr>
            <w:r>
              <w:rPr>
                <w:rFonts w:ascii="黑体" w:hAnsi="新宋体"/>
                <w:kern w:val="0"/>
                <w:szCs w:val="21"/>
              </w:rPr>
              <w:t>“</w:t>
            </w:r>
            <w:r>
              <w:rPr>
                <w:rFonts w:ascii="黑体" w:hAnsi="新宋体"/>
                <w:kern w:val="0"/>
                <w:szCs w:val="21"/>
              </w:rPr>
              <w:t>41</w:t>
            </w:r>
            <w:r>
              <w:rPr>
                <w:rFonts w:ascii="黑体" w:hAnsi="新宋体"/>
                <w:kern w:val="0"/>
                <w:szCs w:val="21"/>
              </w:rPr>
              <w:t>”</w:t>
            </w:r>
            <w:r>
              <w:rPr>
                <w:rFonts w:ascii="黑体" w:hAnsi="新宋体"/>
                <w:kern w:val="0"/>
                <w:szCs w:val="21"/>
              </w:rPr>
              <w:t>密钥校验值错误</w:t>
            </w:r>
          </w:p>
          <w:p w14:paraId="4645F5AA" w14:textId="77777777" w:rsidR="003843EA" w:rsidRDefault="00A21561">
            <w:pPr>
              <w:rPr>
                <w:rFonts w:ascii="黑体" w:hAnsi="新宋体"/>
                <w:kern w:val="0"/>
                <w:szCs w:val="21"/>
              </w:rPr>
            </w:pPr>
            <w:r>
              <w:rPr>
                <w:rFonts w:ascii="黑体" w:hAnsi="新宋体" w:hint="eastAsia"/>
                <w:kern w:val="0"/>
                <w:szCs w:val="21"/>
              </w:rPr>
              <w:t>“</w:t>
            </w:r>
            <w:r>
              <w:rPr>
                <w:rFonts w:ascii="黑体" w:hAnsi="新宋体"/>
                <w:kern w:val="0"/>
                <w:szCs w:val="21"/>
              </w:rPr>
              <w:t>42</w:t>
            </w:r>
            <w:r>
              <w:rPr>
                <w:rFonts w:ascii="黑体" w:hAnsi="新宋体"/>
                <w:kern w:val="0"/>
                <w:szCs w:val="21"/>
              </w:rPr>
              <w:t>”</w:t>
            </w:r>
            <w:r>
              <w:rPr>
                <w:rFonts w:ascii="黑体" w:hAnsi="新宋体" w:hint="eastAsia"/>
                <w:kern w:val="0"/>
                <w:szCs w:val="21"/>
              </w:rPr>
              <w:t>错误</w:t>
            </w:r>
          </w:p>
          <w:p w14:paraId="04EE4F35" w14:textId="77777777" w:rsidR="003843EA" w:rsidRDefault="00A21561">
            <w:pPr>
              <w:rPr>
                <w:rFonts w:ascii="黑体" w:hAnsi="新宋体"/>
                <w:kern w:val="0"/>
                <w:szCs w:val="21"/>
              </w:rPr>
            </w:pPr>
            <w:r>
              <w:rPr>
                <w:rFonts w:ascii="黑体" w:hAnsi="新宋体" w:hint="eastAsia"/>
                <w:kern w:val="0"/>
                <w:szCs w:val="21"/>
              </w:rPr>
              <w:t>“</w:t>
            </w:r>
            <w:r>
              <w:rPr>
                <w:rFonts w:ascii="黑体" w:hAnsi="新宋体"/>
                <w:kern w:val="0"/>
                <w:szCs w:val="21"/>
              </w:rPr>
              <w:t>43</w:t>
            </w:r>
            <w:r>
              <w:rPr>
                <w:rFonts w:ascii="黑体" w:hAnsi="新宋体"/>
                <w:kern w:val="0"/>
                <w:szCs w:val="21"/>
              </w:rPr>
              <w:t>”</w:t>
            </w:r>
            <w:r>
              <w:rPr>
                <w:rFonts w:ascii="黑体" w:hAnsi="新宋体" w:hint="eastAsia"/>
                <w:kern w:val="0"/>
                <w:szCs w:val="21"/>
              </w:rPr>
              <w:t>密钥索引无效</w:t>
            </w:r>
          </w:p>
          <w:p w14:paraId="45614C91" w14:textId="77777777" w:rsidR="003843EA" w:rsidRDefault="00A21561">
            <w:pPr>
              <w:rPr>
                <w:rFonts w:ascii="黑体" w:hAnsi="新宋体"/>
                <w:kern w:val="0"/>
                <w:szCs w:val="21"/>
              </w:rPr>
            </w:pPr>
            <w:r>
              <w:rPr>
                <w:rFonts w:ascii="黑体" w:hAnsi="新宋体" w:hint="eastAsia"/>
                <w:kern w:val="0"/>
                <w:szCs w:val="21"/>
              </w:rPr>
              <w:t>“</w:t>
            </w:r>
            <w:r>
              <w:rPr>
                <w:rFonts w:ascii="黑体" w:hAnsi="新宋体"/>
                <w:kern w:val="0"/>
                <w:szCs w:val="21"/>
              </w:rPr>
              <w:t>45</w:t>
            </w:r>
            <w:r>
              <w:rPr>
                <w:rFonts w:ascii="黑体" w:hAnsi="新宋体"/>
                <w:kern w:val="0"/>
                <w:szCs w:val="21"/>
              </w:rPr>
              <w:t>”</w:t>
            </w:r>
            <w:r>
              <w:rPr>
                <w:rFonts w:ascii="黑体" w:hAnsi="新宋体" w:hint="eastAsia"/>
                <w:kern w:val="0"/>
                <w:szCs w:val="21"/>
              </w:rPr>
              <w:t>主密钥数据长度错误</w:t>
            </w:r>
          </w:p>
          <w:p w14:paraId="40C325E0" w14:textId="77777777" w:rsidR="003843EA" w:rsidRDefault="00A21561">
            <w:pPr>
              <w:rPr>
                <w:rFonts w:ascii="黑体"/>
              </w:rPr>
            </w:pPr>
            <w:r>
              <w:rPr>
                <w:rFonts w:ascii="黑体" w:hAnsi="新宋体" w:hint="eastAsia"/>
                <w:kern w:val="0"/>
                <w:szCs w:val="21"/>
              </w:rPr>
              <w:t>“</w:t>
            </w:r>
            <w:r>
              <w:rPr>
                <w:rFonts w:ascii="黑体" w:hAnsi="新宋体"/>
                <w:kern w:val="0"/>
                <w:szCs w:val="21"/>
              </w:rPr>
              <w:t>46</w:t>
            </w:r>
            <w:r>
              <w:rPr>
                <w:rFonts w:ascii="黑体" w:hAnsi="新宋体"/>
                <w:kern w:val="0"/>
                <w:szCs w:val="21"/>
              </w:rPr>
              <w:t>”</w:t>
            </w:r>
            <w:r>
              <w:rPr>
                <w:rFonts w:ascii="黑体" w:hAnsi="新宋体" w:hint="eastAsia"/>
                <w:kern w:val="0"/>
                <w:szCs w:val="21"/>
              </w:rPr>
              <w:t>无效的</w:t>
            </w:r>
            <w:r>
              <w:rPr>
                <w:rFonts w:ascii="黑体" w:hAnsi="新宋体"/>
                <w:kern w:val="0"/>
                <w:szCs w:val="21"/>
              </w:rPr>
              <w:t>TR31格式</w:t>
            </w:r>
          </w:p>
        </w:tc>
      </w:tr>
      <w:tr w:rsidR="003843EA" w14:paraId="35624F13"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65545C0A" w14:textId="77777777" w:rsidR="003843EA" w:rsidRDefault="00A21561">
            <w:pPr>
              <w:rPr>
                <w:rFonts w:ascii="黑体" w:hAnsi="新宋体"/>
                <w:kern w:val="0"/>
                <w:szCs w:val="21"/>
              </w:rPr>
            </w:pPr>
            <w:r>
              <w:rPr>
                <w:rFonts w:ascii="黑体" w:hAnsi="新宋体"/>
                <w:kern w:val="0"/>
                <w:szCs w:val="21"/>
              </w:rPr>
              <w:t>3</w:t>
            </w:r>
          </w:p>
        </w:tc>
        <w:tc>
          <w:tcPr>
            <w:tcW w:w="2268" w:type="dxa"/>
            <w:tcBorders>
              <w:top w:val="single" w:sz="6" w:space="0" w:color="000000"/>
              <w:left w:val="nil"/>
              <w:bottom w:val="single" w:sz="6" w:space="0" w:color="000000"/>
              <w:right w:val="single" w:sz="4" w:space="0" w:color="000000"/>
            </w:tcBorders>
            <w:vAlign w:val="center"/>
          </w:tcPr>
          <w:p w14:paraId="705BD162" w14:textId="77777777" w:rsidR="003843EA" w:rsidRDefault="00A21561">
            <w:pPr>
              <w:rPr>
                <w:rFonts w:ascii="黑体"/>
              </w:rPr>
            </w:pPr>
            <w:r>
              <w:rPr>
                <w:rFonts w:ascii="黑体"/>
              </w:rPr>
              <w:t>MAC</w:t>
            </w:r>
          </w:p>
        </w:tc>
        <w:tc>
          <w:tcPr>
            <w:tcW w:w="1418" w:type="dxa"/>
            <w:tcBorders>
              <w:top w:val="single" w:sz="6" w:space="0" w:color="000000"/>
              <w:left w:val="nil"/>
              <w:bottom w:val="single" w:sz="6" w:space="0" w:color="000000"/>
              <w:right w:val="single" w:sz="6" w:space="0" w:color="000000"/>
            </w:tcBorders>
            <w:vAlign w:val="center"/>
          </w:tcPr>
          <w:p w14:paraId="0D7C9012" w14:textId="77777777" w:rsidR="003843EA" w:rsidRDefault="00A21561">
            <w:pPr>
              <w:ind w:firstLineChars="150" w:firstLine="315"/>
              <w:rPr>
                <w:rFonts w:ascii="黑体"/>
              </w:rPr>
            </w:pPr>
            <w:r>
              <w:rPr>
                <w:rFonts w:ascii="黑体" w:hint="eastAsia"/>
              </w:rPr>
              <w:t>LL</w:t>
            </w:r>
            <w:r>
              <w:rPr>
                <w:rFonts w:ascii="黑体"/>
              </w:rPr>
              <w:t>…</w:t>
            </w:r>
            <w:r>
              <w:rPr>
                <w:rFonts w:ascii="黑体"/>
              </w:rPr>
              <w:t>32</w:t>
            </w:r>
          </w:p>
        </w:tc>
        <w:tc>
          <w:tcPr>
            <w:tcW w:w="4034" w:type="dxa"/>
            <w:tcBorders>
              <w:top w:val="single" w:sz="6" w:space="0" w:color="000000"/>
              <w:left w:val="nil"/>
              <w:bottom w:val="single" w:sz="6" w:space="0" w:color="000000"/>
              <w:right w:val="single" w:sz="6" w:space="0" w:color="000000"/>
            </w:tcBorders>
          </w:tcPr>
          <w:p w14:paraId="7EAFB291" w14:textId="77777777" w:rsidR="003843EA" w:rsidRDefault="00A21561">
            <w:pPr>
              <w:rPr>
                <w:rFonts w:ascii="黑体"/>
                <w:b/>
                <w:bCs/>
                <w:sz w:val="32"/>
              </w:rPr>
            </w:pPr>
            <w:ins w:id="701" w:author="zheng" w:date="2017-02-27T17:03:00Z">
              <w:r>
                <w:rPr>
                  <w:rFonts w:ascii="黑体"/>
                </w:rPr>
                <w:t>mac结果</w:t>
              </w:r>
            </w:ins>
          </w:p>
        </w:tc>
      </w:tr>
      <w:tr w:rsidR="003843EA" w14:paraId="71388787" w14:textId="77777777">
        <w:trPr>
          <w:trHeight w:val="390"/>
        </w:trPr>
        <w:tc>
          <w:tcPr>
            <w:tcW w:w="567" w:type="dxa"/>
            <w:tcBorders>
              <w:top w:val="single" w:sz="6" w:space="0" w:color="000000"/>
              <w:left w:val="single" w:sz="6" w:space="0" w:color="000000"/>
              <w:bottom w:val="single" w:sz="4" w:space="0" w:color="auto"/>
              <w:right w:val="single" w:sz="4" w:space="0" w:color="000000"/>
            </w:tcBorders>
            <w:vAlign w:val="center"/>
          </w:tcPr>
          <w:p w14:paraId="1780630C" w14:textId="77777777" w:rsidR="003843EA" w:rsidRDefault="00A21561">
            <w:pPr>
              <w:rPr>
                <w:rFonts w:ascii="黑体" w:hAnsi="新宋体"/>
                <w:kern w:val="0"/>
                <w:szCs w:val="21"/>
              </w:rPr>
            </w:pPr>
            <w:r>
              <w:rPr>
                <w:rFonts w:ascii="黑体" w:hAnsi="新宋体"/>
                <w:kern w:val="0"/>
                <w:szCs w:val="21"/>
              </w:rPr>
              <w:t>4</w:t>
            </w:r>
          </w:p>
        </w:tc>
        <w:tc>
          <w:tcPr>
            <w:tcW w:w="2268" w:type="dxa"/>
            <w:tcBorders>
              <w:top w:val="single" w:sz="6" w:space="0" w:color="000000"/>
              <w:left w:val="nil"/>
              <w:bottom w:val="single" w:sz="4" w:space="0" w:color="auto"/>
              <w:right w:val="single" w:sz="4" w:space="0" w:color="000000"/>
            </w:tcBorders>
            <w:vAlign w:val="center"/>
          </w:tcPr>
          <w:p w14:paraId="3364805A" w14:textId="77777777" w:rsidR="003843EA" w:rsidRDefault="00A21561">
            <w:pPr>
              <w:rPr>
                <w:rFonts w:ascii="黑体"/>
              </w:rPr>
            </w:pPr>
            <w:r>
              <w:rPr>
                <w:rFonts w:ascii="黑体"/>
              </w:rPr>
              <w:t>KSN</w:t>
            </w:r>
          </w:p>
        </w:tc>
        <w:tc>
          <w:tcPr>
            <w:tcW w:w="1418" w:type="dxa"/>
            <w:tcBorders>
              <w:top w:val="single" w:sz="6" w:space="0" w:color="000000"/>
              <w:left w:val="nil"/>
              <w:bottom w:val="single" w:sz="4" w:space="0" w:color="auto"/>
              <w:right w:val="single" w:sz="6" w:space="0" w:color="000000"/>
            </w:tcBorders>
            <w:vAlign w:val="center"/>
          </w:tcPr>
          <w:p w14:paraId="319CD0FE" w14:textId="77777777" w:rsidR="003843EA" w:rsidRDefault="00A21561">
            <w:pPr>
              <w:ind w:firstLineChars="150" w:firstLine="315"/>
              <w:rPr>
                <w:rFonts w:ascii="黑体"/>
              </w:rPr>
            </w:pPr>
            <w:r>
              <w:rPr>
                <w:rFonts w:ascii="黑体"/>
              </w:rPr>
              <w:t>10</w:t>
            </w:r>
          </w:p>
        </w:tc>
        <w:tc>
          <w:tcPr>
            <w:tcW w:w="4034" w:type="dxa"/>
            <w:tcBorders>
              <w:top w:val="single" w:sz="6" w:space="0" w:color="000000"/>
              <w:left w:val="nil"/>
              <w:bottom w:val="single" w:sz="4" w:space="0" w:color="auto"/>
              <w:right w:val="single" w:sz="6" w:space="0" w:color="000000"/>
            </w:tcBorders>
          </w:tcPr>
          <w:p w14:paraId="680A6102" w14:textId="77777777" w:rsidR="003843EA" w:rsidRDefault="003843EA">
            <w:pPr>
              <w:rPr>
                <w:rFonts w:ascii="黑体"/>
                <w:b/>
                <w:bCs/>
                <w:sz w:val="32"/>
              </w:rPr>
            </w:pPr>
          </w:p>
        </w:tc>
      </w:tr>
    </w:tbl>
    <w:p w14:paraId="20B44546" w14:textId="77777777" w:rsidR="003843EA" w:rsidRDefault="003843EA">
      <w:pPr>
        <w:pStyle w:val="MyText"/>
        <w:spacing w:line="276" w:lineRule="auto"/>
        <w:ind w:leftChars="805" w:left="1690" w:firstLine="410"/>
      </w:pPr>
    </w:p>
    <w:p w14:paraId="3ED25264" w14:textId="77777777" w:rsidR="003843EA" w:rsidRDefault="00A21561">
      <w:pPr>
        <w:pStyle w:val="MyDoc111New"/>
      </w:pPr>
      <w:bookmarkStart w:id="702" w:name="_Toc453057421"/>
      <w:bookmarkStart w:id="703" w:name="_Toc17825"/>
      <w:bookmarkStart w:id="704" w:name="_Toc12638"/>
      <w:bookmarkStart w:id="705" w:name="_Toc13545"/>
      <w:bookmarkStart w:id="706" w:name="_Toc540"/>
      <w:r>
        <w:rPr>
          <w:rFonts w:hint="eastAsia"/>
        </w:rPr>
        <w:t>装载工作密钥/计算工作密钥CheckValue</w:t>
      </w:r>
      <w:bookmarkEnd w:id="702"/>
      <w:bookmarkEnd w:id="703"/>
      <w:bookmarkEnd w:id="704"/>
      <w:bookmarkEnd w:id="705"/>
      <w:bookmarkEnd w:id="706"/>
      <w:ins w:id="707" w:author="Administrator" w:date="2018-04-27T11:04:00Z">
        <w:r>
          <w:t>0x1A 0x05</w:t>
        </w:r>
      </w:ins>
    </w:p>
    <w:p w14:paraId="25AF9681" w14:textId="77777777" w:rsidR="003843EA" w:rsidRDefault="00A21561">
      <w:pPr>
        <w:pStyle w:val="MyText"/>
        <w:spacing w:line="276" w:lineRule="auto"/>
        <w:ind w:firstLine="409"/>
      </w:pPr>
      <w:r>
        <w:rPr>
          <w:rFonts w:hint="eastAsia"/>
        </w:rPr>
        <w:t>指令：</w:t>
      </w:r>
      <w:r>
        <w:t>0x1A 0x05</w:t>
      </w:r>
    </w:p>
    <w:p w14:paraId="5C2D93F9" w14:textId="77777777" w:rsidR="003843EA" w:rsidRDefault="00A21561">
      <w:pPr>
        <w:pStyle w:val="MyText"/>
        <w:spacing w:line="276" w:lineRule="auto"/>
        <w:ind w:firstLine="409"/>
      </w:pPr>
      <w:r>
        <w:rPr>
          <w:rFonts w:hint="eastAsia"/>
        </w:rPr>
        <w:t>描述：用于POS</w:t>
      </w:r>
      <w:r>
        <w:t>进行</w:t>
      </w:r>
      <w:r>
        <w:rPr>
          <w:rFonts w:hint="eastAsia"/>
        </w:rPr>
        <w:t>装载工作密钥或用于计算工作密钥的</w:t>
      </w:r>
      <w:proofErr w:type="spellStart"/>
      <w:r>
        <w:rPr>
          <w:rFonts w:hint="eastAsia"/>
        </w:rPr>
        <w:t>CheckValue</w:t>
      </w:r>
      <w:proofErr w:type="spellEnd"/>
      <w:r>
        <w:rPr>
          <w:rFonts w:hint="eastAsia"/>
        </w:rPr>
        <w:t>。</w:t>
      </w:r>
    </w:p>
    <w:p w14:paraId="5B92B1BD" w14:textId="77777777" w:rsidR="003843EA" w:rsidRDefault="00A21561">
      <w:pPr>
        <w:pStyle w:val="MyText"/>
        <w:numPr>
          <w:ilvl w:val="0"/>
          <w:numId w:val="4"/>
        </w:numPr>
        <w:spacing w:line="276" w:lineRule="auto"/>
      </w:pPr>
      <w:r>
        <w:rPr>
          <w:rFonts w:hint="eastAsia"/>
        </w:rPr>
        <w:t>请求报文</w:t>
      </w:r>
    </w:p>
    <w:p w14:paraId="25B98A49" w14:textId="77777777" w:rsidR="003843EA" w:rsidRDefault="00A21561">
      <w:pPr>
        <w:pStyle w:val="MyText"/>
        <w:spacing w:line="276" w:lineRule="auto"/>
        <w:ind w:left="1680"/>
      </w:pPr>
      <w:r>
        <w:rPr>
          <w:rFonts w:hint="eastAsia"/>
        </w:rPr>
        <w:t>数据：</w:t>
      </w:r>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6DC5FB8C"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59FAD834" w14:textId="77777777" w:rsidR="003843EA" w:rsidRDefault="00A21561">
            <w:pPr>
              <w:pStyle w:val="p0"/>
              <w:spacing w:line="276" w:lineRule="auto"/>
              <w:rPr>
                <w:rFonts w:ascii="黑体" w:eastAsia="黑体" w:hAnsi="新宋体"/>
              </w:rPr>
            </w:pPr>
            <w:r>
              <w:rPr>
                <w:rFonts w:ascii="黑体" w:eastAsia="黑体" w:hAnsi="新宋体"/>
              </w:rPr>
              <w:t>ID</w:t>
            </w:r>
          </w:p>
        </w:tc>
        <w:tc>
          <w:tcPr>
            <w:tcW w:w="2268" w:type="dxa"/>
            <w:tcBorders>
              <w:top w:val="single" w:sz="6" w:space="0" w:color="000000"/>
              <w:left w:val="nil"/>
              <w:bottom w:val="single" w:sz="6" w:space="0" w:color="000000"/>
              <w:right w:val="single" w:sz="4" w:space="0" w:color="000000"/>
            </w:tcBorders>
            <w:shd w:val="clear" w:color="auto" w:fill="E6E6E6"/>
          </w:tcPr>
          <w:p w14:paraId="074519E3" w14:textId="77777777" w:rsidR="003843EA" w:rsidRDefault="00A21561">
            <w:pPr>
              <w:pStyle w:val="p0"/>
              <w:spacing w:line="276" w:lineRule="auto"/>
              <w:rPr>
                <w:rFonts w:ascii="黑体" w:eastAsia="黑体" w:hAnsi="新宋体"/>
              </w:rPr>
            </w:pPr>
            <w:r>
              <w:rPr>
                <w:rFonts w:ascii="黑体" w:eastAsia="黑体" w:hAnsi="新宋体" w:hint="eastAsia"/>
              </w:rPr>
              <w:t>数据域</w:t>
            </w:r>
          </w:p>
        </w:tc>
        <w:tc>
          <w:tcPr>
            <w:tcW w:w="1418" w:type="dxa"/>
            <w:tcBorders>
              <w:top w:val="single" w:sz="6" w:space="0" w:color="000000"/>
              <w:left w:val="nil"/>
              <w:bottom w:val="single" w:sz="6" w:space="0" w:color="000000"/>
              <w:right w:val="single" w:sz="6" w:space="0" w:color="000000"/>
            </w:tcBorders>
            <w:shd w:val="clear" w:color="auto" w:fill="E6E6E6"/>
          </w:tcPr>
          <w:p w14:paraId="00FEC886" w14:textId="77777777" w:rsidR="003843EA" w:rsidRDefault="00A21561">
            <w:pPr>
              <w:pStyle w:val="p0"/>
              <w:spacing w:line="276" w:lineRule="auto"/>
              <w:rPr>
                <w:rFonts w:ascii="黑体" w:eastAsia="黑体" w:hAnsi="新宋体"/>
              </w:rPr>
            </w:pPr>
            <w:r>
              <w:rPr>
                <w:rFonts w:ascii="黑体" w:eastAsia="黑体" w:hAnsi="新宋体" w:hint="eastAsia"/>
              </w:rPr>
              <w:t>长度</w:t>
            </w:r>
          </w:p>
        </w:tc>
        <w:tc>
          <w:tcPr>
            <w:tcW w:w="4034" w:type="dxa"/>
            <w:tcBorders>
              <w:top w:val="single" w:sz="6" w:space="0" w:color="000000"/>
              <w:left w:val="nil"/>
              <w:bottom w:val="single" w:sz="6" w:space="0" w:color="000000"/>
              <w:right w:val="single" w:sz="6" w:space="0" w:color="000000"/>
            </w:tcBorders>
            <w:shd w:val="clear" w:color="auto" w:fill="E6E6E6"/>
          </w:tcPr>
          <w:p w14:paraId="495F72DA" w14:textId="77777777" w:rsidR="003843EA" w:rsidRDefault="00A21561">
            <w:pPr>
              <w:pStyle w:val="p0"/>
              <w:spacing w:line="276" w:lineRule="auto"/>
              <w:rPr>
                <w:rFonts w:ascii="黑体" w:eastAsia="黑体" w:hAnsi="新宋体"/>
              </w:rPr>
            </w:pPr>
            <w:r>
              <w:rPr>
                <w:rFonts w:ascii="黑体" w:eastAsia="黑体" w:hAnsi="新宋体" w:hint="eastAsia"/>
              </w:rPr>
              <w:t>备注</w:t>
            </w:r>
          </w:p>
        </w:tc>
      </w:tr>
      <w:tr w:rsidR="003843EA" w14:paraId="2EF4B558"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5F5013CE" w14:textId="77777777" w:rsidR="003843EA" w:rsidRDefault="003843EA">
            <w:pPr>
              <w:pStyle w:val="p0"/>
              <w:spacing w:line="276" w:lineRule="auto"/>
              <w:rPr>
                <w:rFonts w:ascii="黑体" w:eastAsia="黑体" w:hAnsi="新宋体"/>
              </w:rPr>
            </w:pPr>
          </w:p>
        </w:tc>
        <w:tc>
          <w:tcPr>
            <w:tcW w:w="2268" w:type="dxa"/>
            <w:tcBorders>
              <w:top w:val="single" w:sz="6" w:space="0" w:color="000000"/>
              <w:left w:val="nil"/>
              <w:bottom w:val="single" w:sz="6" w:space="0" w:color="000000"/>
              <w:right w:val="single" w:sz="4" w:space="0" w:color="000000"/>
            </w:tcBorders>
            <w:vAlign w:val="center"/>
          </w:tcPr>
          <w:p w14:paraId="1E14C00C" w14:textId="77777777" w:rsidR="003843EA" w:rsidRDefault="00A21561">
            <w:pPr>
              <w:rPr>
                <w:rFonts w:ascii="黑体"/>
              </w:rPr>
            </w:pPr>
            <w:r>
              <w:rPr>
                <w:rFonts w:ascii="黑体" w:hint="eastAsia"/>
              </w:rPr>
              <w:t>密钥装载模式</w:t>
            </w:r>
          </w:p>
        </w:tc>
        <w:tc>
          <w:tcPr>
            <w:tcW w:w="1418" w:type="dxa"/>
            <w:tcBorders>
              <w:top w:val="single" w:sz="6" w:space="0" w:color="000000"/>
              <w:left w:val="nil"/>
              <w:bottom w:val="single" w:sz="6" w:space="0" w:color="000000"/>
              <w:right w:val="single" w:sz="6" w:space="0" w:color="000000"/>
            </w:tcBorders>
            <w:vAlign w:val="center"/>
          </w:tcPr>
          <w:p w14:paraId="1D1849A7" w14:textId="77777777" w:rsidR="003843EA" w:rsidRDefault="00A21561">
            <w:pPr>
              <w:ind w:firstLineChars="150" w:firstLine="315"/>
              <w:rPr>
                <w:rFonts w:ascii="黑体"/>
              </w:rPr>
            </w:pPr>
            <w:r>
              <w:rPr>
                <w:rFonts w:ascii="黑体" w:hint="eastAsia"/>
              </w:rPr>
              <w:t>1</w:t>
            </w:r>
          </w:p>
        </w:tc>
        <w:tc>
          <w:tcPr>
            <w:tcW w:w="4034" w:type="dxa"/>
            <w:tcBorders>
              <w:top w:val="single" w:sz="6" w:space="0" w:color="000000"/>
              <w:left w:val="nil"/>
              <w:bottom w:val="single" w:sz="6" w:space="0" w:color="000000"/>
              <w:right w:val="single" w:sz="6" w:space="0" w:color="000000"/>
            </w:tcBorders>
          </w:tcPr>
          <w:p w14:paraId="47CE5579" w14:textId="77777777" w:rsidR="003843EA" w:rsidRDefault="00A21561">
            <w:pPr>
              <w:rPr>
                <w:rFonts w:ascii="黑体" w:hAnsi="新宋体"/>
                <w:kern w:val="0"/>
                <w:szCs w:val="21"/>
              </w:rPr>
            </w:pPr>
            <w:r>
              <w:rPr>
                <w:rFonts w:ascii="黑体" w:hAnsi="新宋体" w:hint="eastAsia"/>
                <w:kern w:val="0"/>
                <w:szCs w:val="21"/>
              </w:rPr>
              <w:t>0x01 密文安装工作密钥</w:t>
            </w:r>
          </w:p>
          <w:p w14:paraId="179089C5" w14:textId="1249EC82" w:rsidR="000F171E" w:rsidRDefault="000F171E" w:rsidP="000F171E">
            <w:pPr>
              <w:rPr>
                <w:rFonts w:ascii="黑体" w:hAnsi="新宋体"/>
                <w:kern w:val="0"/>
                <w:szCs w:val="21"/>
              </w:rPr>
            </w:pPr>
            <w:r>
              <w:rPr>
                <w:rFonts w:ascii="黑体" w:hAnsi="新宋体" w:hint="eastAsia"/>
                <w:kern w:val="0"/>
                <w:szCs w:val="21"/>
              </w:rPr>
              <w:t>0x0</w:t>
            </w:r>
            <w:r>
              <w:rPr>
                <w:rFonts w:ascii="黑体" w:hAnsi="新宋体" w:hint="eastAsia"/>
                <w:kern w:val="0"/>
                <w:szCs w:val="21"/>
              </w:rPr>
              <w:t>2</w:t>
            </w:r>
            <w:r>
              <w:rPr>
                <w:rFonts w:ascii="黑体" w:hAnsi="新宋体" w:hint="eastAsia"/>
                <w:kern w:val="0"/>
                <w:szCs w:val="21"/>
              </w:rPr>
              <w:t xml:space="preserve"> </w:t>
            </w:r>
            <w:r>
              <w:rPr>
                <w:rFonts w:ascii="黑体" w:hAnsi="新宋体" w:hint="eastAsia"/>
                <w:kern w:val="0"/>
                <w:szCs w:val="21"/>
              </w:rPr>
              <w:t xml:space="preserve"> 明</w:t>
            </w:r>
            <w:bookmarkStart w:id="708" w:name="_GoBack"/>
            <w:bookmarkEnd w:id="708"/>
            <w:r>
              <w:rPr>
                <w:rFonts w:ascii="黑体" w:hAnsi="新宋体" w:hint="eastAsia"/>
                <w:kern w:val="0"/>
                <w:szCs w:val="21"/>
              </w:rPr>
              <w:t>文安装工作密钥</w:t>
            </w:r>
          </w:p>
          <w:p w14:paraId="51B1D993" w14:textId="77777777" w:rsidR="003843EA" w:rsidRDefault="003843EA">
            <w:pPr>
              <w:rPr>
                <w:rFonts w:ascii="黑体"/>
              </w:rPr>
            </w:pPr>
          </w:p>
        </w:tc>
      </w:tr>
      <w:tr w:rsidR="003843EA" w14:paraId="4724FEC9"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7CDDBBBE" w14:textId="77777777" w:rsidR="003843EA" w:rsidRDefault="003843EA">
            <w:pPr>
              <w:pStyle w:val="p0"/>
              <w:spacing w:line="276" w:lineRule="auto"/>
              <w:rPr>
                <w:rFonts w:ascii="黑体" w:eastAsia="黑体" w:hAnsi="新宋体"/>
              </w:rPr>
            </w:pPr>
          </w:p>
        </w:tc>
        <w:tc>
          <w:tcPr>
            <w:tcW w:w="2268" w:type="dxa"/>
            <w:tcBorders>
              <w:top w:val="single" w:sz="6" w:space="0" w:color="000000"/>
              <w:left w:val="nil"/>
              <w:bottom w:val="single" w:sz="6" w:space="0" w:color="000000"/>
              <w:right w:val="single" w:sz="4" w:space="0" w:color="000000"/>
            </w:tcBorders>
            <w:vAlign w:val="center"/>
          </w:tcPr>
          <w:p w14:paraId="617872DD" w14:textId="77777777" w:rsidR="003843EA" w:rsidRDefault="00A21561">
            <w:pPr>
              <w:rPr>
                <w:rFonts w:ascii="黑体"/>
              </w:rPr>
            </w:pPr>
            <w:r>
              <w:rPr>
                <w:rFonts w:ascii="黑体" w:hint="eastAsia"/>
              </w:rPr>
              <w:t>算法模式</w:t>
            </w:r>
          </w:p>
        </w:tc>
        <w:tc>
          <w:tcPr>
            <w:tcW w:w="1418" w:type="dxa"/>
            <w:tcBorders>
              <w:top w:val="single" w:sz="6" w:space="0" w:color="000000"/>
              <w:left w:val="nil"/>
              <w:bottom w:val="single" w:sz="6" w:space="0" w:color="000000"/>
              <w:right w:val="single" w:sz="6" w:space="0" w:color="000000"/>
            </w:tcBorders>
            <w:vAlign w:val="center"/>
          </w:tcPr>
          <w:p w14:paraId="64DB7873" w14:textId="77777777" w:rsidR="003843EA" w:rsidRDefault="00A21561">
            <w:pPr>
              <w:ind w:firstLineChars="150" w:firstLine="315"/>
              <w:rPr>
                <w:rFonts w:ascii="黑体"/>
              </w:rPr>
            </w:pPr>
            <w:r>
              <w:rPr>
                <w:rFonts w:ascii="黑体" w:hint="eastAsia"/>
              </w:rPr>
              <w:t>1</w:t>
            </w:r>
          </w:p>
        </w:tc>
        <w:tc>
          <w:tcPr>
            <w:tcW w:w="4034" w:type="dxa"/>
            <w:tcBorders>
              <w:top w:val="single" w:sz="6" w:space="0" w:color="000000"/>
              <w:left w:val="nil"/>
              <w:bottom w:val="single" w:sz="6" w:space="0" w:color="000000"/>
              <w:right w:val="single" w:sz="6" w:space="0" w:color="000000"/>
            </w:tcBorders>
          </w:tcPr>
          <w:p w14:paraId="52A8D0C2" w14:textId="77777777" w:rsidR="003843EA" w:rsidRDefault="00A21561">
            <w:pPr>
              <w:rPr>
                <w:rFonts w:ascii="黑体"/>
              </w:rPr>
            </w:pPr>
            <w:r>
              <w:rPr>
                <w:rFonts w:ascii="黑体"/>
              </w:rPr>
              <w:t xml:space="preserve">0x01 </w:t>
            </w:r>
            <w:r>
              <w:rPr>
                <w:rFonts w:ascii="黑体" w:hint="eastAsia"/>
              </w:rPr>
              <w:t>DES</w:t>
            </w:r>
          </w:p>
          <w:p w14:paraId="315D7B6B" w14:textId="77777777" w:rsidR="003843EA" w:rsidRDefault="00A21561">
            <w:pPr>
              <w:rPr>
                <w:rFonts w:ascii="黑体"/>
              </w:rPr>
            </w:pPr>
            <w:r>
              <w:rPr>
                <w:rFonts w:ascii="黑体"/>
              </w:rPr>
              <w:t xml:space="preserve">0x02 </w:t>
            </w:r>
            <w:r>
              <w:rPr>
                <w:rFonts w:ascii="黑体" w:hint="eastAsia"/>
              </w:rPr>
              <w:t>SM</w:t>
            </w:r>
            <w:r>
              <w:rPr>
                <w:rFonts w:ascii="黑体"/>
              </w:rPr>
              <w:t>4</w:t>
            </w:r>
          </w:p>
          <w:p w14:paraId="6A5482A6" w14:textId="77777777" w:rsidR="003843EA" w:rsidRDefault="00A21561">
            <w:pPr>
              <w:rPr>
                <w:rFonts w:ascii="黑体"/>
              </w:rPr>
            </w:pPr>
            <w:r>
              <w:rPr>
                <w:rFonts w:ascii="黑体"/>
              </w:rPr>
              <w:t xml:space="preserve">0x03 </w:t>
            </w:r>
            <w:r>
              <w:rPr>
                <w:rFonts w:ascii="黑体" w:hint="eastAsia"/>
              </w:rPr>
              <w:t>A</w:t>
            </w:r>
            <w:r>
              <w:rPr>
                <w:rFonts w:ascii="黑体"/>
              </w:rPr>
              <w:t>ES</w:t>
            </w:r>
          </w:p>
        </w:tc>
      </w:tr>
      <w:tr w:rsidR="003843EA" w14:paraId="1176AE68"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714F2EBF" w14:textId="77777777" w:rsidR="003843EA" w:rsidRDefault="00A21561">
            <w:pPr>
              <w:pStyle w:val="p0"/>
              <w:spacing w:line="276" w:lineRule="auto"/>
              <w:rPr>
                <w:rFonts w:ascii="黑体" w:eastAsia="黑体" w:hAnsi="新宋体"/>
              </w:rPr>
            </w:pPr>
            <w:r>
              <w:rPr>
                <w:rFonts w:ascii="黑体" w:eastAsia="黑体" w:hAnsi="新宋体"/>
              </w:rPr>
              <w:t>1</w:t>
            </w:r>
          </w:p>
        </w:tc>
        <w:tc>
          <w:tcPr>
            <w:tcW w:w="2268" w:type="dxa"/>
            <w:tcBorders>
              <w:top w:val="single" w:sz="6" w:space="0" w:color="000000"/>
              <w:left w:val="nil"/>
              <w:bottom w:val="single" w:sz="6" w:space="0" w:color="000000"/>
              <w:right w:val="single" w:sz="4" w:space="0" w:color="000000"/>
            </w:tcBorders>
            <w:vAlign w:val="center"/>
          </w:tcPr>
          <w:p w14:paraId="05C14B67" w14:textId="77777777" w:rsidR="003843EA" w:rsidRDefault="00A21561">
            <w:pPr>
              <w:rPr>
                <w:rFonts w:ascii="黑体"/>
              </w:rPr>
            </w:pPr>
            <w:r>
              <w:rPr>
                <w:rFonts w:ascii="黑体" w:hint="eastAsia"/>
              </w:rPr>
              <w:t>密钥类型</w:t>
            </w:r>
          </w:p>
        </w:tc>
        <w:tc>
          <w:tcPr>
            <w:tcW w:w="1418" w:type="dxa"/>
            <w:tcBorders>
              <w:top w:val="single" w:sz="6" w:space="0" w:color="000000"/>
              <w:left w:val="nil"/>
              <w:bottom w:val="single" w:sz="6" w:space="0" w:color="000000"/>
              <w:right w:val="single" w:sz="6" w:space="0" w:color="000000"/>
            </w:tcBorders>
            <w:vAlign w:val="center"/>
          </w:tcPr>
          <w:p w14:paraId="63766530" w14:textId="77777777" w:rsidR="003843EA" w:rsidRDefault="00A21561">
            <w:pPr>
              <w:ind w:firstLineChars="150" w:firstLine="315"/>
              <w:rPr>
                <w:rFonts w:ascii="黑体"/>
              </w:rPr>
            </w:pPr>
            <w:r>
              <w:rPr>
                <w:rFonts w:ascii="黑体"/>
              </w:rPr>
              <w:t>1</w:t>
            </w:r>
          </w:p>
        </w:tc>
        <w:tc>
          <w:tcPr>
            <w:tcW w:w="4034" w:type="dxa"/>
            <w:tcBorders>
              <w:top w:val="single" w:sz="6" w:space="0" w:color="000000"/>
              <w:left w:val="nil"/>
              <w:bottom w:val="single" w:sz="6" w:space="0" w:color="000000"/>
              <w:right w:val="single" w:sz="6" w:space="0" w:color="000000"/>
            </w:tcBorders>
          </w:tcPr>
          <w:p w14:paraId="5014DA2C" w14:textId="77777777" w:rsidR="003843EA" w:rsidRDefault="00A21561">
            <w:pPr>
              <w:rPr>
                <w:rFonts w:ascii="黑体"/>
              </w:rPr>
            </w:pPr>
            <w:r>
              <w:rPr>
                <w:rFonts w:ascii="黑体" w:hint="eastAsia"/>
              </w:rPr>
              <w:t>0x01数据加密工作密钥</w:t>
            </w:r>
          </w:p>
          <w:p w14:paraId="4B02ADDD" w14:textId="77777777" w:rsidR="003843EA" w:rsidRDefault="00A21561">
            <w:pPr>
              <w:rPr>
                <w:rFonts w:ascii="黑体"/>
              </w:rPr>
            </w:pPr>
            <w:r>
              <w:rPr>
                <w:rFonts w:ascii="黑体"/>
              </w:rPr>
              <w:t xml:space="preserve">0x02 </w:t>
            </w:r>
            <w:r>
              <w:rPr>
                <w:rFonts w:ascii="黑体" w:hint="eastAsia"/>
              </w:rPr>
              <w:t>PIN工作密钥</w:t>
            </w:r>
          </w:p>
          <w:p w14:paraId="40D4D5FF" w14:textId="77777777" w:rsidR="003843EA" w:rsidRDefault="00A21561">
            <w:pPr>
              <w:rPr>
                <w:rFonts w:ascii="黑体"/>
              </w:rPr>
            </w:pPr>
            <w:r>
              <w:rPr>
                <w:rFonts w:ascii="黑体"/>
              </w:rPr>
              <w:t xml:space="preserve">0x03 </w:t>
            </w:r>
            <w:r>
              <w:rPr>
                <w:rFonts w:ascii="黑体" w:hint="eastAsia"/>
              </w:rPr>
              <w:t>MAC工作密钥</w:t>
            </w:r>
          </w:p>
          <w:p w14:paraId="402261E4" w14:textId="77777777" w:rsidR="003843EA" w:rsidRDefault="00A21561">
            <w:pPr>
              <w:rPr>
                <w:ins w:id="709" w:author="zheng" w:date="2017-02-15T11:37:00Z"/>
                <w:rFonts w:ascii="黑体"/>
              </w:rPr>
            </w:pPr>
            <w:r>
              <w:rPr>
                <w:rFonts w:ascii="黑体" w:hint="eastAsia"/>
              </w:rPr>
              <w:lastRenderedPageBreak/>
              <w:t>这3个密钥类型在该密钥使用时要判断使用类型，如PIN工作密钥只能在密码输入时使用。</w:t>
            </w:r>
          </w:p>
          <w:p w14:paraId="021241E5" w14:textId="77777777" w:rsidR="003843EA" w:rsidRDefault="003843EA">
            <w:pPr>
              <w:rPr>
                <w:rFonts w:ascii="黑体"/>
              </w:rPr>
            </w:pPr>
          </w:p>
        </w:tc>
      </w:tr>
      <w:tr w:rsidR="003843EA" w14:paraId="3444A27C"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110D98D0" w14:textId="77777777" w:rsidR="003843EA" w:rsidRDefault="00A21561">
            <w:pPr>
              <w:pStyle w:val="p0"/>
              <w:spacing w:line="276" w:lineRule="auto"/>
              <w:rPr>
                <w:rFonts w:ascii="黑体" w:eastAsia="黑体" w:hAnsi="新宋体"/>
              </w:rPr>
            </w:pPr>
            <w:r>
              <w:rPr>
                <w:rFonts w:ascii="黑体" w:eastAsia="黑体" w:hAnsi="新宋体"/>
              </w:rPr>
              <w:lastRenderedPageBreak/>
              <w:t>2</w:t>
            </w:r>
          </w:p>
        </w:tc>
        <w:tc>
          <w:tcPr>
            <w:tcW w:w="2268" w:type="dxa"/>
            <w:tcBorders>
              <w:top w:val="single" w:sz="6" w:space="0" w:color="000000"/>
              <w:left w:val="nil"/>
              <w:bottom w:val="single" w:sz="6" w:space="0" w:color="000000"/>
              <w:right w:val="single" w:sz="4" w:space="0" w:color="000000"/>
            </w:tcBorders>
            <w:vAlign w:val="center"/>
          </w:tcPr>
          <w:p w14:paraId="51AC238D" w14:textId="77777777" w:rsidR="003843EA" w:rsidRDefault="00A21561">
            <w:pPr>
              <w:rPr>
                <w:rFonts w:ascii="黑体"/>
              </w:rPr>
            </w:pPr>
            <w:r>
              <w:rPr>
                <w:rFonts w:ascii="黑体" w:hint="eastAsia"/>
              </w:rPr>
              <w:t>主密钥索引</w:t>
            </w:r>
          </w:p>
        </w:tc>
        <w:tc>
          <w:tcPr>
            <w:tcW w:w="1418" w:type="dxa"/>
            <w:tcBorders>
              <w:top w:val="single" w:sz="6" w:space="0" w:color="000000"/>
              <w:left w:val="nil"/>
              <w:bottom w:val="single" w:sz="6" w:space="0" w:color="000000"/>
              <w:right w:val="single" w:sz="6" w:space="0" w:color="000000"/>
            </w:tcBorders>
            <w:vAlign w:val="center"/>
          </w:tcPr>
          <w:p w14:paraId="53DCB6B5" w14:textId="77777777" w:rsidR="003843EA" w:rsidRDefault="00A21561">
            <w:pPr>
              <w:ind w:firstLineChars="150" w:firstLine="315"/>
              <w:rPr>
                <w:rFonts w:ascii="黑体"/>
              </w:rPr>
            </w:pPr>
            <w:r>
              <w:rPr>
                <w:rFonts w:ascii="黑体"/>
              </w:rPr>
              <w:t>1</w:t>
            </w:r>
          </w:p>
        </w:tc>
        <w:tc>
          <w:tcPr>
            <w:tcW w:w="4034" w:type="dxa"/>
            <w:tcBorders>
              <w:top w:val="single" w:sz="6" w:space="0" w:color="000000"/>
              <w:left w:val="nil"/>
              <w:bottom w:val="single" w:sz="6" w:space="0" w:color="000000"/>
              <w:right w:val="single" w:sz="6" w:space="0" w:color="000000"/>
            </w:tcBorders>
          </w:tcPr>
          <w:p w14:paraId="555A1977" w14:textId="77777777" w:rsidR="003843EA" w:rsidRDefault="00A21561">
            <w:pPr>
              <w:rPr>
                <w:rFonts w:ascii="黑体"/>
              </w:rPr>
            </w:pPr>
            <w:r>
              <w:rPr>
                <w:rFonts w:ascii="黑体" w:hint="eastAsia"/>
              </w:rPr>
              <w:t>1</w:t>
            </w:r>
            <w:r>
              <w:rPr>
                <w:rFonts w:ascii="黑体"/>
              </w:rPr>
              <w:t>-</w:t>
            </w:r>
            <w:r>
              <w:rPr>
                <w:rFonts w:ascii="黑体" w:hint="eastAsia"/>
              </w:rPr>
              <w:t>200</w:t>
            </w:r>
          </w:p>
          <w:p w14:paraId="7C8FD0A7" w14:textId="77777777" w:rsidR="003843EA" w:rsidRDefault="00A21561">
            <w:pPr>
              <w:rPr>
                <w:rFonts w:ascii="黑体"/>
              </w:rPr>
            </w:pPr>
            <w:r>
              <w:rPr>
                <w:rFonts w:ascii="黑体" w:hint="eastAsia"/>
              </w:rPr>
              <w:t>指定的主密钥索引（该主密钥需已装载）</w:t>
            </w:r>
          </w:p>
        </w:tc>
      </w:tr>
      <w:tr w:rsidR="003843EA" w14:paraId="2D52D1C7"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481A46CA" w14:textId="77777777" w:rsidR="003843EA" w:rsidRDefault="00A21561">
            <w:pPr>
              <w:pStyle w:val="p0"/>
              <w:spacing w:line="276" w:lineRule="auto"/>
              <w:rPr>
                <w:rFonts w:ascii="黑体" w:eastAsia="黑体" w:hAnsi="新宋体"/>
              </w:rPr>
            </w:pPr>
            <w:r>
              <w:rPr>
                <w:rFonts w:ascii="黑体" w:eastAsia="黑体" w:hAnsi="新宋体"/>
              </w:rPr>
              <w:t>3</w:t>
            </w:r>
          </w:p>
        </w:tc>
        <w:tc>
          <w:tcPr>
            <w:tcW w:w="2268" w:type="dxa"/>
            <w:tcBorders>
              <w:top w:val="single" w:sz="6" w:space="0" w:color="000000"/>
              <w:left w:val="nil"/>
              <w:bottom w:val="single" w:sz="6" w:space="0" w:color="000000"/>
              <w:right w:val="single" w:sz="4" w:space="0" w:color="000000"/>
            </w:tcBorders>
            <w:vAlign w:val="center"/>
          </w:tcPr>
          <w:p w14:paraId="331A81C2" w14:textId="77777777" w:rsidR="003843EA" w:rsidRDefault="00A21561">
            <w:pPr>
              <w:rPr>
                <w:rFonts w:ascii="黑体"/>
              </w:rPr>
            </w:pPr>
            <w:r>
              <w:rPr>
                <w:rFonts w:ascii="黑体" w:hint="eastAsia"/>
              </w:rPr>
              <w:t>工作密钥索引</w:t>
            </w:r>
          </w:p>
        </w:tc>
        <w:tc>
          <w:tcPr>
            <w:tcW w:w="1418" w:type="dxa"/>
            <w:tcBorders>
              <w:top w:val="single" w:sz="6" w:space="0" w:color="000000"/>
              <w:left w:val="nil"/>
              <w:bottom w:val="single" w:sz="6" w:space="0" w:color="000000"/>
              <w:right w:val="single" w:sz="6" w:space="0" w:color="000000"/>
            </w:tcBorders>
            <w:vAlign w:val="center"/>
          </w:tcPr>
          <w:p w14:paraId="1AF0C92B" w14:textId="77777777" w:rsidR="003843EA" w:rsidRDefault="00A21561">
            <w:pPr>
              <w:ind w:firstLineChars="150" w:firstLine="315"/>
              <w:rPr>
                <w:rFonts w:ascii="黑体"/>
              </w:rPr>
            </w:pPr>
            <w:r>
              <w:rPr>
                <w:rFonts w:ascii="黑体"/>
              </w:rPr>
              <w:t>1</w:t>
            </w:r>
          </w:p>
        </w:tc>
        <w:tc>
          <w:tcPr>
            <w:tcW w:w="4034" w:type="dxa"/>
            <w:tcBorders>
              <w:top w:val="single" w:sz="6" w:space="0" w:color="000000"/>
              <w:left w:val="nil"/>
              <w:bottom w:val="single" w:sz="6" w:space="0" w:color="000000"/>
              <w:right w:val="single" w:sz="6" w:space="0" w:color="000000"/>
            </w:tcBorders>
          </w:tcPr>
          <w:p w14:paraId="22623A5C" w14:textId="77777777" w:rsidR="003843EA" w:rsidRDefault="00A21561">
            <w:pPr>
              <w:rPr>
                <w:rFonts w:ascii="黑体"/>
              </w:rPr>
            </w:pPr>
            <w:r>
              <w:rPr>
                <w:rFonts w:ascii="黑体" w:hint="eastAsia"/>
              </w:rPr>
              <w:t>1</w:t>
            </w:r>
            <w:r>
              <w:rPr>
                <w:rFonts w:ascii="黑体"/>
              </w:rPr>
              <w:t>-</w:t>
            </w:r>
            <w:r>
              <w:rPr>
                <w:rFonts w:ascii="黑体" w:hint="eastAsia"/>
              </w:rPr>
              <w:t>200</w:t>
            </w:r>
          </w:p>
          <w:p w14:paraId="2D6596B1" w14:textId="77777777" w:rsidR="003843EA" w:rsidRDefault="00A21561">
            <w:pPr>
              <w:rPr>
                <w:rFonts w:ascii="黑体"/>
              </w:rPr>
            </w:pPr>
            <w:r>
              <w:rPr>
                <w:rFonts w:ascii="黑体" w:hint="eastAsia"/>
              </w:rPr>
              <w:t>要装载的工作密钥索引</w:t>
            </w:r>
          </w:p>
        </w:tc>
      </w:tr>
      <w:tr w:rsidR="003843EA" w14:paraId="24C7CCA5"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5D469216" w14:textId="77777777" w:rsidR="003843EA" w:rsidRDefault="00A21561">
            <w:pPr>
              <w:pStyle w:val="p0"/>
              <w:spacing w:line="276" w:lineRule="auto"/>
              <w:rPr>
                <w:rFonts w:ascii="黑体" w:eastAsia="黑体" w:hAnsi="新宋体"/>
              </w:rPr>
            </w:pPr>
            <w:r>
              <w:rPr>
                <w:rFonts w:ascii="黑体" w:eastAsia="黑体" w:hAnsi="新宋体"/>
              </w:rPr>
              <w:t>4</w:t>
            </w:r>
          </w:p>
        </w:tc>
        <w:tc>
          <w:tcPr>
            <w:tcW w:w="2268" w:type="dxa"/>
            <w:tcBorders>
              <w:top w:val="single" w:sz="6" w:space="0" w:color="000000"/>
              <w:left w:val="nil"/>
              <w:bottom w:val="single" w:sz="6" w:space="0" w:color="000000"/>
              <w:right w:val="single" w:sz="4" w:space="0" w:color="000000"/>
            </w:tcBorders>
            <w:vAlign w:val="center"/>
          </w:tcPr>
          <w:p w14:paraId="775F4B2D" w14:textId="77777777" w:rsidR="003843EA" w:rsidRDefault="00A21561">
            <w:pPr>
              <w:rPr>
                <w:rFonts w:ascii="黑体"/>
              </w:rPr>
            </w:pPr>
            <w:r>
              <w:rPr>
                <w:rFonts w:ascii="黑体" w:hint="eastAsia"/>
              </w:rPr>
              <w:t>密钥</w:t>
            </w:r>
          </w:p>
        </w:tc>
        <w:tc>
          <w:tcPr>
            <w:tcW w:w="1418" w:type="dxa"/>
            <w:tcBorders>
              <w:top w:val="single" w:sz="6" w:space="0" w:color="000000"/>
              <w:left w:val="nil"/>
              <w:bottom w:val="single" w:sz="6" w:space="0" w:color="000000"/>
              <w:right w:val="single" w:sz="6" w:space="0" w:color="000000"/>
            </w:tcBorders>
            <w:vAlign w:val="center"/>
          </w:tcPr>
          <w:p w14:paraId="1DD400D9" w14:textId="77777777" w:rsidR="003843EA" w:rsidRDefault="00A21561">
            <w:pPr>
              <w:ind w:firstLineChars="150" w:firstLine="315"/>
              <w:rPr>
                <w:rFonts w:ascii="黑体"/>
              </w:rPr>
            </w:pPr>
            <w:r>
              <w:rPr>
                <w:rFonts w:ascii="黑体" w:hAnsi="新宋体"/>
                <w:kern w:val="0"/>
                <w:szCs w:val="21"/>
              </w:rPr>
              <w:t>LL</w:t>
            </w:r>
            <w:r>
              <w:rPr>
                <w:rFonts w:ascii="黑体" w:hAnsi="新宋体"/>
                <w:kern w:val="0"/>
                <w:szCs w:val="21"/>
              </w:rPr>
              <w:t>…</w:t>
            </w:r>
            <w:r>
              <w:rPr>
                <w:rFonts w:ascii="黑体" w:hAnsi="新宋体"/>
                <w:kern w:val="0"/>
                <w:szCs w:val="21"/>
              </w:rPr>
              <w:t>24</w:t>
            </w:r>
          </w:p>
        </w:tc>
        <w:tc>
          <w:tcPr>
            <w:tcW w:w="4034" w:type="dxa"/>
            <w:tcBorders>
              <w:top w:val="single" w:sz="6" w:space="0" w:color="000000"/>
              <w:left w:val="nil"/>
              <w:bottom w:val="single" w:sz="6" w:space="0" w:color="000000"/>
              <w:right w:val="single" w:sz="6" w:space="0" w:color="000000"/>
            </w:tcBorders>
          </w:tcPr>
          <w:p w14:paraId="69315647" w14:textId="77777777" w:rsidR="003843EA" w:rsidRDefault="003843EA">
            <w:pPr>
              <w:rPr>
                <w:rFonts w:ascii="黑体"/>
                <w:b/>
                <w:bCs/>
                <w:sz w:val="32"/>
              </w:rPr>
            </w:pPr>
          </w:p>
        </w:tc>
      </w:tr>
      <w:tr w:rsidR="003843EA" w14:paraId="74D8F5BE"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20028A2B" w14:textId="77777777" w:rsidR="003843EA" w:rsidRDefault="00A21561">
            <w:pPr>
              <w:pStyle w:val="p0"/>
              <w:spacing w:line="276" w:lineRule="auto"/>
              <w:rPr>
                <w:rFonts w:ascii="黑体" w:eastAsia="黑体" w:hAnsi="新宋体"/>
              </w:rPr>
            </w:pPr>
            <w:r>
              <w:rPr>
                <w:rFonts w:ascii="黑体" w:eastAsia="黑体" w:hAnsi="新宋体" w:hint="eastAsia"/>
              </w:rPr>
              <w:t>5</w:t>
            </w:r>
          </w:p>
        </w:tc>
        <w:tc>
          <w:tcPr>
            <w:tcW w:w="2268" w:type="dxa"/>
            <w:tcBorders>
              <w:top w:val="single" w:sz="6" w:space="0" w:color="000000"/>
              <w:left w:val="nil"/>
              <w:bottom w:val="single" w:sz="6" w:space="0" w:color="000000"/>
              <w:right w:val="single" w:sz="4" w:space="0" w:color="000000"/>
            </w:tcBorders>
            <w:vAlign w:val="center"/>
          </w:tcPr>
          <w:p w14:paraId="1C7B5E41" w14:textId="77777777" w:rsidR="003843EA" w:rsidRDefault="00A21561">
            <w:pPr>
              <w:rPr>
                <w:rFonts w:ascii="黑体"/>
              </w:rPr>
            </w:pPr>
            <w:proofErr w:type="spellStart"/>
            <w:r>
              <w:rPr>
                <w:rFonts w:ascii="黑体" w:hAnsi="新宋体"/>
                <w:kern w:val="0"/>
                <w:szCs w:val="21"/>
              </w:rPr>
              <w:t>CheckValue</w:t>
            </w:r>
            <w:proofErr w:type="spellEnd"/>
          </w:p>
        </w:tc>
        <w:tc>
          <w:tcPr>
            <w:tcW w:w="1418" w:type="dxa"/>
            <w:tcBorders>
              <w:top w:val="single" w:sz="6" w:space="0" w:color="000000"/>
              <w:left w:val="nil"/>
              <w:bottom w:val="single" w:sz="6" w:space="0" w:color="000000"/>
              <w:right w:val="single" w:sz="6" w:space="0" w:color="000000"/>
            </w:tcBorders>
            <w:vAlign w:val="center"/>
          </w:tcPr>
          <w:p w14:paraId="43DB93CB" w14:textId="77777777" w:rsidR="003843EA" w:rsidRDefault="00A21561">
            <w:pPr>
              <w:ind w:firstLineChars="150" w:firstLine="315"/>
              <w:rPr>
                <w:rFonts w:ascii="黑体"/>
              </w:rPr>
            </w:pPr>
            <w:r>
              <w:rPr>
                <w:rFonts w:ascii="黑体" w:hAnsi="新宋体"/>
                <w:kern w:val="0"/>
                <w:szCs w:val="21"/>
              </w:rPr>
              <w:t>LL</w:t>
            </w:r>
            <w:r>
              <w:rPr>
                <w:rFonts w:ascii="黑体" w:hAnsi="新宋体"/>
                <w:kern w:val="0"/>
                <w:szCs w:val="21"/>
              </w:rPr>
              <w:t>…</w:t>
            </w:r>
            <w:r>
              <w:rPr>
                <w:rFonts w:ascii="黑体" w:hAnsi="新宋体"/>
                <w:kern w:val="0"/>
                <w:szCs w:val="21"/>
              </w:rPr>
              <w:t>8</w:t>
            </w:r>
          </w:p>
        </w:tc>
        <w:tc>
          <w:tcPr>
            <w:tcW w:w="4034" w:type="dxa"/>
            <w:tcBorders>
              <w:top w:val="single" w:sz="6" w:space="0" w:color="000000"/>
              <w:left w:val="nil"/>
              <w:bottom w:val="single" w:sz="6" w:space="0" w:color="000000"/>
              <w:right w:val="single" w:sz="6" w:space="0" w:color="000000"/>
            </w:tcBorders>
          </w:tcPr>
          <w:p w14:paraId="59C1A4B7" w14:textId="77777777" w:rsidR="003843EA" w:rsidRDefault="00A21561">
            <w:pPr>
              <w:rPr>
                <w:rFonts w:ascii="黑体"/>
              </w:rPr>
            </w:pPr>
            <w:proofErr w:type="spellStart"/>
            <w:r>
              <w:rPr>
                <w:rFonts w:ascii="黑体" w:hAnsi="新宋体"/>
                <w:kern w:val="0"/>
                <w:szCs w:val="21"/>
              </w:rPr>
              <w:t>CheckValue</w:t>
            </w:r>
            <w:proofErr w:type="spellEnd"/>
            <w:r>
              <w:rPr>
                <w:rFonts w:ascii="黑体" w:hAnsi="新宋体"/>
                <w:kern w:val="0"/>
                <w:szCs w:val="21"/>
              </w:rPr>
              <w:t>（密钥对8个0x00进行</w:t>
            </w:r>
            <w:del w:id="710" w:author="zheng" w:date="2017-02-27T14:59:00Z">
              <w:r>
                <w:rPr>
                  <w:rFonts w:ascii="黑体" w:hAnsi="新宋体" w:hint="eastAsia"/>
                  <w:kern w:val="0"/>
                  <w:szCs w:val="21"/>
                </w:rPr>
                <w:delText>CBC</w:delText>
              </w:r>
            </w:del>
            <w:ins w:id="711" w:author="zheng" w:date="2017-02-27T14:59:00Z">
              <w:r>
                <w:rPr>
                  <w:rFonts w:ascii="黑体" w:hAnsi="新宋体" w:hint="eastAsia"/>
                  <w:kern w:val="0"/>
                  <w:szCs w:val="21"/>
                </w:rPr>
                <w:t>ECB</w:t>
              </w:r>
            </w:ins>
            <w:r>
              <w:rPr>
                <w:rFonts w:ascii="黑体" w:hAnsi="新宋体" w:hint="eastAsia"/>
                <w:kern w:val="0"/>
                <w:szCs w:val="21"/>
              </w:rPr>
              <w:t xml:space="preserve"> TDES</w:t>
            </w:r>
            <w:r>
              <w:rPr>
                <w:rFonts w:ascii="黑体" w:hAnsi="新宋体"/>
                <w:kern w:val="0"/>
                <w:szCs w:val="21"/>
              </w:rPr>
              <w:t>加密后的数据），如果</w:t>
            </w:r>
            <w:r>
              <w:rPr>
                <w:rFonts w:ascii="黑体" w:hAnsi="新宋体" w:hint="eastAsia"/>
                <w:kern w:val="0"/>
                <w:szCs w:val="21"/>
              </w:rPr>
              <w:t>ID5为</w:t>
            </w:r>
            <w:r>
              <w:rPr>
                <w:rFonts w:ascii="黑体" w:hAnsi="新宋体"/>
                <w:kern w:val="0"/>
                <w:szCs w:val="21"/>
              </w:rPr>
              <w:t>8个0x00或者无</w:t>
            </w:r>
            <w:r>
              <w:rPr>
                <w:rFonts w:ascii="黑体" w:hAnsi="新宋体" w:hint="eastAsia"/>
                <w:kern w:val="0"/>
                <w:szCs w:val="21"/>
              </w:rPr>
              <w:t>ID5域，需要返回有效ID2域（密钥对8个0x00</w:t>
            </w:r>
            <w:r>
              <w:rPr>
                <w:rFonts w:ascii="黑体" w:hAnsi="新宋体"/>
                <w:kern w:val="0"/>
                <w:szCs w:val="21"/>
              </w:rPr>
              <w:t>加密</w:t>
            </w:r>
            <w:r>
              <w:rPr>
                <w:rFonts w:ascii="黑体" w:hAnsi="新宋体" w:hint="eastAsia"/>
                <w:kern w:val="0"/>
                <w:szCs w:val="21"/>
              </w:rPr>
              <w:t>）</w:t>
            </w:r>
            <w:ins w:id="712" w:author="zheng" w:date="2017-02-27T15:00:00Z">
              <w:r>
                <w:rPr>
                  <w:rFonts w:ascii="黑体" w:hAnsi="新宋体" w:hint="eastAsia"/>
                  <w:kern w:val="0"/>
                  <w:szCs w:val="21"/>
                </w:rPr>
                <w:t>,若为国密密钥则是对16个0x00进行加密</w:t>
              </w:r>
            </w:ins>
          </w:p>
        </w:tc>
      </w:tr>
      <w:tr w:rsidR="003843EA" w14:paraId="0261F2AE" w14:textId="77777777">
        <w:trPr>
          <w:ins w:id="713" w:author="Administrator" w:date="2018-09-12T14:20:00Z"/>
        </w:trPr>
        <w:tc>
          <w:tcPr>
            <w:tcW w:w="567" w:type="dxa"/>
            <w:tcBorders>
              <w:top w:val="single" w:sz="6" w:space="0" w:color="000000"/>
              <w:left w:val="single" w:sz="6" w:space="0" w:color="000000"/>
              <w:bottom w:val="single" w:sz="6" w:space="0" w:color="000000"/>
              <w:right w:val="single" w:sz="4" w:space="0" w:color="000000"/>
            </w:tcBorders>
            <w:vAlign w:val="center"/>
          </w:tcPr>
          <w:p w14:paraId="42585E21" w14:textId="77777777" w:rsidR="003843EA" w:rsidRDefault="00A21561">
            <w:pPr>
              <w:pStyle w:val="p0"/>
              <w:spacing w:line="276" w:lineRule="auto"/>
              <w:rPr>
                <w:ins w:id="714" w:author="Administrator" w:date="2018-09-12T14:20:00Z"/>
                <w:rFonts w:ascii="黑体" w:eastAsia="黑体" w:hAnsi="新宋体"/>
              </w:rPr>
            </w:pPr>
            <w:ins w:id="715" w:author="Administrator" w:date="2018-09-12T14:20:00Z">
              <w:r>
                <w:rPr>
                  <w:rFonts w:ascii="黑体" w:eastAsia="黑体" w:hAnsi="新宋体" w:hint="eastAsia"/>
                </w:rPr>
                <w:t>7</w:t>
              </w:r>
            </w:ins>
          </w:p>
        </w:tc>
        <w:tc>
          <w:tcPr>
            <w:tcW w:w="2268" w:type="dxa"/>
            <w:tcBorders>
              <w:top w:val="single" w:sz="6" w:space="0" w:color="000000"/>
              <w:left w:val="nil"/>
              <w:bottom w:val="single" w:sz="6" w:space="0" w:color="000000"/>
              <w:right w:val="single" w:sz="4" w:space="0" w:color="000000"/>
            </w:tcBorders>
            <w:vAlign w:val="center"/>
          </w:tcPr>
          <w:p w14:paraId="531FE53D" w14:textId="77777777" w:rsidR="003843EA" w:rsidRDefault="00A21561">
            <w:pPr>
              <w:rPr>
                <w:ins w:id="716" w:author="Administrator" w:date="2018-09-12T14:20:00Z"/>
                <w:rFonts w:ascii="黑体"/>
              </w:rPr>
            </w:pPr>
            <w:ins w:id="717" w:author="Administrator" w:date="2018-09-12T14:20:00Z">
              <w:r>
                <w:rPr>
                  <w:rFonts w:ascii="黑体" w:hint="eastAsia"/>
                </w:rPr>
                <w:t>CBC初始向量</w:t>
              </w:r>
            </w:ins>
          </w:p>
        </w:tc>
        <w:tc>
          <w:tcPr>
            <w:tcW w:w="1418" w:type="dxa"/>
            <w:tcBorders>
              <w:top w:val="single" w:sz="6" w:space="0" w:color="000000"/>
              <w:left w:val="nil"/>
              <w:bottom w:val="single" w:sz="6" w:space="0" w:color="000000"/>
              <w:right w:val="single" w:sz="6" w:space="0" w:color="000000"/>
            </w:tcBorders>
            <w:vAlign w:val="center"/>
          </w:tcPr>
          <w:p w14:paraId="09AA396B" w14:textId="77777777" w:rsidR="003843EA" w:rsidRDefault="00A21561">
            <w:pPr>
              <w:ind w:firstLineChars="150" w:firstLine="315"/>
              <w:rPr>
                <w:ins w:id="718" w:author="Administrator" w:date="2018-09-12T14:20:00Z"/>
                <w:rFonts w:ascii="黑体" w:hAnsi="新宋体"/>
                <w:kern w:val="0"/>
                <w:szCs w:val="21"/>
              </w:rPr>
            </w:pPr>
            <w:ins w:id="719" w:author="Administrator" w:date="2018-09-12T14:20:00Z">
              <w:r>
                <w:rPr>
                  <w:rFonts w:ascii="黑体" w:hAnsi="新宋体"/>
                  <w:kern w:val="0"/>
                  <w:szCs w:val="21"/>
                </w:rPr>
                <w:t>LL</w:t>
              </w:r>
              <w:r>
                <w:rPr>
                  <w:rFonts w:ascii="黑体" w:hAnsi="新宋体"/>
                  <w:kern w:val="0"/>
                  <w:szCs w:val="21"/>
                </w:rPr>
                <w:t>…</w:t>
              </w:r>
              <w:r>
                <w:rPr>
                  <w:rFonts w:ascii="黑体" w:hAnsi="新宋体"/>
                  <w:kern w:val="0"/>
                  <w:szCs w:val="21"/>
                </w:rPr>
                <w:t>16</w:t>
              </w:r>
            </w:ins>
          </w:p>
        </w:tc>
        <w:tc>
          <w:tcPr>
            <w:tcW w:w="4034" w:type="dxa"/>
            <w:tcBorders>
              <w:top w:val="single" w:sz="6" w:space="0" w:color="000000"/>
              <w:left w:val="nil"/>
              <w:bottom w:val="single" w:sz="6" w:space="0" w:color="000000"/>
              <w:right w:val="single" w:sz="6" w:space="0" w:color="000000"/>
            </w:tcBorders>
          </w:tcPr>
          <w:p w14:paraId="626972B2" w14:textId="77777777" w:rsidR="003843EA" w:rsidRDefault="003843EA">
            <w:pPr>
              <w:rPr>
                <w:ins w:id="720" w:author="Administrator" w:date="2018-09-12T14:20:00Z"/>
                <w:rFonts w:ascii="黑体" w:hAnsi="新宋体"/>
                <w:kern w:val="0"/>
                <w:szCs w:val="21"/>
              </w:rPr>
            </w:pPr>
          </w:p>
        </w:tc>
      </w:tr>
    </w:tbl>
    <w:p w14:paraId="02A7B2CA" w14:textId="77777777" w:rsidR="003843EA" w:rsidRDefault="003843EA">
      <w:pPr>
        <w:pStyle w:val="MyText"/>
        <w:spacing w:line="276" w:lineRule="auto"/>
        <w:ind w:left="1680"/>
      </w:pPr>
    </w:p>
    <w:p w14:paraId="76829DFD" w14:textId="77777777" w:rsidR="003843EA" w:rsidRDefault="00A21561">
      <w:pPr>
        <w:pStyle w:val="MyText"/>
        <w:numPr>
          <w:ilvl w:val="0"/>
          <w:numId w:val="4"/>
        </w:numPr>
        <w:spacing w:line="276" w:lineRule="auto"/>
      </w:pPr>
      <w:r>
        <w:rPr>
          <w:rFonts w:hint="eastAsia"/>
        </w:rPr>
        <w:t>响应报文</w:t>
      </w:r>
    </w:p>
    <w:p w14:paraId="0BF3E300" w14:textId="77777777" w:rsidR="003843EA" w:rsidRDefault="00A21561">
      <w:pPr>
        <w:pStyle w:val="MyText"/>
        <w:spacing w:line="276" w:lineRule="auto"/>
        <w:ind w:leftChars="800" w:left="1680"/>
      </w:pPr>
      <w:r>
        <w:rPr>
          <w:rFonts w:hint="eastAsia"/>
        </w:rPr>
        <w:t>数据：</w:t>
      </w:r>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090E4425"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26583F28" w14:textId="77777777" w:rsidR="003843EA" w:rsidRDefault="00A21561">
            <w:pPr>
              <w:rPr>
                <w:rFonts w:ascii="黑体" w:hAnsi="新宋体"/>
                <w:kern w:val="0"/>
                <w:szCs w:val="21"/>
              </w:rPr>
            </w:pPr>
            <w:r>
              <w:rPr>
                <w:rFonts w:ascii="黑体" w:hAnsi="新宋体"/>
                <w:kern w:val="0"/>
                <w:szCs w:val="21"/>
              </w:rPr>
              <w:t>ID</w:t>
            </w:r>
          </w:p>
        </w:tc>
        <w:tc>
          <w:tcPr>
            <w:tcW w:w="2268" w:type="dxa"/>
            <w:tcBorders>
              <w:top w:val="single" w:sz="6" w:space="0" w:color="000000"/>
              <w:left w:val="nil"/>
              <w:bottom w:val="single" w:sz="6" w:space="0" w:color="000000"/>
              <w:right w:val="single" w:sz="4" w:space="0" w:color="000000"/>
            </w:tcBorders>
            <w:shd w:val="clear" w:color="auto" w:fill="E6E6E6"/>
          </w:tcPr>
          <w:p w14:paraId="227BB84D" w14:textId="77777777" w:rsidR="003843EA" w:rsidRDefault="00A21561">
            <w:pPr>
              <w:rPr>
                <w:rFonts w:ascii="黑体" w:hAnsi="新宋体"/>
                <w:kern w:val="0"/>
                <w:szCs w:val="21"/>
              </w:rPr>
            </w:pPr>
            <w:r>
              <w:rPr>
                <w:rFonts w:ascii="黑体" w:hAnsi="新宋体" w:hint="eastAsia"/>
                <w:kern w:val="0"/>
                <w:szCs w:val="21"/>
              </w:rPr>
              <w:t>数据域</w:t>
            </w:r>
          </w:p>
        </w:tc>
        <w:tc>
          <w:tcPr>
            <w:tcW w:w="1418" w:type="dxa"/>
            <w:tcBorders>
              <w:top w:val="single" w:sz="6" w:space="0" w:color="000000"/>
              <w:left w:val="nil"/>
              <w:bottom w:val="single" w:sz="6" w:space="0" w:color="000000"/>
              <w:right w:val="single" w:sz="6" w:space="0" w:color="000000"/>
            </w:tcBorders>
            <w:shd w:val="clear" w:color="auto" w:fill="E6E6E6"/>
          </w:tcPr>
          <w:p w14:paraId="7F5A227B" w14:textId="77777777" w:rsidR="003843EA" w:rsidRDefault="00A21561">
            <w:pPr>
              <w:rPr>
                <w:rFonts w:ascii="黑体" w:hAnsi="新宋体"/>
                <w:kern w:val="0"/>
                <w:szCs w:val="21"/>
              </w:rPr>
            </w:pPr>
            <w:r>
              <w:rPr>
                <w:rFonts w:ascii="黑体" w:hAnsi="新宋体" w:hint="eastAsia"/>
                <w:kern w:val="0"/>
                <w:szCs w:val="21"/>
              </w:rPr>
              <w:t>长度</w:t>
            </w:r>
          </w:p>
        </w:tc>
        <w:tc>
          <w:tcPr>
            <w:tcW w:w="4034" w:type="dxa"/>
            <w:tcBorders>
              <w:top w:val="single" w:sz="6" w:space="0" w:color="000000"/>
              <w:left w:val="nil"/>
              <w:bottom w:val="single" w:sz="6" w:space="0" w:color="000000"/>
              <w:right w:val="single" w:sz="6" w:space="0" w:color="000000"/>
            </w:tcBorders>
            <w:shd w:val="clear" w:color="auto" w:fill="E6E6E6"/>
          </w:tcPr>
          <w:p w14:paraId="3FE9D7F2" w14:textId="77777777" w:rsidR="003843EA" w:rsidRDefault="00A21561">
            <w:pPr>
              <w:ind w:firstLine="420"/>
              <w:rPr>
                <w:rFonts w:ascii="黑体" w:hAnsi="新宋体"/>
                <w:kern w:val="0"/>
                <w:szCs w:val="21"/>
              </w:rPr>
            </w:pPr>
            <w:r>
              <w:rPr>
                <w:rFonts w:ascii="黑体" w:hAnsi="新宋体" w:hint="eastAsia"/>
                <w:kern w:val="0"/>
                <w:szCs w:val="21"/>
              </w:rPr>
              <w:t>备注</w:t>
            </w:r>
          </w:p>
        </w:tc>
      </w:tr>
      <w:tr w:rsidR="003843EA" w14:paraId="42CDE1DD"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03590222" w14:textId="77777777" w:rsidR="003843EA" w:rsidRDefault="00A21561">
            <w:pPr>
              <w:rPr>
                <w:rFonts w:ascii="黑体" w:hAnsi="新宋体"/>
                <w:kern w:val="0"/>
                <w:szCs w:val="21"/>
              </w:rPr>
            </w:pPr>
            <w:r>
              <w:rPr>
                <w:rFonts w:ascii="黑体" w:hAnsi="新宋体"/>
                <w:kern w:val="0"/>
                <w:szCs w:val="21"/>
              </w:rPr>
              <w:t>1</w:t>
            </w:r>
          </w:p>
        </w:tc>
        <w:tc>
          <w:tcPr>
            <w:tcW w:w="2268" w:type="dxa"/>
            <w:tcBorders>
              <w:top w:val="single" w:sz="6" w:space="0" w:color="000000"/>
              <w:left w:val="nil"/>
              <w:bottom w:val="single" w:sz="6" w:space="0" w:color="000000"/>
              <w:right w:val="single" w:sz="4" w:space="0" w:color="000000"/>
            </w:tcBorders>
            <w:vAlign w:val="center"/>
          </w:tcPr>
          <w:p w14:paraId="08B378CB" w14:textId="77777777" w:rsidR="003843EA" w:rsidRDefault="00A21561">
            <w:pPr>
              <w:rPr>
                <w:rFonts w:ascii="黑体"/>
              </w:rPr>
            </w:pPr>
            <w:r>
              <w:rPr>
                <w:rFonts w:ascii="黑体" w:hint="eastAsia"/>
              </w:rPr>
              <w:t>应答码</w:t>
            </w:r>
          </w:p>
        </w:tc>
        <w:tc>
          <w:tcPr>
            <w:tcW w:w="1418" w:type="dxa"/>
            <w:tcBorders>
              <w:top w:val="single" w:sz="6" w:space="0" w:color="000000"/>
              <w:left w:val="nil"/>
              <w:bottom w:val="single" w:sz="6" w:space="0" w:color="000000"/>
              <w:right w:val="single" w:sz="6" w:space="0" w:color="000000"/>
            </w:tcBorders>
            <w:vAlign w:val="center"/>
          </w:tcPr>
          <w:p w14:paraId="682DBE30" w14:textId="77777777" w:rsidR="003843EA" w:rsidRDefault="00A21561">
            <w:pPr>
              <w:ind w:firstLineChars="150" w:firstLine="315"/>
              <w:rPr>
                <w:rFonts w:ascii="黑体"/>
              </w:rPr>
            </w:pPr>
            <w:r>
              <w:rPr>
                <w:rFonts w:ascii="黑体"/>
              </w:rPr>
              <w:t>2</w:t>
            </w:r>
          </w:p>
        </w:tc>
        <w:tc>
          <w:tcPr>
            <w:tcW w:w="4034" w:type="dxa"/>
            <w:tcBorders>
              <w:top w:val="single" w:sz="6" w:space="0" w:color="000000"/>
              <w:left w:val="nil"/>
              <w:bottom w:val="single" w:sz="6" w:space="0" w:color="000000"/>
              <w:right w:val="single" w:sz="6" w:space="0" w:color="000000"/>
            </w:tcBorders>
          </w:tcPr>
          <w:p w14:paraId="3DE62B5A" w14:textId="77777777" w:rsidR="003843EA" w:rsidRDefault="00A21561">
            <w:pPr>
              <w:rPr>
                <w:rFonts w:ascii="黑体" w:hAnsi="新宋体"/>
                <w:kern w:val="0"/>
                <w:szCs w:val="21"/>
              </w:rPr>
            </w:pPr>
            <w:r>
              <w:rPr>
                <w:rFonts w:ascii="黑体" w:hAnsi="新宋体" w:hint="eastAsia"/>
                <w:kern w:val="0"/>
                <w:szCs w:val="21"/>
              </w:rPr>
              <w:t>“</w:t>
            </w:r>
            <w:r>
              <w:rPr>
                <w:rFonts w:ascii="黑体" w:hAnsi="新宋体"/>
                <w:kern w:val="0"/>
                <w:szCs w:val="21"/>
              </w:rPr>
              <w:t>00</w:t>
            </w:r>
            <w:r>
              <w:rPr>
                <w:rFonts w:ascii="黑体" w:hAnsi="新宋体"/>
                <w:kern w:val="0"/>
                <w:szCs w:val="21"/>
              </w:rPr>
              <w:t>”</w:t>
            </w:r>
            <w:r>
              <w:rPr>
                <w:rFonts w:ascii="黑体" w:hAnsi="新宋体" w:hint="eastAsia"/>
                <w:kern w:val="0"/>
                <w:szCs w:val="21"/>
              </w:rPr>
              <w:t>成功</w:t>
            </w:r>
          </w:p>
          <w:p w14:paraId="4219F576" w14:textId="77777777" w:rsidR="003843EA" w:rsidRDefault="00A21561">
            <w:pPr>
              <w:rPr>
                <w:rFonts w:ascii="黑体" w:hAnsi="新宋体"/>
                <w:kern w:val="0"/>
                <w:szCs w:val="21"/>
              </w:rPr>
            </w:pPr>
            <w:r>
              <w:rPr>
                <w:rFonts w:ascii="黑体" w:hAnsi="新宋体" w:hint="eastAsia"/>
                <w:kern w:val="0"/>
                <w:szCs w:val="21"/>
              </w:rPr>
              <w:t>“</w:t>
            </w:r>
            <w:r>
              <w:rPr>
                <w:rFonts w:ascii="黑体" w:hAnsi="新宋体"/>
                <w:kern w:val="0"/>
                <w:szCs w:val="21"/>
              </w:rPr>
              <w:t>02</w:t>
            </w:r>
            <w:r>
              <w:rPr>
                <w:rFonts w:ascii="黑体" w:hAnsi="新宋体"/>
                <w:kern w:val="0"/>
                <w:szCs w:val="21"/>
              </w:rPr>
              <w:t>”</w:t>
            </w:r>
            <w:r>
              <w:rPr>
                <w:rFonts w:ascii="黑体" w:hAnsi="新宋体" w:hint="eastAsia"/>
                <w:kern w:val="0"/>
                <w:szCs w:val="21"/>
              </w:rPr>
              <w:t>错误</w:t>
            </w:r>
          </w:p>
          <w:p w14:paraId="78EA7A91" w14:textId="77777777" w:rsidR="003843EA" w:rsidRDefault="00A21561">
            <w:pPr>
              <w:rPr>
                <w:rFonts w:ascii="黑体" w:hAnsi="新宋体"/>
                <w:kern w:val="0"/>
                <w:szCs w:val="21"/>
              </w:rPr>
            </w:pPr>
            <w:r>
              <w:rPr>
                <w:rFonts w:ascii="黑体" w:hAnsi="新宋体"/>
                <w:kern w:val="0"/>
                <w:szCs w:val="21"/>
              </w:rPr>
              <w:t>“</w:t>
            </w:r>
            <w:r>
              <w:rPr>
                <w:rFonts w:ascii="黑体" w:hAnsi="新宋体"/>
                <w:kern w:val="0"/>
                <w:szCs w:val="21"/>
              </w:rPr>
              <w:t>41</w:t>
            </w:r>
            <w:r>
              <w:rPr>
                <w:rFonts w:ascii="黑体" w:hAnsi="新宋体"/>
                <w:kern w:val="0"/>
                <w:szCs w:val="21"/>
              </w:rPr>
              <w:t>”</w:t>
            </w:r>
            <w:r>
              <w:rPr>
                <w:rFonts w:ascii="黑体" w:hAnsi="新宋体"/>
                <w:kern w:val="0"/>
                <w:szCs w:val="21"/>
              </w:rPr>
              <w:t>密钥校验值错误</w:t>
            </w:r>
          </w:p>
          <w:p w14:paraId="566D108C" w14:textId="77777777" w:rsidR="003843EA" w:rsidRDefault="00A21561">
            <w:pPr>
              <w:rPr>
                <w:rFonts w:ascii="黑体" w:hAnsi="新宋体"/>
                <w:kern w:val="0"/>
                <w:szCs w:val="21"/>
              </w:rPr>
            </w:pPr>
            <w:r>
              <w:rPr>
                <w:rFonts w:ascii="黑体" w:hAnsi="新宋体" w:hint="eastAsia"/>
                <w:kern w:val="0"/>
                <w:szCs w:val="21"/>
              </w:rPr>
              <w:t>“</w:t>
            </w:r>
            <w:r>
              <w:rPr>
                <w:rFonts w:ascii="黑体" w:hAnsi="新宋体"/>
                <w:kern w:val="0"/>
                <w:szCs w:val="21"/>
              </w:rPr>
              <w:t>42</w:t>
            </w:r>
            <w:r>
              <w:rPr>
                <w:rFonts w:ascii="黑体" w:hAnsi="新宋体"/>
                <w:kern w:val="0"/>
                <w:szCs w:val="21"/>
              </w:rPr>
              <w:t>”</w:t>
            </w:r>
            <w:r>
              <w:rPr>
                <w:rFonts w:ascii="黑体" w:hAnsi="新宋体" w:hint="eastAsia"/>
                <w:kern w:val="0"/>
                <w:szCs w:val="21"/>
              </w:rPr>
              <w:t>错误</w:t>
            </w:r>
          </w:p>
          <w:p w14:paraId="3120BF13" w14:textId="77777777" w:rsidR="003843EA" w:rsidRDefault="00A21561">
            <w:pPr>
              <w:rPr>
                <w:rFonts w:ascii="黑体" w:hAnsi="新宋体"/>
                <w:kern w:val="0"/>
                <w:szCs w:val="21"/>
              </w:rPr>
            </w:pPr>
            <w:r>
              <w:rPr>
                <w:rFonts w:ascii="黑体" w:hAnsi="新宋体" w:hint="eastAsia"/>
                <w:kern w:val="0"/>
                <w:szCs w:val="21"/>
              </w:rPr>
              <w:t>“</w:t>
            </w:r>
            <w:r>
              <w:rPr>
                <w:rFonts w:ascii="黑体" w:hAnsi="新宋体"/>
                <w:kern w:val="0"/>
                <w:szCs w:val="21"/>
              </w:rPr>
              <w:t>43</w:t>
            </w:r>
            <w:r>
              <w:rPr>
                <w:rFonts w:ascii="黑体" w:hAnsi="新宋体"/>
                <w:kern w:val="0"/>
                <w:szCs w:val="21"/>
              </w:rPr>
              <w:t>”</w:t>
            </w:r>
            <w:r>
              <w:rPr>
                <w:rFonts w:ascii="黑体" w:hAnsi="新宋体" w:hint="eastAsia"/>
                <w:kern w:val="0"/>
                <w:szCs w:val="21"/>
              </w:rPr>
              <w:t>密钥索引无效</w:t>
            </w:r>
          </w:p>
          <w:p w14:paraId="504F0B2D" w14:textId="77777777" w:rsidR="003843EA" w:rsidRDefault="00A21561">
            <w:pPr>
              <w:rPr>
                <w:rFonts w:ascii="黑体" w:hAnsi="新宋体"/>
                <w:kern w:val="0"/>
                <w:szCs w:val="21"/>
              </w:rPr>
            </w:pPr>
            <w:r>
              <w:rPr>
                <w:rFonts w:ascii="黑体" w:hAnsi="新宋体" w:hint="eastAsia"/>
                <w:kern w:val="0"/>
                <w:szCs w:val="21"/>
              </w:rPr>
              <w:t>“</w:t>
            </w:r>
            <w:r>
              <w:rPr>
                <w:rFonts w:ascii="黑体" w:hAnsi="新宋体"/>
                <w:kern w:val="0"/>
                <w:szCs w:val="21"/>
              </w:rPr>
              <w:t>45</w:t>
            </w:r>
            <w:r>
              <w:rPr>
                <w:rFonts w:ascii="黑体" w:hAnsi="新宋体"/>
                <w:kern w:val="0"/>
                <w:szCs w:val="21"/>
              </w:rPr>
              <w:t>”</w:t>
            </w:r>
            <w:r>
              <w:rPr>
                <w:rFonts w:ascii="黑体" w:hAnsi="新宋体" w:hint="eastAsia"/>
                <w:kern w:val="0"/>
                <w:szCs w:val="21"/>
              </w:rPr>
              <w:t>主密钥数据长度错误</w:t>
            </w:r>
          </w:p>
          <w:p w14:paraId="036C9DEF" w14:textId="77777777" w:rsidR="003843EA" w:rsidRDefault="00A21561">
            <w:pPr>
              <w:rPr>
                <w:rFonts w:ascii="黑体" w:hAnsi="新宋体"/>
                <w:kern w:val="0"/>
                <w:szCs w:val="21"/>
              </w:rPr>
            </w:pPr>
            <w:r>
              <w:rPr>
                <w:rFonts w:ascii="黑体" w:hAnsi="新宋体" w:hint="eastAsia"/>
                <w:kern w:val="0"/>
                <w:szCs w:val="21"/>
              </w:rPr>
              <w:t>“</w:t>
            </w:r>
            <w:r>
              <w:rPr>
                <w:rFonts w:ascii="黑体" w:hAnsi="新宋体"/>
                <w:kern w:val="0"/>
                <w:szCs w:val="21"/>
              </w:rPr>
              <w:t>46</w:t>
            </w:r>
            <w:r>
              <w:rPr>
                <w:rFonts w:ascii="黑体" w:hAnsi="新宋体"/>
                <w:kern w:val="0"/>
                <w:szCs w:val="21"/>
              </w:rPr>
              <w:t>”</w:t>
            </w:r>
            <w:r>
              <w:rPr>
                <w:rFonts w:ascii="黑体" w:hAnsi="新宋体" w:hint="eastAsia"/>
                <w:kern w:val="0"/>
                <w:szCs w:val="21"/>
              </w:rPr>
              <w:t>无效的</w:t>
            </w:r>
            <w:r>
              <w:rPr>
                <w:rFonts w:ascii="黑体" w:hAnsi="新宋体"/>
                <w:kern w:val="0"/>
                <w:szCs w:val="21"/>
              </w:rPr>
              <w:t>TR31格式</w:t>
            </w:r>
          </w:p>
          <w:p w14:paraId="78F39278" w14:textId="77777777" w:rsidR="003843EA" w:rsidRDefault="00A21561">
            <w:pPr>
              <w:rPr>
                <w:rFonts w:ascii="黑体"/>
              </w:rPr>
            </w:pPr>
            <w:r>
              <w:rPr>
                <w:rFonts w:ascii="黑体" w:hAnsi="新宋体" w:hint="eastAsia"/>
                <w:kern w:val="0"/>
                <w:szCs w:val="21"/>
              </w:rPr>
              <w:t>“47”读密钥记录错误</w:t>
            </w:r>
          </w:p>
          <w:p w14:paraId="3346EBB9" w14:textId="77777777" w:rsidR="003843EA" w:rsidRDefault="003843EA">
            <w:pPr>
              <w:rPr>
                <w:rFonts w:ascii="黑体"/>
              </w:rPr>
            </w:pPr>
          </w:p>
        </w:tc>
      </w:tr>
      <w:tr w:rsidR="003843EA" w14:paraId="5BEBD036"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6F5EA3F7" w14:textId="77777777" w:rsidR="003843EA" w:rsidRDefault="00A21561">
            <w:pPr>
              <w:rPr>
                <w:rFonts w:ascii="黑体" w:hAnsi="新宋体"/>
                <w:kern w:val="0"/>
                <w:szCs w:val="21"/>
              </w:rPr>
            </w:pPr>
            <w:r>
              <w:rPr>
                <w:rFonts w:ascii="黑体" w:hAnsi="新宋体"/>
                <w:kern w:val="0"/>
                <w:szCs w:val="21"/>
              </w:rPr>
              <w:t>2</w:t>
            </w:r>
          </w:p>
        </w:tc>
        <w:tc>
          <w:tcPr>
            <w:tcW w:w="2268" w:type="dxa"/>
            <w:tcBorders>
              <w:top w:val="single" w:sz="6" w:space="0" w:color="000000"/>
              <w:left w:val="nil"/>
              <w:bottom w:val="single" w:sz="6" w:space="0" w:color="000000"/>
              <w:right w:val="single" w:sz="4" w:space="0" w:color="000000"/>
            </w:tcBorders>
            <w:vAlign w:val="center"/>
          </w:tcPr>
          <w:p w14:paraId="1CC51BEA" w14:textId="77777777" w:rsidR="003843EA" w:rsidRDefault="00A21561">
            <w:pPr>
              <w:rPr>
                <w:rFonts w:ascii="黑体"/>
              </w:rPr>
            </w:pPr>
            <w:proofErr w:type="spellStart"/>
            <w:r>
              <w:rPr>
                <w:rFonts w:ascii="黑体"/>
              </w:rPr>
              <w:t>Checkvalue</w:t>
            </w:r>
            <w:proofErr w:type="spellEnd"/>
          </w:p>
        </w:tc>
        <w:tc>
          <w:tcPr>
            <w:tcW w:w="1418" w:type="dxa"/>
            <w:tcBorders>
              <w:top w:val="single" w:sz="6" w:space="0" w:color="000000"/>
              <w:left w:val="nil"/>
              <w:bottom w:val="single" w:sz="6" w:space="0" w:color="000000"/>
              <w:right w:val="single" w:sz="6" w:space="0" w:color="000000"/>
            </w:tcBorders>
            <w:vAlign w:val="center"/>
          </w:tcPr>
          <w:p w14:paraId="50CCAA1C" w14:textId="77777777" w:rsidR="003843EA" w:rsidRDefault="00A21561">
            <w:pPr>
              <w:ind w:firstLineChars="150" w:firstLine="315"/>
              <w:rPr>
                <w:rFonts w:ascii="黑体"/>
              </w:rPr>
            </w:pPr>
            <w:r>
              <w:rPr>
                <w:rFonts w:ascii="黑体" w:hAnsi="新宋体"/>
                <w:kern w:val="0"/>
                <w:szCs w:val="21"/>
              </w:rPr>
              <w:t>8</w:t>
            </w:r>
          </w:p>
        </w:tc>
        <w:tc>
          <w:tcPr>
            <w:tcW w:w="4034" w:type="dxa"/>
            <w:tcBorders>
              <w:top w:val="single" w:sz="6" w:space="0" w:color="000000"/>
              <w:left w:val="nil"/>
              <w:bottom w:val="single" w:sz="6" w:space="0" w:color="000000"/>
              <w:right w:val="single" w:sz="6" w:space="0" w:color="000000"/>
            </w:tcBorders>
          </w:tcPr>
          <w:p w14:paraId="56A6E6A9" w14:textId="77777777" w:rsidR="003843EA" w:rsidRDefault="00A21561">
            <w:pPr>
              <w:rPr>
                <w:rFonts w:ascii="黑体"/>
              </w:rPr>
            </w:pPr>
            <w:proofErr w:type="spellStart"/>
            <w:r>
              <w:rPr>
                <w:rFonts w:ascii="黑体" w:hAnsi="新宋体"/>
                <w:kern w:val="0"/>
                <w:szCs w:val="21"/>
              </w:rPr>
              <w:t>CheckValue</w:t>
            </w:r>
            <w:proofErr w:type="spellEnd"/>
            <w:r>
              <w:rPr>
                <w:rFonts w:ascii="黑体" w:hAnsi="新宋体"/>
                <w:kern w:val="0"/>
                <w:szCs w:val="21"/>
              </w:rPr>
              <w:t>，密钥对8个0x00进行加密的返回值，(如果输入的数据没有</w:t>
            </w:r>
            <w:r>
              <w:rPr>
                <w:rFonts w:ascii="黑体" w:hAnsi="新宋体" w:hint="eastAsia"/>
                <w:kern w:val="0"/>
                <w:szCs w:val="21"/>
              </w:rPr>
              <w:t>ID5,则需要返回校验值ID2.如果有输入ID5域，数据返回8个0x00，兼容旧的SDK</w:t>
            </w:r>
            <w:r>
              <w:rPr>
                <w:rFonts w:ascii="黑体" w:hAnsi="新宋体"/>
                <w:kern w:val="0"/>
                <w:szCs w:val="21"/>
              </w:rPr>
              <w:t>)</w:t>
            </w:r>
            <w:ins w:id="721" w:author="zheng" w:date="2017-02-27T15:00:00Z">
              <w:r>
                <w:rPr>
                  <w:rFonts w:ascii="黑体" w:hAnsi="新宋体" w:hint="eastAsia"/>
                  <w:kern w:val="0"/>
                  <w:szCs w:val="21"/>
                </w:rPr>
                <w:t>，若为国密密钥则是对16个0x00进行加密</w:t>
              </w:r>
            </w:ins>
          </w:p>
        </w:tc>
      </w:tr>
    </w:tbl>
    <w:p w14:paraId="009F9A43" w14:textId="77777777" w:rsidR="003843EA" w:rsidRDefault="003843EA">
      <w:pPr>
        <w:pStyle w:val="MyText"/>
        <w:spacing w:line="276" w:lineRule="auto"/>
        <w:ind w:leftChars="805" w:left="1690" w:firstLine="410"/>
      </w:pPr>
    </w:p>
    <w:p w14:paraId="05EDAC5F" w14:textId="77777777" w:rsidR="003843EA" w:rsidRDefault="003843EA">
      <w:pPr>
        <w:pStyle w:val="MyText"/>
        <w:spacing w:line="276" w:lineRule="auto"/>
        <w:ind w:leftChars="800" w:left="1680"/>
      </w:pPr>
    </w:p>
    <w:p w14:paraId="09FA7C8D" w14:textId="77777777" w:rsidR="003843EA" w:rsidRDefault="00A21561">
      <w:pPr>
        <w:pStyle w:val="MyDoc111New"/>
      </w:pPr>
      <w:bookmarkStart w:id="722" w:name="_Toc3044"/>
      <w:bookmarkStart w:id="723" w:name="_Toc6844"/>
      <w:bookmarkStart w:id="724" w:name="_Toc453057430"/>
      <w:bookmarkStart w:id="725" w:name="_Toc24341"/>
      <w:bookmarkStart w:id="726" w:name="_Toc3304"/>
      <w:r>
        <w:rPr>
          <w:rFonts w:hint="eastAsia"/>
        </w:rPr>
        <w:t>装载</w:t>
      </w:r>
      <w:r>
        <w:t>DUKPT的KSN和初始密钥</w:t>
      </w:r>
      <w:bookmarkEnd w:id="722"/>
      <w:bookmarkEnd w:id="723"/>
      <w:bookmarkEnd w:id="724"/>
      <w:bookmarkEnd w:id="725"/>
      <w:bookmarkEnd w:id="726"/>
      <w:ins w:id="727" w:author="Administrator" w:date="2018-04-27T11:05:00Z">
        <w:r>
          <w:t>0x1A 0x17</w:t>
        </w:r>
      </w:ins>
    </w:p>
    <w:p w14:paraId="6988E97F" w14:textId="77777777" w:rsidR="003843EA" w:rsidRDefault="00A21561">
      <w:pPr>
        <w:pStyle w:val="MyText"/>
        <w:spacing w:line="276" w:lineRule="auto"/>
        <w:ind w:firstLine="409"/>
      </w:pPr>
      <w:r>
        <w:rPr>
          <w:rFonts w:hint="eastAsia"/>
        </w:rPr>
        <w:t>指令：</w:t>
      </w:r>
      <w:r>
        <w:t>0x1A 0x17</w:t>
      </w:r>
    </w:p>
    <w:p w14:paraId="44729784" w14:textId="77777777" w:rsidR="003843EA" w:rsidRDefault="00A21561">
      <w:pPr>
        <w:pStyle w:val="MyText"/>
        <w:spacing w:line="276" w:lineRule="auto"/>
        <w:ind w:firstLine="409"/>
      </w:pPr>
      <w:r>
        <w:rPr>
          <w:rFonts w:hint="eastAsia"/>
        </w:rPr>
        <w:t>描述：</w:t>
      </w:r>
      <w:r>
        <w:rPr>
          <w:rFonts w:hint="eastAsia"/>
          <w:kern w:val="1"/>
        </w:rPr>
        <w:t>用于POS</w:t>
      </w:r>
      <w:r>
        <w:rPr>
          <w:kern w:val="1"/>
        </w:rPr>
        <w:t>装载主密钥</w:t>
      </w:r>
      <w:r>
        <w:rPr>
          <w:rFonts w:hint="eastAsia"/>
        </w:rPr>
        <w:t>。适用于远程安装主密钥的场景。</w:t>
      </w:r>
    </w:p>
    <w:p w14:paraId="7B2B81F5" w14:textId="77777777" w:rsidR="003843EA" w:rsidRDefault="00A21561">
      <w:pPr>
        <w:pStyle w:val="MyText"/>
        <w:numPr>
          <w:ilvl w:val="0"/>
          <w:numId w:val="4"/>
        </w:numPr>
        <w:spacing w:line="276" w:lineRule="auto"/>
      </w:pPr>
      <w:r>
        <w:rPr>
          <w:rFonts w:hint="eastAsia"/>
        </w:rPr>
        <w:t>请求报文</w:t>
      </w:r>
    </w:p>
    <w:p w14:paraId="4F25A07E" w14:textId="77777777" w:rsidR="003843EA" w:rsidRDefault="00A21561">
      <w:pPr>
        <w:pStyle w:val="MyText"/>
        <w:spacing w:line="276" w:lineRule="auto"/>
        <w:ind w:left="1680"/>
      </w:pPr>
      <w:r>
        <w:rPr>
          <w:rFonts w:hint="eastAsia"/>
        </w:rPr>
        <w:t>数据：</w:t>
      </w:r>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31B67DD3"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718AF1CA" w14:textId="77777777" w:rsidR="003843EA" w:rsidRDefault="00A21561">
            <w:pPr>
              <w:pStyle w:val="p0"/>
              <w:spacing w:line="276" w:lineRule="auto"/>
              <w:rPr>
                <w:rFonts w:ascii="黑体" w:eastAsia="黑体" w:hAnsi="新宋体"/>
              </w:rPr>
            </w:pPr>
            <w:r>
              <w:rPr>
                <w:rFonts w:ascii="黑体" w:eastAsia="黑体" w:hAnsi="新宋体"/>
              </w:rPr>
              <w:t>ID</w:t>
            </w:r>
          </w:p>
        </w:tc>
        <w:tc>
          <w:tcPr>
            <w:tcW w:w="2268" w:type="dxa"/>
            <w:tcBorders>
              <w:top w:val="single" w:sz="6" w:space="0" w:color="000000"/>
              <w:left w:val="nil"/>
              <w:bottom w:val="single" w:sz="6" w:space="0" w:color="000000"/>
              <w:right w:val="single" w:sz="4" w:space="0" w:color="000000"/>
            </w:tcBorders>
            <w:shd w:val="clear" w:color="auto" w:fill="E6E6E6"/>
          </w:tcPr>
          <w:p w14:paraId="7A6AC16C" w14:textId="77777777" w:rsidR="003843EA" w:rsidRDefault="00A21561">
            <w:pPr>
              <w:pStyle w:val="p0"/>
              <w:spacing w:line="276" w:lineRule="auto"/>
              <w:rPr>
                <w:rFonts w:ascii="黑体" w:eastAsia="黑体" w:hAnsi="新宋体"/>
              </w:rPr>
            </w:pPr>
            <w:r>
              <w:rPr>
                <w:rFonts w:ascii="黑体" w:eastAsia="黑体" w:hAnsi="新宋体" w:hint="eastAsia"/>
              </w:rPr>
              <w:t>数据域</w:t>
            </w:r>
          </w:p>
        </w:tc>
        <w:tc>
          <w:tcPr>
            <w:tcW w:w="1418" w:type="dxa"/>
            <w:tcBorders>
              <w:top w:val="single" w:sz="6" w:space="0" w:color="000000"/>
              <w:left w:val="nil"/>
              <w:bottom w:val="single" w:sz="6" w:space="0" w:color="000000"/>
              <w:right w:val="single" w:sz="6" w:space="0" w:color="000000"/>
            </w:tcBorders>
            <w:shd w:val="clear" w:color="auto" w:fill="E6E6E6"/>
          </w:tcPr>
          <w:p w14:paraId="6C8B53ED" w14:textId="77777777" w:rsidR="003843EA" w:rsidRDefault="00A21561">
            <w:pPr>
              <w:pStyle w:val="p0"/>
              <w:spacing w:line="276" w:lineRule="auto"/>
              <w:rPr>
                <w:rFonts w:ascii="黑体" w:eastAsia="黑体" w:hAnsi="新宋体"/>
              </w:rPr>
            </w:pPr>
            <w:r>
              <w:rPr>
                <w:rFonts w:ascii="黑体" w:eastAsia="黑体" w:hAnsi="新宋体" w:hint="eastAsia"/>
              </w:rPr>
              <w:t>长度</w:t>
            </w:r>
          </w:p>
        </w:tc>
        <w:tc>
          <w:tcPr>
            <w:tcW w:w="4034" w:type="dxa"/>
            <w:tcBorders>
              <w:top w:val="single" w:sz="6" w:space="0" w:color="000000"/>
              <w:left w:val="nil"/>
              <w:bottom w:val="single" w:sz="6" w:space="0" w:color="000000"/>
              <w:right w:val="single" w:sz="6" w:space="0" w:color="000000"/>
            </w:tcBorders>
            <w:shd w:val="clear" w:color="auto" w:fill="E6E6E6"/>
          </w:tcPr>
          <w:p w14:paraId="381FA981" w14:textId="77777777" w:rsidR="003843EA" w:rsidRDefault="00A21561">
            <w:pPr>
              <w:pStyle w:val="p0"/>
              <w:spacing w:line="276" w:lineRule="auto"/>
              <w:rPr>
                <w:rFonts w:ascii="黑体" w:eastAsia="黑体" w:hAnsi="新宋体"/>
              </w:rPr>
            </w:pPr>
            <w:r>
              <w:rPr>
                <w:rFonts w:ascii="黑体" w:eastAsia="黑体" w:hAnsi="新宋体" w:hint="eastAsia"/>
              </w:rPr>
              <w:t>备注</w:t>
            </w:r>
          </w:p>
        </w:tc>
      </w:tr>
      <w:tr w:rsidR="003843EA" w14:paraId="559D99B3"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4105D7D3" w14:textId="77777777" w:rsidR="003843EA" w:rsidRDefault="00A21561">
            <w:pPr>
              <w:pStyle w:val="p0"/>
              <w:spacing w:line="276" w:lineRule="auto"/>
              <w:rPr>
                <w:rFonts w:ascii="黑体" w:eastAsia="黑体" w:hAnsi="新宋体"/>
              </w:rPr>
            </w:pPr>
            <w:r>
              <w:rPr>
                <w:rFonts w:ascii="黑体" w:eastAsia="黑体" w:hAnsi="新宋体"/>
              </w:rPr>
              <w:lastRenderedPageBreak/>
              <w:t>1</w:t>
            </w:r>
          </w:p>
        </w:tc>
        <w:tc>
          <w:tcPr>
            <w:tcW w:w="2268" w:type="dxa"/>
            <w:tcBorders>
              <w:top w:val="single" w:sz="6" w:space="0" w:color="000000"/>
              <w:left w:val="nil"/>
              <w:bottom w:val="single" w:sz="6" w:space="0" w:color="000000"/>
              <w:right w:val="single" w:sz="4" w:space="0" w:color="000000"/>
            </w:tcBorders>
            <w:vAlign w:val="center"/>
          </w:tcPr>
          <w:p w14:paraId="1835A122" w14:textId="77777777" w:rsidR="003843EA" w:rsidRDefault="00A21561">
            <w:pPr>
              <w:rPr>
                <w:rFonts w:ascii="黑体" w:hAnsi="新宋体"/>
                <w:kern w:val="0"/>
                <w:szCs w:val="21"/>
              </w:rPr>
            </w:pPr>
            <w:r>
              <w:rPr>
                <w:rFonts w:ascii="黑体" w:hAnsi="新宋体" w:hint="eastAsia"/>
                <w:kern w:val="0"/>
                <w:szCs w:val="21"/>
              </w:rPr>
              <w:t>密钥加载</w:t>
            </w:r>
            <w:r>
              <w:rPr>
                <w:rFonts w:ascii="黑体" w:hAnsi="新宋体"/>
                <w:kern w:val="0"/>
                <w:szCs w:val="21"/>
              </w:rPr>
              <w:t>模式</w:t>
            </w:r>
          </w:p>
        </w:tc>
        <w:tc>
          <w:tcPr>
            <w:tcW w:w="1418" w:type="dxa"/>
            <w:tcBorders>
              <w:top w:val="single" w:sz="6" w:space="0" w:color="000000"/>
              <w:left w:val="nil"/>
              <w:bottom w:val="single" w:sz="6" w:space="0" w:color="000000"/>
              <w:right w:val="single" w:sz="6" w:space="0" w:color="000000"/>
            </w:tcBorders>
            <w:vAlign w:val="center"/>
          </w:tcPr>
          <w:p w14:paraId="5C7342E8" w14:textId="77777777" w:rsidR="003843EA" w:rsidRDefault="00A21561">
            <w:pPr>
              <w:ind w:firstLineChars="150" w:firstLine="315"/>
              <w:rPr>
                <w:rFonts w:ascii="黑体" w:hAnsi="新宋体"/>
                <w:kern w:val="0"/>
                <w:szCs w:val="21"/>
              </w:rPr>
            </w:pPr>
            <w:r>
              <w:rPr>
                <w:rFonts w:ascii="黑体" w:hAnsi="新宋体"/>
                <w:kern w:val="0"/>
                <w:szCs w:val="21"/>
              </w:rPr>
              <w:t>1</w:t>
            </w:r>
          </w:p>
        </w:tc>
        <w:tc>
          <w:tcPr>
            <w:tcW w:w="4034" w:type="dxa"/>
            <w:tcBorders>
              <w:top w:val="single" w:sz="6" w:space="0" w:color="000000"/>
              <w:left w:val="nil"/>
              <w:bottom w:val="single" w:sz="6" w:space="0" w:color="000000"/>
              <w:right w:val="single" w:sz="6" w:space="0" w:color="000000"/>
            </w:tcBorders>
          </w:tcPr>
          <w:p w14:paraId="4CDAA8E7" w14:textId="77777777" w:rsidR="003843EA" w:rsidRDefault="00A21561">
            <w:pPr>
              <w:rPr>
                <w:rFonts w:ascii="黑体" w:hAnsi="新宋体"/>
                <w:kern w:val="0"/>
                <w:szCs w:val="21"/>
              </w:rPr>
            </w:pPr>
            <w:r>
              <w:rPr>
                <w:rFonts w:ascii="黑体" w:hAnsi="新宋体"/>
                <w:kern w:val="0"/>
                <w:szCs w:val="21"/>
              </w:rPr>
              <w:t>0x0</w:t>
            </w:r>
            <w:r>
              <w:rPr>
                <w:rFonts w:ascii="黑体" w:hAnsi="新宋体" w:hint="eastAsia"/>
                <w:kern w:val="0"/>
                <w:szCs w:val="21"/>
              </w:rPr>
              <w:t>1</w:t>
            </w:r>
            <w:r>
              <w:rPr>
                <w:rFonts w:ascii="黑体" w:hAnsi="新宋体"/>
                <w:kern w:val="0"/>
                <w:szCs w:val="21"/>
              </w:rPr>
              <w:t xml:space="preserve">, </w:t>
            </w:r>
            <w:r>
              <w:rPr>
                <w:rFonts w:ascii="黑体" w:hAnsi="新宋体" w:hint="eastAsia"/>
                <w:kern w:val="0"/>
                <w:szCs w:val="21"/>
              </w:rPr>
              <w:t>使用传输密钥加密主密钥的格式</w:t>
            </w:r>
          </w:p>
          <w:p w14:paraId="7B8E91F6" w14:textId="77777777" w:rsidR="003843EA" w:rsidRDefault="00A21561">
            <w:pPr>
              <w:rPr>
                <w:rFonts w:ascii="黑体" w:hAnsi="新宋体"/>
                <w:kern w:val="0"/>
                <w:szCs w:val="21"/>
              </w:rPr>
            </w:pPr>
            <w:r>
              <w:rPr>
                <w:rFonts w:ascii="黑体" w:hAnsi="新宋体"/>
                <w:kern w:val="0"/>
                <w:szCs w:val="21"/>
              </w:rPr>
              <w:t>0x0</w:t>
            </w:r>
            <w:r>
              <w:rPr>
                <w:rFonts w:ascii="黑体" w:hAnsi="新宋体" w:hint="eastAsia"/>
                <w:kern w:val="0"/>
                <w:szCs w:val="21"/>
              </w:rPr>
              <w:t>2</w:t>
            </w:r>
            <w:r>
              <w:rPr>
                <w:rFonts w:ascii="黑体" w:hAnsi="新宋体"/>
                <w:kern w:val="0"/>
                <w:szCs w:val="21"/>
              </w:rPr>
              <w:t xml:space="preserve">, </w:t>
            </w:r>
            <w:r>
              <w:rPr>
                <w:rFonts w:ascii="黑体" w:hAnsi="新宋体" w:hint="eastAsia"/>
                <w:kern w:val="0"/>
                <w:szCs w:val="21"/>
              </w:rPr>
              <w:t>使用主密钥加密主密钥的格式</w:t>
            </w:r>
          </w:p>
          <w:p w14:paraId="278287B9" w14:textId="77777777" w:rsidR="003843EA" w:rsidRDefault="00A21561">
            <w:pPr>
              <w:rPr>
                <w:rFonts w:ascii="黑体" w:hAnsi="新宋体"/>
                <w:kern w:val="0"/>
                <w:szCs w:val="21"/>
              </w:rPr>
            </w:pPr>
            <w:r>
              <w:rPr>
                <w:rFonts w:ascii="黑体" w:hAnsi="新宋体" w:hint="eastAsia"/>
                <w:kern w:val="0"/>
                <w:szCs w:val="21"/>
              </w:rPr>
              <w:t>0x</w:t>
            </w:r>
            <w:r>
              <w:rPr>
                <w:rFonts w:ascii="黑体" w:hAnsi="新宋体"/>
                <w:kern w:val="0"/>
                <w:szCs w:val="21"/>
              </w:rPr>
              <w:t>03</w:t>
            </w:r>
            <w:r>
              <w:rPr>
                <w:rFonts w:ascii="黑体" w:hAnsi="新宋体" w:hint="eastAsia"/>
                <w:kern w:val="0"/>
                <w:szCs w:val="21"/>
              </w:rPr>
              <w:t>,</w:t>
            </w:r>
            <w:r>
              <w:rPr>
                <w:rFonts w:ascii="黑体" w:hAnsi="新宋体"/>
                <w:kern w:val="0"/>
                <w:szCs w:val="21"/>
              </w:rPr>
              <w:t xml:space="preserve"> </w:t>
            </w:r>
            <w:r>
              <w:rPr>
                <w:rFonts w:ascii="黑体" w:hAnsi="新宋体" w:hint="eastAsia"/>
                <w:kern w:val="0"/>
                <w:szCs w:val="21"/>
              </w:rPr>
              <w:t>明文装载密钥</w:t>
            </w:r>
          </w:p>
        </w:tc>
      </w:tr>
      <w:tr w:rsidR="003843EA" w14:paraId="7154ED8A"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1A1E4B89" w14:textId="77777777" w:rsidR="003843EA" w:rsidRDefault="00A21561">
            <w:pPr>
              <w:pStyle w:val="p0"/>
              <w:spacing w:line="276" w:lineRule="auto"/>
              <w:rPr>
                <w:rFonts w:ascii="黑体" w:eastAsia="黑体" w:hAnsi="新宋体"/>
              </w:rPr>
            </w:pPr>
            <w:r>
              <w:rPr>
                <w:rFonts w:ascii="黑体" w:eastAsia="黑体" w:hAnsi="新宋体"/>
              </w:rPr>
              <w:t>2</w:t>
            </w:r>
          </w:p>
        </w:tc>
        <w:tc>
          <w:tcPr>
            <w:tcW w:w="2268" w:type="dxa"/>
            <w:tcBorders>
              <w:top w:val="single" w:sz="6" w:space="0" w:color="000000"/>
              <w:left w:val="nil"/>
              <w:bottom w:val="single" w:sz="6" w:space="0" w:color="000000"/>
              <w:right w:val="single" w:sz="4" w:space="0" w:color="000000"/>
            </w:tcBorders>
            <w:vAlign w:val="center"/>
          </w:tcPr>
          <w:p w14:paraId="174482A4" w14:textId="77777777" w:rsidR="003843EA" w:rsidRDefault="00A21561">
            <w:pPr>
              <w:rPr>
                <w:rFonts w:ascii="黑体" w:hAnsi="新宋体"/>
                <w:kern w:val="0"/>
                <w:szCs w:val="21"/>
              </w:rPr>
            </w:pPr>
            <w:r>
              <w:rPr>
                <w:rFonts w:ascii="黑体" w:hAnsi="新宋体"/>
                <w:kern w:val="0"/>
                <w:szCs w:val="21"/>
              </w:rPr>
              <w:t>KSN索引</w:t>
            </w:r>
          </w:p>
        </w:tc>
        <w:tc>
          <w:tcPr>
            <w:tcW w:w="1418" w:type="dxa"/>
            <w:tcBorders>
              <w:top w:val="single" w:sz="6" w:space="0" w:color="000000"/>
              <w:left w:val="nil"/>
              <w:bottom w:val="single" w:sz="6" w:space="0" w:color="000000"/>
              <w:right w:val="single" w:sz="6" w:space="0" w:color="000000"/>
            </w:tcBorders>
            <w:vAlign w:val="center"/>
          </w:tcPr>
          <w:p w14:paraId="3A548613" w14:textId="77777777" w:rsidR="003843EA" w:rsidRDefault="00A21561">
            <w:pPr>
              <w:ind w:firstLineChars="150" w:firstLine="315"/>
              <w:rPr>
                <w:rFonts w:ascii="黑体" w:hAnsi="新宋体"/>
                <w:kern w:val="0"/>
                <w:szCs w:val="21"/>
              </w:rPr>
            </w:pPr>
            <w:r>
              <w:rPr>
                <w:rFonts w:ascii="黑体" w:hAnsi="新宋体"/>
                <w:kern w:val="0"/>
                <w:szCs w:val="21"/>
              </w:rPr>
              <w:t>1</w:t>
            </w:r>
          </w:p>
        </w:tc>
        <w:tc>
          <w:tcPr>
            <w:tcW w:w="4034" w:type="dxa"/>
            <w:tcBorders>
              <w:top w:val="single" w:sz="6" w:space="0" w:color="000000"/>
              <w:left w:val="nil"/>
              <w:bottom w:val="single" w:sz="6" w:space="0" w:color="000000"/>
              <w:right w:val="single" w:sz="6" w:space="0" w:color="000000"/>
            </w:tcBorders>
          </w:tcPr>
          <w:p w14:paraId="57A85F18" w14:textId="77777777" w:rsidR="003843EA" w:rsidRDefault="00A21561">
            <w:pPr>
              <w:rPr>
                <w:rFonts w:ascii="黑体"/>
              </w:rPr>
            </w:pPr>
            <w:r>
              <w:rPr>
                <w:rFonts w:ascii="黑体" w:hint="eastAsia"/>
              </w:rPr>
              <w:t>密钥组ID</w:t>
            </w:r>
            <w:r>
              <w:rPr>
                <w:rFonts w:ascii="黑体"/>
              </w:rPr>
              <w:t xml:space="preserve">  1~</w:t>
            </w:r>
            <w:ins w:id="728" w:author="思 林" w:date="2019-01-09T11:35:00Z">
              <w:r>
                <w:rPr>
                  <w:rFonts w:ascii="黑体"/>
                </w:rPr>
                <w:t>255</w:t>
              </w:r>
            </w:ins>
            <w:del w:id="729" w:author="思 林" w:date="2019-01-09T11:35:00Z">
              <w:r>
                <w:rPr>
                  <w:rFonts w:ascii="黑体"/>
                </w:rPr>
                <w:delText>10</w:delText>
              </w:r>
            </w:del>
          </w:p>
        </w:tc>
      </w:tr>
      <w:tr w:rsidR="003843EA" w14:paraId="241E6759"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6229AE75" w14:textId="77777777" w:rsidR="003843EA" w:rsidRDefault="00A21561">
            <w:pPr>
              <w:pStyle w:val="p0"/>
              <w:spacing w:line="276" w:lineRule="auto"/>
              <w:rPr>
                <w:rFonts w:ascii="黑体" w:eastAsia="黑体" w:hAnsi="新宋体"/>
              </w:rPr>
            </w:pPr>
            <w:r>
              <w:rPr>
                <w:rFonts w:ascii="黑体" w:eastAsia="黑体" w:hAnsi="新宋体"/>
              </w:rPr>
              <w:t>3</w:t>
            </w:r>
          </w:p>
        </w:tc>
        <w:tc>
          <w:tcPr>
            <w:tcW w:w="2268" w:type="dxa"/>
            <w:tcBorders>
              <w:top w:val="single" w:sz="6" w:space="0" w:color="000000"/>
              <w:left w:val="nil"/>
              <w:bottom w:val="single" w:sz="6" w:space="0" w:color="000000"/>
              <w:right w:val="single" w:sz="4" w:space="0" w:color="000000"/>
            </w:tcBorders>
            <w:vAlign w:val="center"/>
          </w:tcPr>
          <w:p w14:paraId="7416AAEC" w14:textId="77777777" w:rsidR="003843EA" w:rsidRDefault="00A21561">
            <w:pPr>
              <w:rPr>
                <w:rFonts w:ascii="黑体" w:hAnsi="新宋体"/>
                <w:kern w:val="0"/>
                <w:szCs w:val="21"/>
              </w:rPr>
            </w:pPr>
            <w:r>
              <w:rPr>
                <w:rFonts w:ascii="黑体" w:hAnsi="新宋体"/>
                <w:kern w:val="0"/>
                <w:szCs w:val="21"/>
              </w:rPr>
              <w:t>KSN</w:t>
            </w:r>
          </w:p>
        </w:tc>
        <w:tc>
          <w:tcPr>
            <w:tcW w:w="1418" w:type="dxa"/>
            <w:tcBorders>
              <w:top w:val="single" w:sz="6" w:space="0" w:color="000000"/>
              <w:left w:val="nil"/>
              <w:bottom w:val="single" w:sz="6" w:space="0" w:color="000000"/>
              <w:right w:val="single" w:sz="6" w:space="0" w:color="000000"/>
            </w:tcBorders>
            <w:vAlign w:val="center"/>
          </w:tcPr>
          <w:p w14:paraId="24A81992" w14:textId="77777777" w:rsidR="003843EA" w:rsidRDefault="00A21561">
            <w:pPr>
              <w:ind w:firstLineChars="150" w:firstLine="315"/>
              <w:rPr>
                <w:rFonts w:ascii="黑体" w:hAnsi="新宋体"/>
                <w:kern w:val="0"/>
                <w:szCs w:val="21"/>
              </w:rPr>
            </w:pPr>
            <w:r>
              <w:rPr>
                <w:rFonts w:ascii="黑体" w:hAnsi="新宋体"/>
                <w:kern w:val="0"/>
                <w:szCs w:val="21"/>
              </w:rPr>
              <w:t>10</w:t>
            </w:r>
          </w:p>
        </w:tc>
        <w:tc>
          <w:tcPr>
            <w:tcW w:w="4034" w:type="dxa"/>
            <w:tcBorders>
              <w:top w:val="single" w:sz="6" w:space="0" w:color="000000"/>
              <w:left w:val="nil"/>
              <w:bottom w:val="single" w:sz="6" w:space="0" w:color="000000"/>
              <w:right w:val="single" w:sz="6" w:space="0" w:color="000000"/>
            </w:tcBorders>
          </w:tcPr>
          <w:p w14:paraId="5FE9B700" w14:textId="77777777" w:rsidR="003843EA" w:rsidRDefault="00A21561">
            <w:pPr>
              <w:rPr>
                <w:rFonts w:ascii="黑体" w:hAnsi="新宋体"/>
                <w:kern w:val="0"/>
                <w:szCs w:val="21"/>
              </w:rPr>
            </w:pPr>
            <w:r>
              <w:rPr>
                <w:rFonts w:ascii="黑体" w:hAnsi="新宋体" w:hint="eastAsia"/>
                <w:kern w:val="0"/>
                <w:szCs w:val="21"/>
              </w:rPr>
              <w:t>明文</w:t>
            </w:r>
          </w:p>
        </w:tc>
      </w:tr>
      <w:tr w:rsidR="003843EA" w14:paraId="50016759"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3D6F8DD6" w14:textId="77777777" w:rsidR="003843EA" w:rsidRDefault="00A21561">
            <w:pPr>
              <w:pStyle w:val="p0"/>
              <w:spacing w:line="276" w:lineRule="auto"/>
              <w:rPr>
                <w:rFonts w:ascii="黑体" w:eastAsia="黑体" w:hAnsi="新宋体"/>
              </w:rPr>
            </w:pPr>
            <w:r>
              <w:rPr>
                <w:rFonts w:ascii="黑体" w:eastAsia="黑体" w:hAnsi="新宋体"/>
              </w:rPr>
              <w:t>4</w:t>
            </w:r>
          </w:p>
        </w:tc>
        <w:tc>
          <w:tcPr>
            <w:tcW w:w="2268" w:type="dxa"/>
            <w:tcBorders>
              <w:top w:val="single" w:sz="6" w:space="0" w:color="000000"/>
              <w:left w:val="nil"/>
              <w:bottom w:val="single" w:sz="6" w:space="0" w:color="000000"/>
              <w:right w:val="single" w:sz="4" w:space="0" w:color="000000"/>
            </w:tcBorders>
            <w:vAlign w:val="center"/>
          </w:tcPr>
          <w:p w14:paraId="7BA10FAC" w14:textId="77777777" w:rsidR="003843EA" w:rsidRDefault="00A21561">
            <w:pPr>
              <w:rPr>
                <w:rFonts w:ascii="黑体" w:hAnsi="新宋体"/>
                <w:kern w:val="0"/>
                <w:szCs w:val="21"/>
              </w:rPr>
            </w:pPr>
            <w:r>
              <w:rPr>
                <w:rFonts w:ascii="黑体" w:hAnsi="新宋体" w:hint="eastAsia"/>
                <w:kern w:val="0"/>
                <w:szCs w:val="21"/>
              </w:rPr>
              <w:t>装载的初始密钥数据</w:t>
            </w:r>
          </w:p>
        </w:tc>
        <w:tc>
          <w:tcPr>
            <w:tcW w:w="1418" w:type="dxa"/>
            <w:tcBorders>
              <w:top w:val="single" w:sz="6" w:space="0" w:color="000000"/>
              <w:left w:val="nil"/>
              <w:bottom w:val="single" w:sz="6" w:space="0" w:color="000000"/>
              <w:right w:val="single" w:sz="6" w:space="0" w:color="000000"/>
            </w:tcBorders>
            <w:vAlign w:val="center"/>
          </w:tcPr>
          <w:p w14:paraId="6CE33DE1" w14:textId="77777777" w:rsidR="003843EA" w:rsidRDefault="00A21561">
            <w:pPr>
              <w:rPr>
                <w:rFonts w:ascii="黑体" w:hAnsi="新宋体"/>
                <w:kern w:val="0"/>
                <w:szCs w:val="21"/>
              </w:rPr>
            </w:pPr>
            <w:r>
              <w:rPr>
                <w:rFonts w:ascii="黑体" w:hAnsi="新宋体"/>
                <w:kern w:val="0"/>
                <w:szCs w:val="21"/>
              </w:rPr>
              <w:t>LL</w:t>
            </w:r>
            <w:r>
              <w:rPr>
                <w:rFonts w:ascii="黑体" w:hAnsi="新宋体"/>
                <w:kern w:val="0"/>
                <w:szCs w:val="21"/>
              </w:rPr>
              <w:t>…</w:t>
            </w:r>
            <w:r>
              <w:rPr>
                <w:rFonts w:ascii="黑体" w:hAnsi="新宋体"/>
                <w:kern w:val="0"/>
                <w:szCs w:val="21"/>
              </w:rPr>
              <w:t>32</w:t>
            </w:r>
          </w:p>
        </w:tc>
        <w:tc>
          <w:tcPr>
            <w:tcW w:w="4034" w:type="dxa"/>
            <w:tcBorders>
              <w:top w:val="single" w:sz="6" w:space="0" w:color="000000"/>
              <w:left w:val="nil"/>
              <w:bottom w:val="single" w:sz="6" w:space="0" w:color="000000"/>
              <w:right w:val="single" w:sz="6" w:space="0" w:color="000000"/>
            </w:tcBorders>
          </w:tcPr>
          <w:p w14:paraId="64C9DF71" w14:textId="77777777" w:rsidR="003843EA" w:rsidRDefault="00A21561">
            <w:pPr>
              <w:rPr>
                <w:rFonts w:ascii="黑体" w:hAnsi="新宋体"/>
                <w:kern w:val="0"/>
                <w:szCs w:val="21"/>
              </w:rPr>
            </w:pPr>
            <w:r>
              <w:rPr>
                <w:rFonts w:ascii="黑体" w:hAnsi="新宋体" w:hint="eastAsia"/>
                <w:kern w:val="0"/>
                <w:szCs w:val="21"/>
              </w:rPr>
              <w:t>当</w:t>
            </w:r>
            <w:r>
              <w:rPr>
                <w:rFonts w:ascii="黑体" w:hAnsi="新宋体"/>
                <w:kern w:val="0"/>
                <w:szCs w:val="21"/>
              </w:rPr>
              <w:t>ID1值为0x01,TR31格式的数据</w:t>
            </w:r>
          </w:p>
          <w:p w14:paraId="2F8DD1E3" w14:textId="77777777" w:rsidR="003843EA" w:rsidRDefault="00A21561">
            <w:pPr>
              <w:rPr>
                <w:rFonts w:ascii="黑体" w:hAnsi="新宋体"/>
                <w:kern w:val="0"/>
                <w:szCs w:val="21"/>
              </w:rPr>
            </w:pPr>
            <w:r>
              <w:rPr>
                <w:rFonts w:ascii="黑体" w:hAnsi="新宋体" w:hint="eastAsia"/>
                <w:kern w:val="0"/>
                <w:szCs w:val="21"/>
              </w:rPr>
              <w:t>当</w:t>
            </w:r>
            <w:r>
              <w:rPr>
                <w:rFonts w:ascii="黑体" w:hAnsi="新宋体"/>
                <w:kern w:val="0"/>
                <w:szCs w:val="21"/>
              </w:rPr>
              <w:t>ID1值为0x02,传输密钥加密的数据。</w:t>
            </w:r>
          </w:p>
          <w:p w14:paraId="6EB9B127" w14:textId="77777777" w:rsidR="003843EA" w:rsidRDefault="00A21561">
            <w:pPr>
              <w:rPr>
                <w:rFonts w:ascii="黑体" w:hAnsi="新宋体"/>
                <w:kern w:val="0"/>
                <w:szCs w:val="21"/>
              </w:rPr>
            </w:pPr>
            <w:r>
              <w:rPr>
                <w:rFonts w:ascii="黑体" w:hAnsi="新宋体" w:hint="eastAsia"/>
                <w:kern w:val="0"/>
                <w:szCs w:val="21"/>
              </w:rPr>
              <w:t>当</w:t>
            </w:r>
            <w:r>
              <w:rPr>
                <w:rFonts w:ascii="黑体" w:hAnsi="新宋体"/>
                <w:kern w:val="0"/>
                <w:szCs w:val="21"/>
              </w:rPr>
              <w:t>ID1值为0x03，为经过发行方私钥加密后的DUKPT初始密钥，含16/24字节DUKPT初始密钥+校验值8字节</w:t>
            </w:r>
          </w:p>
          <w:p w14:paraId="64CE0E24" w14:textId="77777777" w:rsidR="003843EA" w:rsidRDefault="00A21561">
            <w:pPr>
              <w:rPr>
                <w:rFonts w:ascii="黑体" w:hAnsi="新宋体"/>
                <w:kern w:val="0"/>
                <w:szCs w:val="21"/>
              </w:rPr>
            </w:pPr>
            <w:r>
              <w:rPr>
                <w:rFonts w:ascii="黑体" w:hAnsi="新宋体" w:hint="eastAsia"/>
                <w:kern w:val="0"/>
                <w:szCs w:val="21"/>
              </w:rPr>
              <w:t>当</w:t>
            </w:r>
            <w:r>
              <w:rPr>
                <w:rFonts w:ascii="黑体" w:hAnsi="新宋体"/>
                <w:kern w:val="0"/>
                <w:szCs w:val="21"/>
              </w:rPr>
              <w:t>ID1值为0x04,使用ID5指定的主密钥（已安装）加密的DUKPT初始密钥数据</w:t>
            </w:r>
          </w:p>
        </w:tc>
      </w:tr>
      <w:tr w:rsidR="003843EA" w14:paraId="38FAE931"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60E6AD3A" w14:textId="77777777" w:rsidR="003843EA" w:rsidRDefault="00A21561">
            <w:pPr>
              <w:pStyle w:val="p0"/>
              <w:spacing w:line="276" w:lineRule="auto"/>
              <w:rPr>
                <w:rFonts w:ascii="黑体" w:eastAsia="黑体" w:hAnsi="新宋体"/>
              </w:rPr>
            </w:pPr>
            <w:r>
              <w:rPr>
                <w:rFonts w:ascii="黑体" w:eastAsia="黑体" w:hAnsi="新宋体"/>
              </w:rPr>
              <w:t>5</w:t>
            </w:r>
          </w:p>
        </w:tc>
        <w:tc>
          <w:tcPr>
            <w:tcW w:w="2268" w:type="dxa"/>
            <w:tcBorders>
              <w:top w:val="single" w:sz="6" w:space="0" w:color="000000"/>
              <w:left w:val="nil"/>
              <w:bottom w:val="single" w:sz="6" w:space="0" w:color="000000"/>
              <w:right w:val="single" w:sz="4" w:space="0" w:color="000000"/>
            </w:tcBorders>
            <w:vAlign w:val="center"/>
          </w:tcPr>
          <w:p w14:paraId="0C90797E" w14:textId="77777777" w:rsidR="003843EA" w:rsidRDefault="00A21561">
            <w:pPr>
              <w:rPr>
                <w:rFonts w:ascii="黑体" w:hAnsi="新宋体"/>
                <w:kern w:val="0"/>
                <w:szCs w:val="21"/>
              </w:rPr>
            </w:pPr>
            <w:r>
              <w:rPr>
                <w:rFonts w:ascii="黑体" w:hAnsi="新宋体" w:hint="eastAsia"/>
                <w:kern w:val="0"/>
                <w:szCs w:val="21"/>
              </w:rPr>
              <w:t>主密钥索引</w:t>
            </w:r>
            <w:r>
              <w:rPr>
                <w:rFonts w:ascii="黑体" w:hAnsi="新宋体"/>
                <w:kern w:val="0"/>
                <w:szCs w:val="21"/>
              </w:rPr>
              <w:t>[作为传输密钥]</w:t>
            </w:r>
          </w:p>
        </w:tc>
        <w:tc>
          <w:tcPr>
            <w:tcW w:w="1418" w:type="dxa"/>
            <w:tcBorders>
              <w:top w:val="single" w:sz="6" w:space="0" w:color="000000"/>
              <w:left w:val="nil"/>
              <w:bottom w:val="single" w:sz="6" w:space="0" w:color="000000"/>
              <w:right w:val="single" w:sz="6" w:space="0" w:color="000000"/>
            </w:tcBorders>
            <w:vAlign w:val="center"/>
          </w:tcPr>
          <w:p w14:paraId="1D918E13" w14:textId="77777777" w:rsidR="003843EA" w:rsidRDefault="00A21561">
            <w:pPr>
              <w:ind w:firstLineChars="150" w:firstLine="315"/>
              <w:rPr>
                <w:rFonts w:ascii="黑体" w:hAnsi="新宋体"/>
                <w:kern w:val="0"/>
                <w:szCs w:val="21"/>
              </w:rPr>
            </w:pPr>
            <w:r>
              <w:rPr>
                <w:rFonts w:ascii="黑体" w:hAnsi="新宋体"/>
                <w:kern w:val="0"/>
                <w:szCs w:val="21"/>
              </w:rPr>
              <w:t>1</w:t>
            </w:r>
          </w:p>
        </w:tc>
        <w:tc>
          <w:tcPr>
            <w:tcW w:w="4034" w:type="dxa"/>
            <w:tcBorders>
              <w:top w:val="single" w:sz="6" w:space="0" w:color="000000"/>
              <w:left w:val="nil"/>
              <w:bottom w:val="single" w:sz="6" w:space="0" w:color="000000"/>
              <w:right w:val="single" w:sz="6" w:space="0" w:color="000000"/>
            </w:tcBorders>
          </w:tcPr>
          <w:p w14:paraId="74042453" w14:textId="77777777" w:rsidR="003843EA" w:rsidRDefault="00A21561">
            <w:pPr>
              <w:rPr>
                <w:rFonts w:ascii="黑体" w:hAnsi="新宋体"/>
                <w:kern w:val="0"/>
                <w:szCs w:val="21"/>
              </w:rPr>
            </w:pPr>
            <w:r>
              <w:rPr>
                <w:rFonts w:ascii="黑体" w:hAnsi="新宋体" w:hint="eastAsia"/>
                <w:kern w:val="0"/>
                <w:szCs w:val="21"/>
              </w:rPr>
              <w:t>当</w:t>
            </w:r>
            <w:r>
              <w:rPr>
                <w:rFonts w:ascii="黑体" w:hAnsi="新宋体"/>
                <w:kern w:val="0"/>
                <w:szCs w:val="21"/>
              </w:rPr>
              <w:t>ID值为0x04时，指定已安装的主密钥索引</w:t>
            </w:r>
          </w:p>
          <w:p w14:paraId="5DF2718C" w14:textId="77777777" w:rsidR="003843EA" w:rsidRDefault="00A21561">
            <w:pPr>
              <w:rPr>
                <w:rFonts w:ascii="黑体" w:hAnsi="新宋体"/>
                <w:kern w:val="0"/>
                <w:szCs w:val="21"/>
              </w:rPr>
            </w:pPr>
            <w:r>
              <w:rPr>
                <w:rFonts w:ascii="黑体" w:hAnsi="新宋体" w:hint="eastAsia"/>
                <w:kern w:val="0"/>
                <w:szCs w:val="21"/>
              </w:rPr>
              <w:t>值</w:t>
            </w:r>
            <w:r>
              <w:rPr>
                <w:rFonts w:ascii="黑体" w:hAnsi="新宋体"/>
                <w:kern w:val="0"/>
                <w:szCs w:val="21"/>
              </w:rPr>
              <w:t>1..</w:t>
            </w:r>
            <w:r>
              <w:rPr>
                <w:rFonts w:ascii="黑体" w:hAnsi="新宋体" w:hint="eastAsia"/>
                <w:kern w:val="0"/>
                <w:szCs w:val="21"/>
              </w:rPr>
              <w:t>200</w:t>
            </w:r>
          </w:p>
        </w:tc>
      </w:tr>
      <w:tr w:rsidR="003843EA" w14:paraId="7DFA7E5C"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0CD0D4C5" w14:textId="77777777" w:rsidR="003843EA" w:rsidRDefault="00A21561">
            <w:pPr>
              <w:pStyle w:val="p0"/>
              <w:spacing w:line="276" w:lineRule="auto"/>
              <w:rPr>
                <w:rFonts w:ascii="黑体" w:eastAsia="黑体" w:hAnsi="新宋体"/>
              </w:rPr>
            </w:pPr>
            <w:r>
              <w:rPr>
                <w:rFonts w:ascii="黑体" w:eastAsia="黑体" w:hAnsi="新宋体" w:hint="eastAsia"/>
              </w:rPr>
              <w:t>6</w:t>
            </w:r>
          </w:p>
        </w:tc>
        <w:tc>
          <w:tcPr>
            <w:tcW w:w="2268" w:type="dxa"/>
            <w:tcBorders>
              <w:top w:val="single" w:sz="6" w:space="0" w:color="000000"/>
              <w:left w:val="nil"/>
              <w:bottom w:val="single" w:sz="6" w:space="0" w:color="000000"/>
              <w:right w:val="single" w:sz="4" w:space="0" w:color="000000"/>
            </w:tcBorders>
            <w:vAlign w:val="center"/>
          </w:tcPr>
          <w:p w14:paraId="427F467C" w14:textId="77777777" w:rsidR="003843EA" w:rsidRDefault="00A21561">
            <w:pPr>
              <w:rPr>
                <w:rFonts w:ascii="黑体" w:hAnsi="新宋体"/>
                <w:kern w:val="0"/>
                <w:szCs w:val="21"/>
              </w:rPr>
            </w:pPr>
            <w:proofErr w:type="spellStart"/>
            <w:r>
              <w:rPr>
                <w:rFonts w:ascii="黑体" w:hAnsi="新宋体"/>
                <w:kern w:val="0"/>
                <w:szCs w:val="21"/>
              </w:rPr>
              <w:t>CheckValue</w:t>
            </w:r>
            <w:proofErr w:type="spellEnd"/>
          </w:p>
        </w:tc>
        <w:tc>
          <w:tcPr>
            <w:tcW w:w="1418" w:type="dxa"/>
            <w:tcBorders>
              <w:top w:val="single" w:sz="6" w:space="0" w:color="000000"/>
              <w:left w:val="nil"/>
              <w:bottom w:val="single" w:sz="6" w:space="0" w:color="000000"/>
              <w:right w:val="single" w:sz="6" w:space="0" w:color="000000"/>
            </w:tcBorders>
            <w:vAlign w:val="center"/>
          </w:tcPr>
          <w:p w14:paraId="27BFD060" w14:textId="77777777" w:rsidR="003843EA" w:rsidRDefault="00A21561">
            <w:pPr>
              <w:ind w:firstLineChars="150" w:firstLine="315"/>
              <w:rPr>
                <w:rFonts w:ascii="黑体" w:hAnsi="新宋体"/>
                <w:kern w:val="0"/>
                <w:szCs w:val="21"/>
              </w:rPr>
            </w:pPr>
            <w:r>
              <w:rPr>
                <w:rFonts w:ascii="黑体" w:hAnsi="新宋体" w:hint="eastAsia"/>
                <w:kern w:val="0"/>
                <w:szCs w:val="21"/>
              </w:rPr>
              <w:t>LL..16</w:t>
            </w:r>
          </w:p>
        </w:tc>
        <w:tc>
          <w:tcPr>
            <w:tcW w:w="4034" w:type="dxa"/>
            <w:tcBorders>
              <w:top w:val="single" w:sz="6" w:space="0" w:color="000000"/>
              <w:left w:val="nil"/>
              <w:bottom w:val="single" w:sz="6" w:space="0" w:color="000000"/>
              <w:right w:val="single" w:sz="6" w:space="0" w:color="000000"/>
            </w:tcBorders>
          </w:tcPr>
          <w:p w14:paraId="04A9B7BD" w14:textId="77777777" w:rsidR="003843EA" w:rsidRDefault="00A21561">
            <w:pPr>
              <w:rPr>
                <w:rFonts w:ascii="黑体" w:hAnsi="新宋体"/>
                <w:kern w:val="0"/>
                <w:szCs w:val="21"/>
              </w:rPr>
            </w:pPr>
            <w:proofErr w:type="spellStart"/>
            <w:r>
              <w:rPr>
                <w:rFonts w:ascii="黑体" w:hAnsi="新宋体"/>
                <w:kern w:val="0"/>
                <w:szCs w:val="21"/>
              </w:rPr>
              <w:t>CheckValue</w:t>
            </w:r>
            <w:proofErr w:type="spellEnd"/>
            <w:r>
              <w:rPr>
                <w:rFonts w:ascii="黑体" w:hAnsi="新宋体"/>
                <w:kern w:val="0"/>
                <w:szCs w:val="21"/>
              </w:rPr>
              <w:t>（密钥对</w:t>
            </w:r>
            <w:r>
              <w:rPr>
                <w:rFonts w:ascii="黑体" w:hAnsi="新宋体" w:hint="eastAsia"/>
                <w:kern w:val="0"/>
                <w:szCs w:val="21"/>
              </w:rPr>
              <w:t>10个字节KSN TDES</w:t>
            </w:r>
            <w:r>
              <w:rPr>
                <w:rFonts w:ascii="黑体" w:hAnsi="新宋体"/>
                <w:kern w:val="0"/>
                <w:szCs w:val="21"/>
              </w:rPr>
              <w:t>加密后的数据），如果</w:t>
            </w:r>
            <w:r>
              <w:rPr>
                <w:rFonts w:ascii="黑体" w:hAnsi="新宋体" w:hint="eastAsia"/>
                <w:kern w:val="0"/>
                <w:szCs w:val="21"/>
              </w:rPr>
              <w:t>ID6为16</w:t>
            </w:r>
            <w:r>
              <w:rPr>
                <w:rFonts w:ascii="黑体" w:hAnsi="新宋体"/>
                <w:kern w:val="0"/>
                <w:szCs w:val="21"/>
              </w:rPr>
              <w:t>个0x00或者无</w:t>
            </w:r>
            <w:r>
              <w:rPr>
                <w:rFonts w:ascii="黑体" w:hAnsi="新宋体" w:hint="eastAsia"/>
                <w:kern w:val="0"/>
                <w:szCs w:val="21"/>
              </w:rPr>
              <w:t>ID6域，需要返回有效ID2域（密钥对10个字节KSN</w:t>
            </w:r>
            <w:r>
              <w:rPr>
                <w:rFonts w:ascii="黑体" w:hAnsi="新宋体"/>
                <w:kern w:val="0"/>
                <w:szCs w:val="21"/>
              </w:rPr>
              <w:t>加密</w:t>
            </w:r>
            <w:r>
              <w:rPr>
                <w:rFonts w:ascii="黑体" w:hAnsi="新宋体" w:hint="eastAsia"/>
                <w:kern w:val="0"/>
                <w:szCs w:val="21"/>
              </w:rPr>
              <w:t>）</w:t>
            </w:r>
          </w:p>
        </w:tc>
      </w:tr>
    </w:tbl>
    <w:p w14:paraId="0DCE922D" w14:textId="77777777" w:rsidR="003843EA" w:rsidRDefault="003843EA">
      <w:pPr>
        <w:pStyle w:val="MyText"/>
        <w:spacing w:line="276" w:lineRule="auto"/>
        <w:ind w:left="1680"/>
      </w:pPr>
    </w:p>
    <w:p w14:paraId="48CA7A79" w14:textId="77777777" w:rsidR="003843EA" w:rsidRDefault="00A21561">
      <w:pPr>
        <w:pStyle w:val="MyText"/>
        <w:numPr>
          <w:ilvl w:val="0"/>
          <w:numId w:val="4"/>
        </w:numPr>
        <w:spacing w:line="276" w:lineRule="auto"/>
      </w:pPr>
      <w:r>
        <w:rPr>
          <w:rFonts w:hint="eastAsia"/>
        </w:rPr>
        <w:t>响应报文</w:t>
      </w:r>
    </w:p>
    <w:p w14:paraId="1AC961A8" w14:textId="77777777" w:rsidR="003843EA" w:rsidRDefault="00A21561">
      <w:pPr>
        <w:pStyle w:val="MyText"/>
        <w:spacing w:line="276" w:lineRule="auto"/>
        <w:ind w:leftChars="800" w:left="1680"/>
      </w:pPr>
      <w:r>
        <w:rPr>
          <w:rFonts w:hint="eastAsia"/>
        </w:rPr>
        <w:t>数据：</w:t>
      </w:r>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1D5E0D13"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3AB41A83" w14:textId="77777777" w:rsidR="003843EA" w:rsidRDefault="00A21561">
            <w:pPr>
              <w:rPr>
                <w:rFonts w:ascii="黑体" w:hAnsi="新宋体"/>
                <w:kern w:val="0"/>
                <w:szCs w:val="21"/>
              </w:rPr>
            </w:pPr>
            <w:r>
              <w:rPr>
                <w:rFonts w:ascii="黑体" w:hAnsi="新宋体"/>
                <w:kern w:val="0"/>
                <w:szCs w:val="21"/>
              </w:rPr>
              <w:t>ID</w:t>
            </w:r>
          </w:p>
        </w:tc>
        <w:tc>
          <w:tcPr>
            <w:tcW w:w="2268" w:type="dxa"/>
            <w:tcBorders>
              <w:top w:val="single" w:sz="6" w:space="0" w:color="000000"/>
              <w:left w:val="nil"/>
              <w:bottom w:val="single" w:sz="6" w:space="0" w:color="000000"/>
              <w:right w:val="single" w:sz="4" w:space="0" w:color="000000"/>
            </w:tcBorders>
            <w:shd w:val="clear" w:color="auto" w:fill="E6E6E6"/>
          </w:tcPr>
          <w:p w14:paraId="2A69DB13" w14:textId="77777777" w:rsidR="003843EA" w:rsidRDefault="00A21561">
            <w:pPr>
              <w:rPr>
                <w:rFonts w:ascii="黑体" w:hAnsi="新宋体"/>
                <w:kern w:val="0"/>
                <w:szCs w:val="21"/>
              </w:rPr>
            </w:pPr>
            <w:r>
              <w:rPr>
                <w:rFonts w:ascii="黑体" w:hAnsi="新宋体" w:hint="eastAsia"/>
                <w:kern w:val="0"/>
                <w:szCs w:val="21"/>
              </w:rPr>
              <w:t>数据域</w:t>
            </w:r>
          </w:p>
        </w:tc>
        <w:tc>
          <w:tcPr>
            <w:tcW w:w="1418" w:type="dxa"/>
            <w:tcBorders>
              <w:top w:val="single" w:sz="6" w:space="0" w:color="000000"/>
              <w:left w:val="nil"/>
              <w:bottom w:val="single" w:sz="6" w:space="0" w:color="000000"/>
              <w:right w:val="single" w:sz="6" w:space="0" w:color="000000"/>
            </w:tcBorders>
            <w:shd w:val="clear" w:color="auto" w:fill="E6E6E6"/>
          </w:tcPr>
          <w:p w14:paraId="3A062651" w14:textId="77777777" w:rsidR="003843EA" w:rsidRDefault="00A21561">
            <w:pPr>
              <w:rPr>
                <w:rFonts w:ascii="黑体" w:hAnsi="新宋体"/>
                <w:kern w:val="0"/>
                <w:szCs w:val="21"/>
              </w:rPr>
            </w:pPr>
            <w:r>
              <w:rPr>
                <w:rFonts w:ascii="黑体" w:hAnsi="新宋体" w:hint="eastAsia"/>
                <w:kern w:val="0"/>
                <w:szCs w:val="21"/>
              </w:rPr>
              <w:t>长度</w:t>
            </w:r>
          </w:p>
        </w:tc>
        <w:tc>
          <w:tcPr>
            <w:tcW w:w="4034" w:type="dxa"/>
            <w:tcBorders>
              <w:top w:val="single" w:sz="6" w:space="0" w:color="000000"/>
              <w:left w:val="nil"/>
              <w:bottom w:val="single" w:sz="6" w:space="0" w:color="000000"/>
              <w:right w:val="single" w:sz="6" w:space="0" w:color="000000"/>
            </w:tcBorders>
            <w:shd w:val="clear" w:color="auto" w:fill="E6E6E6"/>
          </w:tcPr>
          <w:p w14:paraId="18F8D708" w14:textId="77777777" w:rsidR="003843EA" w:rsidRDefault="00A21561">
            <w:pPr>
              <w:ind w:firstLine="420"/>
              <w:rPr>
                <w:rFonts w:ascii="黑体" w:hAnsi="新宋体"/>
                <w:kern w:val="0"/>
                <w:szCs w:val="21"/>
              </w:rPr>
            </w:pPr>
            <w:r>
              <w:rPr>
                <w:rFonts w:ascii="黑体" w:hAnsi="新宋体" w:hint="eastAsia"/>
                <w:kern w:val="0"/>
                <w:szCs w:val="21"/>
              </w:rPr>
              <w:t>备注</w:t>
            </w:r>
          </w:p>
        </w:tc>
      </w:tr>
      <w:tr w:rsidR="003843EA" w14:paraId="6815C05B"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3C284A19" w14:textId="77777777" w:rsidR="003843EA" w:rsidRDefault="00A21561">
            <w:pPr>
              <w:rPr>
                <w:rFonts w:ascii="黑体" w:hAnsi="新宋体"/>
                <w:kern w:val="0"/>
                <w:szCs w:val="21"/>
              </w:rPr>
            </w:pPr>
            <w:r>
              <w:rPr>
                <w:rFonts w:ascii="黑体" w:hAnsi="新宋体"/>
                <w:kern w:val="0"/>
                <w:szCs w:val="21"/>
              </w:rPr>
              <w:t>1</w:t>
            </w:r>
          </w:p>
        </w:tc>
        <w:tc>
          <w:tcPr>
            <w:tcW w:w="2268" w:type="dxa"/>
            <w:tcBorders>
              <w:top w:val="single" w:sz="6" w:space="0" w:color="000000"/>
              <w:left w:val="nil"/>
              <w:bottom w:val="single" w:sz="6" w:space="0" w:color="000000"/>
              <w:right w:val="single" w:sz="4" w:space="0" w:color="000000"/>
            </w:tcBorders>
            <w:vAlign w:val="center"/>
          </w:tcPr>
          <w:p w14:paraId="70AF83C3" w14:textId="77777777" w:rsidR="003843EA" w:rsidRDefault="00A21561">
            <w:pPr>
              <w:rPr>
                <w:rFonts w:ascii="黑体" w:hAnsi="新宋体"/>
                <w:kern w:val="0"/>
                <w:szCs w:val="21"/>
              </w:rPr>
            </w:pPr>
            <w:r>
              <w:rPr>
                <w:rFonts w:ascii="黑体" w:hAnsi="新宋体" w:hint="eastAsia"/>
                <w:kern w:val="0"/>
                <w:szCs w:val="21"/>
              </w:rPr>
              <w:t>应答码</w:t>
            </w:r>
          </w:p>
        </w:tc>
        <w:tc>
          <w:tcPr>
            <w:tcW w:w="1418" w:type="dxa"/>
            <w:tcBorders>
              <w:top w:val="single" w:sz="6" w:space="0" w:color="000000"/>
              <w:left w:val="nil"/>
              <w:bottom w:val="single" w:sz="6" w:space="0" w:color="000000"/>
              <w:right w:val="single" w:sz="6" w:space="0" w:color="000000"/>
            </w:tcBorders>
            <w:vAlign w:val="center"/>
          </w:tcPr>
          <w:p w14:paraId="185EB226" w14:textId="77777777" w:rsidR="003843EA" w:rsidRDefault="00A21561">
            <w:pPr>
              <w:rPr>
                <w:rFonts w:ascii="黑体" w:hAnsi="新宋体"/>
                <w:kern w:val="0"/>
                <w:szCs w:val="21"/>
              </w:rPr>
            </w:pPr>
            <w:r>
              <w:rPr>
                <w:rFonts w:ascii="黑体" w:hAnsi="新宋体"/>
                <w:kern w:val="0"/>
                <w:szCs w:val="21"/>
              </w:rPr>
              <w:t>2</w:t>
            </w:r>
          </w:p>
        </w:tc>
        <w:tc>
          <w:tcPr>
            <w:tcW w:w="4034" w:type="dxa"/>
            <w:tcBorders>
              <w:top w:val="single" w:sz="6" w:space="0" w:color="000000"/>
              <w:left w:val="nil"/>
              <w:bottom w:val="single" w:sz="6" w:space="0" w:color="000000"/>
              <w:right w:val="single" w:sz="6" w:space="0" w:color="000000"/>
            </w:tcBorders>
          </w:tcPr>
          <w:p w14:paraId="03E51B46" w14:textId="77777777" w:rsidR="003843EA" w:rsidRDefault="00A21561">
            <w:pPr>
              <w:rPr>
                <w:rFonts w:ascii="黑体" w:hAnsi="新宋体"/>
                <w:kern w:val="0"/>
                <w:szCs w:val="21"/>
              </w:rPr>
            </w:pPr>
            <w:r>
              <w:rPr>
                <w:rFonts w:ascii="黑体" w:hAnsi="新宋体" w:hint="eastAsia"/>
                <w:kern w:val="0"/>
                <w:szCs w:val="21"/>
              </w:rPr>
              <w:t>“</w:t>
            </w:r>
            <w:r>
              <w:rPr>
                <w:rFonts w:ascii="黑体" w:hAnsi="新宋体"/>
                <w:kern w:val="0"/>
                <w:szCs w:val="21"/>
              </w:rPr>
              <w:t>00</w:t>
            </w:r>
            <w:r>
              <w:rPr>
                <w:rFonts w:ascii="黑体" w:hAnsi="新宋体"/>
                <w:kern w:val="0"/>
                <w:szCs w:val="21"/>
              </w:rPr>
              <w:t>”</w:t>
            </w:r>
            <w:r>
              <w:rPr>
                <w:rFonts w:ascii="黑体" w:hAnsi="新宋体" w:hint="eastAsia"/>
                <w:kern w:val="0"/>
                <w:szCs w:val="21"/>
              </w:rPr>
              <w:t>成功</w:t>
            </w:r>
          </w:p>
          <w:p w14:paraId="0753FA24" w14:textId="77777777" w:rsidR="003843EA" w:rsidRDefault="00A21561">
            <w:pPr>
              <w:rPr>
                <w:rFonts w:ascii="黑体" w:hAnsi="新宋体"/>
                <w:kern w:val="0"/>
                <w:szCs w:val="21"/>
              </w:rPr>
            </w:pPr>
            <w:r>
              <w:rPr>
                <w:rFonts w:ascii="黑体" w:hAnsi="新宋体" w:hint="eastAsia"/>
                <w:kern w:val="0"/>
                <w:szCs w:val="21"/>
              </w:rPr>
              <w:t>“</w:t>
            </w:r>
            <w:r>
              <w:rPr>
                <w:rFonts w:ascii="黑体" w:hAnsi="新宋体"/>
                <w:kern w:val="0"/>
                <w:szCs w:val="21"/>
              </w:rPr>
              <w:t>02</w:t>
            </w:r>
            <w:r>
              <w:rPr>
                <w:rFonts w:ascii="黑体" w:hAnsi="新宋体"/>
                <w:kern w:val="0"/>
                <w:szCs w:val="21"/>
              </w:rPr>
              <w:t>”</w:t>
            </w:r>
            <w:r>
              <w:rPr>
                <w:rFonts w:ascii="黑体" w:hAnsi="新宋体" w:hint="eastAsia"/>
                <w:kern w:val="0"/>
                <w:szCs w:val="21"/>
              </w:rPr>
              <w:t>错误</w:t>
            </w:r>
          </w:p>
          <w:p w14:paraId="3BAFE2E9" w14:textId="77777777" w:rsidR="003843EA" w:rsidRDefault="00A21561">
            <w:pPr>
              <w:rPr>
                <w:rFonts w:ascii="黑体" w:hAnsi="新宋体"/>
                <w:kern w:val="0"/>
                <w:szCs w:val="21"/>
              </w:rPr>
            </w:pPr>
            <w:r>
              <w:rPr>
                <w:rFonts w:ascii="黑体" w:hAnsi="新宋体"/>
                <w:kern w:val="0"/>
                <w:szCs w:val="21"/>
              </w:rPr>
              <w:t>“</w:t>
            </w:r>
            <w:r>
              <w:rPr>
                <w:rFonts w:ascii="黑体" w:hAnsi="新宋体"/>
                <w:kern w:val="0"/>
                <w:szCs w:val="21"/>
              </w:rPr>
              <w:t>41</w:t>
            </w:r>
            <w:r>
              <w:rPr>
                <w:rFonts w:ascii="黑体" w:hAnsi="新宋体"/>
                <w:kern w:val="0"/>
                <w:szCs w:val="21"/>
              </w:rPr>
              <w:t>”</w:t>
            </w:r>
            <w:r>
              <w:rPr>
                <w:rFonts w:ascii="黑体" w:hAnsi="新宋体"/>
                <w:kern w:val="0"/>
                <w:szCs w:val="21"/>
              </w:rPr>
              <w:t>密钥校验值错误</w:t>
            </w:r>
          </w:p>
          <w:p w14:paraId="65A0E872" w14:textId="77777777" w:rsidR="003843EA" w:rsidRDefault="00A21561">
            <w:pPr>
              <w:rPr>
                <w:rFonts w:ascii="黑体" w:hAnsi="新宋体"/>
                <w:kern w:val="0"/>
                <w:szCs w:val="21"/>
              </w:rPr>
            </w:pPr>
            <w:r>
              <w:rPr>
                <w:rFonts w:ascii="黑体" w:hAnsi="新宋体" w:hint="eastAsia"/>
                <w:kern w:val="0"/>
                <w:szCs w:val="21"/>
              </w:rPr>
              <w:t>“</w:t>
            </w:r>
            <w:r>
              <w:rPr>
                <w:rFonts w:ascii="黑体" w:hAnsi="新宋体"/>
                <w:kern w:val="0"/>
                <w:szCs w:val="21"/>
              </w:rPr>
              <w:t>42</w:t>
            </w:r>
            <w:r>
              <w:rPr>
                <w:rFonts w:ascii="黑体" w:hAnsi="新宋体"/>
                <w:kern w:val="0"/>
                <w:szCs w:val="21"/>
              </w:rPr>
              <w:t>”</w:t>
            </w:r>
            <w:r>
              <w:rPr>
                <w:rFonts w:ascii="黑体" w:hAnsi="新宋体" w:hint="eastAsia"/>
                <w:kern w:val="0"/>
                <w:szCs w:val="21"/>
              </w:rPr>
              <w:t>错误</w:t>
            </w:r>
          </w:p>
          <w:p w14:paraId="69025B84" w14:textId="77777777" w:rsidR="003843EA" w:rsidRDefault="00A21561">
            <w:pPr>
              <w:rPr>
                <w:rFonts w:ascii="黑体" w:hAnsi="新宋体"/>
                <w:kern w:val="0"/>
                <w:szCs w:val="21"/>
              </w:rPr>
            </w:pPr>
            <w:r>
              <w:rPr>
                <w:rFonts w:ascii="黑体" w:hAnsi="新宋体" w:hint="eastAsia"/>
                <w:kern w:val="0"/>
                <w:szCs w:val="21"/>
              </w:rPr>
              <w:t>“</w:t>
            </w:r>
            <w:r>
              <w:rPr>
                <w:rFonts w:ascii="黑体" w:hAnsi="新宋体"/>
                <w:kern w:val="0"/>
                <w:szCs w:val="21"/>
              </w:rPr>
              <w:t>43</w:t>
            </w:r>
            <w:r>
              <w:rPr>
                <w:rFonts w:ascii="黑体" w:hAnsi="新宋体"/>
                <w:kern w:val="0"/>
                <w:szCs w:val="21"/>
              </w:rPr>
              <w:t>”</w:t>
            </w:r>
            <w:r>
              <w:rPr>
                <w:rFonts w:ascii="黑体" w:hAnsi="新宋体" w:hint="eastAsia"/>
                <w:kern w:val="0"/>
                <w:szCs w:val="21"/>
              </w:rPr>
              <w:t>密钥索引无效</w:t>
            </w:r>
          </w:p>
          <w:p w14:paraId="1A7DCBB2" w14:textId="77777777" w:rsidR="003843EA" w:rsidRDefault="00A21561">
            <w:pPr>
              <w:rPr>
                <w:rFonts w:ascii="黑体" w:hAnsi="新宋体"/>
                <w:kern w:val="0"/>
                <w:szCs w:val="21"/>
              </w:rPr>
            </w:pPr>
            <w:r>
              <w:rPr>
                <w:rFonts w:ascii="黑体" w:hAnsi="新宋体" w:hint="eastAsia"/>
                <w:kern w:val="0"/>
                <w:szCs w:val="21"/>
              </w:rPr>
              <w:t>“</w:t>
            </w:r>
            <w:r>
              <w:rPr>
                <w:rFonts w:ascii="黑体" w:hAnsi="新宋体"/>
                <w:kern w:val="0"/>
                <w:szCs w:val="21"/>
              </w:rPr>
              <w:t>45</w:t>
            </w:r>
            <w:r>
              <w:rPr>
                <w:rFonts w:ascii="黑体" w:hAnsi="新宋体"/>
                <w:kern w:val="0"/>
                <w:szCs w:val="21"/>
              </w:rPr>
              <w:t>”</w:t>
            </w:r>
            <w:r>
              <w:rPr>
                <w:rFonts w:ascii="黑体" w:hAnsi="新宋体" w:hint="eastAsia"/>
                <w:kern w:val="0"/>
                <w:szCs w:val="21"/>
              </w:rPr>
              <w:t>主密钥数据长度错误</w:t>
            </w:r>
          </w:p>
          <w:p w14:paraId="66FC1EFD" w14:textId="77777777" w:rsidR="003843EA" w:rsidRDefault="00A21561">
            <w:pPr>
              <w:rPr>
                <w:rFonts w:ascii="黑体" w:hAnsi="新宋体"/>
                <w:kern w:val="0"/>
                <w:szCs w:val="21"/>
              </w:rPr>
            </w:pPr>
            <w:r>
              <w:rPr>
                <w:rFonts w:ascii="黑体" w:hAnsi="新宋体" w:hint="eastAsia"/>
                <w:kern w:val="0"/>
                <w:szCs w:val="21"/>
              </w:rPr>
              <w:t>“</w:t>
            </w:r>
            <w:r>
              <w:rPr>
                <w:rFonts w:ascii="黑体" w:hAnsi="新宋体"/>
                <w:kern w:val="0"/>
                <w:szCs w:val="21"/>
              </w:rPr>
              <w:t>46</w:t>
            </w:r>
            <w:r>
              <w:rPr>
                <w:rFonts w:ascii="黑体" w:hAnsi="新宋体"/>
                <w:kern w:val="0"/>
                <w:szCs w:val="21"/>
              </w:rPr>
              <w:t>”</w:t>
            </w:r>
            <w:r>
              <w:rPr>
                <w:rFonts w:ascii="黑体" w:hAnsi="新宋体" w:hint="eastAsia"/>
                <w:kern w:val="0"/>
                <w:szCs w:val="21"/>
              </w:rPr>
              <w:t>无效的</w:t>
            </w:r>
            <w:r>
              <w:rPr>
                <w:rFonts w:ascii="黑体" w:hAnsi="新宋体"/>
                <w:kern w:val="0"/>
                <w:szCs w:val="21"/>
              </w:rPr>
              <w:t>TR31格式</w:t>
            </w:r>
          </w:p>
          <w:p w14:paraId="713DBA02" w14:textId="77777777" w:rsidR="003843EA" w:rsidRDefault="003843EA">
            <w:pPr>
              <w:rPr>
                <w:rFonts w:ascii="黑体" w:hAnsi="新宋体"/>
                <w:kern w:val="0"/>
                <w:szCs w:val="21"/>
              </w:rPr>
            </w:pPr>
          </w:p>
        </w:tc>
      </w:tr>
      <w:tr w:rsidR="003843EA" w14:paraId="60BF34C0"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258156F9" w14:textId="77777777" w:rsidR="003843EA" w:rsidRDefault="00A21561">
            <w:pPr>
              <w:rPr>
                <w:rFonts w:ascii="黑体" w:hAnsi="新宋体"/>
                <w:kern w:val="0"/>
                <w:szCs w:val="21"/>
              </w:rPr>
            </w:pPr>
            <w:r>
              <w:rPr>
                <w:rFonts w:ascii="黑体" w:hAnsi="新宋体"/>
                <w:kern w:val="0"/>
                <w:szCs w:val="21"/>
              </w:rPr>
              <w:t>2</w:t>
            </w:r>
          </w:p>
        </w:tc>
        <w:tc>
          <w:tcPr>
            <w:tcW w:w="2268" w:type="dxa"/>
            <w:tcBorders>
              <w:top w:val="single" w:sz="6" w:space="0" w:color="000000"/>
              <w:left w:val="nil"/>
              <w:bottom w:val="single" w:sz="6" w:space="0" w:color="000000"/>
              <w:right w:val="single" w:sz="4" w:space="0" w:color="000000"/>
            </w:tcBorders>
            <w:vAlign w:val="center"/>
          </w:tcPr>
          <w:p w14:paraId="6DF26838" w14:textId="77777777" w:rsidR="003843EA" w:rsidRDefault="00A21561">
            <w:pPr>
              <w:rPr>
                <w:rFonts w:ascii="黑体" w:hAnsi="新宋体"/>
                <w:kern w:val="0"/>
                <w:szCs w:val="21"/>
              </w:rPr>
            </w:pPr>
            <w:proofErr w:type="spellStart"/>
            <w:r>
              <w:rPr>
                <w:rFonts w:ascii="黑体" w:hAnsi="新宋体"/>
                <w:kern w:val="0"/>
                <w:szCs w:val="21"/>
              </w:rPr>
              <w:t>CheckValue</w:t>
            </w:r>
            <w:proofErr w:type="spellEnd"/>
          </w:p>
        </w:tc>
        <w:tc>
          <w:tcPr>
            <w:tcW w:w="1418" w:type="dxa"/>
            <w:tcBorders>
              <w:top w:val="single" w:sz="6" w:space="0" w:color="000000"/>
              <w:left w:val="nil"/>
              <w:bottom w:val="single" w:sz="6" w:space="0" w:color="000000"/>
              <w:right w:val="single" w:sz="6" w:space="0" w:color="000000"/>
            </w:tcBorders>
            <w:vAlign w:val="center"/>
          </w:tcPr>
          <w:p w14:paraId="07951D6A" w14:textId="77777777" w:rsidR="003843EA" w:rsidRDefault="00A21561">
            <w:pPr>
              <w:rPr>
                <w:rFonts w:ascii="黑体" w:hAnsi="新宋体"/>
                <w:kern w:val="0"/>
                <w:szCs w:val="21"/>
              </w:rPr>
            </w:pPr>
            <w:r>
              <w:rPr>
                <w:rFonts w:ascii="黑体" w:hAnsi="新宋体" w:hint="eastAsia"/>
                <w:kern w:val="0"/>
                <w:szCs w:val="21"/>
              </w:rPr>
              <w:t>16</w:t>
            </w:r>
          </w:p>
        </w:tc>
        <w:tc>
          <w:tcPr>
            <w:tcW w:w="4034" w:type="dxa"/>
            <w:tcBorders>
              <w:top w:val="single" w:sz="6" w:space="0" w:color="000000"/>
              <w:left w:val="nil"/>
              <w:bottom w:val="single" w:sz="6" w:space="0" w:color="000000"/>
              <w:right w:val="single" w:sz="6" w:space="0" w:color="000000"/>
            </w:tcBorders>
          </w:tcPr>
          <w:p w14:paraId="7E9622BA" w14:textId="77777777" w:rsidR="003843EA" w:rsidRDefault="00A21561">
            <w:pPr>
              <w:rPr>
                <w:rFonts w:ascii="黑体" w:hAnsi="新宋体"/>
                <w:kern w:val="0"/>
                <w:szCs w:val="21"/>
              </w:rPr>
            </w:pPr>
            <w:proofErr w:type="spellStart"/>
            <w:r>
              <w:rPr>
                <w:rFonts w:ascii="黑体" w:hAnsi="新宋体"/>
                <w:kern w:val="0"/>
                <w:szCs w:val="21"/>
              </w:rPr>
              <w:t>CheckValue</w:t>
            </w:r>
            <w:proofErr w:type="spellEnd"/>
            <w:r>
              <w:rPr>
                <w:rFonts w:ascii="黑体" w:hAnsi="新宋体"/>
                <w:kern w:val="0"/>
                <w:szCs w:val="21"/>
              </w:rPr>
              <w:t>（密钥对</w:t>
            </w:r>
            <w:r>
              <w:rPr>
                <w:rFonts w:ascii="黑体" w:hAnsi="新宋体" w:hint="eastAsia"/>
                <w:kern w:val="0"/>
                <w:szCs w:val="21"/>
              </w:rPr>
              <w:t>10个字节KSN TDES</w:t>
            </w:r>
            <w:r>
              <w:rPr>
                <w:rFonts w:ascii="黑体" w:hAnsi="新宋体"/>
                <w:kern w:val="0"/>
                <w:szCs w:val="21"/>
              </w:rPr>
              <w:t>加密后的数据），如果</w:t>
            </w:r>
            <w:r>
              <w:rPr>
                <w:rFonts w:ascii="黑体" w:hAnsi="新宋体" w:hint="eastAsia"/>
                <w:kern w:val="0"/>
                <w:szCs w:val="21"/>
              </w:rPr>
              <w:t>ID6为16</w:t>
            </w:r>
            <w:r>
              <w:rPr>
                <w:rFonts w:ascii="黑体" w:hAnsi="新宋体"/>
                <w:kern w:val="0"/>
                <w:szCs w:val="21"/>
              </w:rPr>
              <w:t>个0x00或者无</w:t>
            </w:r>
            <w:r>
              <w:rPr>
                <w:rFonts w:ascii="黑体" w:hAnsi="新宋体" w:hint="eastAsia"/>
                <w:kern w:val="0"/>
                <w:szCs w:val="21"/>
              </w:rPr>
              <w:t>ID6域，需要返回有效ID2域（密钥对10个字节KSN</w:t>
            </w:r>
            <w:r>
              <w:rPr>
                <w:rFonts w:ascii="黑体" w:hAnsi="新宋体"/>
                <w:kern w:val="0"/>
                <w:szCs w:val="21"/>
              </w:rPr>
              <w:t>加密</w:t>
            </w:r>
            <w:r>
              <w:rPr>
                <w:rFonts w:ascii="黑体" w:hAnsi="新宋体" w:hint="eastAsia"/>
                <w:kern w:val="0"/>
                <w:szCs w:val="21"/>
              </w:rPr>
              <w:t>）</w:t>
            </w:r>
          </w:p>
        </w:tc>
      </w:tr>
    </w:tbl>
    <w:p w14:paraId="22579B45" w14:textId="77777777" w:rsidR="003843EA" w:rsidRDefault="003843EA">
      <w:pPr>
        <w:ind w:leftChars="600" w:left="1260" w:firstLine="158"/>
        <w:rPr>
          <w:rFonts w:ascii="黑体"/>
          <w:color w:val="C00000"/>
        </w:rPr>
      </w:pPr>
    </w:p>
    <w:p w14:paraId="15EC60AA" w14:textId="77777777" w:rsidR="003843EA" w:rsidRDefault="00A21561">
      <w:pPr>
        <w:pStyle w:val="MyDoc111New"/>
      </w:pPr>
      <w:bookmarkStart w:id="730" w:name="_Toc3872"/>
      <w:bookmarkStart w:id="731" w:name="_Toc6852"/>
      <w:bookmarkStart w:id="732" w:name="_Toc453057431"/>
      <w:bookmarkStart w:id="733" w:name="_Toc21640"/>
      <w:bookmarkStart w:id="734" w:name="_Toc12588"/>
      <w:r>
        <w:rPr>
          <w:rFonts w:hint="eastAsia"/>
        </w:rPr>
        <w:t>删除密钥</w:t>
      </w:r>
      <w:bookmarkEnd w:id="730"/>
      <w:bookmarkEnd w:id="731"/>
      <w:bookmarkEnd w:id="732"/>
      <w:bookmarkEnd w:id="733"/>
      <w:bookmarkEnd w:id="734"/>
      <w:ins w:id="735" w:author="Administrator" w:date="2018-04-27T11:05:00Z">
        <w:r>
          <w:t>0x1A 0x</w:t>
        </w:r>
        <w:r>
          <w:rPr>
            <w:rFonts w:hint="eastAsia"/>
          </w:rPr>
          <w:t>20</w:t>
        </w:r>
      </w:ins>
    </w:p>
    <w:p w14:paraId="28450EE2" w14:textId="77777777" w:rsidR="003843EA" w:rsidRDefault="00A21561">
      <w:pPr>
        <w:pStyle w:val="MyText"/>
        <w:spacing w:line="276" w:lineRule="auto"/>
        <w:ind w:firstLine="409"/>
      </w:pPr>
      <w:r>
        <w:rPr>
          <w:rFonts w:hint="eastAsia"/>
        </w:rPr>
        <w:t>指令：</w:t>
      </w:r>
      <w:r>
        <w:t>0x1A 0x</w:t>
      </w:r>
      <w:r>
        <w:rPr>
          <w:rFonts w:hint="eastAsia"/>
        </w:rPr>
        <w:t>20</w:t>
      </w:r>
    </w:p>
    <w:p w14:paraId="7C58C59F" w14:textId="77777777" w:rsidR="003843EA" w:rsidRDefault="00A21561">
      <w:pPr>
        <w:pStyle w:val="MyText"/>
        <w:spacing w:line="276" w:lineRule="auto"/>
        <w:ind w:firstLine="409"/>
      </w:pPr>
      <w:r>
        <w:rPr>
          <w:rFonts w:hint="eastAsia"/>
        </w:rPr>
        <w:t>描述：</w:t>
      </w:r>
      <w:r>
        <w:rPr>
          <w:rFonts w:hint="eastAsia"/>
          <w:kern w:val="1"/>
        </w:rPr>
        <w:t>用于格式化密钥区或删除指定索引密钥</w:t>
      </w:r>
      <w:r>
        <w:rPr>
          <w:rFonts w:hint="eastAsia"/>
        </w:rPr>
        <w:t>。</w:t>
      </w:r>
    </w:p>
    <w:p w14:paraId="74A25693" w14:textId="77777777" w:rsidR="003843EA" w:rsidRDefault="00A21561">
      <w:pPr>
        <w:pStyle w:val="MyText"/>
        <w:numPr>
          <w:ilvl w:val="0"/>
          <w:numId w:val="4"/>
        </w:numPr>
        <w:spacing w:line="276" w:lineRule="auto"/>
      </w:pPr>
      <w:r>
        <w:rPr>
          <w:rFonts w:hint="eastAsia"/>
        </w:rPr>
        <w:t>请求报文</w:t>
      </w:r>
    </w:p>
    <w:p w14:paraId="12E04250" w14:textId="77777777" w:rsidR="003843EA" w:rsidRDefault="00A21561">
      <w:pPr>
        <w:pStyle w:val="MyText"/>
        <w:spacing w:line="276" w:lineRule="auto"/>
        <w:ind w:left="1680"/>
      </w:pPr>
      <w:r>
        <w:rPr>
          <w:rFonts w:hint="eastAsia"/>
        </w:rPr>
        <w:t>数据：</w:t>
      </w:r>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498190FC"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405CA2BF" w14:textId="77777777" w:rsidR="003843EA" w:rsidRDefault="00A21561">
            <w:pPr>
              <w:pStyle w:val="p0"/>
              <w:spacing w:line="276" w:lineRule="auto"/>
              <w:rPr>
                <w:rFonts w:ascii="黑体" w:eastAsia="黑体" w:hAnsi="新宋体"/>
              </w:rPr>
            </w:pPr>
            <w:r>
              <w:rPr>
                <w:rFonts w:ascii="黑体" w:eastAsia="黑体" w:hAnsi="新宋体"/>
              </w:rPr>
              <w:t>ID</w:t>
            </w:r>
          </w:p>
        </w:tc>
        <w:tc>
          <w:tcPr>
            <w:tcW w:w="2268" w:type="dxa"/>
            <w:tcBorders>
              <w:top w:val="single" w:sz="6" w:space="0" w:color="000000"/>
              <w:left w:val="nil"/>
              <w:bottom w:val="single" w:sz="6" w:space="0" w:color="000000"/>
              <w:right w:val="single" w:sz="4" w:space="0" w:color="000000"/>
            </w:tcBorders>
            <w:shd w:val="clear" w:color="auto" w:fill="E6E6E6"/>
          </w:tcPr>
          <w:p w14:paraId="3CDC4F41" w14:textId="77777777" w:rsidR="003843EA" w:rsidRDefault="00A21561">
            <w:pPr>
              <w:pStyle w:val="p0"/>
              <w:spacing w:line="276" w:lineRule="auto"/>
              <w:rPr>
                <w:rFonts w:ascii="黑体" w:eastAsia="黑体" w:hAnsi="新宋体"/>
              </w:rPr>
            </w:pPr>
            <w:r>
              <w:rPr>
                <w:rFonts w:ascii="黑体" w:eastAsia="黑体" w:hAnsi="新宋体" w:hint="eastAsia"/>
              </w:rPr>
              <w:t>数据域</w:t>
            </w:r>
          </w:p>
        </w:tc>
        <w:tc>
          <w:tcPr>
            <w:tcW w:w="1418" w:type="dxa"/>
            <w:tcBorders>
              <w:top w:val="single" w:sz="6" w:space="0" w:color="000000"/>
              <w:left w:val="nil"/>
              <w:bottom w:val="single" w:sz="6" w:space="0" w:color="000000"/>
              <w:right w:val="single" w:sz="6" w:space="0" w:color="000000"/>
            </w:tcBorders>
            <w:shd w:val="clear" w:color="auto" w:fill="E6E6E6"/>
          </w:tcPr>
          <w:p w14:paraId="6AD95098" w14:textId="77777777" w:rsidR="003843EA" w:rsidRDefault="00A21561">
            <w:pPr>
              <w:pStyle w:val="p0"/>
              <w:spacing w:line="276" w:lineRule="auto"/>
              <w:rPr>
                <w:rFonts w:ascii="黑体" w:eastAsia="黑体" w:hAnsi="新宋体"/>
              </w:rPr>
            </w:pPr>
            <w:r>
              <w:rPr>
                <w:rFonts w:ascii="黑体" w:eastAsia="黑体" w:hAnsi="新宋体" w:hint="eastAsia"/>
              </w:rPr>
              <w:t>长度</w:t>
            </w:r>
          </w:p>
        </w:tc>
        <w:tc>
          <w:tcPr>
            <w:tcW w:w="4034" w:type="dxa"/>
            <w:tcBorders>
              <w:top w:val="single" w:sz="6" w:space="0" w:color="000000"/>
              <w:left w:val="nil"/>
              <w:bottom w:val="single" w:sz="6" w:space="0" w:color="000000"/>
              <w:right w:val="single" w:sz="6" w:space="0" w:color="000000"/>
            </w:tcBorders>
            <w:shd w:val="clear" w:color="auto" w:fill="E6E6E6"/>
          </w:tcPr>
          <w:p w14:paraId="2DF5CB36" w14:textId="77777777" w:rsidR="003843EA" w:rsidRDefault="00A21561">
            <w:pPr>
              <w:pStyle w:val="p0"/>
              <w:spacing w:line="276" w:lineRule="auto"/>
              <w:rPr>
                <w:rFonts w:ascii="黑体" w:eastAsia="黑体" w:hAnsi="新宋体"/>
              </w:rPr>
            </w:pPr>
            <w:r>
              <w:rPr>
                <w:rFonts w:ascii="黑体" w:eastAsia="黑体" w:hAnsi="新宋体" w:hint="eastAsia"/>
              </w:rPr>
              <w:t>备注</w:t>
            </w:r>
          </w:p>
        </w:tc>
      </w:tr>
      <w:tr w:rsidR="003843EA" w14:paraId="18224A03"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0AA4007F" w14:textId="77777777" w:rsidR="003843EA" w:rsidRDefault="00A21561">
            <w:pPr>
              <w:pStyle w:val="p0"/>
              <w:spacing w:line="276" w:lineRule="auto"/>
              <w:rPr>
                <w:rFonts w:ascii="黑体" w:eastAsia="黑体" w:hAnsi="新宋体"/>
              </w:rPr>
            </w:pPr>
            <w:r>
              <w:rPr>
                <w:rFonts w:ascii="黑体" w:eastAsia="黑体" w:hAnsi="新宋体" w:hint="eastAsia"/>
              </w:rPr>
              <w:lastRenderedPageBreak/>
              <w:t>1</w:t>
            </w:r>
          </w:p>
        </w:tc>
        <w:tc>
          <w:tcPr>
            <w:tcW w:w="2268" w:type="dxa"/>
            <w:tcBorders>
              <w:top w:val="single" w:sz="6" w:space="0" w:color="000000"/>
              <w:left w:val="nil"/>
              <w:bottom w:val="single" w:sz="6" w:space="0" w:color="000000"/>
              <w:right w:val="single" w:sz="4" w:space="0" w:color="000000"/>
            </w:tcBorders>
            <w:vAlign w:val="center"/>
          </w:tcPr>
          <w:p w14:paraId="50B3BFA8" w14:textId="77777777" w:rsidR="003843EA" w:rsidRDefault="00A21561">
            <w:pPr>
              <w:rPr>
                <w:rFonts w:ascii="黑体" w:hAnsi="新宋体"/>
                <w:kern w:val="0"/>
                <w:szCs w:val="21"/>
              </w:rPr>
            </w:pPr>
            <w:r>
              <w:rPr>
                <w:rFonts w:ascii="黑体" w:hAnsi="新宋体" w:hint="eastAsia"/>
                <w:kern w:val="0"/>
                <w:szCs w:val="21"/>
              </w:rPr>
              <w:t>密钥类型</w:t>
            </w:r>
          </w:p>
        </w:tc>
        <w:tc>
          <w:tcPr>
            <w:tcW w:w="1418" w:type="dxa"/>
            <w:tcBorders>
              <w:top w:val="single" w:sz="6" w:space="0" w:color="000000"/>
              <w:left w:val="nil"/>
              <w:bottom w:val="single" w:sz="6" w:space="0" w:color="000000"/>
              <w:right w:val="single" w:sz="6" w:space="0" w:color="000000"/>
            </w:tcBorders>
            <w:vAlign w:val="center"/>
          </w:tcPr>
          <w:p w14:paraId="1ACC80BA" w14:textId="77777777" w:rsidR="003843EA" w:rsidRDefault="00A21561">
            <w:pPr>
              <w:ind w:firstLineChars="150" w:firstLine="315"/>
              <w:rPr>
                <w:rFonts w:ascii="黑体" w:hAnsi="新宋体"/>
                <w:kern w:val="0"/>
                <w:szCs w:val="21"/>
              </w:rPr>
            </w:pPr>
            <w:r>
              <w:rPr>
                <w:rFonts w:ascii="黑体" w:hAnsi="新宋体" w:hint="eastAsia"/>
                <w:kern w:val="0"/>
                <w:szCs w:val="21"/>
              </w:rPr>
              <w:t>1</w:t>
            </w:r>
          </w:p>
        </w:tc>
        <w:tc>
          <w:tcPr>
            <w:tcW w:w="4034" w:type="dxa"/>
            <w:tcBorders>
              <w:top w:val="single" w:sz="6" w:space="0" w:color="000000"/>
              <w:left w:val="nil"/>
              <w:bottom w:val="single" w:sz="6" w:space="0" w:color="000000"/>
              <w:right w:val="single" w:sz="6" w:space="0" w:color="000000"/>
            </w:tcBorders>
          </w:tcPr>
          <w:p w14:paraId="32731A3E" w14:textId="77777777" w:rsidR="003843EA" w:rsidRDefault="00A21561">
            <w:pPr>
              <w:rPr>
                <w:rFonts w:ascii="黑体"/>
              </w:rPr>
            </w:pPr>
            <w:r>
              <w:rPr>
                <w:rFonts w:ascii="黑体" w:hint="eastAsia"/>
              </w:rPr>
              <w:t>0x00传输密钥</w:t>
            </w:r>
          </w:p>
          <w:p w14:paraId="04C2789F" w14:textId="77777777" w:rsidR="003843EA" w:rsidRDefault="00A21561">
            <w:pPr>
              <w:rPr>
                <w:rFonts w:ascii="黑体"/>
              </w:rPr>
            </w:pPr>
            <w:r>
              <w:rPr>
                <w:rFonts w:ascii="黑体" w:hint="eastAsia"/>
              </w:rPr>
              <w:t>0x01终端主密钥</w:t>
            </w:r>
          </w:p>
          <w:p w14:paraId="339A12CD" w14:textId="77777777" w:rsidR="003843EA" w:rsidRDefault="00A21561">
            <w:pPr>
              <w:rPr>
                <w:rFonts w:ascii="黑体"/>
              </w:rPr>
            </w:pPr>
            <w:r>
              <w:rPr>
                <w:rFonts w:ascii="黑体" w:hint="eastAsia"/>
              </w:rPr>
              <w:t>0x02 PIN工作密钥</w:t>
            </w:r>
          </w:p>
          <w:p w14:paraId="38D00E4D" w14:textId="77777777" w:rsidR="003843EA" w:rsidRDefault="00A21561">
            <w:pPr>
              <w:rPr>
                <w:rFonts w:ascii="黑体"/>
              </w:rPr>
            </w:pPr>
            <w:r>
              <w:rPr>
                <w:rFonts w:ascii="黑体" w:hint="eastAsia"/>
              </w:rPr>
              <w:t>0x03 MAC工作密钥</w:t>
            </w:r>
          </w:p>
          <w:p w14:paraId="20C172EC" w14:textId="77777777" w:rsidR="003843EA" w:rsidRDefault="00A21561">
            <w:pPr>
              <w:rPr>
                <w:rFonts w:ascii="黑体"/>
              </w:rPr>
            </w:pPr>
            <w:r>
              <w:rPr>
                <w:rFonts w:ascii="黑体" w:hint="eastAsia"/>
              </w:rPr>
              <w:t>0x04</w:t>
            </w:r>
            <w:r>
              <w:rPr>
                <w:rFonts w:ascii="黑体"/>
              </w:rPr>
              <w:t xml:space="preserve"> </w:t>
            </w:r>
            <w:r>
              <w:rPr>
                <w:rFonts w:ascii="黑体" w:hint="eastAsia"/>
              </w:rPr>
              <w:t>数据加密工作密钥</w:t>
            </w:r>
            <w:r>
              <w:rPr>
                <w:rFonts w:ascii="黑体" w:hint="eastAsia"/>
              </w:rPr>
              <w:t> </w:t>
            </w:r>
            <w:r>
              <w:rPr>
                <w:rFonts w:ascii="黑体" w:hint="eastAsia"/>
              </w:rPr>
              <w:t xml:space="preserve"> </w:t>
            </w:r>
          </w:p>
          <w:p w14:paraId="38627E22" w14:textId="77777777" w:rsidR="003843EA" w:rsidRDefault="00A21561">
            <w:pPr>
              <w:rPr>
                <w:rFonts w:ascii="黑体"/>
              </w:rPr>
            </w:pPr>
            <w:r>
              <w:rPr>
                <w:rFonts w:ascii="黑体" w:hint="eastAsia"/>
              </w:rPr>
              <w:t>0x05 全部密钥(包括主密钥和工作密钥)</w:t>
            </w:r>
          </w:p>
          <w:p w14:paraId="358DB33F" w14:textId="77777777" w:rsidR="003843EA" w:rsidRDefault="00A21561">
            <w:pPr>
              <w:rPr>
                <w:rFonts w:ascii="黑体"/>
              </w:rPr>
            </w:pPr>
            <w:r>
              <w:rPr>
                <w:rFonts w:ascii="黑体" w:hint="eastAsia"/>
              </w:rPr>
              <w:t>0x06 索引1~200的密钥(包括主密钥和工作密钥,暂时不用，太耗时)</w:t>
            </w:r>
          </w:p>
        </w:tc>
      </w:tr>
      <w:tr w:rsidR="003843EA" w14:paraId="6CEF4344"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767E0B8F" w14:textId="77777777" w:rsidR="003843EA" w:rsidRDefault="00A21561">
            <w:pPr>
              <w:pStyle w:val="p0"/>
              <w:spacing w:line="276" w:lineRule="auto"/>
              <w:rPr>
                <w:rFonts w:ascii="黑体" w:eastAsia="黑体" w:hAnsi="新宋体"/>
              </w:rPr>
            </w:pPr>
            <w:r>
              <w:rPr>
                <w:rFonts w:ascii="黑体" w:eastAsia="黑体" w:hAnsi="新宋体" w:hint="eastAsia"/>
              </w:rPr>
              <w:t>2</w:t>
            </w:r>
          </w:p>
        </w:tc>
        <w:tc>
          <w:tcPr>
            <w:tcW w:w="2268" w:type="dxa"/>
            <w:tcBorders>
              <w:top w:val="single" w:sz="6" w:space="0" w:color="000000"/>
              <w:left w:val="nil"/>
              <w:bottom w:val="single" w:sz="6" w:space="0" w:color="000000"/>
              <w:right w:val="single" w:sz="4" w:space="0" w:color="000000"/>
            </w:tcBorders>
            <w:vAlign w:val="center"/>
          </w:tcPr>
          <w:p w14:paraId="5C8E6F2C" w14:textId="77777777" w:rsidR="003843EA" w:rsidRDefault="00A21561">
            <w:pPr>
              <w:rPr>
                <w:rFonts w:ascii="黑体" w:hAnsi="新宋体"/>
                <w:kern w:val="0"/>
                <w:szCs w:val="21"/>
              </w:rPr>
            </w:pPr>
            <w:r>
              <w:rPr>
                <w:rFonts w:ascii="黑体" w:hAnsi="新宋体" w:hint="eastAsia"/>
                <w:kern w:val="0"/>
                <w:szCs w:val="21"/>
              </w:rPr>
              <w:t>算法模式</w:t>
            </w:r>
          </w:p>
        </w:tc>
        <w:tc>
          <w:tcPr>
            <w:tcW w:w="1418" w:type="dxa"/>
            <w:tcBorders>
              <w:top w:val="single" w:sz="6" w:space="0" w:color="000000"/>
              <w:left w:val="nil"/>
              <w:bottom w:val="single" w:sz="6" w:space="0" w:color="000000"/>
              <w:right w:val="single" w:sz="6" w:space="0" w:color="000000"/>
            </w:tcBorders>
            <w:vAlign w:val="center"/>
          </w:tcPr>
          <w:p w14:paraId="5F4BDF7F" w14:textId="77777777" w:rsidR="003843EA" w:rsidRDefault="00A21561">
            <w:pPr>
              <w:ind w:firstLineChars="150" w:firstLine="315"/>
              <w:rPr>
                <w:rFonts w:ascii="黑体" w:hAnsi="新宋体"/>
                <w:kern w:val="0"/>
                <w:szCs w:val="21"/>
              </w:rPr>
            </w:pPr>
            <w:r>
              <w:rPr>
                <w:rFonts w:ascii="黑体" w:hAnsi="新宋体" w:hint="eastAsia"/>
                <w:kern w:val="0"/>
                <w:szCs w:val="21"/>
              </w:rPr>
              <w:t>1</w:t>
            </w:r>
          </w:p>
        </w:tc>
        <w:tc>
          <w:tcPr>
            <w:tcW w:w="4034" w:type="dxa"/>
            <w:tcBorders>
              <w:top w:val="single" w:sz="6" w:space="0" w:color="000000"/>
              <w:left w:val="nil"/>
              <w:bottom w:val="single" w:sz="6" w:space="0" w:color="000000"/>
              <w:right w:val="single" w:sz="6" w:space="0" w:color="000000"/>
            </w:tcBorders>
          </w:tcPr>
          <w:p w14:paraId="7CC9F648" w14:textId="77777777" w:rsidR="003843EA" w:rsidRDefault="00A21561">
            <w:pPr>
              <w:rPr>
                <w:rFonts w:ascii="黑体"/>
              </w:rPr>
            </w:pPr>
            <w:r>
              <w:rPr>
                <w:rFonts w:ascii="黑体"/>
              </w:rPr>
              <w:t xml:space="preserve">0x01 </w:t>
            </w:r>
            <w:r>
              <w:rPr>
                <w:rFonts w:ascii="黑体" w:hint="eastAsia"/>
              </w:rPr>
              <w:t>DES</w:t>
            </w:r>
          </w:p>
          <w:p w14:paraId="6AFA1E9E" w14:textId="77777777" w:rsidR="003843EA" w:rsidRDefault="00A21561">
            <w:pPr>
              <w:rPr>
                <w:rFonts w:ascii="黑体"/>
              </w:rPr>
            </w:pPr>
            <w:r>
              <w:rPr>
                <w:rFonts w:ascii="黑体"/>
              </w:rPr>
              <w:t xml:space="preserve">0x02 </w:t>
            </w:r>
            <w:r>
              <w:rPr>
                <w:rFonts w:ascii="黑体" w:hint="eastAsia"/>
              </w:rPr>
              <w:t>SM</w:t>
            </w:r>
            <w:r>
              <w:rPr>
                <w:rFonts w:ascii="黑体"/>
              </w:rPr>
              <w:t>4</w:t>
            </w:r>
          </w:p>
          <w:p w14:paraId="187573FC" w14:textId="77777777" w:rsidR="003843EA" w:rsidRDefault="00A21561">
            <w:pPr>
              <w:rPr>
                <w:rFonts w:ascii="黑体"/>
              </w:rPr>
            </w:pPr>
            <w:r>
              <w:rPr>
                <w:rFonts w:ascii="黑体"/>
              </w:rPr>
              <w:t xml:space="preserve">0x03 </w:t>
            </w:r>
            <w:r>
              <w:rPr>
                <w:rFonts w:ascii="黑体" w:hint="eastAsia"/>
              </w:rPr>
              <w:t>A</w:t>
            </w:r>
            <w:r>
              <w:rPr>
                <w:rFonts w:ascii="黑体"/>
              </w:rPr>
              <w:t>ES</w:t>
            </w:r>
          </w:p>
        </w:tc>
      </w:tr>
      <w:tr w:rsidR="003843EA" w14:paraId="4052AC0C"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31F474CD" w14:textId="77777777" w:rsidR="003843EA" w:rsidRDefault="00A21561">
            <w:pPr>
              <w:pStyle w:val="p0"/>
              <w:spacing w:line="276" w:lineRule="auto"/>
              <w:rPr>
                <w:rFonts w:ascii="黑体" w:eastAsia="黑体" w:hAnsi="新宋体"/>
              </w:rPr>
            </w:pPr>
            <w:r>
              <w:rPr>
                <w:rFonts w:ascii="黑体" w:eastAsia="黑体" w:hAnsi="新宋体" w:hint="eastAsia"/>
              </w:rPr>
              <w:t>3</w:t>
            </w:r>
          </w:p>
        </w:tc>
        <w:tc>
          <w:tcPr>
            <w:tcW w:w="2268" w:type="dxa"/>
            <w:tcBorders>
              <w:top w:val="single" w:sz="6" w:space="0" w:color="000000"/>
              <w:left w:val="nil"/>
              <w:bottom w:val="single" w:sz="6" w:space="0" w:color="000000"/>
              <w:right w:val="single" w:sz="4" w:space="0" w:color="000000"/>
            </w:tcBorders>
            <w:vAlign w:val="center"/>
          </w:tcPr>
          <w:p w14:paraId="0A31A1EF" w14:textId="77777777" w:rsidR="003843EA" w:rsidRDefault="00A21561">
            <w:pPr>
              <w:rPr>
                <w:rFonts w:ascii="黑体" w:hAnsi="新宋体"/>
                <w:kern w:val="0"/>
                <w:szCs w:val="21"/>
              </w:rPr>
            </w:pPr>
            <w:r>
              <w:rPr>
                <w:rFonts w:ascii="黑体" w:hAnsi="新宋体" w:hint="eastAsia"/>
                <w:kern w:val="0"/>
                <w:szCs w:val="21"/>
              </w:rPr>
              <w:t>密钥索引</w:t>
            </w:r>
          </w:p>
        </w:tc>
        <w:tc>
          <w:tcPr>
            <w:tcW w:w="1418" w:type="dxa"/>
            <w:tcBorders>
              <w:top w:val="single" w:sz="6" w:space="0" w:color="000000"/>
              <w:left w:val="nil"/>
              <w:bottom w:val="single" w:sz="6" w:space="0" w:color="000000"/>
              <w:right w:val="single" w:sz="6" w:space="0" w:color="000000"/>
            </w:tcBorders>
            <w:vAlign w:val="center"/>
          </w:tcPr>
          <w:p w14:paraId="2D1E0FEA" w14:textId="77777777" w:rsidR="003843EA" w:rsidRDefault="00A21561">
            <w:pPr>
              <w:ind w:firstLineChars="150" w:firstLine="315"/>
              <w:rPr>
                <w:rFonts w:ascii="黑体" w:hAnsi="新宋体"/>
                <w:kern w:val="0"/>
                <w:szCs w:val="21"/>
              </w:rPr>
            </w:pPr>
            <w:r>
              <w:rPr>
                <w:rFonts w:ascii="黑体" w:hAnsi="新宋体" w:hint="eastAsia"/>
                <w:kern w:val="0"/>
                <w:szCs w:val="21"/>
              </w:rPr>
              <w:t>LL</w:t>
            </w:r>
            <w:r>
              <w:rPr>
                <w:rFonts w:ascii="黑体" w:hAnsi="新宋体"/>
                <w:kern w:val="0"/>
                <w:szCs w:val="21"/>
              </w:rPr>
              <w:t>…</w:t>
            </w:r>
            <w:r>
              <w:rPr>
                <w:rFonts w:ascii="黑体" w:hAnsi="新宋体" w:hint="eastAsia"/>
                <w:kern w:val="0"/>
                <w:szCs w:val="21"/>
              </w:rPr>
              <w:t>1</w:t>
            </w:r>
          </w:p>
        </w:tc>
        <w:tc>
          <w:tcPr>
            <w:tcW w:w="4034" w:type="dxa"/>
            <w:tcBorders>
              <w:top w:val="single" w:sz="6" w:space="0" w:color="000000"/>
              <w:left w:val="nil"/>
              <w:bottom w:val="single" w:sz="6" w:space="0" w:color="000000"/>
              <w:right w:val="single" w:sz="6" w:space="0" w:color="000000"/>
            </w:tcBorders>
          </w:tcPr>
          <w:p w14:paraId="75553F6C" w14:textId="77777777" w:rsidR="003843EA" w:rsidRDefault="00A21561">
            <w:pPr>
              <w:rPr>
                <w:rFonts w:ascii="黑体"/>
              </w:rPr>
            </w:pPr>
            <w:r>
              <w:rPr>
                <w:rFonts w:ascii="黑体" w:hint="eastAsia"/>
              </w:rPr>
              <w:t>1</w:t>
            </w:r>
            <w:r>
              <w:rPr>
                <w:rFonts w:ascii="黑体"/>
              </w:rPr>
              <w:t>-</w:t>
            </w:r>
            <w:r>
              <w:rPr>
                <w:rFonts w:ascii="黑体" w:hint="eastAsia"/>
              </w:rPr>
              <w:t>200</w:t>
            </w:r>
          </w:p>
          <w:p w14:paraId="626F1402" w14:textId="77777777" w:rsidR="003843EA" w:rsidRDefault="00A21561">
            <w:pPr>
              <w:rPr>
                <w:rFonts w:ascii="黑体"/>
              </w:rPr>
            </w:pPr>
            <w:r>
              <w:rPr>
                <w:rFonts w:ascii="黑体" w:hint="eastAsia"/>
              </w:rPr>
              <w:t>当ID1为0x00~0x03时表示删除指定索引的密钥，需指定密钥索引；</w:t>
            </w:r>
          </w:p>
          <w:p w14:paraId="5A5F81A4" w14:textId="77777777" w:rsidR="003843EA" w:rsidRDefault="00A21561">
            <w:pPr>
              <w:rPr>
                <w:rFonts w:ascii="黑体"/>
              </w:rPr>
            </w:pPr>
            <w:r>
              <w:rPr>
                <w:rFonts w:ascii="黑体" w:hint="eastAsia"/>
              </w:rPr>
              <w:t>当ID1为0x04时表示格式化密钥区，无需指定密钥索引，即LL为0；</w:t>
            </w:r>
          </w:p>
          <w:p w14:paraId="1CFD6685" w14:textId="77777777" w:rsidR="003843EA" w:rsidRDefault="00A21561">
            <w:pPr>
              <w:rPr>
                <w:rFonts w:ascii="黑体"/>
              </w:rPr>
            </w:pPr>
            <w:r>
              <w:rPr>
                <w:rFonts w:ascii="黑体" w:hint="eastAsia"/>
              </w:rPr>
              <w:t>当ID1为0x0</w:t>
            </w:r>
            <w:r>
              <w:rPr>
                <w:rFonts w:ascii="黑体"/>
              </w:rPr>
              <w:t>5</w:t>
            </w:r>
            <w:r>
              <w:rPr>
                <w:rFonts w:ascii="黑体" w:hint="eastAsia"/>
              </w:rPr>
              <w:t>时也无需指定密钥索引，即LL为0。</w:t>
            </w:r>
          </w:p>
        </w:tc>
      </w:tr>
    </w:tbl>
    <w:p w14:paraId="3E9F16E2" w14:textId="77777777" w:rsidR="003843EA" w:rsidRDefault="003843EA">
      <w:pPr>
        <w:pStyle w:val="MyText"/>
        <w:spacing w:line="276" w:lineRule="auto"/>
        <w:ind w:left="1680"/>
      </w:pPr>
    </w:p>
    <w:p w14:paraId="783DC3B9" w14:textId="77777777" w:rsidR="003843EA" w:rsidRDefault="00A21561">
      <w:pPr>
        <w:pStyle w:val="MyText"/>
        <w:numPr>
          <w:ilvl w:val="0"/>
          <w:numId w:val="4"/>
        </w:numPr>
        <w:spacing w:line="276" w:lineRule="auto"/>
      </w:pPr>
      <w:r>
        <w:rPr>
          <w:rFonts w:hint="eastAsia"/>
        </w:rPr>
        <w:t>响应报文</w:t>
      </w:r>
    </w:p>
    <w:p w14:paraId="748A986C" w14:textId="77777777" w:rsidR="003843EA" w:rsidRDefault="00A21561">
      <w:pPr>
        <w:pStyle w:val="MyText"/>
        <w:spacing w:line="276" w:lineRule="auto"/>
        <w:ind w:left="1680"/>
      </w:pPr>
      <w:r>
        <w:rPr>
          <w:rFonts w:hint="eastAsia"/>
        </w:rPr>
        <w:t>无</w:t>
      </w:r>
    </w:p>
    <w:p w14:paraId="04067022" w14:textId="77777777" w:rsidR="003843EA" w:rsidRDefault="00A21561">
      <w:pPr>
        <w:pStyle w:val="MyDoc111New"/>
      </w:pPr>
      <w:bookmarkStart w:id="736" w:name="_Toc453057432"/>
      <w:bookmarkStart w:id="737" w:name="_Toc20787"/>
      <w:bookmarkStart w:id="738" w:name="_Toc14512"/>
      <w:bookmarkStart w:id="739" w:name="_Toc12992"/>
      <w:bookmarkStart w:id="740" w:name="_Toc30692"/>
      <w:r>
        <w:rPr>
          <w:rFonts w:hint="eastAsia"/>
        </w:rPr>
        <w:t>密码键盘初始化（</w:t>
      </w:r>
      <w:r>
        <w:t>N900专用</w:t>
      </w:r>
      <w:r>
        <w:rPr>
          <w:rFonts w:hint="eastAsia"/>
        </w:rPr>
        <w:t>）</w:t>
      </w:r>
      <w:bookmarkEnd w:id="736"/>
      <w:bookmarkEnd w:id="737"/>
      <w:bookmarkEnd w:id="738"/>
      <w:bookmarkEnd w:id="739"/>
      <w:bookmarkEnd w:id="740"/>
      <w:ins w:id="741" w:author="Administrator" w:date="2018-04-27T11:05:00Z">
        <w:r>
          <w:t>0x</w:t>
        </w:r>
        <w:r>
          <w:rPr>
            <w:rFonts w:hint="eastAsia"/>
          </w:rPr>
          <w:t>1A</w:t>
        </w:r>
        <w:r>
          <w:t xml:space="preserve"> 0x</w:t>
        </w:r>
        <w:r>
          <w:rPr>
            <w:rFonts w:hint="eastAsia"/>
          </w:rPr>
          <w:t>22</w:t>
        </w:r>
      </w:ins>
    </w:p>
    <w:p w14:paraId="06087670" w14:textId="77777777" w:rsidR="003843EA" w:rsidRDefault="00A21561">
      <w:pPr>
        <w:pStyle w:val="MyText"/>
        <w:spacing w:line="276" w:lineRule="auto"/>
        <w:ind w:leftChars="405" w:left="850" w:firstLine="410"/>
      </w:pPr>
      <w:r>
        <w:rPr>
          <w:rFonts w:hint="eastAsia"/>
        </w:rPr>
        <w:t>指令号：</w:t>
      </w:r>
      <w:r>
        <w:t>0x</w:t>
      </w:r>
      <w:r>
        <w:rPr>
          <w:rFonts w:hint="eastAsia"/>
        </w:rPr>
        <w:t>1A</w:t>
      </w:r>
      <w:r>
        <w:t xml:space="preserve"> 0x</w:t>
      </w:r>
      <w:r>
        <w:rPr>
          <w:rFonts w:hint="eastAsia"/>
        </w:rPr>
        <w:t>22</w:t>
      </w:r>
    </w:p>
    <w:p w14:paraId="0DB44F01" w14:textId="77777777" w:rsidR="003843EA" w:rsidRDefault="00A21561">
      <w:pPr>
        <w:pStyle w:val="MyText"/>
        <w:spacing w:line="276" w:lineRule="auto"/>
        <w:ind w:leftChars="405" w:left="850" w:firstLine="410"/>
      </w:pPr>
      <w:r>
        <w:rPr>
          <w:rFonts w:hint="eastAsia"/>
        </w:rPr>
        <w:t>描述：该命令用于无物理密码键盘的设备初始化密码键盘。</w:t>
      </w:r>
    </w:p>
    <w:p w14:paraId="59478233" w14:textId="77777777" w:rsidR="003843EA" w:rsidRDefault="00A21561">
      <w:pPr>
        <w:pStyle w:val="MyText"/>
        <w:numPr>
          <w:ilvl w:val="0"/>
          <w:numId w:val="4"/>
        </w:numPr>
        <w:spacing w:line="276" w:lineRule="auto"/>
        <w:ind w:leftChars="600" w:left="1260" w:firstLine="0"/>
      </w:pPr>
      <w:r>
        <w:rPr>
          <w:rFonts w:hint="eastAsia"/>
        </w:rPr>
        <w:t>请求报文：</w:t>
      </w:r>
    </w:p>
    <w:p w14:paraId="275AB825" w14:textId="77777777" w:rsidR="003843EA" w:rsidRDefault="00A21561">
      <w:pPr>
        <w:pStyle w:val="MyText"/>
        <w:spacing w:line="276" w:lineRule="auto"/>
        <w:ind w:leftChars="600" w:left="1260"/>
      </w:pPr>
      <w:r>
        <w:rPr>
          <w:rFonts w:hint="eastAsia"/>
        </w:rPr>
        <w:t>数据：</w:t>
      </w:r>
    </w:p>
    <w:tbl>
      <w:tblPr>
        <w:tblW w:w="852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406EE34F" w14:textId="77777777">
        <w:trPr>
          <w:jc w:val="center"/>
        </w:trPr>
        <w:tc>
          <w:tcPr>
            <w:tcW w:w="452" w:type="dxa"/>
            <w:tcBorders>
              <w:right w:val="single" w:sz="4" w:space="0" w:color="auto"/>
            </w:tcBorders>
            <w:shd w:val="clear" w:color="auto" w:fill="E6E6E6"/>
          </w:tcPr>
          <w:p w14:paraId="5E572035"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344" w:type="dxa"/>
            <w:tcBorders>
              <w:left w:val="single" w:sz="4" w:space="0" w:color="auto"/>
              <w:right w:val="single" w:sz="4" w:space="0" w:color="auto"/>
            </w:tcBorders>
            <w:shd w:val="clear" w:color="auto" w:fill="E6E6E6"/>
          </w:tcPr>
          <w:p w14:paraId="4F7B7702" w14:textId="77777777" w:rsidR="003843EA" w:rsidRDefault="00A21561">
            <w:pPr>
              <w:widowControl/>
              <w:spacing w:line="276" w:lineRule="auto"/>
              <w:jc w:val="center"/>
              <w:rPr>
                <w:rFonts w:ascii="黑体"/>
                <w:b/>
                <w:bCs/>
                <w:kern w:val="0"/>
                <w:szCs w:val="21"/>
              </w:rPr>
            </w:pPr>
            <w:r>
              <w:rPr>
                <w:rFonts w:ascii="黑体" w:hint="eastAsia"/>
                <w:b/>
                <w:bCs/>
                <w:kern w:val="0"/>
                <w:szCs w:val="21"/>
              </w:rPr>
              <w:t>数据域</w:t>
            </w:r>
          </w:p>
        </w:tc>
        <w:tc>
          <w:tcPr>
            <w:tcW w:w="1092" w:type="dxa"/>
            <w:tcBorders>
              <w:left w:val="single" w:sz="4" w:space="0" w:color="auto"/>
            </w:tcBorders>
            <w:shd w:val="clear" w:color="auto" w:fill="E6E6E6"/>
          </w:tcPr>
          <w:p w14:paraId="4E9154D4" w14:textId="77777777" w:rsidR="003843EA" w:rsidRDefault="00A21561">
            <w:pPr>
              <w:widowControl/>
              <w:spacing w:line="276" w:lineRule="auto"/>
              <w:jc w:val="center"/>
              <w:rPr>
                <w:rFonts w:ascii="黑体"/>
                <w:b/>
                <w:bCs/>
                <w:kern w:val="0"/>
                <w:szCs w:val="21"/>
              </w:rPr>
            </w:pPr>
            <w:r>
              <w:rPr>
                <w:rFonts w:ascii="黑体" w:hint="eastAsia"/>
                <w:b/>
                <w:bCs/>
                <w:kern w:val="0"/>
                <w:szCs w:val="21"/>
              </w:rPr>
              <w:t>长度</w:t>
            </w:r>
          </w:p>
        </w:tc>
        <w:tc>
          <w:tcPr>
            <w:tcW w:w="4634" w:type="dxa"/>
            <w:shd w:val="clear" w:color="auto" w:fill="E6E6E6"/>
          </w:tcPr>
          <w:p w14:paraId="38701F55" w14:textId="77777777" w:rsidR="003843EA" w:rsidRDefault="00A21561">
            <w:pPr>
              <w:widowControl/>
              <w:spacing w:line="276" w:lineRule="auto"/>
              <w:jc w:val="center"/>
              <w:rPr>
                <w:rFonts w:ascii="黑体"/>
                <w:b/>
                <w:bCs/>
                <w:kern w:val="0"/>
                <w:szCs w:val="21"/>
              </w:rPr>
            </w:pPr>
            <w:r>
              <w:rPr>
                <w:rFonts w:ascii="黑体" w:hint="eastAsia"/>
                <w:b/>
                <w:bCs/>
                <w:kern w:val="0"/>
                <w:szCs w:val="21"/>
              </w:rPr>
              <w:t>备注</w:t>
            </w:r>
          </w:p>
        </w:tc>
      </w:tr>
      <w:tr w:rsidR="003843EA" w14:paraId="40596236" w14:textId="77777777">
        <w:trPr>
          <w:jc w:val="center"/>
        </w:trPr>
        <w:tc>
          <w:tcPr>
            <w:tcW w:w="452" w:type="dxa"/>
            <w:tcBorders>
              <w:right w:val="single" w:sz="4" w:space="0" w:color="auto"/>
            </w:tcBorders>
            <w:vAlign w:val="center"/>
          </w:tcPr>
          <w:p w14:paraId="791328F5" w14:textId="77777777" w:rsidR="003843EA" w:rsidRDefault="00A21561">
            <w:pPr>
              <w:pStyle w:val="p0"/>
              <w:spacing w:line="276" w:lineRule="auto"/>
              <w:rPr>
                <w:rFonts w:ascii="黑体" w:eastAsia="黑体" w:hAnsi="新宋体"/>
              </w:rPr>
            </w:pPr>
            <w:r>
              <w:rPr>
                <w:rFonts w:ascii="黑体" w:eastAsia="黑体" w:hAnsi="新宋体" w:hint="eastAsia"/>
              </w:rPr>
              <w:t>1</w:t>
            </w:r>
          </w:p>
        </w:tc>
        <w:tc>
          <w:tcPr>
            <w:tcW w:w="2344" w:type="dxa"/>
            <w:tcBorders>
              <w:left w:val="single" w:sz="4" w:space="0" w:color="auto"/>
              <w:right w:val="single" w:sz="4" w:space="0" w:color="auto"/>
            </w:tcBorders>
            <w:vAlign w:val="center"/>
          </w:tcPr>
          <w:p w14:paraId="6F174858" w14:textId="77777777" w:rsidR="003843EA" w:rsidRDefault="00A21561">
            <w:pPr>
              <w:pStyle w:val="p0"/>
              <w:spacing w:line="276" w:lineRule="auto"/>
              <w:rPr>
                <w:rFonts w:ascii="黑体" w:eastAsia="黑体" w:hAnsi="新宋体"/>
              </w:rPr>
            </w:pPr>
            <w:r>
              <w:rPr>
                <w:rFonts w:ascii="黑体" w:eastAsia="黑体" w:hAnsi="新宋体" w:hint="eastAsia"/>
              </w:rPr>
              <w:t>输入数据</w:t>
            </w:r>
          </w:p>
        </w:tc>
        <w:tc>
          <w:tcPr>
            <w:tcW w:w="1092" w:type="dxa"/>
            <w:tcBorders>
              <w:left w:val="single" w:sz="4" w:space="0" w:color="auto"/>
            </w:tcBorders>
            <w:vAlign w:val="center"/>
          </w:tcPr>
          <w:p w14:paraId="6B3F5638" w14:textId="77777777" w:rsidR="003843EA" w:rsidRDefault="00A21561">
            <w:pPr>
              <w:pStyle w:val="p0"/>
              <w:spacing w:line="276" w:lineRule="auto"/>
              <w:rPr>
                <w:rFonts w:ascii="黑体" w:eastAsia="黑体" w:hAnsi="新宋体"/>
              </w:rPr>
            </w:pPr>
            <w:r>
              <w:rPr>
                <w:rFonts w:ascii="黑体" w:eastAsia="黑体"/>
              </w:rPr>
              <w:t>LL..256</w:t>
            </w:r>
          </w:p>
        </w:tc>
        <w:tc>
          <w:tcPr>
            <w:tcW w:w="4634" w:type="dxa"/>
          </w:tcPr>
          <w:p w14:paraId="77DBA517" w14:textId="77777777" w:rsidR="003843EA" w:rsidRDefault="00A21561">
            <w:pPr>
              <w:pStyle w:val="p0"/>
              <w:spacing w:line="276" w:lineRule="auto"/>
              <w:rPr>
                <w:rFonts w:ascii="黑体" w:eastAsia="黑体" w:hAnsi="新宋体"/>
              </w:rPr>
            </w:pPr>
            <w:r>
              <w:rPr>
                <w:rFonts w:ascii="黑体" w:eastAsia="黑体" w:hAnsi="新宋体" w:hint="eastAsia"/>
              </w:rPr>
              <w:t>键盘布局每个按键的左上角坐标与右下角坐标，按从左到右从上到下的顺序。（暂时只考虑方形的按键）</w:t>
            </w:r>
          </w:p>
        </w:tc>
      </w:tr>
      <w:tr w:rsidR="003843EA" w14:paraId="54818DEB" w14:textId="77777777">
        <w:trPr>
          <w:jc w:val="center"/>
        </w:trPr>
        <w:tc>
          <w:tcPr>
            <w:tcW w:w="452" w:type="dxa"/>
            <w:tcBorders>
              <w:right w:val="single" w:sz="4" w:space="0" w:color="auto"/>
            </w:tcBorders>
            <w:vAlign w:val="center"/>
          </w:tcPr>
          <w:p w14:paraId="40197906" w14:textId="77777777" w:rsidR="003843EA" w:rsidRDefault="00A21561">
            <w:pPr>
              <w:pStyle w:val="p0"/>
              <w:spacing w:line="276" w:lineRule="auto"/>
              <w:rPr>
                <w:rFonts w:ascii="黑体" w:eastAsia="黑体" w:hAnsi="新宋体"/>
              </w:rPr>
            </w:pPr>
            <w:r>
              <w:rPr>
                <w:rFonts w:ascii="黑体" w:eastAsia="黑体" w:hAnsi="新宋体"/>
              </w:rPr>
              <w:t>2</w:t>
            </w:r>
          </w:p>
        </w:tc>
        <w:tc>
          <w:tcPr>
            <w:tcW w:w="2344" w:type="dxa"/>
            <w:tcBorders>
              <w:left w:val="single" w:sz="4" w:space="0" w:color="auto"/>
              <w:right w:val="single" w:sz="4" w:space="0" w:color="auto"/>
            </w:tcBorders>
            <w:vAlign w:val="center"/>
          </w:tcPr>
          <w:p w14:paraId="2C44B8FE" w14:textId="77777777" w:rsidR="003843EA" w:rsidRDefault="00A21561">
            <w:pPr>
              <w:pStyle w:val="p0"/>
              <w:spacing w:line="276" w:lineRule="auto"/>
              <w:rPr>
                <w:rFonts w:ascii="黑体" w:eastAsia="黑体" w:hAnsi="新宋体"/>
              </w:rPr>
            </w:pPr>
            <w:r>
              <w:rPr>
                <w:rFonts w:ascii="黑体" w:eastAsia="黑体" w:hAnsi="新宋体" w:hint="eastAsia"/>
              </w:rPr>
              <w:t>键值布局模式</w:t>
            </w:r>
          </w:p>
        </w:tc>
        <w:tc>
          <w:tcPr>
            <w:tcW w:w="1092" w:type="dxa"/>
            <w:tcBorders>
              <w:left w:val="single" w:sz="4" w:space="0" w:color="auto"/>
            </w:tcBorders>
            <w:vAlign w:val="center"/>
          </w:tcPr>
          <w:p w14:paraId="6379ABA2" w14:textId="77777777" w:rsidR="003843EA" w:rsidRDefault="00A21561">
            <w:pPr>
              <w:pStyle w:val="p0"/>
              <w:spacing w:line="276" w:lineRule="auto"/>
              <w:rPr>
                <w:rFonts w:ascii="黑体" w:eastAsia="黑体"/>
              </w:rPr>
            </w:pPr>
            <w:r>
              <w:rPr>
                <w:rFonts w:ascii="黑体" w:eastAsia="黑体"/>
              </w:rPr>
              <w:t>1</w:t>
            </w:r>
          </w:p>
        </w:tc>
        <w:tc>
          <w:tcPr>
            <w:tcW w:w="4634" w:type="dxa"/>
          </w:tcPr>
          <w:p w14:paraId="4DBA4B01" w14:textId="77777777" w:rsidR="003843EA" w:rsidRDefault="00A21561">
            <w:pPr>
              <w:pStyle w:val="p0"/>
              <w:spacing w:line="276" w:lineRule="auto"/>
              <w:rPr>
                <w:rFonts w:ascii="黑体" w:eastAsia="黑体" w:hAnsi="新宋体"/>
              </w:rPr>
            </w:pPr>
            <w:r>
              <w:rPr>
                <w:rFonts w:ascii="黑体" w:eastAsia="黑体" w:hAnsi="新宋体"/>
              </w:rPr>
              <w:t>0x00</w:t>
            </w:r>
            <w:r>
              <w:rPr>
                <w:rFonts w:ascii="黑体" w:eastAsia="黑体" w:hAnsi="新宋体" w:hint="eastAsia"/>
              </w:rPr>
              <w:t>——</w:t>
            </w:r>
            <w:r>
              <w:rPr>
                <w:rFonts w:ascii="黑体" w:eastAsia="黑体" w:hAnsi="新宋体"/>
              </w:rPr>
              <w:t>随机布局(数字键随机，功能键</w:t>
            </w:r>
            <w:r>
              <w:rPr>
                <w:rFonts w:ascii="黑体" w:eastAsia="黑体" w:hAnsi="新宋体" w:hint="eastAsia"/>
              </w:rPr>
              <w:t>底层</w:t>
            </w:r>
            <w:r>
              <w:rPr>
                <w:rFonts w:ascii="黑体" w:eastAsia="黑体" w:hAnsi="新宋体"/>
              </w:rPr>
              <w:t>固定</w:t>
            </w:r>
            <w:r>
              <w:rPr>
                <w:rFonts w:ascii="黑体" w:eastAsia="黑体" w:hAnsi="新宋体" w:hint="eastAsia"/>
              </w:rPr>
              <w:t>，功能键位置如表格后的图所示</w:t>
            </w:r>
            <w:r>
              <w:rPr>
                <w:rFonts w:ascii="黑体" w:eastAsia="黑体" w:hAnsi="新宋体"/>
              </w:rPr>
              <w:t>)</w:t>
            </w:r>
          </w:p>
          <w:p w14:paraId="7EDC4771" w14:textId="77777777" w:rsidR="003843EA" w:rsidRDefault="00A21561">
            <w:pPr>
              <w:pStyle w:val="p0"/>
              <w:spacing w:line="276" w:lineRule="auto"/>
              <w:rPr>
                <w:rFonts w:ascii="黑体" w:eastAsia="黑体" w:hAnsi="新宋体"/>
              </w:rPr>
            </w:pPr>
            <w:r>
              <w:rPr>
                <w:rFonts w:ascii="黑体" w:eastAsia="黑体" w:hAnsi="新宋体"/>
              </w:rPr>
              <w:t xml:space="preserve">0x01 </w:t>
            </w:r>
            <w:r>
              <w:rPr>
                <w:rFonts w:ascii="黑体" w:eastAsia="黑体" w:hAnsi="新宋体" w:hint="eastAsia"/>
              </w:rPr>
              <w:t>——指定固定布局</w:t>
            </w:r>
            <w:r>
              <w:rPr>
                <w:rFonts w:ascii="黑体" w:eastAsia="黑体" w:hAnsi="新宋体"/>
              </w:rPr>
              <w:t>(</w:t>
            </w:r>
            <w:r>
              <w:rPr>
                <w:rFonts w:ascii="黑体" w:eastAsia="黑体" w:hAnsi="新宋体" w:hint="eastAsia"/>
              </w:rPr>
              <w:t>数字键的布局由应用指定，功能键底层固定，功能键位置如表格后的图所示</w:t>
            </w:r>
            <w:r>
              <w:rPr>
                <w:rFonts w:ascii="黑体" w:eastAsia="黑体" w:hAnsi="新宋体"/>
              </w:rPr>
              <w:t>)</w:t>
            </w:r>
          </w:p>
          <w:p w14:paraId="63ADB156" w14:textId="77777777" w:rsidR="003843EA" w:rsidRDefault="00A21561">
            <w:pPr>
              <w:pStyle w:val="p0"/>
              <w:spacing w:line="276" w:lineRule="auto"/>
              <w:rPr>
                <w:rFonts w:ascii="黑体" w:eastAsia="黑体" w:hAnsi="新宋体"/>
              </w:rPr>
            </w:pPr>
            <w:r>
              <w:rPr>
                <w:rFonts w:ascii="黑体" w:eastAsia="黑体" w:hAnsi="新宋体" w:hint="eastAsia"/>
              </w:rPr>
              <w:t>0x02 ——指定随机布局(应用可以指定功能键或数字键是否随机，当ID3中的键值传0x7E时表示数字键并且需要随机，当ID3中的键值传0x7F时表示功能键并且需要随机，当ID3中的键值传具体键值的时候，表示该键固定在对应的位置)</w:t>
            </w:r>
          </w:p>
          <w:p w14:paraId="197910AD" w14:textId="77777777" w:rsidR="003843EA" w:rsidRDefault="00A21561">
            <w:pPr>
              <w:pStyle w:val="p0"/>
              <w:spacing w:line="276" w:lineRule="auto"/>
              <w:rPr>
                <w:rFonts w:ascii="黑体" w:eastAsia="黑体" w:hAnsi="新宋体"/>
              </w:rPr>
            </w:pPr>
            <w:r>
              <w:rPr>
                <w:rFonts w:ascii="黑体" w:eastAsia="黑体" w:hAnsi="新宋体" w:hint="eastAsia"/>
              </w:rPr>
              <w:lastRenderedPageBreak/>
              <w:t>注：该</w:t>
            </w:r>
            <w:r>
              <w:rPr>
                <w:rFonts w:ascii="黑体" w:eastAsia="黑体" w:hAnsi="新宋体"/>
              </w:rPr>
              <w:t>ID为扩展ID，若不传该ID，则默认为随机布局。</w:t>
            </w:r>
          </w:p>
        </w:tc>
      </w:tr>
      <w:tr w:rsidR="003843EA" w14:paraId="7FDDED5C" w14:textId="77777777">
        <w:trPr>
          <w:jc w:val="center"/>
        </w:trPr>
        <w:tc>
          <w:tcPr>
            <w:tcW w:w="452" w:type="dxa"/>
            <w:tcBorders>
              <w:right w:val="single" w:sz="4" w:space="0" w:color="auto"/>
            </w:tcBorders>
            <w:vAlign w:val="center"/>
          </w:tcPr>
          <w:p w14:paraId="092E5EBE" w14:textId="77777777" w:rsidR="003843EA" w:rsidRDefault="00A21561">
            <w:pPr>
              <w:pStyle w:val="p0"/>
              <w:spacing w:line="276" w:lineRule="auto"/>
              <w:rPr>
                <w:rFonts w:ascii="黑体" w:eastAsia="黑体" w:hAnsi="新宋体"/>
              </w:rPr>
            </w:pPr>
            <w:r>
              <w:rPr>
                <w:rFonts w:ascii="黑体" w:eastAsia="黑体" w:hAnsi="新宋体"/>
              </w:rPr>
              <w:lastRenderedPageBreak/>
              <w:t>3</w:t>
            </w:r>
          </w:p>
        </w:tc>
        <w:tc>
          <w:tcPr>
            <w:tcW w:w="2344" w:type="dxa"/>
            <w:tcBorders>
              <w:left w:val="single" w:sz="4" w:space="0" w:color="auto"/>
              <w:right w:val="single" w:sz="4" w:space="0" w:color="auto"/>
            </w:tcBorders>
            <w:vAlign w:val="center"/>
          </w:tcPr>
          <w:p w14:paraId="52F567DA" w14:textId="77777777" w:rsidR="003843EA" w:rsidRDefault="00A21561">
            <w:pPr>
              <w:pStyle w:val="p0"/>
              <w:spacing w:line="276" w:lineRule="auto"/>
              <w:rPr>
                <w:rFonts w:ascii="黑体" w:eastAsia="黑体" w:hAnsi="新宋体"/>
              </w:rPr>
            </w:pPr>
            <w:r>
              <w:rPr>
                <w:rFonts w:ascii="黑体" w:eastAsia="黑体" w:hAnsi="新宋体" w:hint="eastAsia"/>
              </w:rPr>
              <w:t>键值序列</w:t>
            </w:r>
          </w:p>
        </w:tc>
        <w:tc>
          <w:tcPr>
            <w:tcW w:w="1092" w:type="dxa"/>
            <w:tcBorders>
              <w:left w:val="single" w:sz="4" w:space="0" w:color="auto"/>
            </w:tcBorders>
            <w:vAlign w:val="center"/>
          </w:tcPr>
          <w:p w14:paraId="2B9E0551" w14:textId="77777777" w:rsidR="003843EA" w:rsidRDefault="00A21561">
            <w:pPr>
              <w:pStyle w:val="p0"/>
              <w:spacing w:line="276" w:lineRule="auto"/>
              <w:rPr>
                <w:rFonts w:ascii="黑体" w:eastAsia="黑体"/>
              </w:rPr>
            </w:pPr>
            <w:r>
              <w:rPr>
                <w:rFonts w:ascii="黑体" w:eastAsia="黑体"/>
              </w:rPr>
              <w:t>LL</w:t>
            </w:r>
            <w:r>
              <w:rPr>
                <w:rFonts w:ascii="黑体" w:eastAsia="黑体"/>
              </w:rPr>
              <w:t>…</w:t>
            </w:r>
            <w:r>
              <w:rPr>
                <w:rFonts w:ascii="黑体" w:eastAsia="黑体"/>
              </w:rPr>
              <w:t>15</w:t>
            </w:r>
          </w:p>
        </w:tc>
        <w:tc>
          <w:tcPr>
            <w:tcW w:w="4634" w:type="dxa"/>
          </w:tcPr>
          <w:p w14:paraId="683EB636" w14:textId="77777777" w:rsidR="003843EA" w:rsidRDefault="00A21561">
            <w:pPr>
              <w:pStyle w:val="p0"/>
              <w:spacing w:line="276" w:lineRule="auto"/>
              <w:rPr>
                <w:rFonts w:ascii="黑体" w:eastAsia="黑体" w:hAnsi="新宋体"/>
              </w:rPr>
            </w:pPr>
            <w:r>
              <w:rPr>
                <w:rFonts w:ascii="黑体" w:eastAsia="黑体" w:hAnsi="新宋体" w:hint="eastAsia"/>
              </w:rPr>
              <w:t>当</w:t>
            </w:r>
            <w:r>
              <w:rPr>
                <w:rFonts w:ascii="黑体" w:eastAsia="黑体" w:hAnsi="新宋体"/>
              </w:rPr>
              <w:t>ID2为0x00</w:t>
            </w:r>
            <w:r>
              <w:rPr>
                <w:rFonts w:ascii="黑体" w:eastAsia="黑体" w:hAnsi="新宋体" w:hint="eastAsia"/>
              </w:rPr>
              <w:t>时无需传键值序列，即</w:t>
            </w:r>
            <w:r>
              <w:rPr>
                <w:rFonts w:ascii="黑体" w:eastAsia="黑体" w:hAnsi="新宋体"/>
              </w:rPr>
              <w:t>LL传00 00；</w:t>
            </w:r>
            <w:r>
              <w:rPr>
                <w:rFonts w:ascii="黑体" w:eastAsia="黑体" w:hAnsi="新宋体" w:hint="eastAsia"/>
              </w:rPr>
              <w:t>当</w:t>
            </w:r>
            <w:r>
              <w:rPr>
                <w:rFonts w:ascii="黑体" w:eastAsia="黑体" w:hAnsi="新宋体"/>
              </w:rPr>
              <w:t>ID2为0x01</w:t>
            </w:r>
            <w:r>
              <w:rPr>
                <w:rFonts w:ascii="黑体" w:eastAsia="黑体" w:hAnsi="新宋体" w:hint="eastAsia"/>
              </w:rPr>
              <w:t>时，需传数字键的键值序列</w:t>
            </w:r>
            <w:r>
              <w:rPr>
                <w:rFonts w:ascii="黑体" w:eastAsia="黑体" w:hAnsi="新宋体"/>
              </w:rPr>
              <w:t>(按从左到右从上到下的顺序)</w:t>
            </w:r>
            <w:r>
              <w:rPr>
                <w:rFonts w:ascii="黑体" w:eastAsia="黑体" w:hAnsi="新宋体" w:hint="eastAsia"/>
              </w:rPr>
              <w:t>；</w:t>
            </w:r>
          </w:p>
          <w:p w14:paraId="48E121E3" w14:textId="77777777" w:rsidR="003843EA" w:rsidRDefault="00A21561">
            <w:pPr>
              <w:pStyle w:val="p0"/>
              <w:spacing w:line="276" w:lineRule="auto"/>
              <w:rPr>
                <w:rFonts w:ascii="黑体" w:eastAsia="黑体" w:hAnsi="新宋体"/>
              </w:rPr>
            </w:pPr>
            <w:r>
              <w:rPr>
                <w:rFonts w:ascii="黑体" w:eastAsia="黑体" w:hAnsi="新宋体" w:hint="eastAsia"/>
              </w:rPr>
              <w:t>当ID2为0x02时，需传所有键的键值序列，需要固定时传固定的那个键的键值，需要随机数字键时传0x7E，需要随机功能键时传0x7F（与ID1中的顺序要一致）。</w:t>
            </w:r>
          </w:p>
        </w:tc>
      </w:tr>
    </w:tbl>
    <w:p w14:paraId="7FE7D1D6" w14:textId="77777777" w:rsidR="003843EA" w:rsidRDefault="00A21561">
      <w:pPr>
        <w:pStyle w:val="MyText"/>
        <w:spacing w:line="276" w:lineRule="auto"/>
        <w:ind w:leftChars="600" w:left="1260"/>
      </w:pPr>
      <w:r>
        <w:rPr>
          <w:rFonts w:hint="eastAsia"/>
        </w:rPr>
        <w:t>键盘布局类似这样：</w:t>
      </w:r>
    </w:p>
    <w:p w14:paraId="7B6A02D6" w14:textId="77777777" w:rsidR="003843EA" w:rsidRDefault="00A21561">
      <w:pPr>
        <w:pStyle w:val="MyText"/>
        <w:spacing w:line="276" w:lineRule="auto"/>
        <w:ind w:leftChars="600" w:left="1260"/>
      </w:pPr>
      <w:r>
        <w:rPr>
          <w:noProof/>
        </w:rPr>
        <w:drawing>
          <wp:inline distT="0" distB="0" distL="0" distR="0" wp14:anchorId="4F8E376E" wp14:editId="1DF15E84">
            <wp:extent cx="1419225" cy="1304925"/>
            <wp:effectExtent l="19050" t="0" r="9525" b="0"/>
            <wp:docPr id="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
                    <pic:cNvPicPr>
                      <a:picLocks noChangeAspect="1" noChangeArrowheads="1"/>
                    </pic:cNvPicPr>
                  </pic:nvPicPr>
                  <pic:blipFill>
                    <a:blip r:embed="rId9"/>
                    <a:srcRect/>
                    <a:stretch>
                      <a:fillRect/>
                    </a:stretch>
                  </pic:blipFill>
                  <pic:spPr>
                    <a:xfrm>
                      <a:off x="0" y="0"/>
                      <a:ext cx="1419225" cy="1304925"/>
                    </a:xfrm>
                    <a:prstGeom prst="rect">
                      <a:avLst/>
                    </a:prstGeom>
                    <a:noFill/>
                    <a:ln w="9525">
                      <a:noFill/>
                      <a:miter lim="800000"/>
                      <a:headEnd/>
                      <a:tailEnd/>
                    </a:ln>
                  </pic:spPr>
                </pic:pic>
              </a:graphicData>
            </a:graphic>
          </wp:inline>
        </w:drawing>
      </w:r>
    </w:p>
    <w:p w14:paraId="2CFBD4F0" w14:textId="77777777" w:rsidR="003843EA" w:rsidRDefault="00A21561">
      <w:pPr>
        <w:pStyle w:val="MyText"/>
        <w:numPr>
          <w:ilvl w:val="0"/>
          <w:numId w:val="4"/>
        </w:numPr>
        <w:spacing w:line="276" w:lineRule="auto"/>
        <w:ind w:leftChars="600" w:left="1260" w:firstLine="0"/>
      </w:pPr>
      <w:r>
        <w:rPr>
          <w:rFonts w:hint="eastAsia"/>
        </w:rPr>
        <w:t>响应报文：</w:t>
      </w:r>
    </w:p>
    <w:tbl>
      <w:tblPr>
        <w:tblW w:w="852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7349B02F" w14:textId="77777777">
        <w:trPr>
          <w:jc w:val="center"/>
        </w:trPr>
        <w:tc>
          <w:tcPr>
            <w:tcW w:w="452" w:type="dxa"/>
            <w:tcBorders>
              <w:right w:val="single" w:sz="4" w:space="0" w:color="auto"/>
            </w:tcBorders>
            <w:shd w:val="clear" w:color="auto" w:fill="E6E6E6"/>
          </w:tcPr>
          <w:p w14:paraId="5424C524"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344" w:type="dxa"/>
            <w:tcBorders>
              <w:left w:val="single" w:sz="4" w:space="0" w:color="auto"/>
              <w:right w:val="single" w:sz="4" w:space="0" w:color="auto"/>
            </w:tcBorders>
            <w:shd w:val="clear" w:color="auto" w:fill="E6E6E6"/>
          </w:tcPr>
          <w:p w14:paraId="21ABDAA2" w14:textId="77777777" w:rsidR="003843EA" w:rsidRDefault="00A21561">
            <w:pPr>
              <w:widowControl/>
              <w:spacing w:line="276" w:lineRule="auto"/>
              <w:jc w:val="center"/>
              <w:rPr>
                <w:rFonts w:ascii="黑体"/>
                <w:b/>
                <w:bCs/>
                <w:kern w:val="0"/>
                <w:szCs w:val="21"/>
              </w:rPr>
            </w:pPr>
            <w:r>
              <w:rPr>
                <w:rFonts w:ascii="黑体" w:hint="eastAsia"/>
                <w:b/>
                <w:bCs/>
                <w:kern w:val="0"/>
                <w:szCs w:val="21"/>
              </w:rPr>
              <w:t>数据域</w:t>
            </w:r>
          </w:p>
        </w:tc>
        <w:tc>
          <w:tcPr>
            <w:tcW w:w="1092" w:type="dxa"/>
            <w:tcBorders>
              <w:left w:val="single" w:sz="4" w:space="0" w:color="auto"/>
            </w:tcBorders>
            <w:shd w:val="clear" w:color="auto" w:fill="E6E6E6"/>
          </w:tcPr>
          <w:p w14:paraId="58EF498C" w14:textId="77777777" w:rsidR="003843EA" w:rsidRDefault="00A21561">
            <w:pPr>
              <w:widowControl/>
              <w:spacing w:line="276" w:lineRule="auto"/>
              <w:jc w:val="center"/>
              <w:rPr>
                <w:rFonts w:ascii="黑体"/>
                <w:b/>
                <w:bCs/>
                <w:kern w:val="0"/>
                <w:szCs w:val="21"/>
              </w:rPr>
            </w:pPr>
            <w:r>
              <w:rPr>
                <w:rFonts w:ascii="黑体" w:hint="eastAsia"/>
                <w:b/>
                <w:bCs/>
                <w:kern w:val="0"/>
                <w:szCs w:val="21"/>
              </w:rPr>
              <w:t>长度</w:t>
            </w:r>
          </w:p>
        </w:tc>
        <w:tc>
          <w:tcPr>
            <w:tcW w:w="4634" w:type="dxa"/>
            <w:shd w:val="clear" w:color="auto" w:fill="E6E6E6"/>
          </w:tcPr>
          <w:p w14:paraId="6EE571BF" w14:textId="77777777" w:rsidR="003843EA" w:rsidRDefault="00A21561">
            <w:pPr>
              <w:widowControl/>
              <w:spacing w:line="276" w:lineRule="auto"/>
              <w:ind w:firstLine="420"/>
              <w:jc w:val="center"/>
              <w:rPr>
                <w:rFonts w:ascii="黑体"/>
                <w:b/>
                <w:bCs/>
                <w:kern w:val="0"/>
                <w:szCs w:val="21"/>
              </w:rPr>
            </w:pPr>
            <w:r>
              <w:rPr>
                <w:rFonts w:ascii="黑体" w:hint="eastAsia"/>
                <w:b/>
                <w:bCs/>
                <w:kern w:val="0"/>
                <w:szCs w:val="21"/>
              </w:rPr>
              <w:t>备注</w:t>
            </w:r>
          </w:p>
        </w:tc>
      </w:tr>
      <w:tr w:rsidR="003843EA" w14:paraId="6451BDC4" w14:textId="77777777">
        <w:trPr>
          <w:jc w:val="center"/>
        </w:trPr>
        <w:tc>
          <w:tcPr>
            <w:tcW w:w="452" w:type="dxa"/>
            <w:tcBorders>
              <w:right w:val="single" w:sz="4" w:space="0" w:color="auto"/>
            </w:tcBorders>
            <w:vAlign w:val="center"/>
          </w:tcPr>
          <w:p w14:paraId="6CF8E864" w14:textId="77777777" w:rsidR="003843EA" w:rsidRDefault="00A21561">
            <w:pPr>
              <w:pStyle w:val="p0"/>
              <w:spacing w:line="276" w:lineRule="auto"/>
              <w:rPr>
                <w:rFonts w:ascii="黑体" w:eastAsia="黑体" w:hAnsi="新宋体"/>
              </w:rPr>
            </w:pPr>
            <w:r>
              <w:rPr>
                <w:rFonts w:ascii="黑体" w:eastAsia="黑体" w:hAnsi="新宋体" w:hint="eastAsia"/>
              </w:rPr>
              <w:t>1</w:t>
            </w:r>
          </w:p>
        </w:tc>
        <w:tc>
          <w:tcPr>
            <w:tcW w:w="2344" w:type="dxa"/>
            <w:tcBorders>
              <w:left w:val="single" w:sz="4" w:space="0" w:color="auto"/>
              <w:right w:val="single" w:sz="4" w:space="0" w:color="auto"/>
            </w:tcBorders>
            <w:vAlign w:val="center"/>
          </w:tcPr>
          <w:p w14:paraId="23F84522" w14:textId="77777777" w:rsidR="003843EA" w:rsidRDefault="00A21561">
            <w:pPr>
              <w:pStyle w:val="p0"/>
              <w:spacing w:line="276" w:lineRule="auto"/>
              <w:rPr>
                <w:rFonts w:ascii="黑体" w:eastAsia="黑体" w:hAnsi="新宋体"/>
              </w:rPr>
            </w:pPr>
            <w:r>
              <w:rPr>
                <w:rFonts w:ascii="黑体" w:eastAsia="黑体" w:hAnsi="新宋体" w:hint="eastAsia"/>
              </w:rPr>
              <w:t>数据</w:t>
            </w:r>
          </w:p>
        </w:tc>
        <w:tc>
          <w:tcPr>
            <w:tcW w:w="1092" w:type="dxa"/>
            <w:tcBorders>
              <w:left w:val="single" w:sz="4" w:space="0" w:color="auto"/>
            </w:tcBorders>
            <w:vAlign w:val="center"/>
          </w:tcPr>
          <w:p w14:paraId="0680E61F" w14:textId="77777777" w:rsidR="003843EA" w:rsidRDefault="00A21561">
            <w:pPr>
              <w:pStyle w:val="p0"/>
              <w:spacing w:line="276" w:lineRule="auto"/>
              <w:rPr>
                <w:rFonts w:ascii="黑体" w:eastAsia="黑体" w:hAnsi="新宋体"/>
              </w:rPr>
            </w:pPr>
            <w:r>
              <w:rPr>
                <w:rFonts w:ascii="黑体" w:eastAsia="黑体" w:hAnsi="新宋体"/>
              </w:rPr>
              <w:t>LL..24</w:t>
            </w:r>
          </w:p>
        </w:tc>
        <w:tc>
          <w:tcPr>
            <w:tcW w:w="4634" w:type="dxa"/>
          </w:tcPr>
          <w:p w14:paraId="1A08F2A7" w14:textId="77777777" w:rsidR="003843EA" w:rsidRDefault="00A21561">
            <w:pPr>
              <w:pStyle w:val="p0"/>
              <w:spacing w:line="276" w:lineRule="auto"/>
              <w:rPr>
                <w:rFonts w:ascii="黑体" w:eastAsia="黑体" w:hAnsi="新宋体"/>
              </w:rPr>
            </w:pPr>
            <w:r>
              <w:rPr>
                <w:rFonts w:ascii="黑体" w:eastAsia="黑体" w:hAnsi="新宋体" w:hint="eastAsia"/>
              </w:rPr>
              <w:t>按键盘布局随机出来按键顺序，如0015373839</w:t>
            </w:r>
            <w:r>
              <w:rPr>
                <w:rFonts w:ascii="黑体" w:eastAsia="黑体" w:hAnsi="新宋体"/>
              </w:rPr>
              <w:t>1B</w:t>
            </w:r>
            <w:r>
              <w:rPr>
                <w:rFonts w:ascii="黑体" w:eastAsia="黑体" w:hAnsi="新宋体" w:hint="eastAsia"/>
              </w:rPr>
              <w:t>343536</w:t>
            </w:r>
            <w:r>
              <w:rPr>
                <w:rFonts w:ascii="黑体" w:eastAsia="黑体" w:hAnsi="新宋体"/>
              </w:rPr>
              <w:t>0</w:t>
            </w:r>
            <w:r>
              <w:rPr>
                <w:rFonts w:ascii="黑体" w:eastAsia="黑体" w:hAnsi="新宋体" w:hint="eastAsia"/>
              </w:rPr>
              <w:t>A313230</w:t>
            </w:r>
            <w:r>
              <w:rPr>
                <w:rFonts w:ascii="黑体" w:eastAsia="黑体" w:hAnsi="新宋体"/>
              </w:rPr>
              <w:t>2E</w:t>
            </w:r>
            <w:r>
              <w:rPr>
                <w:rFonts w:ascii="黑体" w:eastAsia="黑体" w:hAnsi="新宋体" w:hint="eastAsia"/>
              </w:rPr>
              <w:t>33</w:t>
            </w:r>
            <w:r>
              <w:rPr>
                <w:rFonts w:ascii="黑体" w:eastAsia="黑体" w:hAnsi="新宋体"/>
              </w:rPr>
              <w:t>1C0D</w:t>
            </w:r>
            <w:r>
              <w:rPr>
                <w:rFonts w:ascii="黑体" w:eastAsia="黑体" w:hAnsi="新宋体" w:hint="eastAsia"/>
              </w:rPr>
              <w:t>。</w:t>
            </w:r>
          </w:p>
        </w:tc>
      </w:tr>
    </w:tbl>
    <w:p w14:paraId="2EEA04E3" w14:textId="77777777" w:rsidR="003843EA" w:rsidRDefault="003843EA">
      <w:pPr>
        <w:pStyle w:val="MyText"/>
        <w:spacing w:line="276" w:lineRule="auto"/>
        <w:ind w:left="0"/>
      </w:pPr>
    </w:p>
    <w:p w14:paraId="62CA3588" w14:textId="77777777" w:rsidR="003843EA" w:rsidRDefault="00A21561">
      <w:pPr>
        <w:pStyle w:val="MyText"/>
        <w:spacing w:line="276" w:lineRule="auto"/>
        <w:ind w:left="0"/>
      </w:pPr>
      <w:r>
        <w:rPr>
          <w:rFonts w:hint="eastAsia"/>
        </w:rPr>
        <w:t>键值对照表：</w:t>
      </w:r>
    </w:p>
    <w:tbl>
      <w:tblPr>
        <w:tblStyle w:val="afa"/>
        <w:tblW w:w="9213" w:type="dxa"/>
        <w:tblInd w:w="534" w:type="dxa"/>
        <w:tblLayout w:type="fixed"/>
        <w:tblLook w:val="04A0" w:firstRow="1" w:lastRow="0" w:firstColumn="1" w:lastColumn="0" w:noHBand="0" w:noVBand="1"/>
      </w:tblPr>
      <w:tblGrid>
        <w:gridCol w:w="1842"/>
        <w:gridCol w:w="1418"/>
        <w:gridCol w:w="1843"/>
        <w:gridCol w:w="1417"/>
        <w:gridCol w:w="1276"/>
        <w:gridCol w:w="1417"/>
      </w:tblGrid>
      <w:tr w:rsidR="003843EA" w14:paraId="65F2AB73" w14:textId="77777777">
        <w:trPr>
          <w:trHeight w:val="333"/>
        </w:trPr>
        <w:tc>
          <w:tcPr>
            <w:tcW w:w="1842" w:type="dxa"/>
            <w:vAlign w:val="center"/>
          </w:tcPr>
          <w:p w14:paraId="02747DAC" w14:textId="77777777" w:rsidR="003843EA" w:rsidRDefault="00A21561">
            <w:pPr>
              <w:pStyle w:val="MyText"/>
              <w:spacing w:line="276" w:lineRule="auto"/>
              <w:ind w:left="0"/>
              <w:jc w:val="center"/>
            </w:pPr>
            <w:r>
              <w:rPr>
                <w:rFonts w:hint="eastAsia"/>
              </w:rPr>
              <w:t>按键</w:t>
            </w:r>
          </w:p>
        </w:tc>
        <w:tc>
          <w:tcPr>
            <w:tcW w:w="1418" w:type="dxa"/>
            <w:vAlign w:val="center"/>
          </w:tcPr>
          <w:p w14:paraId="4A05EC1A" w14:textId="77777777" w:rsidR="003843EA" w:rsidRDefault="00A21561">
            <w:pPr>
              <w:pStyle w:val="MyText"/>
              <w:spacing w:line="276" w:lineRule="auto"/>
              <w:ind w:left="0"/>
              <w:jc w:val="center"/>
            </w:pPr>
            <w:r>
              <w:rPr>
                <w:rFonts w:hint="eastAsia"/>
              </w:rPr>
              <w:t>键值</w:t>
            </w:r>
          </w:p>
        </w:tc>
        <w:tc>
          <w:tcPr>
            <w:tcW w:w="1843" w:type="dxa"/>
            <w:vAlign w:val="center"/>
          </w:tcPr>
          <w:p w14:paraId="603F7943" w14:textId="77777777" w:rsidR="003843EA" w:rsidRDefault="00A21561">
            <w:pPr>
              <w:pStyle w:val="MyText"/>
              <w:spacing w:line="276" w:lineRule="auto"/>
              <w:ind w:left="0"/>
              <w:jc w:val="center"/>
            </w:pPr>
            <w:r>
              <w:rPr>
                <w:rFonts w:hint="eastAsia"/>
              </w:rPr>
              <w:t>按键</w:t>
            </w:r>
          </w:p>
        </w:tc>
        <w:tc>
          <w:tcPr>
            <w:tcW w:w="1417" w:type="dxa"/>
            <w:vAlign w:val="center"/>
          </w:tcPr>
          <w:p w14:paraId="7E1BEBAF" w14:textId="77777777" w:rsidR="003843EA" w:rsidRDefault="00A21561">
            <w:pPr>
              <w:pStyle w:val="MyText"/>
              <w:spacing w:line="276" w:lineRule="auto"/>
              <w:ind w:left="0"/>
              <w:jc w:val="center"/>
            </w:pPr>
            <w:r>
              <w:rPr>
                <w:rFonts w:hint="eastAsia"/>
              </w:rPr>
              <w:t>键值</w:t>
            </w:r>
          </w:p>
        </w:tc>
        <w:tc>
          <w:tcPr>
            <w:tcW w:w="1276" w:type="dxa"/>
            <w:vAlign w:val="center"/>
          </w:tcPr>
          <w:p w14:paraId="102D8B71" w14:textId="77777777" w:rsidR="003843EA" w:rsidRDefault="00A21561">
            <w:pPr>
              <w:pStyle w:val="MyText"/>
              <w:spacing w:line="276" w:lineRule="auto"/>
              <w:ind w:left="0"/>
              <w:jc w:val="center"/>
            </w:pPr>
            <w:r>
              <w:rPr>
                <w:rFonts w:hint="eastAsia"/>
              </w:rPr>
              <w:t>按键</w:t>
            </w:r>
          </w:p>
        </w:tc>
        <w:tc>
          <w:tcPr>
            <w:tcW w:w="1417" w:type="dxa"/>
            <w:vAlign w:val="center"/>
          </w:tcPr>
          <w:p w14:paraId="3E4B330F" w14:textId="77777777" w:rsidR="003843EA" w:rsidRDefault="00A21561">
            <w:pPr>
              <w:pStyle w:val="MyText"/>
              <w:spacing w:line="276" w:lineRule="auto"/>
              <w:ind w:left="0"/>
              <w:jc w:val="center"/>
            </w:pPr>
            <w:r>
              <w:rPr>
                <w:rFonts w:hint="eastAsia"/>
              </w:rPr>
              <w:t>键值</w:t>
            </w:r>
          </w:p>
        </w:tc>
      </w:tr>
      <w:tr w:rsidR="003843EA" w14:paraId="4570AEE4" w14:textId="77777777">
        <w:tc>
          <w:tcPr>
            <w:tcW w:w="1842" w:type="dxa"/>
            <w:vAlign w:val="center"/>
          </w:tcPr>
          <w:p w14:paraId="29A85549" w14:textId="77777777" w:rsidR="003843EA" w:rsidRDefault="00A21561">
            <w:pPr>
              <w:pStyle w:val="MyText"/>
              <w:spacing w:line="276" w:lineRule="auto"/>
              <w:ind w:left="0"/>
              <w:jc w:val="center"/>
            </w:pPr>
            <w:r>
              <w:rPr>
                <w:rFonts w:hint="eastAsia"/>
              </w:rPr>
              <w:t>1</w:t>
            </w:r>
          </w:p>
        </w:tc>
        <w:tc>
          <w:tcPr>
            <w:tcW w:w="1418" w:type="dxa"/>
            <w:vAlign w:val="center"/>
          </w:tcPr>
          <w:p w14:paraId="39DCAAAF" w14:textId="77777777" w:rsidR="003843EA" w:rsidRDefault="00A21561">
            <w:pPr>
              <w:pStyle w:val="MyText"/>
              <w:spacing w:line="276" w:lineRule="auto"/>
              <w:ind w:left="0"/>
              <w:jc w:val="center"/>
            </w:pPr>
            <w:r>
              <w:rPr>
                <w:rFonts w:hint="eastAsia"/>
              </w:rPr>
              <w:t>0x31</w:t>
            </w:r>
          </w:p>
        </w:tc>
        <w:tc>
          <w:tcPr>
            <w:tcW w:w="1843" w:type="dxa"/>
            <w:vAlign w:val="center"/>
          </w:tcPr>
          <w:p w14:paraId="618CDB42" w14:textId="77777777" w:rsidR="003843EA" w:rsidRDefault="00A21561">
            <w:pPr>
              <w:pStyle w:val="MyText"/>
              <w:spacing w:line="276" w:lineRule="auto"/>
              <w:ind w:left="0"/>
              <w:jc w:val="center"/>
            </w:pPr>
            <w:r>
              <w:rPr>
                <w:rFonts w:hint="eastAsia"/>
              </w:rPr>
              <w:t>2</w:t>
            </w:r>
          </w:p>
        </w:tc>
        <w:tc>
          <w:tcPr>
            <w:tcW w:w="1417" w:type="dxa"/>
            <w:vAlign w:val="center"/>
          </w:tcPr>
          <w:p w14:paraId="73C44B17" w14:textId="77777777" w:rsidR="003843EA" w:rsidRDefault="00A21561">
            <w:pPr>
              <w:pStyle w:val="MyText"/>
              <w:spacing w:line="276" w:lineRule="auto"/>
              <w:ind w:left="0"/>
              <w:jc w:val="center"/>
            </w:pPr>
            <w:r>
              <w:rPr>
                <w:rFonts w:hint="eastAsia"/>
              </w:rPr>
              <w:t>0x32</w:t>
            </w:r>
          </w:p>
        </w:tc>
        <w:tc>
          <w:tcPr>
            <w:tcW w:w="1276" w:type="dxa"/>
            <w:vAlign w:val="center"/>
          </w:tcPr>
          <w:p w14:paraId="4C81A292" w14:textId="77777777" w:rsidR="003843EA" w:rsidRDefault="00A21561">
            <w:pPr>
              <w:pStyle w:val="MyText"/>
              <w:spacing w:line="276" w:lineRule="auto"/>
              <w:ind w:left="0"/>
              <w:jc w:val="center"/>
            </w:pPr>
            <w:r>
              <w:rPr>
                <w:rFonts w:hint="eastAsia"/>
              </w:rPr>
              <w:t>3</w:t>
            </w:r>
          </w:p>
        </w:tc>
        <w:tc>
          <w:tcPr>
            <w:tcW w:w="1417" w:type="dxa"/>
            <w:vAlign w:val="center"/>
          </w:tcPr>
          <w:p w14:paraId="2446A690" w14:textId="77777777" w:rsidR="003843EA" w:rsidRDefault="00A21561">
            <w:pPr>
              <w:pStyle w:val="MyText"/>
              <w:spacing w:line="276" w:lineRule="auto"/>
              <w:ind w:left="0"/>
              <w:jc w:val="center"/>
            </w:pPr>
            <w:r>
              <w:rPr>
                <w:rFonts w:hint="eastAsia"/>
              </w:rPr>
              <w:t>0x33</w:t>
            </w:r>
          </w:p>
        </w:tc>
      </w:tr>
      <w:tr w:rsidR="003843EA" w14:paraId="4635666B" w14:textId="77777777">
        <w:tc>
          <w:tcPr>
            <w:tcW w:w="1842" w:type="dxa"/>
            <w:vAlign w:val="center"/>
          </w:tcPr>
          <w:p w14:paraId="0EF22CBC" w14:textId="77777777" w:rsidR="003843EA" w:rsidRDefault="00A21561">
            <w:pPr>
              <w:pStyle w:val="MyText"/>
              <w:spacing w:line="276" w:lineRule="auto"/>
              <w:ind w:left="0"/>
              <w:jc w:val="center"/>
            </w:pPr>
            <w:r>
              <w:rPr>
                <w:rFonts w:hint="eastAsia"/>
              </w:rPr>
              <w:t>4</w:t>
            </w:r>
          </w:p>
        </w:tc>
        <w:tc>
          <w:tcPr>
            <w:tcW w:w="1418" w:type="dxa"/>
            <w:vAlign w:val="center"/>
          </w:tcPr>
          <w:p w14:paraId="7BAADBD8" w14:textId="77777777" w:rsidR="003843EA" w:rsidRDefault="00A21561">
            <w:pPr>
              <w:pStyle w:val="MyText"/>
              <w:spacing w:line="276" w:lineRule="auto"/>
              <w:ind w:left="0"/>
              <w:jc w:val="center"/>
            </w:pPr>
            <w:r>
              <w:rPr>
                <w:rFonts w:hint="eastAsia"/>
              </w:rPr>
              <w:t>0x34</w:t>
            </w:r>
          </w:p>
        </w:tc>
        <w:tc>
          <w:tcPr>
            <w:tcW w:w="1843" w:type="dxa"/>
            <w:vAlign w:val="center"/>
          </w:tcPr>
          <w:p w14:paraId="64C0EC78" w14:textId="77777777" w:rsidR="003843EA" w:rsidRDefault="00A21561">
            <w:pPr>
              <w:pStyle w:val="MyText"/>
              <w:spacing w:line="276" w:lineRule="auto"/>
              <w:ind w:left="0"/>
              <w:jc w:val="center"/>
            </w:pPr>
            <w:r>
              <w:rPr>
                <w:rFonts w:hint="eastAsia"/>
              </w:rPr>
              <w:t>5</w:t>
            </w:r>
          </w:p>
        </w:tc>
        <w:tc>
          <w:tcPr>
            <w:tcW w:w="1417" w:type="dxa"/>
            <w:vAlign w:val="center"/>
          </w:tcPr>
          <w:p w14:paraId="583CB34D" w14:textId="77777777" w:rsidR="003843EA" w:rsidRDefault="00A21561">
            <w:pPr>
              <w:pStyle w:val="MyText"/>
              <w:spacing w:line="276" w:lineRule="auto"/>
              <w:ind w:left="0"/>
              <w:jc w:val="center"/>
            </w:pPr>
            <w:r>
              <w:rPr>
                <w:rFonts w:hint="eastAsia"/>
              </w:rPr>
              <w:t>0x35</w:t>
            </w:r>
          </w:p>
        </w:tc>
        <w:tc>
          <w:tcPr>
            <w:tcW w:w="1276" w:type="dxa"/>
            <w:vAlign w:val="center"/>
          </w:tcPr>
          <w:p w14:paraId="2BB7668B" w14:textId="77777777" w:rsidR="003843EA" w:rsidRDefault="00A21561">
            <w:pPr>
              <w:pStyle w:val="MyText"/>
              <w:spacing w:line="276" w:lineRule="auto"/>
              <w:ind w:left="0"/>
              <w:jc w:val="center"/>
            </w:pPr>
            <w:r>
              <w:rPr>
                <w:rFonts w:hint="eastAsia"/>
              </w:rPr>
              <w:t>6</w:t>
            </w:r>
          </w:p>
        </w:tc>
        <w:tc>
          <w:tcPr>
            <w:tcW w:w="1417" w:type="dxa"/>
            <w:vAlign w:val="center"/>
          </w:tcPr>
          <w:p w14:paraId="35E5A69B" w14:textId="77777777" w:rsidR="003843EA" w:rsidRDefault="00A21561">
            <w:pPr>
              <w:pStyle w:val="MyText"/>
              <w:spacing w:line="276" w:lineRule="auto"/>
              <w:ind w:left="0"/>
              <w:jc w:val="center"/>
            </w:pPr>
            <w:r>
              <w:rPr>
                <w:rFonts w:hint="eastAsia"/>
              </w:rPr>
              <w:t>0x36</w:t>
            </w:r>
          </w:p>
        </w:tc>
      </w:tr>
      <w:tr w:rsidR="003843EA" w14:paraId="75187523" w14:textId="77777777">
        <w:tc>
          <w:tcPr>
            <w:tcW w:w="1842" w:type="dxa"/>
            <w:vAlign w:val="center"/>
          </w:tcPr>
          <w:p w14:paraId="09A6F61C" w14:textId="77777777" w:rsidR="003843EA" w:rsidRDefault="00A21561">
            <w:pPr>
              <w:pStyle w:val="MyText"/>
              <w:spacing w:line="276" w:lineRule="auto"/>
              <w:ind w:left="0"/>
              <w:jc w:val="center"/>
            </w:pPr>
            <w:r>
              <w:rPr>
                <w:rFonts w:hint="eastAsia"/>
              </w:rPr>
              <w:t>7</w:t>
            </w:r>
          </w:p>
        </w:tc>
        <w:tc>
          <w:tcPr>
            <w:tcW w:w="1418" w:type="dxa"/>
            <w:vAlign w:val="center"/>
          </w:tcPr>
          <w:p w14:paraId="653C3E7A" w14:textId="77777777" w:rsidR="003843EA" w:rsidRDefault="00A21561">
            <w:pPr>
              <w:pStyle w:val="MyText"/>
              <w:spacing w:line="276" w:lineRule="auto"/>
              <w:ind w:left="0"/>
              <w:jc w:val="center"/>
            </w:pPr>
            <w:r>
              <w:rPr>
                <w:rFonts w:hint="eastAsia"/>
              </w:rPr>
              <w:t>0x37</w:t>
            </w:r>
          </w:p>
        </w:tc>
        <w:tc>
          <w:tcPr>
            <w:tcW w:w="1843" w:type="dxa"/>
            <w:vAlign w:val="center"/>
          </w:tcPr>
          <w:p w14:paraId="5335B1E6" w14:textId="77777777" w:rsidR="003843EA" w:rsidRDefault="00A21561">
            <w:pPr>
              <w:pStyle w:val="MyText"/>
              <w:spacing w:line="276" w:lineRule="auto"/>
              <w:ind w:left="0"/>
              <w:jc w:val="center"/>
            </w:pPr>
            <w:r>
              <w:rPr>
                <w:rFonts w:hint="eastAsia"/>
              </w:rPr>
              <w:t>8</w:t>
            </w:r>
          </w:p>
        </w:tc>
        <w:tc>
          <w:tcPr>
            <w:tcW w:w="1417" w:type="dxa"/>
            <w:vAlign w:val="center"/>
          </w:tcPr>
          <w:p w14:paraId="4DF6ADC1" w14:textId="77777777" w:rsidR="003843EA" w:rsidRDefault="00A21561">
            <w:pPr>
              <w:pStyle w:val="MyText"/>
              <w:spacing w:line="276" w:lineRule="auto"/>
              <w:ind w:left="0"/>
              <w:jc w:val="center"/>
            </w:pPr>
            <w:r>
              <w:rPr>
                <w:rFonts w:hint="eastAsia"/>
              </w:rPr>
              <w:t>0x38</w:t>
            </w:r>
          </w:p>
        </w:tc>
        <w:tc>
          <w:tcPr>
            <w:tcW w:w="1276" w:type="dxa"/>
            <w:vAlign w:val="center"/>
          </w:tcPr>
          <w:p w14:paraId="0B749FDB" w14:textId="77777777" w:rsidR="003843EA" w:rsidRDefault="00A21561">
            <w:pPr>
              <w:pStyle w:val="MyText"/>
              <w:spacing w:line="276" w:lineRule="auto"/>
              <w:ind w:left="0"/>
              <w:jc w:val="center"/>
            </w:pPr>
            <w:r>
              <w:rPr>
                <w:rFonts w:hint="eastAsia"/>
              </w:rPr>
              <w:t>9</w:t>
            </w:r>
          </w:p>
        </w:tc>
        <w:tc>
          <w:tcPr>
            <w:tcW w:w="1417" w:type="dxa"/>
            <w:vAlign w:val="center"/>
          </w:tcPr>
          <w:p w14:paraId="142546C3" w14:textId="77777777" w:rsidR="003843EA" w:rsidRDefault="00A21561">
            <w:pPr>
              <w:pStyle w:val="MyText"/>
              <w:spacing w:line="276" w:lineRule="auto"/>
              <w:ind w:left="0"/>
              <w:jc w:val="center"/>
            </w:pPr>
            <w:r>
              <w:rPr>
                <w:rFonts w:hint="eastAsia"/>
              </w:rPr>
              <w:t>0x39</w:t>
            </w:r>
          </w:p>
        </w:tc>
      </w:tr>
      <w:tr w:rsidR="003843EA" w14:paraId="071971D2" w14:textId="77777777">
        <w:tc>
          <w:tcPr>
            <w:tcW w:w="1842" w:type="dxa"/>
            <w:vAlign w:val="center"/>
          </w:tcPr>
          <w:p w14:paraId="4652B8CD" w14:textId="77777777" w:rsidR="003843EA" w:rsidRDefault="00A21561">
            <w:pPr>
              <w:pStyle w:val="MyText"/>
              <w:spacing w:line="276" w:lineRule="auto"/>
              <w:ind w:left="0"/>
              <w:jc w:val="center"/>
            </w:pPr>
            <w:r>
              <w:rPr>
                <w:rFonts w:hint="eastAsia"/>
              </w:rPr>
              <w:t>0</w:t>
            </w:r>
          </w:p>
        </w:tc>
        <w:tc>
          <w:tcPr>
            <w:tcW w:w="1418" w:type="dxa"/>
            <w:vAlign w:val="center"/>
          </w:tcPr>
          <w:p w14:paraId="6E885854" w14:textId="77777777" w:rsidR="003843EA" w:rsidRDefault="00A21561">
            <w:pPr>
              <w:pStyle w:val="MyText"/>
              <w:spacing w:line="276" w:lineRule="auto"/>
              <w:ind w:left="0"/>
              <w:jc w:val="center"/>
            </w:pPr>
            <w:r>
              <w:rPr>
                <w:rFonts w:hint="eastAsia"/>
              </w:rPr>
              <w:t>0x30</w:t>
            </w:r>
          </w:p>
        </w:tc>
        <w:tc>
          <w:tcPr>
            <w:tcW w:w="1843" w:type="dxa"/>
            <w:vAlign w:val="center"/>
          </w:tcPr>
          <w:p w14:paraId="7FB16FC5" w14:textId="77777777" w:rsidR="003843EA" w:rsidRDefault="00A21561">
            <w:pPr>
              <w:pStyle w:val="MyText"/>
              <w:spacing w:line="276" w:lineRule="auto"/>
              <w:ind w:left="0"/>
              <w:jc w:val="center"/>
            </w:pPr>
            <w:r>
              <w:rPr>
                <w:rFonts w:hint="eastAsia"/>
              </w:rPr>
              <w:t>取消</w:t>
            </w:r>
          </w:p>
        </w:tc>
        <w:tc>
          <w:tcPr>
            <w:tcW w:w="1417" w:type="dxa"/>
            <w:vAlign w:val="center"/>
          </w:tcPr>
          <w:p w14:paraId="5519D013" w14:textId="77777777" w:rsidR="003843EA" w:rsidRDefault="00A21561">
            <w:pPr>
              <w:pStyle w:val="MyText"/>
              <w:spacing w:line="276" w:lineRule="auto"/>
              <w:ind w:left="0"/>
              <w:jc w:val="center"/>
            </w:pPr>
            <w:r>
              <w:rPr>
                <w:rFonts w:hint="eastAsia"/>
              </w:rPr>
              <w:t>0x1B</w:t>
            </w:r>
          </w:p>
        </w:tc>
        <w:tc>
          <w:tcPr>
            <w:tcW w:w="1276" w:type="dxa"/>
            <w:vAlign w:val="center"/>
          </w:tcPr>
          <w:p w14:paraId="5A505E50" w14:textId="77777777" w:rsidR="003843EA" w:rsidRDefault="00A21561">
            <w:pPr>
              <w:pStyle w:val="MyText"/>
              <w:spacing w:line="276" w:lineRule="auto"/>
              <w:ind w:left="0"/>
              <w:jc w:val="center"/>
            </w:pPr>
            <w:r>
              <w:rPr>
                <w:rFonts w:hint="eastAsia"/>
              </w:rPr>
              <w:t>退格</w:t>
            </w:r>
          </w:p>
        </w:tc>
        <w:tc>
          <w:tcPr>
            <w:tcW w:w="1417" w:type="dxa"/>
            <w:vAlign w:val="center"/>
          </w:tcPr>
          <w:p w14:paraId="583F151A" w14:textId="77777777" w:rsidR="003843EA" w:rsidRDefault="00A21561">
            <w:pPr>
              <w:pStyle w:val="MyText"/>
              <w:spacing w:line="276" w:lineRule="auto"/>
              <w:ind w:left="0"/>
              <w:jc w:val="center"/>
            </w:pPr>
            <w:r>
              <w:rPr>
                <w:rFonts w:hint="eastAsia"/>
              </w:rPr>
              <w:t>0x0A</w:t>
            </w:r>
          </w:p>
        </w:tc>
      </w:tr>
      <w:tr w:rsidR="003843EA" w14:paraId="3C3081C5" w14:textId="77777777">
        <w:tc>
          <w:tcPr>
            <w:tcW w:w="1842" w:type="dxa"/>
            <w:vAlign w:val="center"/>
          </w:tcPr>
          <w:p w14:paraId="763043ED" w14:textId="77777777" w:rsidR="003843EA" w:rsidRDefault="00A21561">
            <w:pPr>
              <w:pStyle w:val="MyText"/>
              <w:spacing w:line="276" w:lineRule="auto"/>
              <w:ind w:left="0"/>
              <w:jc w:val="center"/>
            </w:pPr>
            <w:r>
              <w:rPr>
                <w:rFonts w:hint="eastAsia"/>
              </w:rPr>
              <w:t>确认</w:t>
            </w:r>
          </w:p>
        </w:tc>
        <w:tc>
          <w:tcPr>
            <w:tcW w:w="1418" w:type="dxa"/>
            <w:vAlign w:val="center"/>
          </w:tcPr>
          <w:p w14:paraId="34AAD59B" w14:textId="77777777" w:rsidR="003843EA" w:rsidRDefault="00A21561">
            <w:pPr>
              <w:pStyle w:val="MyText"/>
              <w:spacing w:line="276" w:lineRule="auto"/>
              <w:ind w:left="0"/>
              <w:jc w:val="center"/>
            </w:pPr>
            <w:r>
              <w:rPr>
                <w:rFonts w:hint="eastAsia"/>
              </w:rPr>
              <w:t>0x0D</w:t>
            </w:r>
          </w:p>
        </w:tc>
        <w:tc>
          <w:tcPr>
            <w:tcW w:w="1843" w:type="dxa"/>
            <w:vAlign w:val="center"/>
          </w:tcPr>
          <w:p w14:paraId="18D1748D" w14:textId="77777777" w:rsidR="003843EA" w:rsidRDefault="00A21561">
            <w:pPr>
              <w:pStyle w:val="MyText"/>
              <w:spacing w:line="276" w:lineRule="auto"/>
              <w:ind w:left="0"/>
              <w:jc w:val="center"/>
            </w:pPr>
            <w:r>
              <w:rPr>
                <w:rFonts w:hint="eastAsia"/>
              </w:rPr>
              <w:t>*</w:t>
            </w:r>
          </w:p>
        </w:tc>
        <w:tc>
          <w:tcPr>
            <w:tcW w:w="1417" w:type="dxa"/>
            <w:vAlign w:val="center"/>
          </w:tcPr>
          <w:p w14:paraId="36710583" w14:textId="77777777" w:rsidR="003843EA" w:rsidRDefault="00A21561">
            <w:pPr>
              <w:pStyle w:val="MyText"/>
              <w:spacing w:line="276" w:lineRule="auto"/>
              <w:ind w:left="0"/>
              <w:jc w:val="center"/>
            </w:pPr>
            <w:r>
              <w:rPr>
                <w:rFonts w:hint="eastAsia"/>
              </w:rPr>
              <w:t>0x2E</w:t>
            </w:r>
          </w:p>
        </w:tc>
        <w:tc>
          <w:tcPr>
            <w:tcW w:w="1276" w:type="dxa"/>
            <w:vAlign w:val="center"/>
          </w:tcPr>
          <w:p w14:paraId="28ED4696" w14:textId="77777777" w:rsidR="003843EA" w:rsidRDefault="00A21561">
            <w:pPr>
              <w:pStyle w:val="MyText"/>
              <w:spacing w:line="276" w:lineRule="auto"/>
              <w:ind w:left="0"/>
              <w:jc w:val="center"/>
            </w:pPr>
            <w:r>
              <w:rPr>
                <w:rFonts w:hint="eastAsia"/>
              </w:rPr>
              <w:t>#</w:t>
            </w:r>
          </w:p>
        </w:tc>
        <w:tc>
          <w:tcPr>
            <w:tcW w:w="1417" w:type="dxa"/>
            <w:vAlign w:val="center"/>
          </w:tcPr>
          <w:p w14:paraId="31B9B3B9" w14:textId="77777777" w:rsidR="003843EA" w:rsidRDefault="00A21561">
            <w:pPr>
              <w:pStyle w:val="MyText"/>
              <w:spacing w:line="276" w:lineRule="auto"/>
              <w:ind w:left="0"/>
              <w:jc w:val="center"/>
            </w:pPr>
            <w:r>
              <w:rPr>
                <w:rFonts w:hint="eastAsia"/>
              </w:rPr>
              <w:t>0x1C</w:t>
            </w:r>
          </w:p>
        </w:tc>
      </w:tr>
      <w:tr w:rsidR="003843EA" w14:paraId="3B9FA94E" w14:textId="77777777">
        <w:tc>
          <w:tcPr>
            <w:tcW w:w="1842" w:type="dxa"/>
            <w:vAlign w:val="center"/>
          </w:tcPr>
          <w:p w14:paraId="2BEF39EF" w14:textId="77777777" w:rsidR="003843EA" w:rsidRDefault="00A21561">
            <w:pPr>
              <w:pStyle w:val="MyText"/>
              <w:spacing w:line="276" w:lineRule="auto"/>
              <w:ind w:left="0"/>
              <w:jc w:val="center"/>
            </w:pPr>
            <w:r>
              <w:rPr>
                <w:rFonts w:hint="eastAsia"/>
              </w:rPr>
              <w:t>数字键随机标识</w:t>
            </w:r>
          </w:p>
        </w:tc>
        <w:tc>
          <w:tcPr>
            <w:tcW w:w="1418" w:type="dxa"/>
            <w:vAlign w:val="center"/>
          </w:tcPr>
          <w:p w14:paraId="138E57B9" w14:textId="77777777" w:rsidR="003843EA" w:rsidRDefault="00A21561">
            <w:pPr>
              <w:pStyle w:val="MyText"/>
              <w:spacing w:line="276" w:lineRule="auto"/>
              <w:ind w:left="0"/>
              <w:jc w:val="center"/>
            </w:pPr>
            <w:r>
              <w:rPr>
                <w:rFonts w:hint="eastAsia"/>
              </w:rPr>
              <w:t>0x7E</w:t>
            </w:r>
          </w:p>
        </w:tc>
        <w:tc>
          <w:tcPr>
            <w:tcW w:w="1843" w:type="dxa"/>
            <w:vAlign w:val="center"/>
          </w:tcPr>
          <w:p w14:paraId="56C81C23" w14:textId="77777777" w:rsidR="003843EA" w:rsidRDefault="00A21561">
            <w:pPr>
              <w:pStyle w:val="MyText"/>
              <w:spacing w:line="276" w:lineRule="auto"/>
              <w:ind w:left="0"/>
              <w:jc w:val="center"/>
            </w:pPr>
            <w:r>
              <w:rPr>
                <w:rFonts w:hint="eastAsia"/>
              </w:rPr>
              <w:t>功能键随机标识</w:t>
            </w:r>
          </w:p>
        </w:tc>
        <w:tc>
          <w:tcPr>
            <w:tcW w:w="1417" w:type="dxa"/>
            <w:vAlign w:val="center"/>
          </w:tcPr>
          <w:p w14:paraId="55EC52F0" w14:textId="77777777" w:rsidR="003843EA" w:rsidRDefault="00A21561">
            <w:pPr>
              <w:pStyle w:val="MyText"/>
              <w:spacing w:line="276" w:lineRule="auto"/>
              <w:ind w:left="0"/>
              <w:jc w:val="center"/>
            </w:pPr>
            <w:r>
              <w:rPr>
                <w:rFonts w:hint="eastAsia"/>
              </w:rPr>
              <w:t>0x7F</w:t>
            </w:r>
          </w:p>
        </w:tc>
        <w:tc>
          <w:tcPr>
            <w:tcW w:w="1276" w:type="dxa"/>
            <w:vAlign w:val="center"/>
          </w:tcPr>
          <w:p w14:paraId="6636B46D" w14:textId="77777777" w:rsidR="003843EA" w:rsidRDefault="00A21561">
            <w:pPr>
              <w:pStyle w:val="MyText"/>
              <w:spacing w:line="276" w:lineRule="auto"/>
              <w:ind w:left="0"/>
              <w:jc w:val="center"/>
            </w:pPr>
            <w:r>
              <w:rPr>
                <w:rFonts w:hint="eastAsia"/>
              </w:rPr>
              <w:t>清空输入</w:t>
            </w:r>
          </w:p>
        </w:tc>
        <w:tc>
          <w:tcPr>
            <w:tcW w:w="1417" w:type="dxa"/>
            <w:vAlign w:val="center"/>
          </w:tcPr>
          <w:p w14:paraId="5BB4A15F" w14:textId="77777777" w:rsidR="003843EA" w:rsidRDefault="00A21561">
            <w:pPr>
              <w:pStyle w:val="MyText"/>
              <w:spacing w:line="276" w:lineRule="auto"/>
              <w:ind w:left="0"/>
              <w:jc w:val="center"/>
            </w:pPr>
            <w:r>
              <w:rPr>
                <w:rFonts w:hint="eastAsia"/>
              </w:rPr>
              <w:t>0x9C</w:t>
            </w:r>
          </w:p>
        </w:tc>
      </w:tr>
      <w:tr w:rsidR="003843EA" w14:paraId="09B2A300" w14:textId="77777777">
        <w:tc>
          <w:tcPr>
            <w:tcW w:w="1842" w:type="dxa"/>
            <w:vAlign w:val="center"/>
          </w:tcPr>
          <w:p w14:paraId="772EEF79" w14:textId="77777777" w:rsidR="003843EA" w:rsidRDefault="00A21561">
            <w:pPr>
              <w:pStyle w:val="MyText"/>
              <w:spacing w:line="276" w:lineRule="auto"/>
              <w:ind w:left="0"/>
              <w:jc w:val="center"/>
            </w:pPr>
            <w:r>
              <w:rPr>
                <w:rFonts w:hint="eastAsia"/>
              </w:rPr>
              <w:t>退出输入</w:t>
            </w:r>
          </w:p>
        </w:tc>
        <w:tc>
          <w:tcPr>
            <w:tcW w:w="1418" w:type="dxa"/>
            <w:vAlign w:val="center"/>
          </w:tcPr>
          <w:p w14:paraId="5EA5E280" w14:textId="77777777" w:rsidR="003843EA" w:rsidRDefault="00A21561">
            <w:pPr>
              <w:pStyle w:val="MyText"/>
              <w:spacing w:line="276" w:lineRule="auto"/>
              <w:ind w:left="0"/>
              <w:jc w:val="center"/>
            </w:pPr>
            <w:r>
              <w:rPr>
                <w:rFonts w:hint="eastAsia"/>
              </w:rPr>
              <w:t>0x9B</w:t>
            </w:r>
          </w:p>
        </w:tc>
        <w:tc>
          <w:tcPr>
            <w:tcW w:w="1843" w:type="dxa"/>
            <w:vAlign w:val="center"/>
          </w:tcPr>
          <w:p w14:paraId="1CEF37EC" w14:textId="77777777" w:rsidR="003843EA" w:rsidRDefault="003843EA">
            <w:pPr>
              <w:pStyle w:val="MyText"/>
              <w:spacing w:line="276" w:lineRule="auto"/>
              <w:ind w:left="0"/>
              <w:jc w:val="center"/>
            </w:pPr>
          </w:p>
        </w:tc>
        <w:tc>
          <w:tcPr>
            <w:tcW w:w="1417" w:type="dxa"/>
            <w:vAlign w:val="center"/>
          </w:tcPr>
          <w:p w14:paraId="20411009" w14:textId="77777777" w:rsidR="003843EA" w:rsidRDefault="003843EA">
            <w:pPr>
              <w:pStyle w:val="MyText"/>
              <w:spacing w:line="276" w:lineRule="auto"/>
              <w:ind w:left="0"/>
              <w:jc w:val="center"/>
            </w:pPr>
          </w:p>
        </w:tc>
        <w:tc>
          <w:tcPr>
            <w:tcW w:w="1276" w:type="dxa"/>
            <w:vAlign w:val="center"/>
          </w:tcPr>
          <w:p w14:paraId="7B10DEB1" w14:textId="77777777" w:rsidR="003843EA" w:rsidRDefault="003843EA">
            <w:pPr>
              <w:pStyle w:val="MyText"/>
              <w:spacing w:line="276" w:lineRule="auto"/>
              <w:ind w:left="0"/>
              <w:jc w:val="center"/>
            </w:pPr>
          </w:p>
        </w:tc>
        <w:tc>
          <w:tcPr>
            <w:tcW w:w="1417" w:type="dxa"/>
            <w:vAlign w:val="center"/>
          </w:tcPr>
          <w:p w14:paraId="513C19B2" w14:textId="77777777" w:rsidR="003843EA" w:rsidRDefault="003843EA">
            <w:pPr>
              <w:pStyle w:val="MyText"/>
              <w:spacing w:line="276" w:lineRule="auto"/>
              <w:ind w:left="0"/>
              <w:jc w:val="center"/>
            </w:pPr>
          </w:p>
        </w:tc>
      </w:tr>
    </w:tbl>
    <w:p w14:paraId="2523E89B" w14:textId="77777777" w:rsidR="003843EA" w:rsidRDefault="00A21561">
      <w:pPr>
        <w:pStyle w:val="MyText"/>
        <w:spacing w:line="276" w:lineRule="auto"/>
        <w:ind w:left="0" w:firstLine="420"/>
      </w:pPr>
      <w:r>
        <w:rPr>
          <w:rFonts w:hint="eastAsia"/>
        </w:rPr>
        <w:t>注：取消键和清空输入键不可同时使用，取消键和退出输入键也不可同时使用。</w:t>
      </w:r>
    </w:p>
    <w:p w14:paraId="6D9F3F39" w14:textId="77777777" w:rsidR="003843EA" w:rsidRDefault="003843EA">
      <w:pPr>
        <w:pStyle w:val="MyText"/>
        <w:spacing w:line="276" w:lineRule="auto"/>
        <w:ind w:left="1680"/>
      </w:pPr>
    </w:p>
    <w:p w14:paraId="11496166" w14:textId="77777777" w:rsidR="003843EA" w:rsidRDefault="00A21561">
      <w:pPr>
        <w:pStyle w:val="MyDoc111New"/>
      </w:pPr>
      <w:bookmarkStart w:id="742" w:name="_Toc27653"/>
      <w:bookmarkStart w:id="743" w:name="_Toc19929"/>
      <w:r>
        <w:rPr>
          <w:rFonts w:hint="eastAsia"/>
        </w:rPr>
        <w:t>检测密钥是否存在</w:t>
      </w:r>
      <w:bookmarkEnd w:id="742"/>
      <w:bookmarkEnd w:id="743"/>
      <w:ins w:id="744" w:author="Administrator" w:date="2018-04-27T11:06:00Z">
        <w:r>
          <w:rPr>
            <w:rFonts w:hint="eastAsia"/>
          </w:rPr>
          <w:t>0x1A 0x25</w:t>
        </w:r>
      </w:ins>
    </w:p>
    <w:p w14:paraId="472A4AEA" w14:textId="77777777" w:rsidR="003843EA" w:rsidRDefault="00A21561">
      <w:pPr>
        <w:ind w:left="840" w:firstLine="420"/>
      </w:pPr>
      <w:r>
        <w:rPr>
          <w:rFonts w:hint="eastAsia"/>
        </w:rPr>
        <w:t>指令：</w:t>
      </w:r>
      <w:r>
        <w:rPr>
          <w:rFonts w:hint="eastAsia"/>
        </w:rPr>
        <w:t>0x1A 0x25</w:t>
      </w:r>
    </w:p>
    <w:p w14:paraId="3C88CA13" w14:textId="77777777" w:rsidR="003843EA" w:rsidRDefault="00A21561">
      <w:pPr>
        <w:pStyle w:val="MyText"/>
        <w:spacing w:line="276" w:lineRule="auto"/>
        <w:ind w:firstLine="409"/>
      </w:pPr>
      <w:r>
        <w:rPr>
          <w:rFonts w:hint="eastAsia"/>
        </w:rPr>
        <w:t>描述：</w:t>
      </w:r>
      <w:r>
        <w:rPr>
          <w:rFonts w:hint="eastAsia"/>
          <w:kern w:val="1"/>
        </w:rPr>
        <w:t>用于检测秘钥是否存在</w:t>
      </w:r>
      <w:r>
        <w:rPr>
          <w:rFonts w:hint="eastAsia"/>
        </w:rPr>
        <w:t>。</w:t>
      </w:r>
    </w:p>
    <w:p w14:paraId="66BD1749" w14:textId="77777777" w:rsidR="003843EA" w:rsidRDefault="00A21561">
      <w:pPr>
        <w:pStyle w:val="MyText"/>
        <w:numPr>
          <w:ilvl w:val="0"/>
          <w:numId w:val="4"/>
        </w:numPr>
        <w:spacing w:line="276" w:lineRule="auto"/>
      </w:pPr>
      <w:r>
        <w:rPr>
          <w:rFonts w:hint="eastAsia"/>
        </w:rPr>
        <w:t>请求报文</w:t>
      </w:r>
    </w:p>
    <w:p w14:paraId="7F334A4B" w14:textId="77777777" w:rsidR="003843EA" w:rsidRDefault="00A21561">
      <w:pPr>
        <w:pStyle w:val="MyText"/>
        <w:spacing w:line="276" w:lineRule="auto"/>
        <w:ind w:left="1680"/>
      </w:pPr>
      <w:r>
        <w:rPr>
          <w:rFonts w:hint="eastAsia"/>
        </w:rPr>
        <w:t>数据：</w:t>
      </w:r>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4E2EB99C"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6DB62C55" w14:textId="77777777" w:rsidR="003843EA" w:rsidRDefault="00A21561">
            <w:pPr>
              <w:pStyle w:val="p0"/>
              <w:spacing w:line="276" w:lineRule="auto"/>
              <w:rPr>
                <w:rFonts w:ascii="黑体" w:eastAsia="黑体" w:hAnsi="新宋体"/>
              </w:rPr>
            </w:pPr>
            <w:r>
              <w:rPr>
                <w:rFonts w:ascii="黑体" w:eastAsia="黑体" w:hAnsi="新宋体"/>
              </w:rPr>
              <w:t>ID</w:t>
            </w:r>
          </w:p>
        </w:tc>
        <w:tc>
          <w:tcPr>
            <w:tcW w:w="2268" w:type="dxa"/>
            <w:tcBorders>
              <w:top w:val="single" w:sz="6" w:space="0" w:color="000000"/>
              <w:left w:val="nil"/>
              <w:bottom w:val="single" w:sz="6" w:space="0" w:color="000000"/>
              <w:right w:val="single" w:sz="4" w:space="0" w:color="000000"/>
            </w:tcBorders>
            <w:shd w:val="clear" w:color="auto" w:fill="E6E6E6"/>
          </w:tcPr>
          <w:p w14:paraId="00CFBA49" w14:textId="77777777" w:rsidR="003843EA" w:rsidRDefault="00A21561">
            <w:pPr>
              <w:pStyle w:val="p0"/>
              <w:spacing w:line="276" w:lineRule="auto"/>
              <w:rPr>
                <w:rFonts w:ascii="黑体" w:eastAsia="黑体" w:hAnsi="新宋体"/>
              </w:rPr>
            </w:pPr>
            <w:r>
              <w:rPr>
                <w:rFonts w:ascii="黑体" w:eastAsia="黑体" w:hAnsi="新宋体" w:hint="eastAsia"/>
              </w:rPr>
              <w:t>数据域</w:t>
            </w:r>
          </w:p>
        </w:tc>
        <w:tc>
          <w:tcPr>
            <w:tcW w:w="1418" w:type="dxa"/>
            <w:tcBorders>
              <w:top w:val="single" w:sz="6" w:space="0" w:color="000000"/>
              <w:left w:val="nil"/>
              <w:bottom w:val="single" w:sz="6" w:space="0" w:color="000000"/>
              <w:right w:val="single" w:sz="6" w:space="0" w:color="000000"/>
            </w:tcBorders>
            <w:shd w:val="clear" w:color="auto" w:fill="E6E6E6"/>
          </w:tcPr>
          <w:p w14:paraId="3C2A2A4F" w14:textId="77777777" w:rsidR="003843EA" w:rsidRDefault="00A21561">
            <w:pPr>
              <w:pStyle w:val="p0"/>
              <w:spacing w:line="276" w:lineRule="auto"/>
              <w:rPr>
                <w:rFonts w:ascii="黑体" w:eastAsia="黑体" w:hAnsi="新宋体"/>
              </w:rPr>
            </w:pPr>
            <w:r>
              <w:rPr>
                <w:rFonts w:ascii="黑体" w:eastAsia="黑体" w:hAnsi="新宋体" w:hint="eastAsia"/>
              </w:rPr>
              <w:t>长度</w:t>
            </w:r>
          </w:p>
        </w:tc>
        <w:tc>
          <w:tcPr>
            <w:tcW w:w="4034" w:type="dxa"/>
            <w:tcBorders>
              <w:top w:val="single" w:sz="6" w:space="0" w:color="000000"/>
              <w:left w:val="nil"/>
              <w:bottom w:val="single" w:sz="6" w:space="0" w:color="000000"/>
              <w:right w:val="single" w:sz="6" w:space="0" w:color="000000"/>
            </w:tcBorders>
            <w:shd w:val="clear" w:color="auto" w:fill="E6E6E6"/>
          </w:tcPr>
          <w:p w14:paraId="38A5DD7C" w14:textId="77777777" w:rsidR="003843EA" w:rsidRDefault="00A21561">
            <w:pPr>
              <w:pStyle w:val="p0"/>
              <w:spacing w:line="276" w:lineRule="auto"/>
              <w:rPr>
                <w:rFonts w:ascii="黑体" w:eastAsia="黑体" w:hAnsi="新宋体"/>
              </w:rPr>
            </w:pPr>
            <w:r>
              <w:rPr>
                <w:rFonts w:ascii="黑体" w:eastAsia="黑体" w:hAnsi="新宋体" w:hint="eastAsia"/>
              </w:rPr>
              <w:t>备注</w:t>
            </w:r>
          </w:p>
        </w:tc>
      </w:tr>
      <w:tr w:rsidR="003843EA" w14:paraId="3FBE2F15"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71936E29" w14:textId="77777777" w:rsidR="003843EA" w:rsidRDefault="00A21561">
            <w:pPr>
              <w:pStyle w:val="p0"/>
              <w:spacing w:line="276" w:lineRule="auto"/>
              <w:rPr>
                <w:rFonts w:ascii="黑体" w:eastAsia="黑体" w:hAnsi="新宋体"/>
              </w:rPr>
            </w:pPr>
            <w:r>
              <w:rPr>
                <w:rFonts w:ascii="黑体" w:eastAsia="黑体" w:hAnsi="新宋体" w:hint="eastAsia"/>
              </w:rPr>
              <w:lastRenderedPageBreak/>
              <w:t>1</w:t>
            </w:r>
          </w:p>
        </w:tc>
        <w:tc>
          <w:tcPr>
            <w:tcW w:w="2268" w:type="dxa"/>
            <w:tcBorders>
              <w:top w:val="single" w:sz="6" w:space="0" w:color="000000"/>
              <w:left w:val="nil"/>
              <w:bottom w:val="single" w:sz="6" w:space="0" w:color="000000"/>
              <w:right w:val="single" w:sz="4" w:space="0" w:color="000000"/>
            </w:tcBorders>
            <w:vAlign w:val="center"/>
          </w:tcPr>
          <w:p w14:paraId="3FF60897" w14:textId="77777777" w:rsidR="003843EA" w:rsidRDefault="00A21561">
            <w:pPr>
              <w:rPr>
                <w:rFonts w:ascii="黑体" w:hAnsi="新宋体"/>
                <w:kern w:val="0"/>
                <w:szCs w:val="21"/>
              </w:rPr>
            </w:pPr>
            <w:r>
              <w:rPr>
                <w:rFonts w:ascii="黑体" w:hAnsi="新宋体" w:hint="eastAsia"/>
                <w:kern w:val="0"/>
                <w:szCs w:val="21"/>
              </w:rPr>
              <w:t>密钥类型</w:t>
            </w:r>
          </w:p>
        </w:tc>
        <w:tc>
          <w:tcPr>
            <w:tcW w:w="1418" w:type="dxa"/>
            <w:tcBorders>
              <w:top w:val="single" w:sz="6" w:space="0" w:color="000000"/>
              <w:left w:val="nil"/>
              <w:bottom w:val="single" w:sz="6" w:space="0" w:color="000000"/>
              <w:right w:val="single" w:sz="6" w:space="0" w:color="000000"/>
            </w:tcBorders>
            <w:vAlign w:val="center"/>
          </w:tcPr>
          <w:p w14:paraId="5CB45FB2" w14:textId="77777777" w:rsidR="003843EA" w:rsidRDefault="00A21561">
            <w:pPr>
              <w:ind w:firstLineChars="150" w:firstLine="315"/>
              <w:rPr>
                <w:rFonts w:ascii="黑体" w:hAnsi="新宋体"/>
                <w:kern w:val="0"/>
                <w:szCs w:val="21"/>
              </w:rPr>
            </w:pPr>
            <w:r>
              <w:rPr>
                <w:rFonts w:ascii="黑体" w:hAnsi="新宋体" w:hint="eastAsia"/>
                <w:kern w:val="0"/>
                <w:szCs w:val="21"/>
              </w:rPr>
              <w:t>1</w:t>
            </w:r>
          </w:p>
        </w:tc>
        <w:tc>
          <w:tcPr>
            <w:tcW w:w="4034" w:type="dxa"/>
            <w:tcBorders>
              <w:top w:val="single" w:sz="6" w:space="0" w:color="000000"/>
              <w:left w:val="nil"/>
              <w:bottom w:val="single" w:sz="6" w:space="0" w:color="000000"/>
              <w:right w:val="single" w:sz="6" w:space="0" w:color="000000"/>
            </w:tcBorders>
          </w:tcPr>
          <w:p w14:paraId="0EC81D83" w14:textId="77777777" w:rsidR="003843EA" w:rsidRDefault="00A21561">
            <w:pPr>
              <w:rPr>
                <w:rFonts w:ascii="黑体"/>
              </w:rPr>
            </w:pPr>
            <w:r>
              <w:rPr>
                <w:rFonts w:ascii="黑体" w:hint="eastAsia"/>
              </w:rPr>
              <w:t>0x00传输密钥</w:t>
            </w:r>
          </w:p>
          <w:p w14:paraId="2E20E902" w14:textId="77777777" w:rsidR="003843EA" w:rsidRDefault="00A21561">
            <w:pPr>
              <w:rPr>
                <w:rFonts w:ascii="黑体"/>
              </w:rPr>
            </w:pPr>
            <w:r>
              <w:rPr>
                <w:rFonts w:ascii="黑体" w:hint="eastAsia"/>
              </w:rPr>
              <w:t>0x01终端主密钥</w:t>
            </w:r>
          </w:p>
          <w:p w14:paraId="3F97B0F7" w14:textId="77777777" w:rsidR="003843EA" w:rsidRDefault="00A21561">
            <w:pPr>
              <w:rPr>
                <w:rFonts w:ascii="黑体"/>
              </w:rPr>
            </w:pPr>
            <w:r>
              <w:rPr>
                <w:rFonts w:ascii="黑体"/>
              </w:rPr>
              <w:t xml:space="preserve">0x02 </w:t>
            </w:r>
            <w:r>
              <w:rPr>
                <w:rFonts w:ascii="黑体" w:hint="eastAsia"/>
              </w:rPr>
              <w:t>PIN工作密钥</w:t>
            </w:r>
          </w:p>
          <w:p w14:paraId="396CD942" w14:textId="77777777" w:rsidR="003843EA" w:rsidRDefault="00A21561">
            <w:pPr>
              <w:rPr>
                <w:rFonts w:ascii="黑体"/>
              </w:rPr>
            </w:pPr>
            <w:r>
              <w:rPr>
                <w:rFonts w:ascii="黑体"/>
              </w:rPr>
              <w:t xml:space="preserve">0x03 </w:t>
            </w:r>
            <w:r>
              <w:rPr>
                <w:rFonts w:ascii="黑体" w:hint="eastAsia"/>
              </w:rPr>
              <w:t>MAC工作密钥</w:t>
            </w:r>
          </w:p>
          <w:p w14:paraId="1FD7978A" w14:textId="77777777" w:rsidR="003843EA" w:rsidRDefault="00A21561">
            <w:pPr>
              <w:rPr>
                <w:rFonts w:ascii="黑体"/>
              </w:rPr>
            </w:pPr>
            <w:r>
              <w:rPr>
                <w:rFonts w:ascii="黑体" w:hint="eastAsia"/>
              </w:rPr>
              <w:t>0x04数据加密工作密钥</w:t>
            </w:r>
          </w:p>
          <w:p w14:paraId="2CDD4574" w14:textId="77777777" w:rsidR="003843EA" w:rsidRDefault="00A21561">
            <w:pPr>
              <w:rPr>
                <w:rFonts w:ascii="黑体"/>
              </w:rPr>
            </w:pPr>
            <w:r>
              <w:rPr>
                <w:rFonts w:ascii="黑体" w:hint="eastAsia"/>
              </w:rPr>
              <w:t>0x05 全部密钥(包括主密钥和工作密钥)</w:t>
            </w:r>
          </w:p>
        </w:tc>
      </w:tr>
      <w:tr w:rsidR="003843EA" w14:paraId="0EA11D6B"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7E211E74" w14:textId="77777777" w:rsidR="003843EA" w:rsidRDefault="00A21561">
            <w:pPr>
              <w:pStyle w:val="p0"/>
              <w:spacing w:line="276" w:lineRule="auto"/>
              <w:rPr>
                <w:rFonts w:ascii="黑体" w:eastAsia="黑体" w:hAnsi="新宋体"/>
              </w:rPr>
            </w:pPr>
            <w:r>
              <w:rPr>
                <w:rFonts w:ascii="黑体" w:eastAsia="黑体" w:hAnsi="新宋体" w:hint="eastAsia"/>
              </w:rPr>
              <w:t>2</w:t>
            </w:r>
          </w:p>
        </w:tc>
        <w:tc>
          <w:tcPr>
            <w:tcW w:w="2268" w:type="dxa"/>
            <w:tcBorders>
              <w:top w:val="single" w:sz="6" w:space="0" w:color="000000"/>
              <w:left w:val="nil"/>
              <w:bottom w:val="single" w:sz="6" w:space="0" w:color="000000"/>
              <w:right w:val="single" w:sz="4" w:space="0" w:color="000000"/>
            </w:tcBorders>
            <w:vAlign w:val="center"/>
          </w:tcPr>
          <w:p w14:paraId="579A4293" w14:textId="77777777" w:rsidR="003843EA" w:rsidRDefault="00A21561">
            <w:r>
              <w:rPr>
                <w:rFonts w:ascii="黑体" w:hAnsi="新宋体" w:hint="eastAsia"/>
                <w:kern w:val="0"/>
                <w:szCs w:val="21"/>
              </w:rPr>
              <w:t>算法模式</w:t>
            </w:r>
          </w:p>
        </w:tc>
        <w:tc>
          <w:tcPr>
            <w:tcW w:w="1418" w:type="dxa"/>
            <w:tcBorders>
              <w:top w:val="single" w:sz="6" w:space="0" w:color="000000"/>
              <w:left w:val="nil"/>
              <w:bottom w:val="single" w:sz="6" w:space="0" w:color="000000"/>
              <w:right w:val="single" w:sz="6" w:space="0" w:color="000000"/>
            </w:tcBorders>
            <w:vAlign w:val="center"/>
          </w:tcPr>
          <w:p w14:paraId="53F8D3BF" w14:textId="77777777" w:rsidR="003843EA" w:rsidRDefault="00A21561">
            <w:pPr>
              <w:ind w:firstLineChars="150" w:firstLine="315"/>
              <w:rPr>
                <w:rFonts w:ascii="黑体" w:hAnsi="新宋体"/>
                <w:kern w:val="0"/>
                <w:szCs w:val="21"/>
              </w:rPr>
            </w:pPr>
            <w:r>
              <w:rPr>
                <w:rFonts w:ascii="黑体" w:hAnsi="新宋体" w:hint="eastAsia"/>
                <w:kern w:val="0"/>
                <w:szCs w:val="21"/>
              </w:rPr>
              <w:t>1</w:t>
            </w:r>
          </w:p>
        </w:tc>
        <w:tc>
          <w:tcPr>
            <w:tcW w:w="4034" w:type="dxa"/>
            <w:tcBorders>
              <w:top w:val="single" w:sz="6" w:space="0" w:color="000000"/>
              <w:left w:val="nil"/>
              <w:bottom w:val="single" w:sz="6" w:space="0" w:color="000000"/>
              <w:right w:val="single" w:sz="6" w:space="0" w:color="000000"/>
            </w:tcBorders>
          </w:tcPr>
          <w:p w14:paraId="0BE03822" w14:textId="77777777" w:rsidR="003843EA" w:rsidRDefault="00A21561">
            <w:pPr>
              <w:rPr>
                <w:rFonts w:ascii="黑体"/>
              </w:rPr>
            </w:pPr>
            <w:r>
              <w:rPr>
                <w:rFonts w:ascii="黑体"/>
              </w:rPr>
              <w:t xml:space="preserve">0x01 </w:t>
            </w:r>
            <w:r>
              <w:rPr>
                <w:rFonts w:ascii="黑体" w:hint="eastAsia"/>
              </w:rPr>
              <w:t>DES</w:t>
            </w:r>
          </w:p>
          <w:p w14:paraId="33D6197D" w14:textId="77777777" w:rsidR="003843EA" w:rsidRDefault="00A21561">
            <w:pPr>
              <w:rPr>
                <w:rFonts w:ascii="黑体"/>
              </w:rPr>
            </w:pPr>
            <w:r>
              <w:rPr>
                <w:rFonts w:ascii="黑体"/>
              </w:rPr>
              <w:t xml:space="preserve">0x02 </w:t>
            </w:r>
            <w:r>
              <w:rPr>
                <w:rFonts w:ascii="黑体" w:hint="eastAsia"/>
              </w:rPr>
              <w:t>SM</w:t>
            </w:r>
            <w:r>
              <w:rPr>
                <w:rFonts w:ascii="黑体"/>
              </w:rPr>
              <w:t>4</w:t>
            </w:r>
          </w:p>
          <w:p w14:paraId="379C9F89" w14:textId="77777777" w:rsidR="003843EA" w:rsidRDefault="00A21561">
            <w:r>
              <w:rPr>
                <w:rFonts w:ascii="黑体"/>
              </w:rPr>
              <w:t xml:space="preserve">0x03 </w:t>
            </w:r>
            <w:r>
              <w:rPr>
                <w:rFonts w:ascii="黑体" w:hint="eastAsia"/>
              </w:rPr>
              <w:t>A</w:t>
            </w:r>
            <w:r>
              <w:rPr>
                <w:rFonts w:ascii="黑体"/>
              </w:rPr>
              <w:t>ES</w:t>
            </w:r>
          </w:p>
        </w:tc>
      </w:tr>
      <w:tr w:rsidR="003843EA" w14:paraId="171C5269" w14:textId="77777777">
        <w:tc>
          <w:tcPr>
            <w:tcW w:w="567" w:type="dxa"/>
            <w:tcBorders>
              <w:top w:val="single" w:sz="6" w:space="0" w:color="000000"/>
              <w:left w:val="single" w:sz="6" w:space="0" w:color="000000"/>
              <w:bottom w:val="single" w:sz="6" w:space="0" w:color="000000"/>
              <w:right w:val="single" w:sz="4" w:space="0" w:color="000000"/>
            </w:tcBorders>
          </w:tcPr>
          <w:p w14:paraId="55F252C2" w14:textId="77777777" w:rsidR="003843EA" w:rsidRDefault="00A21561">
            <w:pPr>
              <w:rPr>
                <w:rFonts w:ascii="黑体" w:hAnsi="新宋体"/>
              </w:rPr>
            </w:pPr>
            <w:r>
              <w:rPr>
                <w:rFonts w:hint="eastAsia"/>
              </w:rPr>
              <w:t>2</w:t>
            </w:r>
          </w:p>
        </w:tc>
        <w:tc>
          <w:tcPr>
            <w:tcW w:w="2268" w:type="dxa"/>
            <w:tcBorders>
              <w:top w:val="single" w:sz="6" w:space="0" w:color="000000"/>
              <w:left w:val="nil"/>
              <w:bottom w:val="single" w:sz="6" w:space="0" w:color="000000"/>
              <w:right w:val="single" w:sz="4" w:space="0" w:color="000000"/>
            </w:tcBorders>
          </w:tcPr>
          <w:p w14:paraId="4C5DC1DB" w14:textId="77777777" w:rsidR="003843EA" w:rsidRDefault="00A21561">
            <w:pPr>
              <w:rPr>
                <w:rFonts w:ascii="黑体" w:hAnsi="新宋体"/>
                <w:kern w:val="0"/>
                <w:szCs w:val="21"/>
              </w:rPr>
            </w:pPr>
            <w:r>
              <w:rPr>
                <w:rFonts w:hint="eastAsia"/>
              </w:rPr>
              <w:t>检测的密钥索引</w:t>
            </w:r>
          </w:p>
        </w:tc>
        <w:tc>
          <w:tcPr>
            <w:tcW w:w="1418" w:type="dxa"/>
            <w:tcBorders>
              <w:top w:val="single" w:sz="6" w:space="0" w:color="000000"/>
              <w:left w:val="nil"/>
              <w:bottom w:val="single" w:sz="6" w:space="0" w:color="000000"/>
              <w:right w:val="single" w:sz="6" w:space="0" w:color="000000"/>
            </w:tcBorders>
          </w:tcPr>
          <w:p w14:paraId="43E2BF2E" w14:textId="77777777" w:rsidR="003843EA" w:rsidRDefault="00A21561">
            <w:pPr>
              <w:rPr>
                <w:rFonts w:ascii="黑体" w:hAnsi="新宋体"/>
                <w:kern w:val="0"/>
                <w:szCs w:val="21"/>
              </w:rPr>
            </w:pPr>
            <w:r>
              <w:rPr>
                <w:rFonts w:hint="eastAsia"/>
              </w:rPr>
              <w:t>1</w:t>
            </w:r>
          </w:p>
        </w:tc>
        <w:tc>
          <w:tcPr>
            <w:tcW w:w="4034" w:type="dxa"/>
            <w:tcBorders>
              <w:top w:val="single" w:sz="6" w:space="0" w:color="000000"/>
              <w:left w:val="nil"/>
              <w:bottom w:val="single" w:sz="6" w:space="0" w:color="000000"/>
              <w:right w:val="single" w:sz="6" w:space="0" w:color="000000"/>
            </w:tcBorders>
          </w:tcPr>
          <w:p w14:paraId="6CCD32A2" w14:textId="77777777" w:rsidR="003843EA" w:rsidRDefault="00A21561">
            <w:pPr>
              <w:rPr>
                <w:rFonts w:ascii="黑体"/>
              </w:rPr>
            </w:pPr>
            <w:r>
              <w:rPr>
                <w:rFonts w:hint="eastAsia"/>
              </w:rPr>
              <w:t>0x00-0xff</w:t>
            </w:r>
          </w:p>
        </w:tc>
      </w:tr>
      <w:tr w:rsidR="003843EA" w14:paraId="48AA4304" w14:textId="77777777">
        <w:tc>
          <w:tcPr>
            <w:tcW w:w="567" w:type="dxa"/>
            <w:tcBorders>
              <w:top w:val="single" w:sz="6" w:space="0" w:color="000000"/>
              <w:left w:val="single" w:sz="6" w:space="0" w:color="000000"/>
              <w:bottom w:val="single" w:sz="6" w:space="0" w:color="000000"/>
              <w:right w:val="single" w:sz="4" w:space="0" w:color="000000"/>
            </w:tcBorders>
          </w:tcPr>
          <w:p w14:paraId="34924CCE" w14:textId="77777777" w:rsidR="003843EA" w:rsidRDefault="00A21561">
            <w:r>
              <w:rPr>
                <w:rFonts w:hint="eastAsia"/>
              </w:rPr>
              <w:t>3</w:t>
            </w:r>
          </w:p>
        </w:tc>
        <w:tc>
          <w:tcPr>
            <w:tcW w:w="2268" w:type="dxa"/>
            <w:tcBorders>
              <w:top w:val="single" w:sz="6" w:space="0" w:color="000000"/>
              <w:left w:val="nil"/>
              <w:bottom w:val="single" w:sz="6" w:space="0" w:color="000000"/>
              <w:right w:val="single" w:sz="4" w:space="0" w:color="000000"/>
            </w:tcBorders>
          </w:tcPr>
          <w:p w14:paraId="6B993953" w14:textId="77777777" w:rsidR="003843EA" w:rsidRDefault="00A21561">
            <w:proofErr w:type="spellStart"/>
            <w:r>
              <w:t>CheckValue</w:t>
            </w:r>
            <w:proofErr w:type="spellEnd"/>
          </w:p>
        </w:tc>
        <w:tc>
          <w:tcPr>
            <w:tcW w:w="1418" w:type="dxa"/>
            <w:tcBorders>
              <w:top w:val="single" w:sz="6" w:space="0" w:color="000000"/>
              <w:left w:val="nil"/>
              <w:bottom w:val="single" w:sz="6" w:space="0" w:color="000000"/>
              <w:right w:val="single" w:sz="6" w:space="0" w:color="000000"/>
            </w:tcBorders>
          </w:tcPr>
          <w:p w14:paraId="703911B9" w14:textId="77777777" w:rsidR="003843EA" w:rsidRDefault="00A21561">
            <w:ins w:id="745" w:author="zheng" w:date="2016-12-16T16:29:00Z">
              <w:r>
                <w:rPr>
                  <w:rFonts w:hint="eastAsia"/>
                </w:rPr>
                <w:t>LL</w:t>
              </w:r>
              <w:r>
                <w:t>…</w:t>
              </w:r>
              <w:r>
                <w:rPr>
                  <w:rFonts w:hint="eastAsia"/>
                </w:rPr>
                <w:t>.</w:t>
              </w:r>
            </w:ins>
            <w:r>
              <w:rPr>
                <w:rFonts w:hint="eastAsia"/>
              </w:rPr>
              <w:t>4</w:t>
            </w:r>
          </w:p>
        </w:tc>
        <w:tc>
          <w:tcPr>
            <w:tcW w:w="4034" w:type="dxa"/>
            <w:tcBorders>
              <w:top w:val="single" w:sz="6" w:space="0" w:color="000000"/>
              <w:left w:val="nil"/>
              <w:bottom w:val="single" w:sz="6" w:space="0" w:color="000000"/>
              <w:right w:val="single" w:sz="6" w:space="0" w:color="000000"/>
            </w:tcBorders>
          </w:tcPr>
          <w:p w14:paraId="5869C7B0" w14:textId="77777777" w:rsidR="003843EA" w:rsidRDefault="00A21561">
            <w:proofErr w:type="spellStart"/>
            <w:r>
              <w:rPr>
                <w:rFonts w:hint="eastAsia"/>
              </w:rPr>
              <w:t>CheckValue</w:t>
            </w:r>
            <w:proofErr w:type="spellEnd"/>
            <w:r>
              <w:rPr>
                <w:rFonts w:hint="eastAsia"/>
              </w:rPr>
              <w:t>（密钥对</w:t>
            </w:r>
            <w:r>
              <w:rPr>
                <w:rFonts w:hint="eastAsia"/>
              </w:rPr>
              <w:t xml:space="preserve"> 8 </w:t>
            </w:r>
            <w:r>
              <w:rPr>
                <w:rFonts w:hint="eastAsia"/>
              </w:rPr>
              <w:t>个</w:t>
            </w:r>
            <w:r>
              <w:rPr>
                <w:rFonts w:hint="eastAsia"/>
              </w:rPr>
              <w:t xml:space="preserve"> 0x00 </w:t>
            </w:r>
            <w:r>
              <w:rPr>
                <w:rFonts w:hint="eastAsia"/>
              </w:rPr>
              <w:t>进行</w:t>
            </w:r>
            <w:del w:id="746" w:author="zheng" w:date="2016-12-16T16:29:00Z">
              <w:r>
                <w:rPr>
                  <w:rFonts w:hint="eastAsia"/>
                </w:rPr>
                <w:delText>CBC T</w:delText>
              </w:r>
            </w:del>
            <w:r>
              <w:rPr>
                <w:rFonts w:hint="eastAsia"/>
              </w:rPr>
              <w:t>DES</w:t>
            </w:r>
            <w:r>
              <w:rPr>
                <w:rFonts w:hint="eastAsia"/>
              </w:rPr>
              <w:t>加密后的前</w:t>
            </w:r>
            <w:r>
              <w:rPr>
                <w:rFonts w:hint="eastAsia"/>
              </w:rPr>
              <w:t>4</w:t>
            </w:r>
            <w:r>
              <w:rPr>
                <w:rFonts w:hint="eastAsia"/>
              </w:rPr>
              <w:t>个数据），如果不传，需要返回有效</w:t>
            </w:r>
            <w:r>
              <w:rPr>
                <w:rFonts w:hint="eastAsia"/>
              </w:rPr>
              <w:t xml:space="preserve"> ID2 </w:t>
            </w:r>
            <w:r>
              <w:rPr>
                <w:rFonts w:hint="eastAsia"/>
              </w:rPr>
              <w:t>域（密</w:t>
            </w:r>
          </w:p>
          <w:p w14:paraId="6D1E90EA" w14:textId="77777777" w:rsidR="003843EA" w:rsidRDefault="00A21561">
            <w:r>
              <w:rPr>
                <w:rFonts w:hint="eastAsia"/>
              </w:rPr>
              <w:t>钥对</w:t>
            </w:r>
            <w:r>
              <w:rPr>
                <w:rFonts w:hint="eastAsia"/>
              </w:rPr>
              <w:t xml:space="preserve"> 8 </w:t>
            </w:r>
            <w:r>
              <w:rPr>
                <w:rFonts w:hint="eastAsia"/>
              </w:rPr>
              <w:t>个</w:t>
            </w:r>
            <w:r>
              <w:rPr>
                <w:rFonts w:hint="eastAsia"/>
              </w:rPr>
              <w:t xml:space="preserve"> 0x00 </w:t>
            </w:r>
            <w:r>
              <w:rPr>
                <w:rFonts w:hint="eastAsia"/>
              </w:rPr>
              <w:t>加密）由上层去比较，否则返回</w:t>
            </w:r>
            <w:r>
              <w:rPr>
                <w:rFonts w:hint="eastAsia"/>
              </w:rPr>
              <w:t>4</w:t>
            </w:r>
            <w:r>
              <w:rPr>
                <w:rFonts w:hint="eastAsia"/>
              </w:rPr>
              <w:t>个</w:t>
            </w:r>
            <w:r>
              <w:rPr>
                <w:rFonts w:hint="eastAsia"/>
              </w:rPr>
              <w:t>0x00</w:t>
            </w:r>
          </w:p>
        </w:tc>
      </w:tr>
    </w:tbl>
    <w:p w14:paraId="46D9BA68" w14:textId="77777777" w:rsidR="003843EA" w:rsidRDefault="003843EA"/>
    <w:p w14:paraId="29D10C56" w14:textId="77777777" w:rsidR="003843EA" w:rsidRDefault="00A21561">
      <w:pPr>
        <w:pStyle w:val="MyText"/>
        <w:numPr>
          <w:ilvl w:val="0"/>
          <w:numId w:val="4"/>
        </w:numPr>
        <w:spacing w:line="276" w:lineRule="auto"/>
      </w:pPr>
      <w:r>
        <w:rPr>
          <w:rFonts w:hint="eastAsia"/>
        </w:rPr>
        <w:t>响应报文</w:t>
      </w:r>
    </w:p>
    <w:p w14:paraId="53D30FF0" w14:textId="77777777" w:rsidR="003843EA" w:rsidRDefault="00A21561">
      <w:pPr>
        <w:pStyle w:val="MyText"/>
        <w:spacing w:line="276" w:lineRule="auto"/>
        <w:ind w:leftChars="800" w:left="1680"/>
      </w:pPr>
      <w:r>
        <w:rPr>
          <w:rFonts w:hint="eastAsia"/>
        </w:rPr>
        <w:t>数据：</w:t>
      </w:r>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5EBFB6EF"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63175C14" w14:textId="77777777" w:rsidR="003843EA" w:rsidRDefault="00A21561">
            <w:pPr>
              <w:pStyle w:val="p0"/>
              <w:spacing w:line="276" w:lineRule="auto"/>
              <w:rPr>
                <w:rFonts w:ascii="黑体" w:eastAsia="黑体" w:hAnsi="新宋体"/>
              </w:rPr>
            </w:pPr>
            <w:r>
              <w:rPr>
                <w:rFonts w:ascii="黑体" w:eastAsia="黑体" w:hAnsi="新宋体"/>
              </w:rPr>
              <w:t>ID</w:t>
            </w:r>
          </w:p>
        </w:tc>
        <w:tc>
          <w:tcPr>
            <w:tcW w:w="2268" w:type="dxa"/>
            <w:tcBorders>
              <w:top w:val="single" w:sz="6" w:space="0" w:color="000000"/>
              <w:left w:val="nil"/>
              <w:bottom w:val="single" w:sz="6" w:space="0" w:color="000000"/>
              <w:right w:val="single" w:sz="4" w:space="0" w:color="000000"/>
            </w:tcBorders>
            <w:shd w:val="clear" w:color="auto" w:fill="E6E6E6"/>
          </w:tcPr>
          <w:p w14:paraId="123448B4" w14:textId="77777777" w:rsidR="003843EA" w:rsidRDefault="00A21561">
            <w:pPr>
              <w:pStyle w:val="p0"/>
              <w:spacing w:line="276" w:lineRule="auto"/>
              <w:rPr>
                <w:rFonts w:ascii="黑体" w:eastAsia="黑体" w:hAnsi="新宋体"/>
              </w:rPr>
            </w:pPr>
            <w:r>
              <w:rPr>
                <w:rFonts w:ascii="黑体" w:eastAsia="黑体" w:hAnsi="新宋体" w:hint="eastAsia"/>
              </w:rPr>
              <w:t>数据域</w:t>
            </w:r>
          </w:p>
        </w:tc>
        <w:tc>
          <w:tcPr>
            <w:tcW w:w="1418" w:type="dxa"/>
            <w:tcBorders>
              <w:top w:val="single" w:sz="6" w:space="0" w:color="000000"/>
              <w:left w:val="nil"/>
              <w:bottom w:val="single" w:sz="6" w:space="0" w:color="000000"/>
              <w:right w:val="single" w:sz="6" w:space="0" w:color="000000"/>
            </w:tcBorders>
            <w:shd w:val="clear" w:color="auto" w:fill="E6E6E6"/>
          </w:tcPr>
          <w:p w14:paraId="7AD5E845" w14:textId="77777777" w:rsidR="003843EA" w:rsidRDefault="00A21561">
            <w:pPr>
              <w:pStyle w:val="p0"/>
              <w:spacing w:line="276" w:lineRule="auto"/>
              <w:rPr>
                <w:rFonts w:ascii="黑体" w:eastAsia="黑体" w:hAnsi="新宋体"/>
              </w:rPr>
            </w:pPr>
            <w:r>
              <w:rPr>
                <w:rFonts w:ascii="黑体" w:eastAsia="黑体" w:hAnsi="新宋体" w:hint="eastAsia"/>
              </w:rPr>
              <w:t>长度</w:t>
            </w:r>
          </w:p>
        </w:tc>
        <w:tc>
          <w:tcPr>
            <w:tcW w:w="4034" w:type="dxa"/>
            <w:tcBorders>
              <w:top w:val="single" w:sz="6" w:space="0" w:color="000000"/>
              <w:left w:val="nil"/>
              <w:bottom w:val="single" w:sz="6" w:space="0" w:color="000000"/>
              <w:right w:val="single" w:sz="6" w:space="0" w:color="000000"/>
            </w:tcBorders>
            <w:shd w:val="clear" w:color="auto" w:fill="E6E6E6"/>
          </w:tcPr>
          <w:p w14:paraId="7B3C98D2" w14:textId="77777777" w:rsidR="003843EA" w:rsidRDefault="00A21561">
            <w:pPr>
              <w:pStyle w:val="p0"/>
              <w:spacing w:line="276" w:lineRule="auto"/>
              <w:rPr>
                <w:rFonts w:ascii="黑体" w:eastAsia="黑体" w:hAnsi="新宋体"/>
              </w:rPr>
            </w:pPr>
            <w:r>
              <w:rPr>
                <w:rFonts w:ascii="黑体" w:eastAsia="黑体" w:hAnsi="新宋体" w:hint="eastAsia"/>
              </w:rPr>
              <w:t>备注</w:t>
            </w:r>
          </w:p>
        </w:tc>
      </w:tr>
      <w:tr w:rsidR="003843EA" w14:paraId="271112D9" w14:textId="77777777">
        <w:tc>
          <w:tcPr>
            <w:tcW w:w="567" w:type="dxa"/>
            <w:tcBorders>
              <w:top w:val="single" w:sz="6" w:space="0" w:color="000000"/>
              <w:left w:val="single" w:sz="6" w:space="0" w:color="000000"/>
              <w:bottom w:val="single" w:sz="6" w:space="0" w:color="000000"/>
              <w:right w:val="single" w:sz="4" w:space="0" w:color="000000"/>
            </w:tcBorders>
          </w:tcPr>
          <w:p w14:paraId="7BD9D865" w14:textId="77777777" w:rsidR="003843EA" w:rsidRDefault="00A21561">
            <w:pPr>
              <w:rPr>
                <w:rFonts w:ascii="黑体" w:hAnsi="新宋体"/>
              </w:rPr>
            </w:pPr>
            <w:r>
              <w:rPr>
                <w:rFonts w:hint="eastAsia"/>
              </w:rPr>
              <w:t>1</w:t>
            </w:r>
          </w:p>
        </w:tc>
        <w:tc>
          <w:tcPr>
            <w:tcW w:w="2268" w:type="dxa"/>
            <w:tcBorders>
              <w:top w:val="single" w:sz="6" w:space="0" w:color="000000"/>
              <w:left w:val="nil"/>
              <w:bottom w:val="single" w:sz="6" w:space="0" w:color="000000"/>
              <w:right w:val="single" w:sz="4" w:space="0" w:color="000000"/>
            </w:tcBorders>
          </w:tcPr>
          <w:p w14:paraId="6F4F9845" w14:textId="77777777" w:rsidR="003843EA" w:rsidRDefault="00A21561">
            <w:pPr>
              <w:rPr>
                <w:rFonts w:ascii="黑体" w:hAnsi="新宋体"/>
                <w:kern w:val="0"/>
                <w:szCs w:val="21"/>
              </w:rPr>
            </w:pPr>
            <w:r>
              <w:rPr>
                <w:rFonts w:hint="eastAsia"/>
              </w:rPr>
              <w:t>密钥是否存在</w:t>
            </w:r>
          </w:p>
        </w:tc>
        <w:tc>
          <w:tcPr>
            <w:tcW w:w="1418" w:type="dxa"/>
            <w:tcBorders>
              <w:top w:val="single" w:sz="6" w:space="0" w:color="000000"/>
              <w:left w:val="nil"/>
              <w:bottom w:val="single" w:sz="6" w:space="0" w:color="000000"/>
              <w:right w:val="single" w:sz="6" w:space="0" w:color="000000"/>
            </w:tcBorders>
          </w:tcPr>
          <w:p w14:paraId="5B917963" w14:textId="77777777" w:rsidR="003843EA" w:rsidRDefault="00A21561">
            <w:pPr>
              <w:rPr>
                <w:rFonts w:ascii="黑体" w:hAnsi="新宋体"/>
                <w:kern w:val="0"/>
                <w:szCs w:val="21"/>
              </w:rPr>
            </w:pPr>
            <w:r>
              <w:rPr>
                <w:rFonts w:hint="eastAsia"/>
              </w:rPr>
              <w:t>1</w:t>
            </w:r>
          </w:p>
        </w:tc>
        <w:tc>
          <w:tcPr>
            <w:tcW w:w="4034" w:type="dxa"/>
            <w:tcBorders>
              <w:top w:val="single" w:sz="6" w:space="0" w:color="000000"/>
              <w:left w:val="nil"/>
              <w:bottom w:val="single" w:sz="6" w:space="0" w:color="000000"/>
              <w:right w:val="single" w:sz="6" w:space="0" w:color="000000"/>
            </w:tcBorders>
          </w:tcPr>
          <w:p w14:paraId="76EAC193" w14:textId="77777777" w:rsidR="003843EA" w:rsidRDefault="00A21561">
            <w:pPr>
              <w:rPr>
                <w:rFonts w:ascii="黑体"/>
              </w:rPr>
            </w:pPr>
            <w:r>
              <w:rPr>
                <w:rFonts w:hint="eastAsia"/>
              </w:rPr>
              <w:t>0</w:t>
            </w:r>
            <w:r>
              <w:rPr>
                <w:rFonts w:hint="eastAsia"/>
              </w:rPr>
              <w:t>存在</w:t>
            </w:r>
            <w:r>
              <w:rPr>
                <w:rFonts w:hint="eastAsia"/>
              </w:rPr>
              <w:t xml:space="preserve"> 1</w:t>
            </w:r>
            <w:r>
              <w:rPr>
                <w:rFonts w:hint="eastAsia"/>
              </w:rPr>
              <w:t>不存在（</w:t>
            </w:r>
            <w:proofErr w:type="spellStart"/>
            <w:r>
              <w:rPr>
                <w:rFonts w:hint="eastAsia"/>
              </w:rPr>
              <w:t>kcv</w:t>
            </w:r>
            <w:proofErr w:type="spellEnd"/>
            <w:r>
              <w:rPr>
                <w:rFonts w:hint="eastAsia"/>
              </w:rPr>
              <w:t>验证失败也返回</w:t>
            </w:r>
            <w:r>
              <w:rPr>
                <w:rFonts w:hint="eastAsia"/>
              </w:rPr>
              <w:t>1</w:t>
            </w:r>
            <w:r>
              <w:rPr>
                <w:rFonts w:hint="eastAsia"/>
              </w:rPr>
              <w:t>）</w:t>
            </w:r>
          </w:p>
        </w:tc>
      </w:tr>
      <w:tr w:rsidR="003843EA" w14:paraId="115B2C98" w14:textId="77777777">
        <w:tc>
          <w:tcPr>
            <w:tcW w:w="567" w:type="dxa"/>
            <w:tcBorders>
              <w:top w:val="single" w:sz="6" w:space="0" w:color="000000"/>
              <w:left w:val="single" w:sz="6" w:space="0" w:color="000000"/>
              <w:bottom w:val="single" w:sz="6" w:space="0" w:color="000000"/>
              <w:right w:val="single" w:sz="4" w:space="0" w:color="000000"/>
            </w:tcBorders>
          </w:tcPr>
          <w:p w14:paraId="550CDEC8" w14:textId="77777777" w:rsidR="003843EA" w:rsidRDefault="00A21561">
            <w:pPr>
              <w:rPr>
                <w:rFonts w:ascii="黑体" w:hAnsi="新宋体"/>
              </w:rPr>
            </w:pPr>
            <w:r>
              <w:rPr>
                <w:rFonts w:hint="eastAsia"/>
              </w:rPr>
              <w:t>2</w:t>
            </w:r>
          </w:p>
        </w:tc>
        <w:tc>
          <w:tcPr>
            <w:tcW w:w="2268" w:type="dxa"/>
            <w:tcBorders>
              <w:top w:val="single" w:sz="6" w:space="0" w:color="000000"/>
              <w:left w:val="nil"/>
              <w:bottom w:val="single" w:sz="6" w:space="0" w:color="000000"/>
              <w:right w:val="single" w:sz="4" w:space="0" w:color="000000"/>
            </w:tcBorders>
          </w:tcPr>
          <w:p w14:paraId="69CB713A" w14:textId="77777777" w:rsidR="003843EA" w:rsidRDefault="00A21561">
            <w:pPr>
              <w:rPr>
                <w:rFonts w:ascii="黑体" w:hAnsi="新宋体"/>
                <w:kern w:val="0"/>
                <w:szCs w:val="21"/>
              </w:rPr>
            </w:pPr>
            <w:proofErr w:type="spellStart"/>
            <w:r>
              <w:t>CheckValue</w:t>
            </w:r>
            <w:proofErr w:type="spellEnd"/>
          </w:p>
        </w:tc>
        <w:tc>
          <w:tcPr>
            <w:tcW w:w="1418" w:type="dxa"/>
            <w:tcBorders>
              <w:top w:val="single" w:sz="6" w:space="0" w:color="000000"/>
              <w:left w:val="nil"/>
              <w:bottom w:val="single" w:sz="6" w:space="0" w:color="000000"/>
              <w:right w:val="single" w:sz="6" w:space="0" w:color="000000"/>
            </w:tcBorders>
          </w:tcPr>
          <w:p w14:paraId="3CC39E5B" w14:textId="77777777" w:rsidR="003843EA" w:rsidRDefault="00A21561">
            <w:pPr>
              <w:rPr>
                <w:rFonts w:ascii="黑体" w:hAnsi="新宋体"/>
                <w:kern w:val="0"/>
                <w:szCs w:val="21"/>
              </w:rPr>
            </w:pPr>
            <w:r>
              <w:rPr>
                <w:rFonts w:hint="eastAsia"/>
              </w:rPr>
              <w:t>4</w:t>
            </w:r>
          </w:p>
        </w:tc>
        <w:tc>
          <w:tcPr>
            <w:tcW w:w="4034" w:type="dxa"/>
            <w:tcBorders>
              <w:top w:val="single" w:sz="6" w:space="0" w:color="000000"/>
              <w:left w:val="nil"/>
              <w:bottom w:val="single" w:sz="6" w:space="0" w:color="000000"/>
              <w:right w:val="single" w:sz="6" w:space="0" w:color="000000"/>
            </w:tcBorders>
          </w:tcPr>
          <w:p w14:paraId="379ECC32" w14:textId="77777777" w:rsidR="003843EA" w:rsidRDefault="00A21561">
            <w:proofErr w:type="spellStart"/>
            <w:r>
              <w:rPr>
                <w:rFonts w:hint="eastAsia"/>
              </w:rPr>
              <w:t>CheckValue</w:t>
            </w:r>
            <w:proofErr w:type="spellEnd"/>
            <w:r>
              <w:rPr>
                <w:rFonts w:hint="eastAsia"/>
              </w:rPr>
              <w:t>，密钥对</w:t>
            </w:r>
            <w:r>
              <w:rPr>
                <w:rFonts w:hint="eastAsia"/>
              </w:rPr>
              <w:t xml:space="preserve"> 8 </w:t>
            </w:r>
            <w:r>
              <w:rPr>
                <w:rFonts w:hint="eastAsia"/>
              </w:rPr>
              <w:t>个</w:t>
            </w:r>
            <w:r>
              <w:rPr>
                <w:rFonts w:hint="eastAsia"/>
              </w:rPr>
              <w:t xml:space="preserve"> 0x00 </w:t>
            </w:r>
            <w:r>
              <w:rPr>
                <w:rFonts w:hint="eastAsia"/>
              </w:rPr>
              <w:t>进行加密</w:t>
            </w:r>
          </w:p>
          <w:p w14:paraId="620C6A69" w14:textId="77777777" w:rsidR="003843EA" w:rsidRDefault="00A21561">
            <w:pPr>
              <w:rPr>
                <w:rFonts w:ascii="黑体"/>
              </w:rPr>
            </w:pPr>
            <w:r>
              <w:rPr>
                <w:rFonts w:hint="eastAsia"/>
              </w:rPr>
              <w:t>的前</w:t>
            </w:r>
            <w:r>
              <w:rPr>
                <w:rFonts w:hint="eastAsia"/>
              </w:rPr>
              <w:t>4</w:t>
            </w:r>
            <w:r>
              <w:rPr>
                <w:rFonts w:hint="eastAsia"/>
              </w:rPr>
              <w:t>个数据</w:t>
            </w:r>
          </w:p>
        </w:tc>
      </w:tr>
    </w:tbl>
    <w:p w14:paraId="71CA6CA7" w14:textId="77777777" w:rsidR="003843EA" w:rsidRDefault="003843EA"/>
    <w:p w14:paraId="7DB72DAA" w14:textId="77777777" w:rsidR="003843EA" w:rsidRDefault="003843EA">
      <w:pPr>
        <w:pStyle w:val="MyText"/>
        <w:spacing w:line="276" w:lineRule="auto"/>
        <w:ind w:left="0"/>
        <w:rPr>
          <w:ins w:id="747" w:author="zheng" w:date="2016-12-21T10:16:00Z"/>
        </w:rPr>
      </w:pPr>
    </w:p>
    <w:p w14:paraId="775FBB48" w14:textId="77777777" w:rsidR="003843EA" w:rsidRDefault="003843EA">
      <w:pPr>
        <w:pStyle w:val="MyText"/>
        <w:spacing w:line="276" w:lineRule="auto"/>
        <w:ind w:left="0"/>
        <w:rPr>
          <w:ins w:id="748" w:author="zheng" w:date="2016-12-21T10:16:00Z"/>
        </w:rPr>
      </w:pPr>
    </w:p>
    <w:p w14:paraId="2EA0A1FB" w14:textId="77777777" w:rsidR="003843EA" w:rsidRDefault="00A21561">
      <w:pPr>
        <w:pStyle w:val="MyDoc111New"/>
        <w:rPr>
          <w:ins w:id="749" w:author="zheng" w:date="2016-12-21T10:16:00Z"/>
        </w:rPr>
      </w:pPr>
      <w:ins w:id="750" w:author="zheng" w:date="2016-12-21T10:16:00Z">
        <w:r>
          <w:rPr>
            <w:rFonts w:hint="eastAsia"/>
          </w:rPr>
          <w:t>国密加解密</w:t>
        </w:r>
      </w:ins>
      <w:ins w:id="751" w:author="Administrator" w:date="2018-04-27T11:06:00Z">
        <w:r>
          <w:t>0x1A 0x0</w:t>
        </w:r>
        <w:r>
          <w:rPr>
            <w:rFonts w:hint="eastAsia"/>
          </w:rPr>
          <w:t>26</w:t>
        </w:r>
      </w:ins>
    </w:p>
    <w:p w14:paraId="6372F884" w14:textId="77777777" w:rsidR="003843EA" w:rsidRDefault="00A21561">
      <w:pPr>
        <w:pStyle w:val="MyText"/>
        <w:spacing w:line="276" w:lineRule="auto"/>
        <w:ind w:firstLine="409"/>
        <w:rPr>
          <w:ins w:id="752" w:author="zheng" w:date="2016-12-21T10:16:00Z"/>
        </w:rPr>
      </w:pPr>
      <w:ins w:id="753" w:author="zheng" w:date="2016-12-21T10:16:00Z">
        <w:r>
          <w:rPr>
            <w:rFonts w:hint="eastAsia"/>
          </w:rPr>
          <w:t>指令：</w:t>
        </w:r>
        <w:r>
          <w:t>0x1A 0x0</w:t>
        </w:r>
        <w:r>
          <w:rPr>
            <w:rFonts w:hint="eastAsia"/>
          </w:rPr>
          <w:t>26</w:t>
        </w:r>
      </w:ins>
      <w:ins w:id="754" w:author="zheng" w:date="2017-02-15T14:33:00Z">
        <w:r>
          <w:rPr>
            <w:rFonts w:hint="eastAsia"/>
          </w:rPr>
          <w:t>（不支持）</w:t>
        </w:r>
      </w:ins>
    </w:p>
    <w:p w14:paraId="4CB4D417" w14:textId="77777777" w:rsidR="003843EA" w:rsidRDefault="00A21561">
      <w:pPr>
        <w:pStyle w:val="MyText"/>
        <w:spacing w:line="276" w:lineRule="auto"/>
        <w:ind w:firstLine="409"/>
        <w:rPr>
          <w:ins w:id="755" w:author="zheng" w:date="2016-12-21T10:16:00Z"/>
        </w:rPr>
      </w:pPr>
      <w:ins w:id="756" w:author="zheng" w:date="2016-12-21T10:16:00Z">
        <w:r>
          <w:rPr>
            <w:rFonts w:hint="eastAsia"/>
          </w:rPr>
          <w:t>描述：用于POS</w:t>
        </w:r>
        <w:r>
          <w:t>进行</w:t>
        </w:r>
      </w:ins>
      <w:ins w:id="757" w:author="zheng" w:date="2016-12-21T10:17:00Z">
        <w:r>
          <w:t>国密</w:t>
        </w:r>
      </w:ins>
      <w:ins w:id="758" w:author="zheng" w:date="2016-12-21T10:16:00Z">
        <w:r>
          <w:t>加解密运算</w:t>
        </w:r>
      </w:ins>
    </w:p>
    <w:p w14:paraId="50396506" w14:textId="77777777" w:rsidR="003843EA" w:rsidRDefault="00A21561">
      <w:pPr>
        <w:pStyle w:val="MyText"/>
        <w:numPr>
          <w:ilvl w:val="0"/>
          <w:numId w:val="4"/>
        </w:numPr>
        <w:spacing w:line="276" w:lineRule="auto"/>
        <w:rPr>
          <w:ins w:id="759" w:author="zheng" w:date="2016-12-21T10:16:00Z"/>
        </w:rPr>
      </w:pPr>
      <w:ins w:id="760" w:author="zheng" w:date="2016-12-21T10:16:00Z">
        <w:r>
          <w:rPr>
            <w:rFonts w:hint="eastAsia"/>
          </w:rPr>
          <w:t>请求报文</w:t>
        </w:r>
      </w:ins>
    </w:p>
    <w:p w14:paraId="44E57BE2" w14:textId="77777777" w:rsidR="003843EA" w:rsidRDefault="00A21561">
      <w:pPr>
        <w:pStyle w:val="MyText"/>
        <w:spacing w:line="276" w:lineRule="auto"/>
        <w:ind w:left="1680"/>
        <w:rPr>
          <w:ins w:id="761" w:author="zheng" w:date="2016-12-21T10:16:00Z"/>
        </w:rPr>
      </w:pPr>
      <w:ins w:id="762" w:author="zheng" w:date="2016-12-21T10:16:00Z">
        <w:r>
          <w:rPr>
            <w:rFonts w:hint="eastAsia"/>
          </w:rPr>
          <w:t>数据：</w:t>
        </w:r>
      </w:ins>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3D172811" w14:textId="77777777">
        <w:trPr>
          <w:ins w:id="763" w:author="zheng" w:date="2016-12-21T10:16:00Z"/>
        </w:trPr>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32CE6BBD" w14:textId="77777777" w:rsidR="003843EA" w:rsidRDefault="00A21561">
            <w:pPr>
              <w:pStyle w:val="p0"/>
              <w:spacing w:line="276" w:lineRule="auto"/>
              <w:rPr>
                <w:ins w:id="764" w:author="zheng" w:date="2016-12-21T10:16:00Z"/>
                <w:rFonts w:ascii="黑体" w:eastAsia="黑体" w:hAnsi="新宋体"/>
              </w:rPr>
            </w:pPr>
            <w:ins w:id="765" w:author="zheng" w:date="2016-12-21T10:16:00Z">
              <w:r>
                <w:rPr>
                  <w:rFonts w:ascii="黑体" w:eastAsia="黑体" w:hAnsi="新宋体"/>
                </w:rPr>
                <w:t>ID</w:t>
              </w:r>
            </w:ins>
          </w:p>
        </w:tc>
        <w:tc>
          <w:tcPr>
            <w:tcW w:w="2268" w:type="dxa"/>
            <w:tcBorders>
              <w:top w:val="single" w:sz="6" w:space="0" w:color="000000"/>
              <w:left w:val="nil"/>
              <w:bottom w:val="single" w:sz="6" w:space="0" w:color="000000"/>
              <w:right w:val="single" w:sz="4" w:space="0" w:color="000000"/>
            </w:tcBorders>
            <w:shd w:val="clear" w:color="auto" w:fill="E6E6E6"/>
          </w:tcPr>
          <w:p w14:paraId="3407F4F2" w14:textId="77777777" w:rsidR="003843EA" w:rsidRDefault="00A21561">
            <w:pPr>
              <w:pStyle w:val="p0"/>
              <w:spacing w:line="276" w:lineRule="auto"/>
              <w:rPr>
                <w:ins w:id="766" w:author="zheng" w:date="2016-12-21T10:16:00Z"/>
                <w:rFonts w:ascii="黑体" w:eastAsia="黑体" w:hAnsi="新宋体"/>
              </w:rPr>
            </w:pPr>
            <w:ins w:id="767" w:author="zheng" w:date="2016-12-21T10:16:00Z">
              <w:r>
                <w:rPr>
                  <w:rFonts w:ascii="黑体" w:eastAsia="黑体" w:hAnsi="新宋体" w:hint="eastAsia"/>
                </w:rPr>
                <w:t>数据域</w:t>
              </w:r>
            </w:ins>
          </w:p>
        </w:tc>
        <w:tc>
          <w:tcPr>
            <w:tcW w:w="1418" w:type="dxa"/>
            <w:tcBorders>
              <w:top w:val="single" w:sz="6" w:space="0" w:color="000000"/>
              <w:left w:val="nil"/>
              <w:bottom w:val="single" w:sz="6" w:space="0" w:color="000000"/>
              <w:right w:val="single" w:sz="6" w:space="0" w:color="000000"/>
            </w:tcBorders>
            <w:shd w:val="clear" w:color="auto" w:fill="E6E6E6"/>
          </w:tcPr>
          <w:p w14:paraId="304CC61A" w14:textId="77777777" w:rsidR="003843EA" w:rsidRDefault="00A21561">
            <w:pPr>
              <w:pStyle w:val="p0"/>
              <w:spacing w:line="276" w:lineRule="auto"/>
              <w:rPr>
                <w:ins w:id="768" w:author="zheng" w:date="2016-12-21T10:16:00Z"/>
                <w:rFonts w:ascii="黑体" w:eastAsia="黑体" w:hAnsi="新宋体"/>
              </w:rPr>
            </w:pPr>
            <w:ins w:id="769" w:author="zheng" w:date="2016-12-21T10:16:00Z">
              <w:r>
                <w:rPr>
                  <w:rFonts w:ascii="黑体" w:eastAsia="黑体" w:hAnsi="新宋体" w:hint="eastAsia"/>
                </w:rPr>
                <w:t>长度</w:t>
              </w:r>
            </w:ins>
          </w:p>
        </w:tc>
        <w:tc>
          <w:tcPr>
            <w:tcW w:w="4034" w:type="dxa"/>
            <w:tcBorders>
              <w:top w:val="single" w:sz="6" w:space="0" w:color="000000"/>
              <w:left w:val="nil"/>
              <w:bottom w:val="single" w:sz="6" w:space="0" w:color="000000"/>
              <w:right w:val="single" w:sz="6" w:space="0" w:color="000000"/>
            </w:tcBorders>
            <w:shd w:val="clear" w:color="auto" w:fill="E6E6E6"/>
          </w:tcPr>
          <w:p w14:paraId="0C58934A" w14:textId="77777777" w:rsidR="003843EA" w:rsidRDefault="00A21561">
            <w:pPr>
              <w:pStyle w:val="p0"/>
              <w:spacing w:line="276" w:lineRule="auto"/>
              <w:rPr>
                <w:ins w:id="770" w:author="zheng" w:date="2016-12-21T10:16:00Z"/>
                <w:rFonts w:ascii="黑体" w:eastAsia="黑体" w:hAnsi="新宋体"/>
              </w:rPr>
            </w:pPr>
            <w:ins w:id="771" w:author="zheng" w:date="2016-12-21T10:16:00Z">
              <w:r>
                <w:rPr>
                  <w:rFonts w:ascii="黑体" w:eastAsia="黑体" w:hAnsi="新宋体" w:hint="eastAsia"/>
                </w:rPr>
                <w:t>备注</w:t>
              </w:r>
            </w:ins>
          </w:p>
        </w:tc>
      </w:tr>
      <w:tr w:rsidR="003843EA" w14:paraId="43B8E02B" w14:textId="77777777">
        <w:trPr>
          <w:ins w:id="772" w:author="zheng" w:date="2016-12-21T10:16:00Z"/>
        </w:trPr>
        <w:tc>
          <w:tcPr>
            <w:tcW w:w="567" w:type="dxa"/>
            <w:tcBorders>
              <w:top w:val="single" w:sz="6" w:space="0" w:color="000000"/>
              <w:left w:val="single" w:sz="6" w:space="0" w:color="000000"/>
              <w:bottom w:val="single" w:sz="6" w:space="0" w:color="000000"/>
              <w:right w:val="single" w:sz="4" w:space="0" w:color="000000"/>
            </w:tcBorders>
            <w:vAlign w:val="center"/>
          </w:tcPr>
          <w:p w14:paraId="3C68F821" w14:textId="77777777" w:rsidR="003843EA" w:rsidRDefault="00A21561">
            <w:pPr>
              <w:pStyle w:val="p0"/>
              <w:spacing w:line="276" w:lineRule="auto"/>
              <w:rPr>
                <w:ins w:id="773" w:author="zheng" w:date="2016-12-21T10:16:00Z"/>
                <w:rFonts w:ascii="黑体" w:eastAsia="黑体" w:hAnsi="新宋体"/>
              </w:rPr>
            </w:pPr>
            <w:ins w:id="774" w:author="zheng" w:date="2016-12-21T10:54:00Z">
              <w:r>
                <w:rPr>
                  <w:rFonts w:ascii="黑体" w:eastAsia="黑体" w:hAnsi="新宋体" w:hint="eastAsia"/>
                </w:rPr>
                <w:t>1</w:t>
              </w:r>
            </w:ins>
          </w:p>
        </w:tc>
        <w:tc>
          <w:tcPr>
            <w:tcW w:w="2268" w:type="dxa"/>
            <w:tcBorders>
              <w:top w:val="single" w:sz="6" w:space="0" w:color="000000"/>
              <w:left w:val="nil"/>
              <w:bottom w:val="single" w:sz="6" w:space="0" w:color="000000"/>
              <w:right w:val="single" w:sz="4" w:space="0" w:color="000000"/>
            </w:tcBorders>
            <w:vAlign w:val="center"/>
          </w:tcPr>
          <w:p w14:paraId="2203EFAB" w14:textId="77777777" w:rsidR="003843EA" w:rsidRDefault="00A21561">
            <w:pPr>
              <w:rPr>
                <w:ins w:id="775" w:author="zheng" w:date="2016-12-21T10:16:00Z"/>
                <w:rFonts w:ascii="黑体"/>
              </w:rPr>
            </w:pPr>
            <w:ins w:id="776" w:author="zheng" w:date="2016-12-21T10:16:00Z">
              <w:r>
                <w:rPr>
                  <w:rFonts w:ascii="黑体" w:hint="eastAsia"/>
                </w:rPr>
                <w:t>加密模式</w:t>
              </w:r>
            </w:ins>
          </w:p>
        </w:tc>
        <w:tc>
          <w:tcPr>
            <w:tcW w:w="1418" w:type="dxa"/>
            <w:tcBorders>
              <w:top w:val="single" w:sz="6" w:space="0" w:color="000000"/>
              <w:left w:val="nil"/>
              <w:bottom w:val="single" w:sz="6" w:space="0" w:color="000000"/>
              <w:right w:val="single" w:sz="6" w:space="0" w:color="000000"/>
            </w:tcBorders>
            <w:vAlign w:val="center"/>
          </w:tcPr>
          <w:p w14:paraId="0C0E3942" w14:textId="77777777" w:rsidR="003843EA" w:rsidRDefault="00A21561">
            <w:pPr>
              <w:ind w:firstLineChars="150" w:firstLine="315"/>
              <w:rPr>
                <w:ins w:id="777" w:author="zheng" w:date="2016-12-21T10:16:00Z"/>
                <w:rFonts w:ascii="黑体"/>
              </w:rPr>
            </w:pPr>
            <w:ins w:id="778" w:author="zheng" w:date="2016-12-21T10:16:00Z">
              <w:r>
                <w:rPr>
                  <w:rFonts w:ascii="黑体"/>
                </w:rPr>
                <w:t>1</w:t>
              </w:r>
            </w:ins>
          </w:p>
        </w:tc>
        <w:tc>
          <w:tcPr>
            <w:tcW w:w="4034" w:type="dxa"/>
            <w:tcBorders>
              <w:top w:val="single" w:sz="6" w:space="0" w:color="000000"/>
              <w:left w:val="nil"/>
              <w:bottom w:val="single" w:sz="6" w:space="0" w:color="000000"/>
              <w:right w:val="single" w:sz="6" w:space="0" w:color="000000"/>
            </w:tcBorders>
          </w:tcPr>
          <w:p w14:paraId="18B74D0E" w14:textId="77777777" w:rsidR="003843EA" w:rsidRDefault="00A21561">
            <w:pPr>
              <w:rPr>
                <w:ins w:id="779" w:author="zheng" w:date="2016-12-21T10:16:00Z"/>
                <w:rFonts w:ascii="黑体"/>
              </w:rPr>
            </w:pPr>
            <w:ins w:id="780" w:author="zheng" w:date="2016-12-21T10:16:00Z">
              <w:r>
                <w:rPr>
                  <w:rFonts w:ascii="黑体"/>
                </w:rPr>
                <w:t>0x</w:t>
              </w:r>
            </w:ins>
            <w:ins w:id="781" w:author="zheng" w:date="2016-12-21T10:18:00Z">
              <w:r>
                <w:rPr>
                  <w:rFonts w:ascii="黑体" w:hint="eastAsia"/>
                </w:rPr>
                <w:t>1</w:t>
              </w:r>
            </w:ins>
            <w:ins w:id="782" w:author="zheng" w:date="2016-12-21T10:16:00Z">
              <w:r>
                <w:rPr>
                  <w:rFonts w:ascii="黑体" w:hint="eastAsia"/>
                </w:rPr>
                <w:t>1—</w:t>
              </w:r>
            </w:ins>
            <w:ins w:id="783" w:author="zheng" w:date="2016-12-21T10:17:00Z">
              <w:r>
                <w:rPr>
                  <w:rFonts w:hint="eastAsia"/>
                </w:rPr>
                <w:t>SHA1</w:t>
              </w:r>
              <w:r>
                <w:rPr>
                  <w:rFonts w:hint="eastAsia"/>
                </w:rPr>
                <w:t>计算</w:t>
              </w:r>
            </w:ins>
          </w:p>
          <w:p w14:paraId="4B13CEC7" w14:textId="77777777" w:rsidR="003843EA" w:rsidRDefault="00A21561">
            <w:pPr>
              <w:rPr>
                <w:ins w:id="784" w:author="zheng" w:date="2016-12-21T10:16:00Z"/>
                <w:rFonts w:ascii="黑体"/>
              </w:rPr>
            </w:pPr>
            <w:ins w:id="785" w:author="zheng" w:date="2016-12-21T10:16:00Z">
              <w:r>
                <w:rPr>
                  <w:rFonts w:ascii="黑体"/>
                </w:rPr>
                <w:t>0x</w:t>
              </w:r>
            </w:ins>
            <w:ins w:id="786" w:author="zheng" w:date="2016-12-21T10:18:00Z">
              <w:r>
                <w:rPr>
                  <w:rFonts w:ascii="黑体" w:hint="eastAsia"/>
                </w:rPr>
                <w:t>1</w:t>
              </w:r>
            </w:ins>
            <w:ins w:id="787" w:author="zheng" w:date="2016-12-21T10:16:00Z">
              <w:r>
                <w:rPr>
                  <w:rFonts w:ascii="黑体"/>
                </w:rPr>
                <w:t>2</w:t>
              </w:r>
              <w:r>
                <w:rPr>
                  <w:rFonts w:ascii="黑体" w:hint="eastAsia"/>
                </w:rPr>
                <w:t>—</w:t>
              </w:r>
            </w:ins>
            <w:ins w:id="788" w:author="zheng" w:date="2016-12-21T10:18:00Z">
              <w:r>
                <w:rPr>
                  <w:rFonts w:hint="eastAsia"/>
                </w:rPr>
                <w:t>SHA256</w:t>
              </w:r>
              <w:r>
                <w:rPr>
                  <w:rFonts w:hint="eastAsia"/>
                </w:rPr>
                <w:t>计算</w:t>
              </w:r>
            </w:ins>
          </w:p>
          <w:p w14:paraId="51F08714" w14:textId="77777777" w:rsidR="003843EA" w:rsidRDefault="00A21561">
            <w:pPr>
              <w:rPr>
                <w:ins w:id="789" w:author="zheng" w:date="2016-12-21T10:16:00Z"/>
                <w:rFonts w:ascii="黑体"/>
              </w:rPr>
            </w:pPr>
            <w:ins w:id="790" w:author="zheng" w:date="2016-12-21T10:16:00Z">
              <w:r>
                <w:rPr>
                  <w:rFonts w:ascii="黑体"/>
                </w:rPr>
                <w:t>0x</w:t>
              </w:r>
            </w:ins>
            <w:ins w:id="791" w:author="zheng" w:date="2016-12-21T10:18:00Z">
              <w:r>
                <w:rPr>
                  <w:rFonts w:ascii="黑体" w:hint="eastAsia"/>
                </w:rPr>
                <w:t>1</w:t>
              </w:r>
            </w:ins>
            <w:ins w:id="792" w:author="zheng" w:date="2016-12-21T10:16:00Z">
              <w:r>
                <w:rPr>
                  <w:rFonts w:ascii="黑体"/>
                </w:rPr>
                <w:t>3</w:t>
              </w:r>
              <w:r>
                <w:rPr>
                  <w:rFonts w:ascii="黑体" w:hint="eastAsia"/>
                </w:rPr>
                <w:t>—</w:t>
              </w:r>
            </w:ins>
            <w:ins w:id="793" w:author="zheng" w:date="2016-12-21T10:18:00Z">
              <w:r>
                <w:rPr>
                  <w:rFonts w:hint="eastAsia"/>
                </w:rPr>
                <w:t>SHA512</w:t>
              </w:r>
              <w:r>
                <w:rPr>
                  <w:rFonts w:hint="eastAsia"/>
                </w:rPr>
                <w:t>计算</w:t>
              </w:r>
            </w:ins>
          </w:p>
          <w:p w14:paraId="137ADB7E" w14:textId="77777777" w:rsidR="003843EA" w:rsidRDefault="00A21561">
            <w:pPr>
              <w:rPr>
                <w:ins w:id="794" w:author="zheng" w:date="2016-12-21T10:16:00Z"/>
                <w:rFonts w:ascii="黑体"/>
              </w:rPr>
            </w:pPr>
            <w:ins w:id="795" w:author="zheng" w:date="2016-12-21T10:16:00Z">
              <w:r>
                <w:rPr>
                  <w:rFonts w:ascii="黑体"/>
                </w:rPr>
                <w:t>0x</w:t>
              </w:r>
            </w:ins>
            <w:ins w:id="796" w:author="zheng" w:date="2016-12-21T10:18:00Z">
              <w:r>
                <w:rPr>
                  <w:rFonts w:ascii="黑体" w:hint="eastAsia"/>
                </w:rPr>
                <w:t>21</w:t>
              </w:r>
            </w:ins>
            <w:ins w:id="797" w:author="zheng" w:date="2016-12-21T10:16:00Z">
              <w:r>
                <w:rPr>
                  <w:rFonts w:ascii="黑体" w:hint="eastAsia"/>
                </w:rPr>
                <w:t>—</w:t>
              </w:r>
            </w:ins>
            <w:ins w:id="798" w:author="zheng" w:date="2016-12-21T10:18:00Z">
              <w:r>
                <w:rPr>
                  <w:rFonts w:hint="eastAsia"/>
                </w:rPr>
                <w:t>RSA</w:t>
              </w:r>
              <w:r>
                <w:rPr>
                  <w:rFonts w:hint="eastAsia"/>
                </w:rPr>
                <w:t>加解密</w:t>
              </w:r>
            </w:ins>
          </w:p>
          <w:p w14:paraId="6B43205A" w14:textId="77777777" w:rsidR="003843EA" w:rsidRDefault="00A21561">
            <w:pPr>
              <w:rPr>
                <w:ins w:id="799" w:author="zheng" w:date="2016-12-21T10:16:00Z"/>
                <w:rFonts w:ascii="黑体"/>
              </w:rPr>
            </w:pPr>
            <w:ins w:id="800" w:author="zheng" w:date="2016-12-21T10:16:00Z">
              <w:r>
                <w:rPr>
                  <w:rFonts w:ascii="黑体" w:hint="eastAsia"/>
                </w:rPr>
                <w:t>0x</w:t>
              </w:r>
            </w:ins>
            <w:ins w:id="801" w:author="zheng" w:date="2016-12-21T10:19:00Z">
              <w:r>
                <w:rPr>
                  <w:rFonts w:ascii="黑体" w:hint="eastAsia"/>
                </w:rPr>
                <w:t>3</w:t>
              </w:r>
            </w:ins>
            <w:ins w:id="802" w:author="zheng" w:date="2016-12-21T10:16:00Z">
              <w:r>
                <w:rPr>
                  <w:rFonts w:ascii="黑体" w:hint="eastAsia"/>
                </w:rPr>
                <w:t>1—SM2公钥加密</w:t>
              </w:r>
            </w:ins>
          </w:p>
          <w:p w14:paraId="093D03A7" w14:textId="77777777" w:rsidR="003843EA" w:rsidRDefault="00A21561">
            <w:pPr>
              <w:rPr>
                <w:ins w:id="803" w:author="zheng" w:date="2016-12-21T10:16:00Z"/>
                <w:rFonts w:ascii="黑体"/>
              </w:rPr>
            </w:pPr>
            <w:ins w:id="804" w:author="zheng" w:date="2016-12-21T10:16:00Z">
              <w:r>
                <w:rPr>
                  <w:rFonts w:ascii="黑体" w:hint="eastAsia"/>
                </w:rPr>
                <w:t>0x</w:t>
              </w:r>
            </w:ins>
            <w:ins w:id="805" w:author="zheng" w:date="2016-12-21T10:19:00Z">
              <w:r>
                <w:rPr>
                  <w:rFonts w:ascii="黑体" w:hint="eastAsia"/>
                </w:rPr>
                <w:t>3</w:t>
              </w:r>
            </w:ins>
            <w:ins w:id="806" w:author="zheng" w:date="2016-12-21T10:16:00Z">
              <w:r>
                <w:rPr>
                  <w:rFonts w:ascii="黑体" w:hint="eastAsia"/>
                </w:rPr>
                <w:t>2—SM2私钥解密</w:t>
              </w:r>
            </w:ins>
          </w:p>
          <w:p w14:paraId="04C1C0F7" w14:textId="77777777" w:rsidR="003843EA" w:rsidRDefault="00A21561">
            <w:pPr>
              <w:rPr>
                <w:ins w:id="807" w:author="zheng" w:date="2016-12-21T10:16:00Z"/>
                <w:rFonts w:ascii="黑体"/>
              </w:rPr>
            </w:pPr>
            <w:ins w:id="808" w:author="zheng" w:date="2016-12-21T10:16:00Z">
              <w:r>
                <w:rPr>
                  <w:rFonts w:ascii="黑体" w:hint="eastAsia"/>
                </w:rPr>
                <w:t>0x</w:t>
              </w:r>
            </w:ins>
            <w:ins w:id="809" w:author="zheng" w:date="2016-12-21T10:19:00Z">
              <w:r>
                <w:rPr>
                  <w:rFonts w:ascii="黑体" w:hint="eastAsia"/>
                </w:rPr>
                <w:t>3</w:t>
              </w:r>
            </w:ins>
            <w:ins w:id="810" w:author="zheng" w:date="2016-12-21T10:16:00Z">
              <w:r>
                <w:rPr>
                  <w:rFonts w:ascii="黑体" w:hint="eastAsia"/>
                </w:rPr>
                <w:t>3—SM2签名</w:t>
              </w:r>
            </w:ins>
          </w:p>
          <w:p w14:paraId="1814660D" w14:textId="77777777" w:rsidR="003843EA" w:rsidRDefault="00A21561">
            <w:pPr>
              <w:rPr>
                <w:ins w:id="811" w:author="zheng" w:date="2016-12-21T10:19:00Z"/>
                <w:rFonts w:ascii="黑体"/>
              </w:rPr>
            </w:pPr>
            <w:ins w:id="812" w:author="zheng" w:date="2016-12-21T10:19:00Z">
              <w:r>
                <w:rPr>
                  <w:rFonts w:ascii="黑体" w:hint="eastAsia"/>
                </w:rPr>
                <w:t>0x34—SM2</w:t>
              </w:r>
            </w:ins>
            <w:ins w:id="813" w:author="zheng" w:date="2016-12-21T10:20:00Z">
              <w:r>
                <w:rPr>
                  <w:rFonts w:ascii="黑体" w:hint="eastAsia"/>
                </w:rPr>
                <w:t>验签</w:t>
              </w:r>
            </w:ins>
          </w:p>
          <w:p w14:paraId="619BBB8A" w14:textId="77777777" w:rsidR="003843EA" w:rsidRDefault="00A21561">
            <w:pPr>
              <w:rPr>
                <w:ins w:id="814" w:author="zheng" w:date="2016-12-21T10:19:00Z"/>
                <w:rFonts w:ascii="黑体"/>
              </w:rPr>
            </w:pPr>
            <w:ins w:id="815" w:author="zheng" w:date="2016-12-21T10:19:00Z">
              <w:r>
                <w:rPr>
                  <w:rFonts w:ascii="黑体" w:hint="eastAsia"/>
                </w:rPr>
                <w:t>0x3</w:t>
              </w:r>
            </w:ins>
            <w:ins w:id="816" w:author="zheng" w:date="2016-12-21T10:21:00Z">
              <w:r>
                <w:rPr>
                  <w:rFonts w:ascii="黑体" w:hint="eastAsia"/>
                </w:rPr>
                <w:t>5</w:t>
              </w:r>
            </w:ins>
            <w:ins w:id="817" w:author="zheng" w:date="2016-12-21T10:19:00Z">
              <w:r>
                <w:rPr>
                  <w:rFonts w:ascii="黑体" w:hint="eastAsia"/>
                </w:rPr>
                <w:t>—SM2</w:t>
              </w:r>
            </w:ins>
            <w:ins w:id="818" w:author="zheng" w:date="2016-12-21T10:21:00Z">
              <w:r>
                <w:rPr>
                  <w:rFonts w:ascii="黑体" w:hint="eastAsia"/>
                </w:rPr>
                <w:t>摘要生成</w:t>
              </w:r>
            </w:ins>
          </w:p>
          <w:p w14:paraId="2E768D87" w14:textId="77777777" w:rsidR="003843EA" w:rsidRDefault="00A21561">
            <w:pPr>
              <w:rPr>
                <w:ins w:id="819" w:author="zheng" w:date="2016-12-21T10:19:00Z"/>
                <w:rFonts w:ascii="黑体"/>
              </w:rPr>
            </w:pPr>
            <w:ins w:id="820" w:author="zheng" w:date="2016-12-21T10:19:00Z">
              <w:r>
                <w:rPr>
                  <w:rFonts w:ascii="黑体" w:hint="eastAsia"/>
                </w:rPr>
                <w:t>0x</w:t>
              </w:r>
            </w:ins>
            <w:ins w:id="821" w:author="zheng" w:date="2016-12-21T10:21:00Z">
              <w:r>
                <w:rPr>
                  <w:rFonts w:ascii="黑体" w:hint="eastAsia"/>
                </w:rPr>
                <w:t>41</w:t>
              </w:r>
            </w:ins>
            <w:ins w:id="822" w:author="zheng" w:date="2016-12-21T10:19:00Z">
              <w:r>
                <w:rPr>
                  <w:rFonts w:ascii="黑体" w:hint="eastAsia"/>
                </w:rPr>
                <w:t>—SM</w:t>
              </w:r>
            </w:ins>
            <w:ins w:id="823" w:author="zheng" w:date="2016-12-21T10:23:00Z">
              <w:r>
                <w:rPr>
                  <w:rFonts w:ascii="黑体" w:hint="eastAsia"/>
                </w:rPr>
                <w:t>3计算分组数据</w:t>
              </w:r>
            </w:ins>
          </w:p>
          <w:p w14:paraId="15203934" w14:textId="77777777" w:rsidR="003843EA" w:rsidRDefault="00A21561">
            <w:pPr>
              <w:rPr>
                <w:ins w:id="824" w:author="zheng" w:date="2016-12-21T11:55:00Z"/>
                <w:rFonts w:ascii="黑体"/>
              </w:rPr>
            </w:pPr>
            <w:ins w:id="825" w:author="zheng" w:date="2016-12-21T10:19:00Z">
              <w:r>
                <w:rPr>
                  <w:rFonts w:ascii="黑体" w:hint="eastAsia"/>
                </w:rPr>
                <w:t>0x</w:t>
              </w:r>
            </w:ins>
            <w:ins w:id="826" w:author="zheng" w:date="2016-12-21T10:21:00Z">
              <w:r>
                <w:rPr>
                  <w:rFonts w:ascii="黑体" w:hint="eastAsia"/>
                </w:rPr>
                <w:t>42</w:t>
              </w:r>
            </w:ins>
            <w:ins w:id="827" w:author="zheng" w:date="2016-12-21T10:19:00Z">
              <w:r>
                <w:rPr>
                  <w:rFonts w:ascii="黑体" w:hint="eastAsia"/>
                </w:rPr>
                <w:t>—SM</w:t>
              </w:r>
            </w:ins>
            <w:ins w:id="828" w:author="zheng" w:date="2016-12-21T11:26:00Z">
              <w:r>
                <w:rPr>
                  <w:rFonts w:ascii="黑体" w:hint="eastAsia"/>
                </w:rPr>
                <w:t>3</w:t>
              </w:r>
            </w:ins>
            <w:ins w:id="829" w:author="zheng" w:date="2016-12-21T10:23:00Z">
              <w:r>
                <w:rPr>
                  <w:rFonts w:ascii="黑体" w:hint="eastAsia"/>
                </w:rPr>
                <w:t>计算摘要</w:t>
              </w:r>
            </w:ins>
          </w:p>
          <w:p w14:paraId="103F4C78" w14:textId="77777777" w:rsidR="003843EA" w:rsidRDefault="00A21561">
            <w:pPr>
              <w:rPr>
                <w:ins w:id="830" w:author="zheng" w:date="2016-12-21T10:19:00Z"/>
                <w:rFonts w:ascii="黑体"/>
              </w:rPr>
            </w:pPr>
            <w:ins w:id="831" w:author="zheng" w:date="2016-12-21T11:55:00Z">
              <w:r>
                <w:rPr>
                  <w:rFonts w:ascii="黑体" w:hint="eastAsia"/>
                </w:rPr>
                <w:lastRenderedPageBreak/>
                <w:t>0x43—SM3数据分组</w:t>
              </w:r>
            </w:ins>
          </w:p>
          <w:p w14:paraId="6765637E" w14:textId="77777777" w:rsidR="003843EA" w:rsidRDefault="00A21561">
            <w:pPr>
              <w:rPr>
                <w:ins w:id="832" w:author="zheng" w:date="2016-12-21T10:19:00Z"/>
                <w:rFonts w:ascii="黑体"/>
              </w:rPr>
            </w:pPr>
            <w:ins w:id="833" w:author="zheng" w:date="2016-12-21T10:19:00Z">
              <w:r>
                <w:rPr>
                  <w:rFonts w:ascii="黑体" w:hint="eastAsia"/>
                </w:rPr>
                <w:t>0x</w:t>
              </w:r>
            </w:ins>
            <w:ins w:id="834" w:author="zheng" w:date="2016-12-21T10:24:00Z">
              <w:r>
                <w:rPr>
                  <w:rFonts w:ascii="黑体" w:hint="eastAsia"/>
                </w:rPr>
                <w:t>51</w:t>
              </w:r>
            </w:ins>
            <w:ins w:id="835" w:author="zheng" w:date="2016-12-21T10:19:00Z">
              <w:r>
                <w:rPr>
                  <w:rFonts w:ascii="黑体" w:hint="eastAsia"/>
                </w:rPr>
                <w:t>—SM</w:t>
              </w:r>
            </w:ins>
            <w:ins w:id="836" w:author="zheng" w:date="2016-12-21T10:24:00Z">
              <w:r>
                <w:rPr>
                  <w:rFonts w:ascii="黑体" w:hint="eastAsia"/>
                </w:rPr>
                <w:t>4 ECB加密</w:t>
              </w:r>
            </w:ins>
          </w:p>
          <w:p w14:paraId="37A6D90D" w14:textId="77777777" w:rsidR="003843EA" w:rsidRDefault="00A21561">
            <w:pPr>
              <w:rPr>
                <w:ins w:id="837" w:author="zheng" w:date="2016-12-21T10:19:00Z"/>
                <w:rFonts w:ascii="黑体"/>
              </w:rPr>
            </w:pPr>
            <w:ins w:id="838" w:author="zheng" w:date="2016-12-21T10:19:00Z">
              <w:r>
                <w:rPr>
                  <w:rFonts w:ascii="黑体" w:hint="eastAsia"/>
                </w:rPr>
                <w:t>0x</w:t>
              </w:r>
            </w:ins>
            <w:ins w:id="839" w:author="zheng" w:date="2016-12-21T10:24:00Z">
              <w:r>
                <w:rPr>
                  <w:rFonts w:ascii="黑体" w:hint="eastAsia"/>
                </w:rPr>
                <w:t>52</w:t>
              </w:r>
            </w:ins>
            <w:ins w:id="840" w:author="zheng" w:date="2016-12-21T10:19:00Z">
              <w:r>
                <w:rPr>
                  <w:rFonts w:ascii="黑体" w:hint="eastAsia"/>
                </w:rPr>
                <w:t>—SM</w:t>
              </w:r>
            </w:ins>
            <w:ins w:id="841" w:author="zheng" w:date="2016-12-21T10:24:00Z">
              <w:r>
                <w:rPr>
                  <w:rFonts w:ascii="黑体" w:hint="eastAsia"/>
                </w:rPr>
                <w:t xml:space="preserve">4 </w:t>
              </w:r>
            </w:ins>
            <w:ins w:id="842" w:author="zheng" w:date="2016-12-21T10:25:00Z">
              <w:r>
                <w:rPr>
                  <w:rFonts w:ascii="黑体" w:hint="eastAsia"/>
                </w:rPr>
                <w:t>ECB解密</w:t>
              </w:r>
            </w:ins>
          </w:p>
          <w:p w14:paraId="16E1A05E" w14:textId="77777777" w:rsidR="003843EA" w:rsidRDefault="00A21561">
            <w:pPr>
              <w:rPr>
                <w:ins w:id="843" w:author="zheng" w:date="2016-12-21T10:24:00Z"/>
                <w:rFonts w:ascii="黑体"/>
              </w:rPr>
            </w:pPr>
            <w:ins w:id="844" w:author="zheng" w:date="2016-12-21T10:19:00Z">
              <w:r>
                <w:rPr>
                  <w:rFonts w:ascii="黑体" w:hint="eastAsia"/>
                </w:rPr>
                <w:t>0x</w:t>
              </w:r>
            </w:ins>
            <w:ins w:id="845" w:author="zheng" w:date="2016-12-21T10:24:00Z">
              <w:r>
                <w:rPr>
                  <w:rFonts w:ascii="黑体" w:hint="eastAsia"/>
                </w:rPr>
                <w:t>5</w:t>
              </w:r>
            </w:ins>
            <w:ins w:id="846" w:author="zheng" w:date="2016-12-21T10:19:00Z">
              <w:r>
                <w:rPr>
                  <w:rFonts w:ascii="黑体" w:hint="eastAsia"/>
                </w:rPr>
                <w:t>3—SM</w:t>
              </w:r>
            </w:ins>
            <w:ins w:id="847" w:author="zheng" w:date="2016-12-21T10:25:00Z">
              <w:r>
                <w:rPr>
                  <w:rFonts w:ascii="黑体" w:hint="eastAsia"/>
                </w:rPr>
                <w:t>4 CBC加密</w:t>
              </w:r>
            </w:ins>
          </w:p>
          <w:p w14:paraId="68D1E50D" w14:textId="77777777" w:rsidR="003843EA" w:rsidRDefault="00A21561">
            <w:pPr>
              <w:rPr>
                <w:ins w:id="848" w:author="zheng" w:date="2016-12-21T10:24:00Z"/>
                <w:rFonts w:ascii="黑体"/>
              </w:rPr>
            </w:pPr>
            <w:ins w:id="849" w:author="zheng" w:date="2016-12-21T10:24:00Z">
              <w:r>
                <w:rPr>
                  <w:rFonts w:ascii="黑体" w:hint="eastAsia"/>
                </w:rPr>
                <w:t>0x54—SM</w:t>
              </w:r>
            </w:ins>
            <w:ins w:id="850" w:author="zheng" w:date="2016-12-21T10:25:00Z">
              <w:r>
                <w:rPr>
                  <w:rFonts w:ascii="黑体" w:hint="eastAsia"/>
                </w:rPr>
                <w:t>4 CBC解密</w:t>
              </w:r>
            </w:ins>
          </w:p>
          <w:p w14:paraId="574D18AF" w14:textId="77777777" w:rsidR="003843EA" w:rsidRDefault="00A21561">
            <w:pPr>
              <w:rPr>
                <w:ins w:id="851" w:author="zheng" w:date="2016-12-21T10:16:00Z"/>
                <w:rFonts w:ascii="黑体"/>
              </w:rPr>
            </w:pPr>
            <w:ins w:id="852" w:author="zheng" w:date="2016-12-21T10:24:00Z">
              <w:r>
                <w:rPr>
                  <w:rFonts w:ascii="黑体" w:hint="eastAsia"/>
                </w:rPr>
                <w:t>0x55—SM</w:t>
              </w:r>
            </w:ins>
            <w:ins w:id="853" w:author="zheng" w:date="2016-12-21T10:25:00Z">
              <w:r>
                <w:rPr>
                  <w:rFonts w:ascii="黑体" w:hint="eastAsia"/>
                </w:rPr>
                <w:t>4 大数据计算</w:t>
              </w:r>
            </w:ins>
          </w:p>
        </w:tc>
      </w:tr>
      <w:tr w:rsidR="003843EA" w14:paraId="47848339" w14:textId="77777777">
        <w:trPr>
          <w:trHeight w:val="420"/>
          <w:ins w:id="854" w:author="zheng" w:date="2016-12-21T10:16:00Z"/>
        </w:trPr>
        <w:tc>
          <w:tcPr>
            <w:tcW w:w="567" w:type="dxa"/>
            <w:tcBorders>
              <w:top w:val="single" w:sz="6" w:space="0" w:color="000000"/>
              <w:left w:val="single" w:sz="6" w:space="0" w:color="000000"/>
              <w:bottom w:val="single" w:sz="4" w:space="0" w:color="auto"/>
              <w:right w:val="single" w:sz="4" w:space="0" w:color="000000"/>
            </w:tcBorders>
            <w:vAlign w:val="center"/>
          </w:tcPr>
          <w:p w14:paraId="267CAF5C" w14:textId="77777777" w:rsidR="003843EA" w:rsidRDefault="00A21561">
            <w:pPr>
              <w:pStyle w:val="p0"/>
              <w:spacing w:line="276" w:lineRule="auto"/>
              <w:rPr>
                <w:ins w:id="855" w:author="zheng" w:date="2016-12-21T10:16:00Z"/>
                <w:rFonts w:ascii="黑体" w:eastAsia="黑体" w:hAnsi="新宋体"/>
              </w:rPr>
            </w:pPr>
            <w:ins w:id="856" w:author="zheng" w:date="2016-12-21T10:54:00Z">
              <w:r>
                <w:rPr>
                  <w:rFonts w:ascii="黑体" w:eastAsia="黑体" w:hAnsi="新宋体" w:hint="eastAsia"/>
                </w:rPr>
                <w:lastRenderedPageBreak/>
                <w:t>2</w:t>
              </w:r>
            </w:ins>
          </w:p>
        </w:tc>
        <w:tc>
          <w:tcPr>
            <w:tcW w:w="2268" w:type="dxa"/>
            <w:tcBorders>
              <w:top w:val="single" w:sz="6" w:space="0" w:color="000000"/>
              <w:left w:val="nil"/>
              <w:bottom w:val="single" w:sz="4" w:space="0" w:color="auto"/>
              <w:right w:val="single" w:sz="4" w:space="0" w:color="000000"/>
            </w:tcBorders>
            <w:vAlign w:val="center"/>
          </w:tcPr>
          <w:p w14:paraId="186018D1" w14:textId="77777777" w:rsidR="003843EA" w:rsidRDefault="00A21561">
            <w:pPr>
              <w:rPr>
                <w:ins w:id="857" w:author="zheng" w:date="2016-12-21T10:16:00Z"/>
                <w:rFonts w:ascii="黑体"/>
              </w:rPr>
            </w:pPr>
            <w:ins w:id="858" w:author="zheng" w:date="2016-12-21T10:16:00Z">
              <w:r>
                <w:rPr>
                  <w:rFonts w:ascii="黑体" w:hint="eastAsia"/>
                </w:rPr>
                <w:t>待加密/验密</w:t>
              </w:r>
            </w:ins>
            <w:ins w:id="859" w:author="zheng" w:date="2016-12-21T10:25:00Z">
              <w:r>
                <w:rPr>
                  <w:rFonts w:ascii="黑体" w:hint="eastAsia"/>
                </w:rPr>
                <w:t>/计算</w:t>
              </w:r>
            </w:ins>
            <w:ins w:id="860" w:author="zheng" w:date="2016-12-21T10:16:00Z">
              <w:r>
                <w:rPr>
                  <w:rFonts w:ascii="黑体" w:hint="eastAsia"/>
                </w:rPr>
                <w:t>数据</w:t>
              </w:r>
            </w:ins>
          </w:p>
        </w:tc>
        <w:tc>
          <w:tcPr>
            <w:tcW w:w="1418" w:type="dxa"/>
            <w:tcBorders>
              <w:top w:val="single" w:sz="6" w:space="0" w:color="000000"/>
              <w:left w:val="nil"/>
              <w:bottom w:val="single" w:sz="4" w:space="0" w:color="auto"/>
              <w:right w:val="single" w:sz="6" w:space="0" w:color="000000"/>
            </w:tcBorders>
            <w:vAlign w:val="center"/>
          </w:tcPr>
          <w:p w14:paraId="39A4CCD6" w14:textId="77777777" w:rsidR="003843EA" w:rsidRDefault="00A21561">
            <w:pPr>
              <w:rPr>
                <w:ins w:id="861" w:author="zheng" w:date="2016-12-21T10:16:00Z"/>
                <w:rFonts w:ascii="黑体"/>
              </w:rPr>
            </w:pPr>
            <w:ins w:id="862" w:author="zheng" w:date="2016-12-21T10:16:00Z">
              <w:r>
                <w:rPr>
                  <w:rFonts w:ascii="黑体"/>
                </w:rPr>
                <w:t>LL..</w:t>
              </w:r>
              <w:r>
                <w:rPr>
                  <w:rFonts w:ascii="黑体" w:hint="eastAsia"/>
                </w:rPr>
                <w:t>4000</w:t>
              </w:r>
            </w:ins>
          </w:p>
        </w:tc>
        <w:tc>
          <w:tcPr>
            <w:tcW w:w="4034" w:type="dxa"/>
            <w:tcBorders>
              <w:top w:val="single" w:sz="6" w:space="0" w:color="000000"/>
              <w:left w:val="nil"/>
              <w:bottom w:val="single" w:sz="4" w:space="0" w:color="auto"/>
              <w:right w:val="single" w:sz="6" w:space="0" w:color="000000"/>
            </w:tcBorders>
          </w:tcPr>
          <w:p w14:paraId="02530F74" w14:textId="77777777" w:rsidR="003843EA" w:rsidRDefault="00A21561">
            <w:pPr>
              <w:rPr>
                <w:ins w:id="863" w:author="zheng" w:date="2016-12-21T10:16:00Z"/>
                <w:rFonts w:ascii="黑体"/>
              </w:rPr>
            </w:pPr>
            <w:ins w:id="864" w:author="zheng" w:date="2016-12-21T10:16:00Z">
              <w:r>
                <w:rPr>
                  <w:rFonts w:ascii="黑体" w:hint="eastAsia"/>
                </w:rPr>
                <w:t>输入数据进行</w:t>
              </w:r>
            </w:ins>
            <w:ins w:id="865" w:author="zheng" w:date="2016-12-21T10:26:00Z">
              <w:r>
                <w:rPr>
                  <w:rFonts w:ascii="黑体" w:hint="eastAsia"/>
                </w:rPr>
                <w:t>相应</w:t>
              </w:r>
            </w:ins>
            <w:ins w:id="866" w:author="zheng" w:date="2016-12-21T10:16:00Z">
              <w:r>
                <w:rPr>
                  <w:rFonts w:ascii="黑体" w:hint="eastAsia"/>
                </w:rPr>
                <w:t>运算</w:t>
              </w:r>
            </w:ins>
          </w:p>
        </w:tc>
      </w:tr>
      <w:tr w:rsidR="003843EA" w14:paraId="407998E0" w14:textId="77777777">
        <w:trPr>
          <w:trHeight w:val="195"/>
        </w:trPr>
        <w:tc>
          <w:tcPr>
            <w:tcW w:w="567" w:type="dxa"/>
            <w:tcBorders>
              <w:top w:val="single" w:sz="4" w:space="0" w:color="auto"/>
              <w:left w:val="single" w:sz="6" w:space="0" w:color="000000"/>
              <w:bottom w:val="single" w:sz="6" w:space="0" w:color="000000"/>
              <w:right w:val="single" w:sz="4" w:space="0" w:color="000000"/>
            </w:tcBorders>
            <w:vAlign w:val="center"/>
          </w:tcPr>
          <w:p w14:paraId="41AAF062" w14:textId="77777777" w:rsidR="003843EA" w:rsidRDefault="00A21561">
            <w:pPr>
              <w:pStyle w:val="p0"/>
              <w:spacing w:line="276" w:lineRule="auto"/>
              <w:rPr>
                <w:rFonts w:ascii="黑体" w:eastAsia="黑体" w:hAnsi="新宋体"/>
              </w:rPr>
            </w:pPr>
            <w:ins w:id="867" w:author="zheng" w:date="2016-12-21T10:54:00Z">
              <w:r>
                <w:rPr>
                  <w:rFonts w:ascii="黑体" w:eastAsia="黑体" w:hAnsi="新宋体" w:hint="eastAsia"/>
                </w:rPr>
                <w:t>3</w:t>
              </w:r>
            </w:ins>
          </w:p>
        </w:tc>
        <w:tc>
          <w:tcPr>
            <w:tcW w:w="2268" w:type="dxa"/>
            <w:tcBorders>
              <w:top w:val="single" w:sz="4" w:space="0" w:color="auto"/>
              <w:left w:val="nil"/>
              <w:bottom w:val="single" w:sz="6" w:space="0" w:color="000000"/>
              <w:right w:val="single" w:sz="4" w:space="0" w:color="000000"/>
            </w:tcBorders>
            <w:vAlign w:val="center"/>
          </w:tcPr>
          <w:p w14:paraId="55D4C5CE" w14:textId="77777777" w:rsidR="003843EA" w:rsidRDefault="00A21561">
            <w:pPr>
              <w:rPr>
                <w:rFonts w:ascii="黑体"/>
              </w:rPr>
            </w:pPr>
            <w:ins w:id="868" w:author="zheng" w:date="2016-12-21T10:38:00Z">
              <w:r>
                <w:rPr>
                  <w:rFonts w:ascii="黑体" w:hint="eastAsia"/>
                </w:rPr>
                <w:t>辅助数据/公钥/私钥</w:t>
              </w:r>
            </w:ins>
          </w:p>
        </w:tc>
        <w:tc>
          <w:tcPr>
            <w:tcW w:w="1418" w:type="dxa"/>
            <w:tcBorders>
              <w:top w:val="single" w:sz="4" w:space="0" w:color="auto"/>
              <w:left w:val="nil"/>
              <w:bottom w:val="single" w:sz="6" w:space="0" w:color="000000"/>
              <w:right w:val="single" w:sz="6" w:space="0" w:color="000000"/>
            </w:tcBorders>
            <w:vAlign w:val="center"/>
          </w:tcPr>
          <w:p w14:paraId="5EB54062" w14:textId="77777777" w:rsidR="003843EA" w:rsidRDefault="00A21561">
            <w:pPr>
              <w:rPr>
                <w:rFonts w:ascii="黑体"/>
              </w:rPr>
            </w:pPr>
            <w:ins w:id="869" w:author="zheng" w:date="2016-12-21T10:30:00Z">
              <w:r>
                <w:rPr>
                  <w:rFonts w:ascii="黑体"/>
                </w:rPr>
                <w:t>LL..</w:t>
              </w:r>
              <w:r>
                <w:rPr>
                  <w:rFonts w:ascii="黑体" w:hint="eastAsia"/>
                </w:rPr>
                <w:t>4000</w:t>
              </w:r>
            </w:ins>
          </w:p>
        </w:tc>
        <w:tc>
          <w:tcPr>
            <w:tcW w:w="4034" w:type="dxa"/>
            <w:tcBorders>
              <w:top w:val="single" w:sz="4" w:space="0" w:color="auto"/>
              <w:left w:val="nil"/>
              <w:bottom w:val="single" w:sz="6" w:space="0" w:color="000000"/>
              <w:right w:val="single" w:sz="6" w:space="0" w:color="000000"/>
            </w:tcBorders>
          </w:tcPr>
          <w:p w14:paraId="6A73D38E" w14:textId="77777777" w:rsidR="003843EA" w:rsidRDefault="00A21561">
            <w:pPr>
              <w:rPr>
                <w:ins w:id="870" w:author="zheng" w:date="2016-12-21T10:39:00Z"/>
                <w:rFonts w:ascii="黑体"/>
              </w:rPr>
            </w:pPr>
            <w:ins w:id="871" w:author="zheng" w:date="2016-12-21T10:39:00Z">
              <w:r>
                <w:rPr>
                  <w:rFonts w:ascii="黑体" w:hint="eastAsia"/>
                </w:rPr>
                <w:t>加密模式为0x21</w:t>
              </w:r>
              <w:r>
                <w:rPr>
                  <w:rFonts w:ascii="黑体"/>
                </w:rPr>
                <w:t>—</w:t>
              </w:r>
              <w:r>
                <w:rPr>
                  <w:rFonts w:ascii="黑体" w:hint="eastAsia"/>
                </w:rPr>
                <w:t>模数据</w:t>
              </w:r>
            </w:ins>
          </w:p>
          <w:p w14:paraId="7887D443" w14:textId="77777777" w:rsidR="003843EA" w:rsidRDefault="00A21561">
            <w:pPr>
              <w:rPr>
                <w:ins w:id="872" w:author="zheng" w:date="2016-12-21T10:41:00Z"/>
                <w:rFonts w:ascii="黑体"/>
              </w:rPr>
            </w:pPr>
            <w:ins w:id="873" w:author="zheng" w:date="2016-12-21T10:41:00Z">
              <w:r>
                <w:rPr>
                  <w:rFonts w:ascii="黑体" w:hint="eastAsia"/>
                </w:rPr>
                <w:t>加密模式为0x31</w:t>
              </w:r>
              <w:r>
                <w:rPr>
                  <w:rFonts w:ascii="黑体"/>
                </w:rPr>
                <w:t>—</w:t>
              </w:r>
              <w:r>
                <w:rPr>
                  <w:rFonts w:ascii="黑体" w:hint="eastAsia"/>
                </w:rPr>
                <w:t>加密公钥</w:t>
              </w:r>
            </w:ins>
          </w:p>
          <w:p w14:paraId="0DE6FAD7" w14:textId="77777777" w:rsidR="003843EA" w:rsidRDefault="00A21561">
            <w:pPr>
              <w:rPr>
                <w:ins w:id="874" w:author="zheng" w:date="2016-12-21T10:42:00Z"/>
                <w:rFonts w:ascii="黑体"/>
              </w:rPr>
            </w:pPr>
            <w:ins w:id="875" w:author="zheng" w:date="2016-12-21T10:42:00Z">
              <w:r>
                <w:rPr>
                  <w:rFonts w:ascii="黑体" w:hint="eastAsia"/>
                </w:rPr>
                <w:t>加密模式为0x32</w:t>
              </w:r>
              <w:r>
                <w:rPr>
                  <w:rFonts w:ascii="黑体"/>
                </w:rPr>
                <w:t>—</w:t>
              </w:r>
              <w:r>
                <w:rPr>
                  <w:rFonts w:ascii="黑体"/>
                </w:rPr>
                <w:t>解密</w:t>
              </w:r>
              <w:r>
                <w:rPr>
                  <w:rFonts w:ascii="黑体" w:hint="eastAsia"/>
                </w:rPr>
                <w:t>私钥</w:t>
              </w:r>
            </w:ins>
          </w:p>
          <w:p w14:paraId="7131BE2E" w14:textId="77777777" w:rsidR="003843EA" w:rsidRDefault="00A21561">
            <w:pPr>
              <w:rPr>
                <w:ins w:id="876" w:author="zheng" w:date="2016-12-21T10:42:00Z"/>
                <w:rFonts w:ascii="黑体"/>
              </w:rPr>
            </w:pPr>
            <w:ins w:id="877" w:author="zheng" w:date="2016-12-21T10:42:00Z">
              <w:r>
                <w:rPr>
                  <w:rFonts w:ascii="黑体" w:hint="eastAsia"/>
                </w:rPr>
                <w:t>加密模式为0x33</w:t>
              </w:r>
              <w:r>
                <w:rPr>
                  <w:rFonts w:ascii="黑体"/>
                </w:rPr>
                <w:t>—</w:t>
              </w:r>
              <w:r>
                <w:rPr>
                  <w:rFonts w:ascii="黑体"/>
                </w:rPr>
                <w:t>签名私钥</w:t>
              </w:r>
            </w:ins>
          </w:p>
          <w:p w14:paraId="1C59CDC5" w14:textId="77777777" w:rsidR="003843EA" w:rsidRDefault="00A21561">
            <w:pPr>
              <w:rPr>
                <w:ins w:id="878" w:author="zheng" w:date="2016-12-21T10:42:00Z"/>
                <w:rFonts w:ascii="黑体"/>
              </w:rPr>
            </w:pPr>
            <w:ins w:id="879" w:author="zheng" w:date="2016-12-21T10:42:00Z">
              <w:r>
                <w:rPr>
                  <w:rFonts w:ascii="黑体" w:hint="eastAsia"/>
                </w:rPr>
                <w:t>加密模式为0x3</w:t>
              </w:r>
            </w:ins>
            <w:ins w:id="880" w:author="zheng" w:date="2016-12-21T10:43:00Z">
              <w:r>
                <w:rPr>
                  <w:rFonts w:ascii="黑体" w:hint="eastAsia"/>
                </w:rPr>
                <w:t>4</w:t>
              </w:r>
            </w:ins>
            <w:ins w:id="881" w:author="zheng" w:date="2016-12-21T10:42:00Z">
              <w:r>
                <w:rPr>
                  <w:rFonts w:ascii="黑体"/>
                </w:rPr>
                <w:t>—</w:t>
              </w:r>
            </w:ins>
            <w:ins w:id="882" w:author="zheng" w:date="2016-12-21T10:43:00Z">
              <w:r>
                <w:rPr>
                  <w:rFonts w:ascii="黑体"/>
                </w:rPr>
                <w:t>验证公钥</w:t>
              </w:r>
            </w:ins>
          </w:p>
          <w:p w14:paraId="3C37B723" w14:textId="77777777" w:rsidR="003843EA" w:rsidRDefault="00A21561">
            <w:pPr>
              <w:rPr>
                <w:rFonts w:ascii="黑体"/>
              </w:rPr>
            </w:pPr>
            <w:ins w:id="883" w:author="zheng" w:date="2016-12-21T10:46:00Z">
              <w:r>
                <w:rPr>
                  <w:rFonts w:ascii="黑体" w:hint="eastAsia"/>
                </w:rPr>
                <w:t>加密模式为0x55</w:t>
              </w:r>
              <w:r>
                <w:rPr>
                  <w:rFonts w:ascii="黑体"/>
                </w:rPr>
                <w:t>—</w:t>
              </w:r>
              <w:r>
                <w:rPr>
                  <w:rFonts w:ascii="黑体"/>
                </w:rPr>
                <w:t>加解密钥</w:t>
              </w:r>
            </w:ins>
          </w:p>
        </w:tc>
      </w:tr>
      <w:tr w:rsidR="003843EA" w14:paraId="4F221C60" w14:textId="77777777">
        <w:trPr>
          <w:trHeight w:val="270"/>
        </w:trPr>
        <w:tc>
          <w:tcPr>
            <w:tcW w:w="567" w:type="dxa"/>
            <w:tcBorders>
              <w:top w:val="single" w:sz="4" w:space="0" w:color="auto"/>
              <w:left w:val="single" w:sz="6" w:space="0" w:color="000000"/>
              <w:bottom w:val="single" w:sz="6" w:space="0" w:color="000000"/>
              <w:right w:val="single" w:sz="4" w:space="0" w:color="000000"/>
            </w:tcBorders>
            <w:vAlign w:val="center"/>
          </w:tcPr>
          <w:p w14:paraId="13EA9714" w14:textId="77777777" w:rsidR="003843EA" w:rsidRDefault="00A21561">
            <w:pPr>
              <w:pStyle w:val="p0"/>
              <w:spacing w:line="276" w:lineRule="auto"/>
              <w:rPr>
                <w:rFonts w:ascii="黑体" w:eastAsia="黑体" w:hAnsi="新宋体"/>
              </w:rPr>
            </w:pPr>
            <w:ins w:id="884" w:author="zheng" w:date="2016-12-21T10:54:00Z">
              <w:r>
                <w:rPr>
                  <w:rFonts w:ascii="黑体" w:eastAsia="黑体" w:hAnsi="新宋体" w:hint="eastAsia"/>
                </w:rPr>
                <w:t>4</w:t>
              </w:r>
            </w:ins>
          </w:p>
        </w:tc>
        <w:tc>
          <w:tcPr>
            <w:tcW w:w="2268" w:type="dxa"/>
            <w:tcBorders>
              <w:top w:val="single" w:sz="4" w:space="0" w:color="auto"/>
              <w:left w:val="nil"/>
              <w:bottom w:val="single" w:sz="6" w:space="0" w:color="000000"/>
              <w:right w:val="single" w:sz="4" w:space="0" w:color="000000"/>
            </w:tcBorders>
            <w:vAlign w:val="center"/>
          </w:tcPr>
          <w:p w14:paraId="29B29B9B" w14:textId="77777777" w:rsidR="003843EA" w:rsidRDefault="00A21561">
            <w:pPr>
              <w:rPr>
                <w:rFonts w:ascii="黑体"/>
              </w:rPr>
            </w:pPr>
            <w:ins w:id="885" w:author="zheng" w:date="2016-12-21T10:36:00Z">
              <w:r>
                <w:rPr>
                  <w:rFonts w:ascii="黑体" w:hint="eastAsia"/>
                </w:rPr>
                <w:t>运算向量</w:t>
              </w:r>
            </w:ins>
          </w:p>
        </w:tc>
        <w:tc>
          <w:tcPr>
            <w:tcW w:w="1418" w:type="dxa"/>
            <w:tcBorders>
              <w:top w:val="single" w:sz="4" w:space="0" w:color="auto"/>
              <w:left w:val="nil"/>
              <w:bottom w:val="single" w:sz="6" w:space="0" w:color="000000"/>
              <w:right w:val="single" w:sz="6" w:space="0" w:color="000000"/>
            </w:tcBorders>
            <w:vAlign w:val="center"/>
          </w:tcPr>
          <w:p w14:paraId="44084BC5" w14:textId="77777777" w:rsidR="003843EA" w:rsidRDefault="00A21561">
            <w:pPr>
              <w:rPr>
                <w:rFonts w:ascii="黑体"/>
              </w:rPr>
            </w:pPr>
            <w:ins w:id="886" w:author="zheng" w:date="2016-12-21T10:36:00Z">
              <w:r>
                <w:rPr>
                  <w:rFonts w:ascii="黑体"/>
                </w:rPr>
                <w:t>LL..</w:t>
              </w:r>
              <w:r>
                <w:rPr>
                  <w:rFonts w:ascii="黑体" w:hint="eastAsia"/>
                </w:rPr>
                <w:t>4000</w:t>
              </w:r>
            </w:ins>
          </w:p>
        </w:tc>
        <w:tc>
          <w:tcPr>
            <w:tcW w:w="4034" w:type="dxa"/>
            <w:tcBorders>
              <w:top w:val="single" w:sz="4" w:space="0" w:color="auto"/>
              <w:left w:val="nil"/>
              <w:bottom w:val="single" w:sz="6" w:space="0" w:color="000000"/>
              <w:right w:val="single" w:sz="6" w:space="0" w:color="000000"/>
            </w:tcBorders>
          </w:tcPr>
          <w:p w14:paraId="0D4FA2D4" w14:textId="77777777" w:rsidR="003843EA" w:rsidRDefault="00A21561">
            <w:pPr>
              <w:rPr>
                <w:ins w:id="887" w:author="zheng" w:date="2016-12-21T10:36:00Z"/>
                <w:rFonts w:ascii="黑体"/>
              </w:rPr>
            </w:pPr>
            <w:ins w:id="888" w:author="zheng" w:date="2016-12-21T10:36:00Z">
              <w:r>
                <w:rPr>
                  <w:rFonts w:ascii="黑体" w:hint="eastAsia"/>
                </w:rPr>
                <w:t>运算输入的向量：</w:t>
              </w:r>
            </w:ins>
          </w:p>
          <w:p w14:paraId="432665D3" w14:textId="77777777" w:rsidR="003843EA" w:rsidRDefault="00A21561">
            <w:pPr>
              <w:rPr>
                <w:ins w:id="889" w:author="zheng" w:date="2016-12-21T10:36:00Z"/>
                <w:rFonts w:ascii="黑体"/>
              </w:rPr>
            </w:pPr>
            <w:ins w:id="890" w:author="zheng" w:date="2016-12-21T10:36:00Z">
              <w:r>
                <w:rPr>
                  <w:rFonts w:ascii="黑体" w:hint="eastAsia"/>
                </w:rPr>
                <w:t>加密模式为0x21--为运算指数</w:t>
              </w:r>
            </w:ins>
          </w:p>
          <w:p w14:paraId="331D1C15" w14:textId="77777777" w:rsidR="003843EA" w:rsidRDefault="00A21561">
            <w:pPr>
              <w:rPr>
                <w:ins w:id="891" w:author="zheng" w:date="2016-12-21T10:36:00Z"/>
                <w:rFonts w:ascii="黑体"/>
              </w:rPr>
            </w:pPr>
            <w:ins w:id="892" w:author="zheng" w:date="2016-12-21T10:36:00Z">
              <w:r>
                <w:rPr>
                  <w:rFonts w:ascii="黑体" w:hint="eastAsia"/>
                </w:rPr>
                <w:t>加密模式为0x35</w:t>
              </w:r>
              <w:r>
                <w:rPr>
                  <w:rFonts w:ascii="黑体"/>
                </w:rPr>
                <w:t>—</w:t>
              </w:r>
              <w:r>
                <w:rPr>
                  <w:rFonts w:ascii="黑体" w:hint="eastAsia"/>
                </w:rPr>
                <w:t>ID数据</w:t>
              </w:r>
            </w:ins>
          </w:p>
          <w:p w14:paraId="7ECB0F97" w14:textId="77777777" w:rsidR="003843EA" w:rsidRDefault="00A21561">
            <w:pPr>
              <w:rPr>
                <w:rFonts w:ascii="黑体"/>
                <w:szCs w:val="21"/>
              </w:rPr>
            </w:pPr>
            <w:ins w:id="893" w:author="zheng" w:date="2016-12-21T10:36:00Z">
              <w:r>
                <w:rPr>
                  <w:rFonts w:ascii="黑体" w:hint="eastAsia"/>
                </w:rPr>
                <w:t>加密模式为0x51~0x55</w:t>
              </w:r>
              <w:r>
                <w:rPr>
                  <w:rFonts w:ascii="黑体"/>
                </w:rPr>
                <w:t>—</w:t>
              </w:r>
              <w:r>
                <w:rPr>
                  <w:rFonts w:ascii="黑体" w:hint="eastAsia"/>
                </w:rPr>
                <w:t>初始向量</w:t>
              </w:r>
            </w:ins>
          </w:p>
        </w:tc>
      </w:tr>
    </w:tbl>
    <w:p w14:paraId="6AA766EA" w14:textId="77777777" w:rsidR="003843EA" w:rsidRDefault="003843EA">
      <w:pPr>
        <w:pStyle w:val="MyText"/>
        <w:spacing w:line="276" w:lineRule="auto"/>
        <w:ind w:left="0"/>
        <w:rPr>
          <w:ins w:id="894" w:author="zheng" w:date="2016-12-21T10:16:00Z"/>
        </w:rPr>
      </w:pPr>
    </w:p>
    <w:p w14:paraId="33240942" w14:textId="77777777" w:rsidR="003843EA" w:rsidRDefault="00A21561">
      <w:pPr>
        <w:pStyle w:val="MyText"/>
        <w:numPr>
          <w:ilvl w:val="0"/>
          <w:numId w:val="4"/>
        </w:numPr>
        <w:spacing w:line="276" w:lineRule="auto"/>
        <w:rPr>
          <w:ins w:id="895" w:author="zheng" w:date="2016-12-21T10:26:00Z"/>
        </w:rPr>
      </w:pPr>
      <w:ins w:id="896" w:author="zheng" w:date="2016-12-21T10:26:00Z">
        <w:r>
          <w:rPr>
            <w:rFonts w:hint="eastAsia"/>
          </w:rPr>
          <w:t>响应报文</w:t>
        </w:r>
      </w:ins>
    </w:p>
    <w:p w14:paraId="0883F22F" w14:textId="77777777" w:rsidR="003843EA" w:rsidRDefault="00A21561">
      <w:pPr>
        <w:pStyle w:val="MyText"/>
        <w:spacing w:line="276" w:lineRule="auto"/>
        <w:ind w:leftChars="800" w:left="1680"/>
        <w:rPr>
          <w:ins w:id="897" w:author="zheng" w:date="2016-12-21T10:26:00Z"/>
        </w:rPr>
      </w:pPr>
      <w:ins w:id="898" w:author="zheng" w:date="2016-12-21T10:26:00Z">
        <w:r>
          <w:rPr>
            <w:rFonts w:hint="eastAsia"/>
          </w:rPr>
          <w:t>数据：</w:t>
        </w:r>
      </w:ins>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64040743" w14:textId="77777777">
        <w:trPr>
          <w:ins w:id="899" w:author="zheng" w:date="2016-12-21T10:26:00Z"/>
        </w:trPr>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48EEBA4F" w14:textId="77777777" w:rsidR="003843EA" w:rsidRDefault="00A21561">
            <w:pPr>
              <w:rPr>
                <w:ins w:id="900" w:author="zheng" w:date="2016-12-21T10:26:00Z"/>
                <w:rFonts w:ascii="黑体" w:hAnsi="新宋体"/>
                <w:kern w:val="0"/>
                <w:szCs w:val="21"/>
              </w:rPr>
            </w:pPr>
            <w:ins w:id="901" w:author="zheng" w:date="2016-12-21T10:26:00Z">
              <w:r>
                <w:rPr>
                  <w:rFonts w:ascii="黑体" w:hAnsi="新宋体"/>
                  <w:kern w:val="0"/>
                  <w:szCs w:val="21"/>
                </w:rPr>
                <w:t>ID</w:t>
              </w:r>
            </w:ins>
          </w:p>
        </w:tc>
        <w:tc>
          <w:tcPr>
            <w:tcW w:w="2268" w:type="dxa"/>
            <w:tcBorders>
              <w:top w:val="single" w:sz="6" w:space="0" w:color="000000"/>
              <w:left w:val="nil"/>
              <w:bottom w:val="single" w:sz="6" w:space="0" w:color="000000"/>
              <w:right w:val="single" w:sz="4" w:space="0" w:color="000000"/>
            </w:tcBorders>
            <w:shd w:val="clear" w:color="auto" w:fill="E6E6E6"/>
          </w:tcPr>
          <w:p w14:paraId="096E3C3F" w14:textId="77777777" w:rsidR="003843EA" w:rsidRDefault="00A21561">
            <w:pPr>
              <w:rPr>
                <w:ins w:id="902" w:author="zheng" w:date="2016-12-21T10:26:00Z"/>
                <w:rFonts w:ascii="黑体" w:hAnsi="新宋体"/>
                <w:kern w:val="0"/>
                <w:szCs w:val="21"/>
              </w:rPr>
            </w:pPr>
            <w:ins w:id="903" w:author="zheng" w:date="2016-12-21T10:26:00Z">
              <w:r>
                <w:rPr>
                  <w:rFonts w:ascii="黑体" w:hAnsi="新宋体" w:hint="eastAsia"/>
                  <w:kern w:val="0"/>
                  <w:szCs w:val="21"/>
                </w:rPr>
                <w:t>数据域</w:t>
              </w:r>
            </w:ins>
          </w:p>
        </w:tc>
        <w:tc>
          <w:tcPr>
            <w:tcW w:w="1418" w:type="dxa"/>
            <w:tcBorders>
              <w:top w:val="single" w:sz="6" w:space="0" w:color="000000"/>
              <w:left w:val="nil"/>
              <w:bottom w:val="single" w:sz="6" w:space="0" w:color="000000"/>
              <w:right w:val="single" w:sz="6" w:space="0" w:color="000000"/>
            </w:tcBorders>
            <w:shd w:val="clear" w:color="auto" w:fill="E6E6E6"/>
          </w:tcPr>
          <w:p w14:paraId="650A04AB" w14:textId="77777777" w:rsidR="003843EA" w:rsidRDefault="00A21561">
            <w:pPr>
              <w:rPr>
                <w:ins w:id="904" w:author="zheng" w:date="2016-12-21T10:26:00Z"/>
                <w:rFonts w:ascii="黑体" w:hAnsi="新宋体"/>
                <w:kern w:val="0"/>
                <w:szCs w:val="21"/>
              </w:rPr>
            </w:pPr>
            <w:ins w:id="905" w:author="zheng" w:date="2016-12-21T10:26:00Z">
              <w:r>
                <w:rPr>
                  <w:rFonts w:ascii="黑体" w:hAnsi="新宋体" w:hint="eastAsia"/>
                  <w:kern w:val="0"/>
                  <w:szCs w:val="21"/>
                </w:rPr>
                <w:t>长度</w:t>
              </w:r>
            </w:ins>
          </w:p>
        </w:tc>
        <w:tc>
          <w:tcPr>
            <w:tcW w:w="4034" w:type="dxa"/>
            <w:tcBorders>
              <w:top w:val="single" w:sz="6" w:space="0" w:color="000000"/>
              <w:left w:val="nil"/>
              <w:bottom w:val="single" w:sz="6" w:space="0" w:color="000000"/>
              <w:right w:val="single" w:sz="6" w:space="0" w:color="000000"/>
            </w:tcBorders>
            <w:shd w:val="clear" w:color="auto" w:fill="E6E6E6"/>
          </w:tcPr>
          <w:p w14:paraId="4C61EE69" w14:textId="77777777" w:rsidR="003843EA" w:rsidRDefault="00A21561">
            <w:pPr>
              <w:ind w:firstLine="420"/>
              <w:rPr>
                <w:ins w:id="906" w:author="zheng" w:date="2016-12-21T10:26:00Z"/>
                <w:rFonts w:ascii="黑体" w:hAnsi="新宋体"/>
                <w:kern w:val="0"/>
                <w:szCs w:val="21"/>
              </w:rPr>
            </w:pPr>
            <w:ins w:id="907" w:author="zheng" w:date="2016-12-21T10:26:00Z">
              <w:r>
                <w:rPr>
                  <w:rFonts w:ascii="黑体" w:hAnsi="新宋体" w:hint="eastAsia"/>
                  <w:kern w:val="0"/>
                  <w:szCs w:val="21"/>
                </w:rPr>
                <w:t>备注</w:t>
              </w:r>
            </w:ins>
          </w:p>
        </w:tc>
      </w:tr>
      <w:tr w:rsidR="003843EA" w14:paraId="2F1C5EEC" w14:textId="77777777">
        <w:trPr>
          <w:ins w:id="908" w:author="zheng" w:date="2016-12-21T10:26:00Z"/>
        </w:trPr>
        <w:tc>
          <w:tcPr>
            <w:tcW w:w="567" w:type="dxa"/>
            <w:tcBorders>
              <w:top w:val="single" w:sz="6" w:space="0" w:color="000000"/>
              <w:left w:val="single" w:sz="6" w:space="0" w:color="000000"/>
              <w:bottom w:val="single" w:sz="6" w:space="0" w:color="000000"/>
              <w:right w:val="single" w:sz="4" w:space="0" w:color="000000"/>
            </w:tcBorders>
            <w:vAlign w:val="center"/>
          </w:tcPr>
          <w:p w14:paraId="09977C5F" w14:textId="77777777" w:rsidR="003843EA" w:rsidRDefault="00A21561">
            <w:pPr>
              <w:rPr>
                <w:ins w:id="909" w:author="zheng" w:date="2016-12-21T10:26:00Z"/>
                <w:rFonts w:ascii="黑体" w:hAnsi="新宋体"/>
                <w:kern w:val="0"/>
                <w:szCs w:val="21"/>
              </w:rPr>
            </w:pPr>
            <w:ins w:id="910" w:author="zheng" w:date="2016-12-21T10:26:00Z">
              <w:r>
                <w:rPr>
                  <w:rFonts w:ascii="黑体" w:hAnsi="新宋体"/>
                  <w:kern w:val="0"/>
                  <w:szCs w:val="21"/>
                </w:rPr>
                <w:t>1</w:t>
              </w:r>
            </w:ins>
          </w:p>
        </w:tc>
        <w:tc>
          <w:tcPr>
            <w:tcW w:w="2268" w:type="dxa"/>
            <w:tcBorders>
              <w:top w:val="single" w:sz="6" w:space="0" w:color="000000"/>
              <w:left w:val="nil"/>
              <w:bottom w:val="single" w:sz="6" w:space="0" w:color="000000"/>
              <w:right w:val="single" w:sz="4" w:space="0" w:color="000000"/>
            </w:tcBorders>
            <w:vAlign w:val="center"/>
          </w:tcPr>
          <w:p w14:paraId="138AF2A0" w14:textId="77777777" w:rsidR="003843EA" w:rsidRDefault="00A21561">
            <w:pPr>
              <w:rPr>
                <w:ins w:id="911" w:author="zheng" w:date="2016-12-21T10:26:00Z"/>
                <w:rFonts w:ascii="黑体"/>
              </w:rPr>
            </w:pPr>
            <w:ins w:id="912" w:author="zheng" w:date="2016-12-21T10:26:00Z">
              <w:r>
                <w:rPr>
                  <w:rFonts w:ascii="黑体" w:hint="eastAsia"/>
                </w:rPr>
                <w:t>应答码</w:t>
              </w:r>
            </w:ins>
          </w:p>
        </w:tc>
        <w:tc>
          <w:tcPr>
            <w:tcW w:w="1418" w:type="dxa"/>
            <w:tcBorders>
              <w:top w:val="single" w:sz="6" w:space="0" w:color="000000"/>
              <w:left w:val="nil"/>
              <w:bottom w:val="single" w:sz="6" w:space="0" w:color="000000"/>
              <w:right w:val="single" w:sz="6" w:space="0" w:color="000000"/>
            </w:tcBorders>
            <w:vAlign w:val="center"/>
          </w:tcPr>
          <w:p w14:paraId="548A9ABF" w14:textId="77777777" w:rsidR="003843EA" w:rsidRDefault="00A21561">
            <w:pPr>
              <w:ind w:firstLineChars="150" w:firstLine="315"/>
              <w:rPr>
                <w:ins w:id="913" w:author="zheng" w:date="2016-12-21T10:26:00Z"/>
                <w:rFonts w:ascii="黑体"/>
              </w:rPr>
            </w:pPr>
            <w:ins w:id="914" w:author="zheng" w:date="2016-12-21T10:26:00Z">
              <w:r>
                <w:rPr>
                  <w:rFonts w:ascii="黑体"/>
                </w:rPr>
                <w:t>2</w:t>
              </w:r>
            </w:ins>
          </w:p>
        </w:tc>
        <w:tc>
          <w:tcPr>
            <w:tcW w:w="4034" w:type="dxa"/>
            <w:tcBorders>
              <w:top w:val="single" w:sz="6" w:space="0" w:color="000000"/>
              <w:left w:val="nil"/>
              <w:bottom w:val="single" w:sz="6" w:space="0" w:color="000000"/>
              <w:right w:val="single" w:sz="6" w:space="0" w:color="000000"/>
            </w:tcBorders>
          </w:tcPr>
          <w:p w14:paraId="645F7B2F" w14:textId="77777777" w:rsidR="003843EA" w:rsidRDefault="00A21561">
            <w:pPr>
              <w:rPr>
                <w:ins w:id="915" w:author="zheng" w:date="2016-12-21T10:26:00Z"/>
                <w:rFonts w:ascii="黑体" w:hAnsi="新宋体"/>
                <w:kern w:val="0"/>
                <w:szCs w:val="21"/>
              </w:rPr>
            </w:pPr>
            <w:ins w:id="916" w:author="zheng" w:date="2016-12-21T10:26:00Z">
              <w:r>
                <w:rPr>
                  <w:rFonts w:ascii="黑体" w:hAnsi="新宋体" w:hint="eastAsia"/>
                  <w:kern w:val="0"/>
                  <w:szCs w:val="21"/>
                </w:rPr>
                <w:t>“</w:t>
              </w:r>
              <w:r>
                <w:rPr>
                  <w:rFonts w:ascii="黑体" w:hAnsi="新宋体"/>
                  <w:kern w:val="0"/>
                  <w:szCs w:val="21"/>
                </w:rPr>
                <w:t>00</w:t>
              </w:r>
              <w:r>
                <w:rPr>
                  <w:rFonts w:ascii="黑体" w:hAnsi="新宋体"/>
                  <w:kern w:val="0"/>
                  <w:szCs w:val="21"/>
                </w:rPr>
                <w:t>”</w:t>
              </w:r>
              <w:r>
                <w:rPr>
                  <w:rFonts w:ascii="黑体" w:hAnsi="新宋体" w:hint="eastAsia"/>
                  <w:kern w:val="0"/>
                  <w:szCs w:val="21"/>
                </w:rPr>
                <w:t>成功</w:t>
              </w:r>
            </w:ins>
          </w:p>
          <w:p w14:paraId="3E05A632" w14:textId="77777777" w:rsidR="003843EA" w:rsidRDefault="00A21561">
            <w:pPr>
              <w:rPr>
                <w:ins w:id="917" w:author="zheng" w:date="2016-12-21T10:26:00Z"/>
                <w:rFonts w:ascii="黑体" w:hAnsi="新宋体"/>
                <w:kern w:val="0"/>
                <w:szCs w:val="21"/>
              </w:rPr>
            </w:pPr>
            <w:ins w:id="918" w:author="zheng" w:date="2016-12-21T10:26:00Z">
              <w:r>
                <w:rPr>
                  <w:rFonts w:ascii="黑体" w:hAnsi="新宋体" w:hint="eastAsia"/>
                  <w:kern w:val="0"/>
                  <w:szCs w:val="21"/>
                </w:rPr>
                <w:t>“</w:t>
              </w:r>
              <w:r>
                <w:rPr>
                  <w:rFonts w:ascii="黑体" w:hAnsi="新宋体"/>
                  <w:kern w:val="0"/>
                  <w:szCs w:val="21"/>
                </w:rPr>
                <w:t>02</w:t>
              </w:r>
              <w:r>
                <w:rPr>
                  <w:rFonts w:ascii="黑体" w:hAnsi="新宋体"/>
                  <w:kern w:val="0"/>
                  <w:szCs w:val="21"/>
                </w:rPr>
                <w:t>”</w:t>
              </w:r>
              <w:r>
                <w:rPr>
                  <w:rFonts w:ascii="黑体" w:hAnsi="新宋体" w:hint="eastAsia"/>
                  <w:kern w:val="0"/>
                  <w:szCs w:val="21"/>
                </w:rPr>
                <w:t>错误</w:t>
              </w:r>
            </w:ins>
          </w:p>
          <w:p w14:paraId="79C5AA1F" w14:textId="77777777" w:rsidR="003843EA" w:rsidRPr="003843EA" w:rsidRDefault="00A21561">
            <w:pPr>
              <w:rPr>
                <w:ins w:id="919" w:author="zheng" w:date="2016-12-21T10:26:00Z"/>
                <w:rFonts w:ascii="黑体" w:hAnsi="新宋体"/>
                <w:kern w:val="0"/>
                <w:szCs w:val="21"/>
                <w:rPrChange w:id="920" w:author="zheng" w:date="2016-12-23T11:06:00Z">
                  <w:rPr>
                    <w:ins w:id="921" w:author="zheng" w:date="2016-12-21T10:26:00Z"/>
                    <w:rFonts w:ascii="黑体"/>
                  </w:rPr>
                </w:rPrChange>
              </w:rPr>
            </w:pPr>
            <w:ins w:id="922" w:author="zheng" w:date="2016-12-21T10:26:00Z">
              <w:r>
                <w:rPr>
                  <w:rFonts w:ascii="黑体" w:hAnsi="新宋体"/>
                  <w:kern w:val="0"/>
                  <w:szCs w:val="21"/>
                </w:rPr>
                <w:t>“</w:t>
              </w:r>
              <w:r>
                <w:rPr>
                  <w:rFonts w:ascii="黑体" w:hAnsi="新宋体"/>
                  <w:kern w:val="0"/>
                  <w:szCs w:val="21"/>
                </w:rPr>
                <w:t>41</w:t>
              </w:r>
              <w:r>
                <w:rPr>
                  <w:rFonts w:ascii="黑体" w:hAnsi="新宋体"/>
                  <w:kern w:val="0"/>
                  <w:szCs w:val="21"/>
                </w:rPr>
                <w:t>”</w:t>
              </w:r>
              <w:r>
                <w:rPr>
                  <w:rFonts w:ascii="黑体" w:hAnsi="新宋体"/>
                  <w:kern w:val="0"/>
                  <w:szCs w:val="21"/>
                </w:rPr>
                <w:t>密钥校验值错误</w:t>
              </w:r>
            </w:ins>
          </w:p>
        </w:tc>
      </w:tr>
      <w:tr w:rsidR="003843EA" w14:paraId="299C2E36" w14:textId="77777777">
        <w:trPr>
          <w:ins w:id="923" w:author="zheng" w:date="2016-12-21T10:26:00Z"/>
        </w:trPr>
        <w:tc>
          <w:tcPr>
            <w:tcW w:w="567" w:type="dxa"/>
            <w:tcBorders>
              <w:top w:val="single" w:sz="6" w:space="0" w:color="000000"/>
              <w:left w:val="single" w:sz="6" w:space="0" w:color="000000"/>
              <w:bottom w:val="single" w:sz="6" w:space="0" w:color="000000"/>
              <w:right w:val="single" w:sz="4" w:space="0" w:color="000000"/>
            </w:tcBorders>
            <w:vAlign w:val="center"/>
          </w:tcPr>
          <w:p w14:paraId="6E7260B8" w14:textId="77777777" w:rsidR="003843EA" w:rsidRDefault="00A21561">
            <w:pPr>
              <w:rPr>
                <w:ins w:id="924" w:author="zheng" w:date="2016-12-21T10:26:00Z"/>
                <w:rFonts w:ascii="黑体" w:hAnsi="新宋体"/>
                <w:kern w:val="0"/>
                <w:szCs w:val="21"/>
              </w:rPr>
            </w:pPr>
            <w:ins w:id="925" w:author="zheng" w:date="2016-12-21T10:26:00Z">
              <w:r>
                <w:rPr>
                  <w:rFonts w:ascii="黑体" w:hAnsi="新宋体"/>
                  <w:kern w:val="0"/>
                  <w:szCs w:val="21"/>
                </w:rPr>
                <w:t>2</w:t>
              </w:r>
            </w:ins>
          </w:p>
        </w:tc>
        <w:tc>
          <w:tcPr>
            <w:tcW w:w="2268" w:type="dxa"/>
            <w:tcBorders>
              <w:top w:val="single" w:sz="6" w:space="0" w:color="000000"/>
              <w:left w:val="nil"/>
              <w:bottom w:val="single" w:sz="6" w:space="0" w:color="000000"/>
              <w:right w:val="single" w:sz="4" w:space="0" w:color="000000"/>
            </w:tcBorders>
            <w:vAlign w:val="center"/>
          </w:tcPr>
          <w:p w14:paraId="34F55CA5" w14:textId="77777777" w:rsidR="003843EA" w:rsidRDefault="00A21561">
            <w:pPr>
              <w:rPr>
                <w:ins w:id="926" w:author="zheng" w:date="2016-12-21T10:26:00Z"/>
                <w:rFonts w:ascii="黑体"/>
              </w:rPr>
            </w:pPr>
            <w:ins w:id="927" w:author="zheng" w:date="2016-12-21T10:27:00Z">
              <w:r>
                <w:rPr>
                  <w:rFonts w:ascii="黑体" w:hint="eastAsia"/>
                </w:rPr>
                <w:t>运算结果</w:t>
              </w:r>
            </w:ins>
          </w:p>
        </w:tc>
        <w:tc>
          <w:tcPr>
            <w:tcW w:w="1418" w:type="dxa"/>
            <w:tcBorders>
              <w:top w:val="single" w:sz="6" w:space="0" w:color="000000"/>
              <w:left w:val="nil"/>
              <w:bottom w:val="single" w:sz="6" w:space="0" w:color="000000"/>
              <w:right w:val="single" w:sz="6" w:space="0" w:color="000000"/>
            </w:tcBorders>
            <w:vAlign w:val="center"/>
          </w:tcPr>
          <w:p w14:paraId="43EFEBB3" w14:textId="77777777" w:rsidR="003843EA" w:rsidRDefault="00A21561">
            <w:pPr>
              <w:ind w:firstLineChars="150" w:firstLine="315"/>
              <w:rPr>
                <w:ins w:id="928" w:author="zheng" w:date="2016-12-21T10:26:00Z"/>
                <w:rFonts w:ascii="黑体"/>
              </w:rPr>
            </w:pPr>
            <w:ins w:id="929" w:author="zheng" w:date="2016-12-21T10:27:00Z">
              <w:r>
                <w:rPr>
                  <w:rFonts w:ascii="黑体"/>
                </w:rPr>
                <w:t>LL</w:t>
              </w:r>
              <w:r>
                <w:rPr>
                  <w:rFonts w:ascii="黑体"/>
                </w:rPr>
                <w:t>…</w:t>
              </w:r>
              <w:r>
                <w:rPr>
                  <w:rFonts w:ascii="黑体" w:hint="eastAsia"/>
                </w:rPr>
                <w:t>4000</w:t>
              </w:r>
            </w:ins>
          </w:p>
        </w:tc>
        <w:tc>
          <w:tcPr>
            <w:tcW w:w="4034" w:type="dxa"/>
            <w:tcBorders>
              <w:top w:val="single" w:sz="6" w:space="0" w:color="000000"/>
              <w:left w:val="nil"/>
              <w:bottom w:val="single" w:sz="6" w:space="0" w:color="000000"/>
              <w:right w:val="single" w:sz="6" w:space="0" w:color="000000"/>
            </w:tcBorders>
          </w:tcPr>
          <w:p w14:paraId="66320FFC" w14:textId="77777777" w:rsidR="003843EA" w:rsidRDefault="003843EA">
            <w:pPr>
              <w:rPr>
                <w:ins w:id="930" w:author="zheng" w:date="2016-12-21T10:26:00Z"/>
                <w:rFonts w:ascii="黑体"/>
              </w:rPr>
            </w:pPr>
          </w:p>
        </w:tc>
      </w:tr>
    </w:tbl>
    <w:p w14:paraId="67A5842A" w14:textId="77777777" w:rsidR="003843EA" w:rsidRDefault="003843EA">
      <w:pPr>
        <w:pStyle w:val="MyText"/>
        <w:spacing w:line="276" w:lineRule="auto"/>
        <w:ind w:left="0"/>
        <w:rPr>
          <w:ins w:id="931" w:author="zheng" w:date="2016-12-21T10:26:00Z"/>
        </w:rPr>
      </w:pPr>
    </w:p>
    <w:p w14:paraId="53CC2216" w14:textId="77777777" w:rsidR="003843EA" w:rsidRDefault="003843EA">
      <w:pPr>
        <w:pStyle w:val="MyText"/>
        <w:spacing w:line="276" w:lineRule="auto"/>
        <w:ind w:left="0"/>
      </w:pPr>
    </w:p>
    <w:p w14:paraId="5944963C" w14:textId="77777777" w:rsidR="003843EA" w:rsidRDefault="003843EA">
      <w:pPr>
        <w:pStyle w:val="MyText"/>
        <w:spacing w:line="276" w:lineRule="auto"/>
        <w:ind w:left="0"/>
      </w:pPr>
    </w:p>
    <w:p w14:paraId="37445962" w14:textId="77777777" w:rsidR="003843EA" w:rsidRDefault="00A21561">
      <w:pPr>
        <w:pStyle w:val="3"/>
        <w:rPr>
          <w:rFonts w:ascii="黑体" w:hAnsi="宋体"/>
          <w:b w:val="0"/>
          <w:bCs w:val="0"/>
          <w:sz w:val="21"/>
          <w:szCs w:val="21"/>
        </w:rPr>
      </w:pPr>
      <w:r>
        <w:rPr>
          <w:rFonts w:ascii="黑体" w:hAnsi="宋体"/>
          <w:b w:val="0"/>
          <w:bCs w:val="0"/>
          <w:sz w:val="21"/>
          <w:szCs w:val="21"/>
        </w:rPr>
        <w:t>3.7.1</w:t>
      </w:r>
      <w:r>
        <w:rPr>
          <w:rFonts w:ascii="黑体" w:hAnsi="宋体" w:hint="eastAsia"/>
          <w:b w:val="0"/>
          <w:bCs w:val="0"/>
          <w:sz w:val="21"/>
          <w:szCs w:val="21"/>
        </w:rPr>
        <w:t>1 K</w:t>
      </w:r>
      <w:r>
        <w:rPr>
          <w:rFonts w:ascii="黑体" w:hAnsi="宋体"/>
          <w:b w:val="0"/>
          <w:bCs w:val="0"/>
          <w:sz w:val="21"/>
          <w:szCs w:val="21"/>
        </w:rPr>
        <w:t>SN</w:t>
      </w:r>
      <w:r>
        <w:rPr>
          <w:rFonts w:ascii="黑体" w:hAnsi="宋体" w:hint="eastAsia"/>
          <w:b w:val="0"/>
          <w:bCs w:val="0"/>
          <w:sz w:val="21"/>
          <w:szCs w:val="21"/>
        </w:rPr>
        <w:t>自增0x</w:t>
      </w:r>
      <w:r>
        <w:rPr>
          <w:rFonts w:ascii="黑体" w:hAnsi="宋体"/>
          <w:b w:val="0"/>
          <w:bCs w:val="0"/>
          <w:sz w:val="21"/>
          <w:szCs w:val="21"/>
        </w:rPr>
        <w:t>1A 0x27</w:t>
      </w:r>
    </w:p>
    <w:p w14:paraId="5425D96B" w14:textId="77777777" w:rsidR="003843EA" w:rsidRDefault="00A21561">
      <w:pPr>
        <w:ind w:left="840" w:firstLine="420"/>
      </w:pPr>
      <w:r>
        <w:rPr>
          <w:rFonts w:hint="eastAsia"/>
        </w:rPr>
        <w:t>指令：</w:t>
      </w:r>
      <w:r>
        <w:rPr>
          <w:rFonts w:hint="eastAsia"/>
        </w:rPr>
        <w:t>0x1A 0x27</w:t>
      </w:r>
    </w:p>
    <w:p w14:paraId="4B12CF63" w14:textId="77777777" w:rsidR="003843EA" w:rsidRDefault="00A21561">
      <w:pPr>
        <w:pStyle w:val="MyText"/>
        <w:spacing w:line="276" w:lineRule="auto"/>
        <w:ind w:firstLine="409"/>
      </w:pPr>
      <w:r>
        <w:rPr>
          <w:rFonts w:hint="eastAsia"/>
        </w:rPr>
        <w:t>描述：</w:t>
      </w:r>
      <w:r>
        <w:rPr>
          <w:rFonts w:hint="eastAsia"/>
          <w:kern w:val="1"/>
        </w:rPr>
        <w:t>用于DUKPT密钥的KSN自增1</w:t>
      </w:r>
      <w:r>
        <w:rPr>
          <w:rFonts w:hint="eastAsia"/>
        </w:rPr>
        <w:t>。</w:t>
      </w:r>
    </w:p>
    <w:p w14:paraId="2BAAE9EC" w14:textId="77777777" w:rsidR="003843EA" w:rsidRDefault="00A21561">
      <w:pPr>
        <w:pStyle w:val="MyText"/>
        <w:numPr>
          <w:ilvl w:val="0"/>
          <w:numId w:val="4"/>
        </w:numPr>
        <w:spacing w:line="276" w:lineRule="auto"/>
      </w:pPr>
      <w:r>
        <w:rPr>
          <w:rFonts w:hint="eastAsia"/>
        </w:rPr>
        <w:t>请求报文</w:t>
      </w:r>
    </w:p>
    <w:p w14:paraId="56DCDE39" w14:textId="77777777" w:rsidR="003843EA" w:rsidRDefault="00A21561">
      <w:pPr>
        <w:pStyle w:val="MyText"/>
        <w:spacing w:line="276" w:lineRule="auto"/>
        <w:ind w:left="1680"/>
      </w:pPr>
      <w:r>
        <w:rPr>
          <w:rFonts w:hint="eastAsia"/>
        </w:rPr>
        <w:t>数据：</w:t>
      </w:r>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5FCA5DEE"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7246023A" w14:textId="77777777" w:rsidR="003843EA" w:rsidRDefault="00A21561">
            <w:pPr>
              <w:pStyle w:val="p0"/>
              <w:spacing w:line="276" w:lineRule="auto"/>
              <w:rPr>
                <w:rFonts w:ascii="黑体" w:eastAsia="黑体" w:hAnsi="新宋体"/>
              </w:rPr>
            </w:pPr>
            <w:r>
              <w:rPr>
                <w:rFonts w:ascii="黑体" w:eastAsia="黑体" w:hAnsi="新宋体"/>
              </w:rPr>
              <w:t>ID</w:t>
            </w:r>
          </w:p>
        </w:tc>
        <w:tc>
          <w:tcPr>
            <w:tcW w:w="2268" w:type="dxa"/>
            <w:tcBorders>
              <w:top w:val="single" w:sz="6" w:space="0" w:color="000000"/>
              <w:left w:val="nil"/>
              <w:bottom w:val="single" w:sz="6" w:space="0" w:color="000000"/>
              <w:right w:val="single" w:sz="4" w:space="0" w:color="000000"/>
            </w:tcBorders>
            <w:shd w:val="clear" w:color="auto" w:fill="E6E6E6"/>
          </w:tcPr>
          <w:p w14:paraId="02D05CE4" w14:textId="77777777" w:rsidR="003843EA" w:rsidRDefault="00A21561">
            <w:pPr>
              <w:pStyle w:val="p0"/>
              <w:spacing w:line="276" w:lineRule="auto"/>
              <w:rPr>
                <w:rFonts w:ascii="黑体" w:eastAsia="黑体" w:hAnsi="新宋体"/>
              </w:rPr>
            </w:pPr>
            <w:r>
              <w:rPr>
                <w:rFonts w:ascii="黑体" w:eastAsia="黑体" w:hAnsi="新宋体" w:hint="eastAsia"/>
              </w:rPr>
              <w:t>数据域</w:t>
            </w:r>
          </w:p>
        </w:tc>
        <w:tc>
          <w:tcPr>
            <w:tcW w:w="1418" w:type="dxa"/>
            <w:tcBorders>
              <w:top w:val="single" w:sz="6" w:space="0" w:color="000000"/>
              <w:left w:val="nil"/>
              <w:bottom w:val="single" w:sz="6" w:space="0" w:color="000000"/>
              <w:right w:val="single" w:sz="6" w:space="0" w:color="000000"/>
            </w:tcBorders>
            <w:shd w:val="clear" w:color="auto" w:fill="E6E6E6"/>
          </w:tcPr>
          <w:p w14:paraId="0E884703" w14:textId="77777777" w:rsidR="003843EA" w:rsidRDefault="00A21561">
            <w:pPr>
              <w:pStyle w:val="p0"/>
              <w:spacing w:line="276" w:lineRule="auto"/>
              <w:rPr>
                <w:rFonts w:ascii="黑体" w:eastAsia="黑体" w:hAnsi="新宋体"/>
              </w:rPr>
            </w:pPr>
            <w:r>
              <w:rPr>
                <w:rFonts w:ascii="黑体" w:eastAsia="黑体" w:hAnsi="新宋体" w:hint="eastAsia"/>
              </w:rPr>
              <w:t>长度</w:t>
            </w:r>
          </w:p>
        </w:tc>
        <w:tc>
          <w:tcPr>
            <w:tcW w:w="4034" w:type="dxa"/>
            <w:tcBorders>
              <w:top w:val="single" w:sz="6" w:space="0" w:color="000000"/>
              <w:left w:val="nil"/>
              <w:bottom w:val="single" w:sz="6" w:space="0" w:color="000000"/>
              <w:right w:val="single" w:sz="6" w:space="0" w:color="000000"/>
            </w:tcBorders>
            <w:shd w:val="clear" w:color="auto" w:fill="E6E6E6"/>
          </w:tcPr>
          <w:p w14:paraId="1D18E9B4" w14:textId="77777777" w:rsidR="003843EA" w:rsidRDefault="00A21561">
            <w:pPr>
              <w:pStyle w:val="p0"/>
              <w:spacing w:line="276" w:lineRule="auto"/>
              <w:rPr>
                <w:rFonts w:ascii="黑体" w:eastAsia="黑体" w:hAnsi="新宋体"/>
              </w:rPr>
            </w:pPr>
            <w:r>
              <w:rPr>
                <w:rFonts w:ascii="黑体" w:eastAsia="黑体" w:hAnsi="新宋体" w:hint="eastAsia"/>
              </w:rPr>
              <w:t>备注</w:t>
            </w:r>
          </w:p>
        </w:tc>
      </w:tr>
      <w:tr w:rsidR="003843EA" w14:paraId="4814E033"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71824E7F" w14:textId="77777777" w:rsidR="003843EA" w:rsidRDefault="00A21561">
            <w:pPr>
              <w:pStyle w:val="p0"/>
              <w:spacing w:line="276" w:lineRule="auto"/>
              <w:rPr>
                <w:rFonts w:ascii="黑体" w:eastAsia="黑体" w:hAnsi="新宋体"/>
              </w:rPr>
            </w:pPr>
            <w:r>
              <w:rPr>
                <w:rFonts w:ascii="黑体" w:eastAsia="黑体" w:hAnsi="新宋体" w:hint="eastAsia"/>
              </w:rPr>
              <w:t>1</w:t>
            </w:r>
          </w:p>
        </w:tc>
        <w:tc>
          <w:tcPr>
            <w:tcW w:w="2268" w:type="dxa"/>
            <w:tcBorders>
              <w:top w:val="single" w:sz="6" w:space="0" w:color="000000"/>
              <w:left w:val="nil"/>
              <w:bottom w:val="single" w:sz="6" w:space="0" w:color="000000"/>
              <w:right w:val="single" w:sz="4" w:space="0" w:color="000000"/>
            </w:tcBorders>
            <w:vAlign w:val="center"/>
          </w:tcPr>
          <w:p w14:paraId="2F0A5294" w14:textId="77777777" w:rsidR="003843EA" w:rsidRDefault="00A21561">
            <w:pPr>
              <w:rPr>
                <w:rFonts w:ascii="黑体" w:hAnsi="新宋体"/>
                <w:kern w:val="0"/>
                <w:szCs w:val="21"/>
              </w:rPr>
            </w:pPr>
            <w:r>
              <w:rPr>
                <w:rFonts w:ascii="黑体" w:hAnsi="新宋体" w:hint="eastAsia"/>
                <w:kern w:val="0"/>
                <w:szCs w:val="21"/>
              </w:rPr>
              <w:t>密钥索引</w:t>
            </w:r>
          </w:p>
        </w:tc>
        <w:tc>
          <w:tcPr>
            <w:tcW w:w="1418" w:type="dxa"/>
            <w:tcBorders>
              <w:top w:val="single" w:sz="6" w:space="0" w:color="000000"/>
              <w:left w:val="nil"/>
              <w:bottom w:val="single" w:sz="6" w:space="0" w:color="000000"/>
              <w:right w:val="single" w:sz="6" w:space="0" w:color="000000"/>
            </w:tcBorders>
            <w:vAlign w:val="center"/>
          </w:tcPr>
          <w:p w14:paraId="3A0EB5BB" w14:textId="77777777" w:rsidR="003843EA" w:rsidRDefault="00A21561">
            <w:pPr>
              <w:ind w:firstLineChars="150" w:firstLine="315"/>
              <w:rPr>
                <w:rFonts w:ascii="黑体" w:hAnsi="新宋体"/>
                <w:kern w:val="0"/>
                <w:szCs w:val="21"/>
              </w:rPr>
            </w:pPr>
            <w:r>
              <w:rPr>
                <w:rFonts w:ascii="黑体" w:hAnsi="新宋体" w:hint="eastAsia"/>
                <w:kern w:val="0"/>
                <w:szCs w:val="21"/>
              </w:rPr>
              <w:t>1</w:t>
            </w:r>
          </w:p>
        </w:tc>
        <w:tc>
          <w:tcPr>
            <w:tcW w:w="4034" w:type="dxa"/>
            <w:tcBorders>
              <w:top w:val="single" w:sz="6" w:space="0" w:color="000000"/>
              <w:left w:val="nil"/>
              <w:bottom w:val="single" w:sz="6" w:space="0" w:color="000000"/>
              <w:right w:val="single" w:sz="6" w:space="0" w:color="000000"/>
            </w:tcBorders>
          </w:tcPr>
          <w:p w14:paraId="615EA917" w14:textId="77777777" w:rsidR="003843EA" w:rsidRDefault="00A21561">
            <w:pPr>
              <w:rPr>
                <w:rFonts w:ascii="黑体"/>
              </w:rPr>
            </w:pPr>
            <w:r>
              <w:rPr>
                <w:rFonts w:ascii="黑体" w:hint="eastAsia"/>
              </w:rPr>
              <w:t>密钥索引</w:t>
            </w:r>
          </w:p>
          <w:p w14:paraId="0789AF40" w14:textId="77777777" w:rsidR="003843EA" w:rsidRDefault="003843EA"/>
        </w:tc>
      </w:tr>
    </w:tbl>
    <w:p w14:paraId="63E9D5F9" w14:textId="77777777" w:rsidR="003843EA" w:rsidRDefault="003843EA"/>
    <w:p w14:paraId="1CC29C4F" w14:textId="77777777" w:rsidR="003843EA" w:rsidRDefault="00A21561">
      <w:pPr>
        <w:pStyle w:val="MyText"/>
        <w:numPr>
          <w:ilvl w:val="0"/>
          <w:numId w:val="4"/>
        </w:numPr>
        <w:spacing w:line="276" w:lineRule="auto"/>
      </w:pPr>
      <w:r>
        <w:rPr>
          <w:rFonts w:hint="eastAsia"/>
        </w:rPr>
        <w:t>响应报文</w:t>
      </w:r>
    </w:p>
    <w:p w14:paraId="70F336EC" w14:textId="77777777" w:rsidR="003843EA" w:rsidRDefault="00A21561">
      <w:pPr>
        <w:pStyle w:val="3"/>
        <w:rPr>
          <w:ins w:id="932" w:author="Administrator" w:date="2018-08-15T15:39:00Z"/>
          <w:rFonts w:ascii="黑体" w:hAnsi="宋体"/>
          <w:b w:val="0"/>
          <w:bCs w:val="0"/>
          <w:sz w:val="21"/>
          <w:szCs w:val="21"/>
        </w:rPr>
      </w:pPr>
      <w:r>
        <w:rPr>
          <w:rFonts w:ascii="黑体" w:hAnsi="宋体" w:hint="eastAsia"/>
          <w:b w:val="0"/>
          <w:bCs w:val="0"/>
          <w:sz w:val="21"/>
          <w:szCs w:val="21"/>
        </w:rPr>
        <w:lastRenderedPageBreak/>
        <w:t>3</w:t>
      </w:r>
      <w:r>
        <w:rPr>
          <w:rFonts w:ascii="黑体" w:hAnsi="宋体"/>
          <w:b w:val="0"/>
          <w:bCs w:val="0"/>
          <w:sz w:val="21"/>
          <w:szCs w:val="21"/>
        </w:rPr>
        <w:t>.7.1</w:t>
      </w:r>
      <w:r>
        <w:rPr>
          <w:rFonts w:ascii="黑体" w:hAnsi="宋体" w:hint="eastAsia"/>
          <w:b w:val="0"/>
          <w:bCs w:val="0"/>
          <w:sz w:val="21"/>
          <w:szCs w:val="21"/>
        </w:rPr>
        <w:t>2</w:t>
      </w:r>
      <w:ins w:id="933" w:author="Administrator" w:date="2018-08-15T15:40:00Z">
        <w:r>
          <w:rPr>
            <w:rFonts w:ascii="黑体" w:hAnsi="宋体" w:hint="eastAsia"/>
            <w:b w:val="0"/>
            <w:bCs w:val="0"/>
            <w:color w:val="000000" w:themeColor="text1"/>
            <w:sz w:val="21"/>
            <w:szCs w:val="21"/>
          </w:rPr>
          <w:t>获取</w:t>
        </w:r>
        <w:proofErr w:type="spellStart"/>
        <w:r>
          <w:rPr>
            <w:rFonts w:ascii="黑体" w:hAnsi="宋体" w:hint="eastAsia"/>
            <w:b w:val="0"/>
            <w:bCs w:val="0"/>
            <w:color w:val="000000" w:themeColor="text1"/>
            <w:sz w:val="21"/>
            <w:szCs w:val="21"/>
          </w:rPr>
          <w:t>dukpt</w:t>
        </w:r>
        <w:proofErr w:type="spellEnd"/>
        <w:r>
          <w:rPr>
            <w:rFonts w:ascii="黑体" w:hAnsi="宋体" w:hint="eastAsia"/>
            <w:b w:val="0"/>
            <w:bCs w:val="0"/>
            <w:color w:val="000000" w:themeColor="text1"/>
            <w:sz w:val="21"/>
            <w:szCs w:val="21"/>
          </w:rPr>
          <w:t xml:space="preserve"> KSN</w:t>
        </w:r>
        <w:r>
          <w:rPr>
            <w:rFonts w:ascii="黑体" w:hAnsi="宋体" w:hint="eastAsia"/>
            <w:b w:val="0"/>
            <w:bCs w:val="0"/>
            <w:sz w:val="21"/>
            <w:szCs w:val="21"/>
          </w:rPr>
          <w:t xml:space="preserve"> </w:t>
        </w:r>
      </w:ins>
      <w:ins w:id="934" w:author="Administrator" w:date="2018-08-15T15:39:00Z">
        <w:r>
          <w:rPr>
            <w:rFonts w:ascii="黑体" w:hAnsi="宋体"/>
            <w:b w:val="0"/>
            <w:bCs w:val="0"/>
            <w:sz w:val="21"/>
            <w:szCs w:val="21"/>
          </w:rPr>
          <w:t>0x1A 0x</w:t>
        </w:r>
        <w:r>
          <w:rPr>
            <w:rFonts w:ascii="黑体" w:hAnsi="宋体" w:hint="eastAsia"/>
            <w:b w:val="0"/>
            <w:bCs w:val="0"/>
            <w:sz w:val="21"/>
            <w:szCs w:val="21"/>
          </w:rPr>
          <w:t>28</w:t>
        </w:r>
      </w:ins>
    </w:p>
    <w:p w14:paraId="3D8EECBA" w14:textId="77777777" w:rsidR="003843EA" w:rsidRDefault="00A21561">
      <w:pPr>
        <w:pStyle w:val="MyText"/>
        <w:spacing w:line="276" w:lineRule="auto"/>
        <w:ind w:firstLine="409"/>
        <w:rPr>
          <w:ins w:id="935" w:author="Administrator" w:date="2018-08-15T15:39:00Z"/>
        </w:rPr>
      </w:pPr>
      <w:ins w:id="936" w:author="Administrator" w:date="2018-08-15T15:39:00Z">
        <w:r>
          <w:rPr>
            <w:rFonts w:hint="eastAsia"/>
          </w:rPr>
          <w:t>指令：</w:t>
        </w:r>
        <w:r>
          <w:t>0x1A 0x</w:t>
        </w:r>
        <w:r>
          <w:rPr>
            <w:rFonts w:hint="eastAsia"/>
          </w:rPr>
          <w:t>28</w:t>
        </w:r>
      </w:ins>
    </w:p>
    <w:p w14:paraId="2F1C721D" w14:textId="77777777" w:rsidR="003843EA" w:rsidRDefault="00A21561">
      <w:pPr>
        <w:pStyle w:val="MyText"/>
        <w:spacing w:line="276" w:lineRule="auto"/>
        <w:ind w:firstLine="409"/>
        <w:rPr>
          <w:ins w:id="937" w:author="Administrator" w:date="2018-08-15T15:39:00Z"/>
        </w:rPr>
      </w:pPr>
      <w:ins w:id="938" w:author="Administrator" w:date="2018-08-15T15:39:00Z">
        <w:r>
          <w:rPr>
            <w:rFonts w:hint="eastAsia"/>
          </w:rPr>
          <w:t>描述：</w:t>
        </w:r>
      </w:ins>
      <w:ins w:id="939" w:author="Administrator" w:date="2018-08-15T15:41:00Z">
        <w:r>
          <w:rPr>
            <w:rFonts w:hint="eastAsia"/>
            <w:kern w:val="1"/>
          </w:rPr>
          <w:t>获取</w:t>
        </w:r>
        <w:proofErr w:type="spellStart"/>
        <w:r>
          <w:rPr>
            <w:rFonts w:hint="eastAsia"/>
            <w:kern w:val="1"/>
          </w:rPr>
          <w:t>dukpt</w:t>
        </w:r>
        <w:proofErr w:type="spellEnd"/>
        <w:r>
          <w:rPr>
            <w:rFonts w:hint="eastAsia"/>
            <w:kern w:val="1"/>
          </w:rPr>
          <w:t xml:space="preserve"> </w:t>
        </w:r>
        <w:proofErr w:type="spellStart"/>
        <w:r>
          <w:rPr>
            <w:rFonts w:hint="eastAsia"/>
            <w:kern w:val="1"/>
          </w:rPr>
          <w:t>ksn</w:t>
        </w:r>
        <w:proofErr w:type="spellEnd"/>
        <w:r>
          <w:rPr>
            <w:rFonts w:hint="eastAsia"/>
            <w:kern w:val="1"/>
          </w:rPr>
          <w:t>，可用于检测密钥是否存在</w:t>
        </w:r>
      </w:ins>
      <w:ins w:id="940" w:author="Administrator" w:date="2018-08-15T15:39:00Z">
        <w:r>
          <w:rPr>
            <w:rFonts w:hint="eastAsia"/>
          </w:rPr>
          <w:t>。</w:t>
        </w:r>
      </w:ins>
    </w:p>
    <w:p w14:paraId="71529481" w14:textId="77777777" w:rsidR="003843EA" w:rsidRDefault="00A21561">
      <w:pPr>
        <w:pStyle w:val="MyText"/>
        <w:numPr>
          <w:ilvl w:val="0"/>
          <w:numId w:val="4"/>
        </w:numPr>
        <w:spacing w:line="276" w:lineRule="auto"/>
        <w:rPr>
          <w:ins w:id="941" w:author="Administrator" w:date="2018-08-15T15:39:00Z"/>
        </w:rPr>
      </w:pPr>
      <w:ins w:id="942" w:author="Administrator" w:date="2018-08-15T15:39:00Z">
        <w:r>
          <w:rPr>
            <w:rFonts w:hint="eastAsia"/>
          </w:rPr>
          <w:t>请求报文</w:t>
        </w:r>
      </w:ins>
    </w:p>
    <w:p w14:paraId="08180E21" w14:textId="77777777" w:rsidR="003843EA" w:rsidRDefault="00A21561">
      <w:pPr>
        <w:pStyle w:val="MyText"/>
        <w:spacing w:line="276" w:lineRule="auto"/>
        <w:ind w:left="1680"/>
        <w:rPr>
          <w:ins w:id="943" w:author="Administrator" w:date="2018-08-15T15:39:00Z"/>
        </w:rPr>
      </w:pPr>
      <w:ins w:id="944" w:author="Administrator" w:date="2018-08-15T15:39:00Z">
        <w:r>
          <w:rPr>
            <w:rFonts w:hint="eastAsia"/>
          </w:rPr>
          <w:t>数据：</w:t>
        </w:r>
      </w:ins>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24F054C6" w14:textId="77777777">
        <w:trPr>
          <w:ins w:id="945" w:author="Administrator" w:date="2018-08-15T15:39:00Z"/>
        </w:trPr>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1DE2C5CE" w14:textId="77777777" w:rsidR="003843EA" w:rsidRDefault="00A21561">
            <w:pPr>
              <w:pStyle w:val="p0"/>
              <w:spacing w:line="276" w:lineRule="auto"/>
              <w:rPr>
                <w:ins w:id="946" w:author="Administrator" w:date="2018-08-15T15:39:00Z"/>
                <w:rFonts w:ascii="黑体" w:eastAsia="黑体" w:hAnsi="新宋体"/>
              </w:rPr>
            </w:pPr>
            <w:ins w:id="947" w:author="Administrator" w:date="2018-08-15T15:39:00Z">
              <w:r>
                <w:rPr>
                  <w:rFonts w:ascii="黑体" w:eastAsia="黑体" w:hAnsi="新宋体"/>
                </w:rPr>
                <w:t>ID</w:t>
              </w:r>
            </w:ins>
          </w:p>
        </w:tc>
        <w:tc>
          <w:tcPr>
            <w:tcW w:w="2268" w:type="dxa"/>
            <w:tcBorders>
              <w:top w:val="single" w:sz="6" w:space="0" w:color="000000"/>
              <w:left w:val="nil"/>
              <w:bottom w:val="single" w:sz="6" w:space="0" w:color="000000"/>
              <w:right w:val="single" w:sz="4" w:space="0" w:color="000000"/>
            </w:tcBorders>
            <w:shd w:val="clear" w:color="auto" w:fill="E6E6E6"/>
          </w:tcPr>
          <w:p w14:paraId="1FCB440F" w14:textId="77777777" w:rsidR="003843EA" w:rsidRDefault="00A21561">
            <w:pPr>
              <w:pStyle w:val="p0"/>
              <w:spacing w:line="276" w:lineRule="auto"/>
              <w:rPr>
                <w:ins w:id="948" w:author="Administrator" w:date="2018-08-15T15:39:00Z"/>
                <w:rFonts w:ascii="黑体" w:eastAsia="黑体" w:hAnsi="新宋体"/>
              </w:rPr>
            </w:pPr>
            <w:ins w:id="949" w:author="Administrator" w:date="2018-08-15T15:39:00Z">
              <w:r>
                <w:rPr>
                  <w:rFonts w:ascii="黑体" w:eastAsia="黑体" w:hAnsi="新宋体" w:hint="eastAsia"/>
                </w:rPr>
                <w:t>数据域</w:t>
              </w:r>
            </w:ins>
          </w:p>
        </w:tc>
        <w:tc>
          <w:tcPr>
            <w:tcW w:w="1418" w:type="dxa"/>
            <w:tcBorders>
              <w:top w:val="single" w:sz="6" w:space="0" w:color="000000"/>
              <w:left w:val="nil"/>
              <w:bottom w:val="single" w:sz="6" w:space="0" w:color="000000"/>
              <w:right w:val="single" w:sz="6" w:space="0" w:color="000000"/>
            </w:tcBorders>
            <w:shd w:val="clear" w:color="auto" w:fill="E6E6E6"/>
          </w:tcPr>
          <w:p w14:paraId="53FEAD38" w14:textId="77777777" w:rsidR="003843EA" w:rsidRDefault="00A21561">
            <w:pPr>
              <w:pStyle w:val="p0"/>
              <w:spacing w:line="276" w:lineRule="auto"/>
              <w:rPr>
                <w:ins w:id="950" w:author="Administrator" w:date="2018-08-15T15:39:00Z"/>
                <w:rFonts w:ascii="黑体" w:eastAsia="黑体" w:hAnsi="新宋体"/>
              </w:rPr>
            </w:pPr>
            <w:ins w:id="951" w:author="Administrator" w:date="2018-08-15T15:39:00Z">
              <w:r>
                <w:rPr>
                  <w:rFonts w:ascii="黑体" w:eastAsia="黑体" w:hAnsi="新宋体" w:hint="eastAsia"/>
                </w:rPr>
                <w:t>长度</w:t>
              </w:r>
            </w:ins>
          </w:p>
        </w:tc>
        <w:tc>
          <w:tcPr>
            <w:tcW w:w="4034" w:type="dxa"/>
            <w:tcBorders>
              <w:top w:val="single" w:sz="6" w:space="0" w:color="000000"/>
              <w:left w:val="nil"/>
              <w:bottom w:val="single" w:sz="6" w:space="0" w:color="000000"/>
              <w:right w:val="single" w:sz="6" w:space="0" w:color="000000"/>
            </w:tcBorders>
            <w:shd w:val="clear" w:color="auto" w:fill="E6E6E6"/>
          </w:tcPr>
          <w:p w14:paraId="6C4818E7" w14:textId="77777777" w:rsidR="003843EA" w:rsidRDefault="00A21561">
            <w:pPr>
              <w:pStyle w:val="p0"/>
              <w:spacing w:line="276" w:lineRule="auto"/>
              <w:rPr>
                <w:ins w:id="952" w:author="Administrator" w:date="2018-08-15T15:39:00Z"/>
                <w:rFonts w:ascii="黑体" w:eastAsia="黑体" w:hAnsi="新宋体"/>
              </w:rPr>
            </w:pPr>
            <w:ins w:id="953" w:author="Administrator" w:date="2018-08-15T15:39:00Z">
              <w:r>
                <w:rPr>
                  <w:rFonts w:ascii="黑体" w:eastAsia="黑体" w:hAnsi="新宋体" w:hint="eastAsia"/>
                </w:rPr>
                <w:t>备注</w:t>
              </w:r>
            </w:ins>
          </w:p>
        </w:tc>
      </w:tr>
      <w:tr w:rsidR="003843EA" w14:paraId="669C96E8" w14:textId="77777777">
        <w:trPr>
          <w:ins w:id="954" w:author="Administrator" w:date="2018-08-15T15:39:00Z"/>
        </w:trPr>
        <w:tc>
          <w:tcPr>
            <w:tcW w:w="567" w:type="dxa"/>
            <w:tcBorders>
              <w:top w:val="single" w:sz="6" w:space="0" w:color="000000"/>
              <w:left w:val="single" w:sz="6" w:space="0" w:color="000000"/>
              <w:bottom w:val="single" w:sz="6" w:space="0" w:color="000000"/>
              <w:right w:val="single" w:sz="4" w:space="0" w:color="000000"/>
            </w:tcBorders>
            <w:vAlign w:val="center"/>
          </w:tcPr>
          <w:p w14:paraId="32F0F756" w14:textId="77777777" w:rsidR="003843EA" w:rsidRDefault="00A21561">
            <w:pPr>
              <w:pStyle w:val="p0"/>
              <w:spacing w:line="276" w:lineRule="auto"/>
              <w:rPr>
                <w:ins w:id="955" w:author="Administrator" w:date="2018-08-15T15:39:00Z"/>
                <w:rFonts w:ascii="黑体" w:eastAsia="黑体" w:hAnsi="新宋体"/>
              </w:rPr>
            </w:pPr>
            <w:ins w:id="956" w:author="Administrator" w:date="2018-08-15T15:40:00Z">
              <w:r>
                <w:rPr>
                  <w:rFonts w:ascii="黑体" w:eastAsia="黑体" w:hAnsi="新宋体" w:hint="eastAsia"/>
                </w:rPr>
                <w:t>1</w:t>
              </w:r>
            </w:ins>
          </w:p>
        </w:tc>
        <w:tc>
          <w:tcPr>
            <w:tcW w:w="2268" w:type="dxa"/>
            <w:tcBorders>
              <w:top w:val="single" w:sz="6" w:space="0" w:color="000000"/>
              <w:left w:val="nil"/>
              <w:bottom w:val="single" w:sz="6" w:space="0" w:color="000000"/>
              <w:right w:val="single" w:sz="4" w:space="0" w:color="000000"/>
            </w:tcBorders>
            <w:vAlign w:val="center"/>
          </w:tcPr>
          <w:p w14:paraId="614D7C0D" w14:textId="77777777" w:rsidR="003843EA" w:rsidRDefault="00A21561">
            <w:pPr>
              <w:rPr>
                <w:ins w:id="957" w:author="Administrator" w:date="2018-08-15T15:39:00Z"/>
                <w:rFonts w:ascii="黑体" w:hAnsi="新宋体"/>
                <w:kern w:val="0"/>
                <w:szCs w:val="21"/>
              </w:rPr>
            </w:pPr>
            <w:ins w:id="958" w:author="Administrator" w:date="2018-08-15T15:39:00Z">
              <w:r>
                <w:rPr>
                  <w:rFonts w:ascii="黑体" w:hAnsi="新宋体" w:hint="eastAsia"/>
                  <w:kern w:val="0"/>
                  <w:szCs w:val="21"/>
                </w:rPr>
                <w:t>密钥索引</w:t>
              </w:r>
            </w:ins>
          </w:p>
        </w:tc>
        <w:tc>
          <w:tcPr>
            <w:tcW w:w="1418" w:type="dxa"/>
            <w:tcBorders>
              <w:top w:val="single" w:sz="6" w:space="0" w:color="000000"/>
              <w:left w:val="nil"/>
              <w:bottom w:val="single" w:sz="6" w:space="0" w:color="000000"/>
              <w:right w:val="single" w:sz="6" w:space="0" w:color="000000"/>
            </w:tcBorders>
            <w:vAlign w:val="center"/>
          </w:tcPr>
          <w:p w14:paraId="749CE872" w14:textId="77777777" w:rsidR="003843EA" w:rsidRDefault="00A21561">
            <w:pPr>
              <w:ind w:firstLineChars="150" w:firstLine="315"/>
              <w:rPr>
                <w:ins w:id="959" w:author="Administrator" w:date="2018-08-15T15:39:00Z"/>
                <w:rFonts w:ascii="黑体" w:hAnsi="新宋体"/>
                <w:kern w:val="0"/>
                <w:szCs w:val="21"/>
              </w:rPr>
            </w:pPr>
            <w:ins w:id="960" w:author="Administrator" w:date="2018-08-15T15:40:00Z">
              <w:r>
                <w:rPr>
                  <w:rFonts w:ascii="黑体" w:hAnsi="新宋体" w:hint="eastAsia"/>
                  <w:kern w:val="0"/>
                  <w:szCs w:val="21"/>
                </w:rPr>
                <w:t>1</w:t>
              </w:r>
            </w:ins>
          </w:p>
        </w:tc>
        <w:tc>
          <w:tcPr>
            <w:tcW w:w="4034" w:type="dxa"/>
            <w:tcBorders>
              <w:top w:val="single" w:sz="6" w:space="0" w:color="000000"/>
              <w:left w:val="nil"/>
              <w:bottom w:val="single" w:sz="6" w:space="0" w:color="000000"/>
              <w:right w:val="single" w:sz="6" w:space="0" w:color="000000"/>
            </w:tcBorders>
          </w:tcPr>
          <w:p w14:paraId="428E4291" w14:textId="77777777" w:rsidR="003843EA" w:rsidRDefault="00A21561">
            <w:pPr>
              <w:rPr>
                <w:ins w:id="961" w:author="Administrator" w:date="2018-08-15T15:39:00Z"/>
                <w:rFonts w:ascii="黑体"/>
              </w:rPr>
            </w:pPr>
            <w:ins w:id="962" w:author="Administrator" w:date="2018-08-15T15:42:00Z">
              <w:r>
                <w:rPr>
                  <w:rFonts w:ascii="黑体" w:hAnsi="新宋体" w:hint="eastAsia"/>
                  <w:kern w:val="0"/>
                  <w:szCs w:val="21"/>
                </w:rPr>
                <w:t>密钥索引</w:t>
              </w:r>
            </w:ins>
          </w:p>
        </w:tc>
      </w:tr>
    </w:tbl>
    <w:p w14:paraId="20562125" w14:textId="77777777" w:rsidR="003843EA" w:rsidRDefault="003843EA">
      <w:pPr>
        <w:pStyle w:val="MyText"/>
        <w:spacing w:line="276" w:lineRule="auto"/>
        <w:ind w:left="1680"/>
        <w:rPr>
          <w:ins w:id="963" w:author="Administrator" w:date="2018-08-15T15:39:00Z"/>
        </w:rPr>
      </w:pPr>
    </w:p>
    <w:p w14:paraId="23423A45" w14:textId="77777777" w:rsidR="003843EA" w:rsidRDefault="00A21561">
      <w:pPr>
        <w:pStyle w:val="MyText"/>
        <w:numPr>
          <w:ilvl w:val="0"/>
          <w:numId w:val="4"/>
        </w:numPr>
        <w:spacing w:line="276" w:lineRule="auto"/>
        <w:rPr>
          <w:ins w:id="964" w:author="Administrator" w:date="2018-08-15T15:39:00Z"/>
        </w:rPr>
      </w:pPr>
      <w:ins w:id="965" w:author="Administrator" w:date="2018-08-15T15:39:00Z">
        <w:r>
          <w:rPr>
            <w:rFonts w:hint="eastAsia"/>
          </w:rPr>
          <w:t>响应报文</w:t>
        </w:r>
      </w:ins>
    </w:p>
    <w:p w14:paraId="3EC23AE3" w14:textId="77777777" w:rsidR="003843EA" w:rsidRDefault="00A21561">
      <w:pPr>
        <w:pStyle w:val="MyText"/>
        <w:numPr>
          <w:ilvl w:val="0"/>
          <w:numId w:val="4"/>
        </w:numPr>
        <w:spacing w:line="276" w:lineRule="auto"/>
        <w:rPr>
          <w:ins w:id="966" w:author="Administrator" w:date="2018-08-15T15:42:00Z"/>
        </w:rPr>
      </w:pPr>
      <w:ins w:id="967" w:author="Administrator" w:date="2018-08-15T15:42:00Z">
        <w:r>
          <w:rPr>
            <w:rFonts w:hint="eastAsia"/>
          </w:rPr>
          <w:t>数据：</w:t>
        </w:r>
      </w:ins>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3F484ECC" w14:textId="77777777">
        <w:trPr>
          <w:ins w:id="968" w:author="Administrator" w:date="2018-08-15T15:42:00Z"/>
        </w:trPr>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3C59FDCB" w14:textId="77777777" w:rsidR="003843EA" w:rsidRDefault="00A21561">
            <w:pPr>
              <w:rPr>
                <w:ins w:id="969" w:author="Administrator" w:date="2018-08-15T15:42:00Z"/>
                <w:rFonts w:ascii="黑体" w:hAnsi="新宋体"/>
                <w:kern w:val="0"/>
                <w:szCs w:val="21"/>
              </w:rPr>
            </w:pPr>
            <w:ins w:id="970" w:author="Administrator" w:date="2018-08-15T15:42:00Z">
              <w:r>
                <w:rPr>
                  <w:rFonts w:ascii="黑体" w:hAnsi="新宋体"/>
                  <w:kern w:val="0"/>
                  <w:szCs w:val="21"/>
                </w:rPr>
                <w:t>ID</w:t>
              </w:r>
            </w:ins>
          </w:p>
        </w:tc>
        <w:tc>
          <w:tcPr>
            <w:tcW w:w="2268" w:type="dxa"/>
            <w:tcBorders>
              <w:top w:val="single" w:sz="6" w:space="0" w:color="000000"/>
              <w:left w:val="nil"/>
              <w:bottom w:val="single" w:sz="6" w:space="0" w:color="000000"/>
              <w:right w:val="single" w:sz="4" w:space="0" w:color="000000"/>
            </w:tcBorders>
            <w:shd w:val="clear" w:color="auto" w:fill="E6E6E6"/>
          </w:tcPr>
          <w:p w14:paraId="636A1ABA" w14:textId="77777777" w:rsidR="003843EA" w:rsidRDefault="00A21561">
            <w:pPr>
              <w:rPr>
                <w:ins w:id="971" w:author="Administrator" w:date="2018-08-15T15:42:00Z"/>
                <w:rFonts w:ascii="黑体" w:hAnsi="新宋体"/>
                <w:kern w:val="0"/>
                <w:szCs w:val="21"/>
              </w:rPr>
            </w:pPr>
            <w:ins w:id="972" w:author="Administrator" w:date="2018-08-15T15:42:00Z">
              <w:r>
                <w:rPr>
                  <w:rFonts w:ascii="黑体" w:hAnsi="新宋体" w:hint="eastAsia"/>
                  <w:kern w:val="0"/>
                  <w:szCs w:val="21"/>
                </w:rPr>
                <w:t>数据域</w:t>
              </w:r>
            </w:ins>
          </w:p>
        </w:tc>
        <w:tc>
          <w:tcPr>
            <w:tcW w:w="1418" w:type="dxa"/>
            <w:tcBorders>
              <w:top w:val="single" w:sz="6" w:space="0" w:color="000000"/>
              <w:left w:val="nil"/>
              <w:bottom w:val="single" w:sz="6" w:space="0" w:color="000000"/>
              <w:right w:val="single" w:sz="6" w:space="0" w:color="000000"/>
            </w:tcBorders>
            <w:shd w:val="clear" w:color="auto" w:fill="E6E6E6"/>
          </w:tcPr>
          <w:p w14:paraId="7890446F" w14:textId="77777777" w:rsidR="003843EA" w:rsidRDefault="00A21561">
            <w:pPr>
              <w:rPr>
                <w:ins w:id="973" w:author="Administrator" w:date="2018-08-15T15:42:00Z"/>
                <w:rFonts w:ascii="黑体" w:hAnsi="新宋体"/>
                <w:kern w:val="0"/>
                <w:szCs w:val="21"/>
              </w:rPr>
            </w:pPr>
            <w:ins w:id="974" w:author="Administrator" w:date="2018-08-15T15:42:00Z">
              <w:r>
                <w:rPr>
                  <w:rFonts w:ascii="黑体" w:hAnsi="新宋体" w:hint="eastAsia"/>
                  <w:kern w:val="0"/>
                  <w:szCs w:val="21"/>
                </w:rPr>
                <w:t>长度</w:t>
              </w:r>
            </w:ins>
          </w:p>
        </w:tc>
        <w:tc>
          <w:tcPr>
            <w:tcW w:w="4034" w:type="dxa"/>
            <w:tcBorders>
              <w:top w:val="single" w:sz="6" w:space="0" w:color="000000"/>
              <w:left w:val="nil"/>
              <w:bottom w:val="single" w:sz="6" w:space="0" w:color="000000"/>
              <w:right w:val="single" w:sz="6" w:space="0" w:color="000000"/>
            </w:tcBorders>
            <w:shd w:val="clear" w:color="auto" w:fill="E6E6E6"/>
          </w:tcPr>
          <w:p w14:paraId="519E419F" w14:textId="77777777" w:rsidR="003843EA" w:rsidRDefault="00A21561">
            <w:pPr>
              <w:ind w:firstLine="420"/>
              <w:rPr>
                <w:ins w:id="975" w:author="Administrator" w:date="2018-08-15T15:42:00Z"/>
                <w:rFonts w:ascii="黑体" w:hAnsi="新宋体"/>
                <w:kern w:val="0"/>
                <w:szCs w:val="21"/>
              </w:rPr>
            </w:pPr>
            <w:ins w:id="976" w:author="Administrator" w:date="2018-08-15T15:42:00Z">
              <w:r>
                <w:rPr>
                  <w:rFonts w:ascii="黑体" w:hAnsi="新宋体" w:hint="eastAsia"/>
                  <w:kern w:val="0"/>
                  <w:szCs w:val="21"/>
                </w:rPr>
                <w:t>备注</w:t>
              </w:r>
            </w:ins>
          </w:p>
        </w:tc>
      </w:tr>
      <w:tr w:rsidR="003843EA" w14:paraId="2F1CC069" w14:textId="77777777">
        <w:trPr>
          <w:ins w:id="977" w:author="Administrator" w:date="2018-08-15T15:42:00Z"/>
        </w:trPr>
        <w:tc>
          <w:tcPr>
            <w:tcW w:w="567" w:type="dxa"/>
            <w:tcBorders>
              <w:top w:val="single" w:sz="6" w:space="0" w:color="000000"/>
              <w:left w:val="single" w:sz="6" w:space="0" w:color="000000"/>
              <w:bottom w:val="single" w:sz="6" w:space="0" w:color="000000"/>
              <w:right w:val="single" w:sz="4" w:space="0" w:color="000000"/>
            </w:tcBorders>
            <w:vAlign w:val="center"/>
          </w:tcPr>
          <w:p w14:paraId="5403C060" w14:textId="77777777" w:rsidR="003843EA" w:rsidRDefault="00A21561">
            <w:pPr>
              <w:rPr>
                <w:ins w:id="978" w:author="Administrator" w:date="2018-08-15T15:42:00Z"/>
                <w:rFonts w:ascii="黑体" w:hAnsi="新宋体"/>
                <w:kern w:val="0"/>
                <w:szCs w:val="21"/>
              </w:rPr>
            </w:pPr>
            <w:ins w:id="979" w:author="Administrator" w:date="2018-08-15T15:42:00Z">
              <w:r>
                <w:rPr>
                  <w:rFonts w:ascii="黑体" w:hAnsi="新宋体"/>
                  <w:kern w:val="0"/>
                  <w:szCs w:val="21"/>
                </w:rPr>
                <w:t>1</w:t>
              </w:r>
            </w:ins>
          </w:p>
        </w:tc>
        <w:tc>
          <w:tcPr>
            <w:tcW w:w="2268" w:type="dxa"/>
            <w:tcBorders>
              <w:top w:val="single" w:sz="6" w:space="0" w:color="000000"/>
              <w:left w:val="nil"/>
              <w:bottom w:val="single" w:sz="6" w:space="0" w:color="000000"/>
              <w:right w:val="single" w:sz="4" w:space="0" w:color="000000"/>
            </w:tcBorders>
            <w:vAlign w:val="center"/>
          </w:tcPr>
          <w:p w14:paraId="2EF7FBAB" w14:textId="77777777" w:rsidR="003843EA" w:rsidRDefault="00A21561">
            <w:pPr>
              <w:rPr>
                <w:ins w:id="980" w:author="Administrator" w:date="2018-08-15T15:42:00Z"/>
                <w:rFonts w:ascii="黑体"/>
              </w:rPr>
            </w:pPr>
            <w:ins w:id="981" w:author="Administrator" w:date="2018-08-15T15:42:00Z">
              <w:r>
                <w:rPr>
                  <w:rFonts w:ascii="黑体" w:hint="eastAsia"/>
                </w:rPr>
                <w:t>KSN</w:t>
              </w:r>
            </w:ins>
          </w:p>
        </w:tc>
        <w:tc>
          <w:tcPr>
            <w:tcW w:w="1418" w:type="dxa"/>
            <w:tcBorders>
              <w:top w:val="single" w:sz="6" w:space="0" w:color="000000"/>
              <w:left w:val="nil"/>
              <w:bottom w:val="single" w:sz="6" w:space="0" w:color="000000"/>
              <w:right w:val="single" w:sz="6" w:space="0" w:color="000000"/>
            </w:tcBorders>
            <w:vAlign w:val="center"/>
          </w:tcPr>
          <w:p w14:paraId="7A7E8BF6" w14:textId="77777777" w:rsidR="003843EA" w:rsidRDefault="00A21561">
            <w:pPr>
              <w:ind w:firstLineChars="150" w:firstLine="315"/>
              <w:rPr>
                <w:ins w:id="982" w:author="Administrator" w:date="2018-08-15T15:42:00Z"/>
                <w:rFonts w:ascii="黑体"/>
              </w:rPr>
            </w:pPr>
            <w:ins w:id="983" w:author="Administrator" w:date="2018-08-15T15:42:00Z">
              <w:r>
                <w:rPr>
                  <w:rFonts w:ascii="黑体" w:hint="eastAsia"/>
                </w:rPr>
                <w:t>10</w:t>
              </w:r>
            </w:ins>
          </w:p>
        </w:tc>
        <w:tc>
          <w:tcPr>
            <w:tcW w:w="4034" w:type="dxa"/>
            <w:tcBorders>
              <w:top w:val="single" w:sz="6" w:space="0" w:color="000000"/>
              <w:left w:val="nil"/>
              <w:bottom w:val="single" w:sz="6" w:space="0" w:color="000000"/>
              <w:right w:val="single" w:sz="6" w:space="0" w:color="000000"/>
            </w:tcBorders>
          </w:tcPr>
          <w:p w14:paraId="63CC4916" w14:textId="77777777" w:rsidR="003843EA" w:rsidRDefault="00A21561">
            <w:pPr>
              <w:rPr>
                <w:ins w:id="984" w:author="Administrator" w:date="2018-08-15T15:42:00Z"/>
                <w:rFonts w:ascii="黑体" w:hAnsi="新宋体"/>
                <w:kern w:val="0"/>
                <w:szCs w:val="21"/>
              </w:rPr>
            </w:pPr>
            <w:proofErr w:type="spellStart"/>
            <w:ins w:id="985" w:author="Administrator" w:date="2018-08-15T15:42:00Z">
              <w:r>
                <w:rPr>
                  <w:rFonts w:ascii="黑体" w:hAnsi="新宋体"/>
                  <w:kern w:val="0"/>
                  <w:szCs w:val="21"/>
                </w:rPr>
                <w:t>K</w:t>
              </w:r>
              <w:r>
                <w:rPr>
                  <w:rFonts w:ascii="黑体" w:hAnsi="新宋体" w:hint="eastAsia"/>
                  <w:kern w:val="0"/>
                  <w:szCs w:val="21"/>
                </w:rPr>
                <w:t>sn</w:t>
              </w:r>
            </w:ins>
            <w:proofErr w:type="spellEnd"/>
            <w:ins w:id="986" w:author="Administrator" w:date="2018-08-15T15:43:00Z">
              <w:r>
                <w:rPr>
                  <w:rFonts w:ascii="黑体" w:hAnsi="新宋体" w:hint="eastAsia"/>
                  <w:kern w:val="0"/>
                  <w:szCs w:val="21"/>
                </w:rPr>
                <w:t>数据，</w:t>
              </w:r>
            </w:ins>
            <w:ins w:id="987" w:author="Administrator" w:date="2018-08-15T15:42:00Z">
              <w:r>
                <w:rPr>
                  <w:rFonts w:ascii="黑体" w:hAnsi="新宋体" w:hint="eastAsia"/>
                  <w:kern w:val="0"/>
                  <w:szCs w:val="21"/>
                </w:rPr>
                <w:t>不存在返回null</w:t>
              </w:r>
            </w:ins>
          </w:p>
        </w:tc>
      </w:tr>
    </w:tbl>
    <w:p w14:paraId="7D0E59CD" w14:textId="77777777" w:rsidR="003843EA" w:rsidRDefault="003843EA">
      <w:pPr>
        <w:pStyle w:val="MyText"/>
        <w:spacing w:line="276" w:lineRule="auto"/>
        <w:ind w:left="1680"/>
        <w:rPr>
          <w:ins w:id="988" w:author="Administrator" w:date="2018-08-15T15:39:00Z"/>
        </w:rPr>
      </w:pPr>
    </w:p>
    <w:p w14:paraId="2A980FA0" w14:textId="77777777" w:rsidR="003843EA" w:rsidRDefault="003843EA">
      <w:pPr>
        <w:pStyle w:val="MyText"/>
        <w:spacing w:line="276" w:lineRule="auto"/>
        <w:ind w:left="0"/>
      </w:pPr>
    </w:p>
    <w:p w14:paraId="269C343C" w14:textId="77777777" w:rsidR="003843EA" w:rsidRDefault="00A21561">
      <w:pPr>
        <w:pStyle w:val="MyDoc11"/>
      </w:pPr>
      <w:bookmarkStart w:id="989" w:name="_Toc20933"/>
      <w:bookmarkStart w:id="990" w:name="_Toc453057435"/>
      <w:bookmarkStart w:id="991" w:name="_Toc7859"/>
      <w:bookmarkStart w:id="992" w:name="_Toc6087"/>
      <w:bookmarkStart w:id="993" w:name="_Toc25871"/>
      <w:r>
        <w:rPr>
          <w:rFonts w:hint="eastAsia"/>
        </w:rPr>
        <w:t>打印类</w:t>
      </w:r>
      <w:bookmarkEnd w:id="989"/>
      <w:bookmarkEnd w:id="990"/>
      <w:bookmarkEnd w:id="991"/>
      <w:bookmarkEnd w:id="992"/>
      <w:bookmarkEnd w:id="993"/>
    </w:p>
    <w:p w14:paraId="518CA3BC" w14:textId="77777777" w:rsidR="003843EA" w:rsidRDefault="00A21561">
      <w:pPr>
        <w:pStyle w:val="MyDoc111New"/>
      </w:pPr>
      <w:bookmarkStart w:id="994" w:name="_Toc16590"/>
      <w:bookmarkStart w:id="995" w:name="_Toc453057437"/>
      <w:bookmarkStart w:id="996" w:name="_Toc4652"/>
      <w:bookmarkStart w:id="997" w:name="_Toc4406"/>
      <w:bookmarkStart w:id="998" w:name="_Toc11539"/>
      <w:r>
        <w:rPr>
          <w:rFonts w:hint="eastAsia"/>
        </w:rPr>
        <w:t>获取打印机状态</w:t>
      </w:r>
      <w:bookmarkEnd w:id="994"/>
      <w:bookmarkEnd w:id="995"/>
      <w:bookmarkEnd w:id="996"/>
      <w:bookmarkEnd w:id="997"/>
      <w:bookmarkEnd w:id="998"/>
      <w:ins w:id="999" w:author="Administrator" w:date="2018-04-27T11:06:00Z">
        <w:r>
          <w:t>0x1B  0x</w:t>
        </w:r>
      </w:ins>
      <w:r>
        <w:rPr>
          <w:rFonts w:hint="eastAsia"/>
        </w:rPr>
        <w:t>01</w:t>
      </w:r>
    </w:p>
    <w:p w14:paraId="1B723725" w14:textId="77777777" w:rsidR="003843EA" w:rsidRDefault="00A21561">
      <w:pPr>
        <w:pStyle w:val="MyText"/>
        <w:spacing w:line="276" w:lineRule="auto"/>
        <w:ind w:firstLine="409"/>
      </w:pPr>
      <w:r>
        <w:rPr>
          <w:rFonts w:hint="eastAsia"/>
        </w:rPr>
        <w:t>指令号：</w:t>
      </w:r>
      <w:r>
        <w:t>0x1B  0x</w:t>
      </w:r>
      <w:r>
        <w:rPr>
          <w:rFonts w:hint="eastAsia"/>
        </w:rPr>
        <w:t>01</w:t>
      </w:r>
      <w:r>
        <w:t xml:space="preserve">    (ESC </w:t>
      </w:r>
      <w:r>
        <w:rPr>
          <w:rFonts w:hint="eastAsia"/>
        </w:rPr>
        <w:t>‘</w:t>
      </w:r>
      <w:r>
        <w:t>G</w:t>
      </w:r>
      <w:r>
        <w:rPr>
          <w:rFonts w:hint="eastAsia"/>
        </w:rPr>
        <w:t>’‘</w:t>
      </w:r>
      <w:r>
        <w:t>S</w:t>
      </w:r>
      <w:r>
        <w:rPr>
          <w:rFonts w:hint="eastAsia"/>
        </w:rPr>
        <w:t>’</w:t>
      </w:r>
      <w:r>
        <w:t>)</w:t>
      </w:r>
    </w:p>
    <w:p w14:paraId="07BA43BD" w14:textId="77777777" w:rsidR="003843EA" w:rsidRDefault="00A21561">
      <w:pPr>
        <w:pStyle w:val="MyText"/>
        <w:spacing w:line="276" w:lineRule="auto"/>
        <w:ind w:firstLine="409"/>
      </w:pPr>
      <w:r>
        <w:rPr>
          <w:rFonts w:hint="eastAsia"/>
        </w:rPr>
        <w:t>描述：获取打印机状态。</w:t>
      </w:r>
    </w:p>
    <w:p w14:paraId="0FC54D1B" w14:textId="77777777" w:rsidR="003843EA" w:rsidRDefault="00A21561">
      <w:pPr>
        <w:pStyle w:val="MyText"/>
        <w:numPr>
          <w:ilvl w:val="0"/>
          <w:numId w:val="4"/>
        </w:numPr>
        <w:spacing w:line="276" w:lineRule="auto"/>
      </w:pPr>
      <w:r>
        <w:rPr>
          <w:rFonts w:hint="eastAsia"/>
        </w:rPr>
        <w:t>输入数据：</w:t>
      </w:r>
    </w:p>
    <w:p w14:paraId="1F2BB511" w14:textId="77777777" w:rsidR="003843EA" w:rsidRDefault="00A21561">
      <w:pPr>
        <w:pStyle w:val="MyText"/>
        <w:spacing w:line="276" w:lineRule="auto"/>
        <w:ind w:left="1680"/>
      </w:pPr>
      <w:r>
        <w:rPr>
          <w:rFonts w:hint="eastAsia"/>
        </w:rPr>
        <w:t>无</w:t>
      </w:r>
    </w:p>
    <w:p w14:paraId="6ACDFFC0" w14:textId="77777777" w:rsidR="003843EA" w:rsidRDefault="00A21561">
      <w:pPr>
        <w:pStyle w:val="MyText"/>
        <w:numPr>
          <w:ilvl w:val="0"/>
          <w:numId w:val="4"/>
        </w:numPr>
        <w:spacing w:line="276" w:lineRule="auto"/>
      </w:pPr>
      <w:r>
        <w:rPr>
          <w:rFonts w:hint="eastAsia"/>
        </w:rPr>
        <w:t>输出数据：</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6F231B07" w14:textId="77777777">
        <w:trPr>
          <w:jc w:val="right"/>
        </w:trPr>
        <w:tc>
          <w:tcPr>
            <w:tcW w:w="452" w:type="dxa"/>
            <w:tcBorders>
              <w:right w:val="single" w:sz="4" w:space="0" w:color="auto"/>
            </w:tcBorders>
            <w:shd w:val="clear" w:color="auto" w:fill="E6E6E6"/>
          </w:tcPr>
          <w:p w14:paraId="7BD959E3" w14:textId="77777777" w:rsidR="003843EA" w:rsidRDefault="00A21561">
            <w:pPr>
              <w:jc w:val="center"/>
              <w:rPr>
                <w:rFonts w:ascii="黑体"/>
                <w:b/>
              </w:rPr>
            </w:pPr>
            <w:r>
              <w:rPr>
                <w:rFonts w:ascii="黑体"/>
                <w:b/>
              </w:rPr>
              <w:t>ID</w:t>
            </w:r>
          </w:p>
        </w:tc>
        <w:tc>
          <w:tcPr>
            <w:tcW w:w="2344" w:type="dxa"/>
            <w:tcBorders>
              <w:left w:val="single" w:sz="4" w:space="0" w:color="auto"/>
              <w:right w:val="single" w:sz="4" w:space="0" w:color="auto"/>
            </w:tcBorders>
            <w:shd w:val="clear" w:color="auto" w:fill="E6E6E6"/>
          </w:tcPr>
          <w:p w14:paraId="5C5A6475" w14:textId="77777777" w:rsidR="003843EA" w:rsidRDefault="00A21561">
            <w:pPr>
              <w:jc w:val="center"/>
              <w:rPr>
                <w:rFonts w:ascii="黑体"/>
                <w:b/>
              </w:rPr>
            </w:pPr>
            <w:r>
              <w:rPr>
                <w:rFonts w:ascii="黑体" w:hint="eastAsia"/>
                <w:b/>
                <w:szCs w:val="21"/>
              </w:rPr>
              <w:t>数据域</w:t>
            </w:r>
          </w:p>
        </w:tc>
        <w:tc>
          <w:tcPr>
            <w:tcW w:w="1092" w:type="dxa"/>
            <w:tcBorders>
              <w:left w:val="single" w:sz="4" w:space="0" w:color="auto"/>
            </w:tcBorders>
            <w:shd w:val="clear" w:color="auto" w:fill="E6E6E6"/>
          </w:tcPr>
          <w:p w14:paraId="12CCB43F" w14:textId="77777777" w:rsidR="003843EA" w:rsidRDefault="00A21561">
            <w:pPr>
              <w:jc w:val="center"/>
              <w:rPr>
                <w:rFonts w:ascii="黑体"/>
                <w:b/>
              </w:rPr>
            </w:pPr>
            <w:r>
              <w:rPr>
                <w:rFonts w:ascii="黑体" w:hint="eastAsia"/>
                <w:b/>
              </w:rPr>
              <w:t>长度</w:t>
            </w:r>
          </w:p>
        </w:tc>
        <w:tc>
          <w:tcPr>
            <w:tcW w:w="4634" w:type="dxa"/>
            <w:shd w:val="clear" w:color="auto" w:fill="E6E6E6"/>
          </w:tcPr>
          <w:p w14:paraId="522BA343" w14:textId="77777777" w:rsidR="003843EA" w:rsidRDefault="00A21561">
            <w:pPr>
              <w:ind w:firstLine="420"/>
              <w:jc w:val="center"/>
              <w:rPr>
                <w:rFonts w:ascii="黑体"/>
                <w:b/>
              </w:rPr>
            </w:pPr>
            <w:r>
              <w:rPr>
                <w:rFonts w:ascii="黑体" w:hint="eastAsia"/>
                <w:b/>
              </w:rPr>
              <w:t>备注</w:t>
            </w:r>
          </w:p>
        </w:tc>
      </w:tr>
      <w:tr w:rsidR="003843EA" w14:paraId="7434E884" w14:textId="77777777">
        <w:trPr>
          <w:jc w:val="right"/>
        </w:trPr>
        <w:tc>
          <w:tcPr>
            <w:tcW w:w="452" w:type="dxa"/>
            <w:tcBorders>
              <w:right w:val="single" w:sz="4" w:space="0" w:color="auto"/>
            </w:tcBorders>
            <w:vAlign w:val="center"/>
          </w:tcPr>
          <w:p w14:paraId="30D0C5A5" w14:textId="77777777" w:rsidR="003843EA" w:rsidRDefault="00A21561">
            <w:pPr>
              <w:jc w:val="center"/>
              <w:rPr>
                <w:rFonts w:ascii="黑体"/>
              </w:rPr>
            </w:pPr>
            <w:r>
              <w:rPr>
                <w:rFonts w:ascii="黑体"/>
              </w:rPr>
              <w:t>1</w:t>
            </w:r>
          </w:p>
        </w:tc>
        <w:tc>
          <w:tcPr>
            <w:tcW w:w="2344" w:type="dxa"/>
            <w:tcBorders>
              <w:left w:val="single" w:sz="4" w:space="0" w:color="auto"/>
              <w:right w:val="single" w:sz="4" w:space="0" w:color="auto"/>
            </w:tcBorders>
            <w:vAlign w:val="center"/>
          </w:tcPr>
          <w:p w14:paraId="543B0635" w14:textId="77777777" w:rsidR="003843EA" w:rsidRDefault="00A21561">
            <w:pPr>
              <w:jc w:val="center"/>
              <w:rPr>
                <w:rFonts w:ascii="黑体"/>
              </w:rPr>
            </w:pPr>
            <w:r>
              <w:rPr>
                <w:rFonts w:ascii="黑体" w:hint="eastAsia"/>
              </w:rPr>
              <w:t>应答数据</w:t>
            </w:r>
          </w:p>
        </w:tc>
        <w:tc>
          <w:tcPr>
            <w:tcW w:w="1092" w:type="dxa"/>
            <w:tcBorders>
              <w:left w:val="single" w:sz="4" w:space="0" w:color="auto"/>
            </w:tcBorders>
            <w:vAlign w:val="center"/>
          </w:tcPr>
          <w:p w14:paraId="776A1317" w14:textId="77777777" w:rsidR="003843EA" w:rsidRDefault="00A21561">
            <w:pPr>
              <w:jc w:val="center"/>
              <w:rPr>
                <w:rFonts w:ascii="黑体"/>
              </w:rPr>
            </w:pPr>
            <w:r>
              <w:rPr>
                <w:rFonts w:ascii="黑体"/>
              </w:rPr>
              <w:t>1</w:t>
            </w:r>
          </w:p>
        </w:tc>
        <w:tc>
          <w:tcPr>
            <w:tcW w:w="4634" w:type="dxa"/>
          </w:tcPr>
          <w:p w14:paraId="3B6B5284" w14:textId="77777777" w:rsidR="003843EA" w:rsidRDefault="00A21561">
            <w:pPr>
              <w:rPr>
                <w:rFonts w:ascii="黑体"/>
                <w:color w:val="000000"/>
                <w:szCs w:val="21"/>
              </w:rPr>
            </w:pPr>
            <w:r>
              <w:rPr>
                <w:rFonts w:ascii="黑体"/>
                <w:color w:val="000000"/>
                <w:szCs w:val="21"/>
              </w:rPr>
              <w:t xml:space="preserve">00 </w:t>
            </w:r>
            <w:r>
              <w:rPr>
                <w:rFonts w:ascii="黑体"/>
                <w:color w:val="000000"/>
                <w:szCs w:val="21"/>
              </w:rPr>
              <w:t>——</w:t>
            </w:r>
            <w:r>
              <w:rPr>
                <w:rFonts w:ascii="黑体" w:hint="eastAsia"/>
                <w:color w:val="000000"/>
                <w:szCs w:val="21"/>
              </w:rPr>
              <w:t>正常</w:t>
            </w:r>
          </w:p>
          <w:p w14:paraId="1F4960DB" w14:textId="77777777" w:rsidR="003843EA" w:rsidRDefault="00A21561">
            <w:pPr>
              <w:rPr>
                <w:rFonts w:ascii="黑体"/>
                <w:color w:val="000000"/>
                <w:szCs w:val="21"/>
              </w:rPr>
            </w:pPr>
            <w:r>
              <w:rPr>
                <w:rFonts w:ascii="黑体"/>
                <w:color w:val="000000"/>
                <w:szCs w:val="21"/>
              </w:rPr>
              <w:t xml:space="preserve">04 </w:t>
            </w:r>
            <w:r>
              <w:rPr>
                <w:rFonts w:ascii="黑体"/>
                <w:color w:val="000000"/>
                <w:szCs w:val="21"/>
              </w:rPr>
              <w:t>——</w:t>
            </w:r>
            <w:r>
              <w:rPr>
                <w:rFonts w:ascii="黑体" w:hint="eastAsia"/>
                <w:color w:val="000000"/>
                <w:szCs w:val="21"/>
              </w:rPr>
              <w:t>缺纸</w:t>
            </w:r>
          </w:p>
          <w:p w14:paraId="5D156F4C" w14:textId="77777777" w:rsidR="003843EA" w:rsidRDefault="00A21561">
            <w:pPr>
              <w:rPr>
                <w:rFonts w:ascii="黑体"/>
                <w:color w:val="000000"/>
                <w:szCs w:val="21"/>
              </w:rPr>
            </w:pPr>
            <w:r>
              <w:rPr>
                <w:rFonts w:ascii="黑体"/>
                <w:color w:val="000000"/>
                <w:szCs w:val="21"/>
              </w:rPr>
              <w:t xml:space="preserve">08 </w:t>
            </w:r>
            <w:r>
              <w:rPr>
                <w:rFonts w:ascii="黑体"/>
                <w:color w:val="000000"/>
                <w:szCs w:val="21"/>
              </w:rPr>
              <w:t>——</w:t>
            </w:r>
            <w:r>
              <w:rPr>
                <w:rFonts w:ascii="黑体" w:hint="eastAsia"/>
                <w:color w:val="000000"/>
                <w:szCs w:val="21"/>
              </w:rPr>
              <w:t>超温</w:t>
            </w:r>
          </w:p>
          <w:p w14:paraId="1A5BAA3A" w14:textId="77777777" w:rsidR="003843EA" w:rsidRDefault="00A21561">
            <w:pPr>
              <w:rPr>
                <w:rFonts w:ascii="黑体"/>
                <w:color w:val="000000"/>
                <w:szCs w:val="21"/>
              </w:rPr>
            </w:pPr>
            <w:r>
              <w:rPr>
                <w:rFonts w:ascii="黑体"/>
                <w:color w:val="000000"/>
                <w:szCs w:val="21"/>
              </w:rPr>
              <w:t xml:space="preserve">40 </w:t>
            </w:r>
            <w:r>
              <w:rPr>
                <w:rFonts w:ascii="黑体"/>
                <w:color w:val="000000"/>
                <w:szCs w:val="21"/>
              </w:rPr>
              <w:t>——</w:t>
            </w:r>
            <w:r>
              <w:rPr>
                <w:rFonts w:ascii="黑体" w:hint="eastAsia"/>
                <w:color w:val="000000"/>
                <w:szCs w:val="21"/>
              </w:rPr>
              <w:t>Flash读写错误</w:t>
            </w:r>
          </w:p>
          <w:p w14:paraId="499E30F6" w14:textId="77777777" w:rsidR="003843EA" w:rsidRDefault="00A21561">
            <w:pPr>
              <w:rPr>
                <w:ins w:id="1000" w:author="Administrator" w:date="2018-10-25T15:33:00Z"/>
                <w:rFonts w:ascii="黑体"/>
                <w:color w:val="000000"/>
                <w:szCs w:val="21"/>
              </w:rPr>
            </w:pPr>
            <w:r>
              <w:rPr>
                <w:rFonts w:ascii="黑体"/>
                <w:color w:val="000000"/>
                <w:szCs w:val="21"/>
              </w:rPr>
              <w:t xml:space="preserve">80 </w:t>
            </w:r>
            <w:r>
              <w:rPr>
                <w:rFonts w:ascii="黑体"/>
                <w:color w:val="000000"/>
                <w:szCs w:val="21"/>
              </w:rPr>
              <w:t>——</w:t>
            </w:r>
            <w:r>
              <w:rPr>
                <w:rFonts w:ascii="黑体" w:hint="eastAsia"/>
                <w:color w:val="000000"/>
                <w:szCs w:val="21"/>
              </w:rPr>
              <w:t>打印头忙</w:t>
            </w:r>
          </w:p>
          <w:p w14:paraId="54C9288E" w14:textId="77777777" w:rsidR="003843EA" w:rsidRDefault="00A21561">
            <w:pPr>
              <w:rPr>
                <w:ins w:id="1001" w:author="Administrator" w:date="2018-10-25T15:34:00Z"/>
                <w:rFonts w:ascii="黑体"/>
                <w:color w:val="000000"/>
                <w:szCs w:val="21"/>
              </w:rPr>
            </w:pPr>
            <w:ins w:id="1002" w:author="Administrator" w:date="2018-10-25T15:33:00Z">
              <w:r>
                <w:rPr>
                  <w:rFonts w:ascii="黑体" w:hint="eastAsia"/>
                  <w:color w:val="000000"/>
                  <w:szCs w:val="21"/>
                </w:rPr>
                <w:t>81 ----</w:t>
              </w:r>
            </w:ins>
            <w:ins w:id="1003" w:author="Administrator" w:date="2018-10-25T15:34:00Z">
              <w:r>
                <w:rPr>
                  <w:rFonts w:ascii="黑体" w:hint="eastAsia"/>
                  <w:color w:val="000000"/>
                  <w:szCs w:val="21"/>
                </w:rPr>
                <w:t>打印机故障</w:t>
              </w:r>
            </w:ins>
          </w:p>
          <w:p w14:paraId="4425AB99" w14:textId="77777777" w:rsidR="003843EA" w:rsidRDefault="00A21561">
            <w:pPr>
              <w:rPr>
                <w:rFonts w:ascii="黑体"/>
                <w:color w:val="000000"/>
                <w:szCs w:val="21"/>
              </w:rPr>
            </w:pPr>
            <w:ins w:id="1004" w:author="Administrator" w:date="2018-10-25T15:34:00Z">
              <w:r>
                <w:rPr>
                  <w:rFonts w:ascii="黑体" w:hint="eastAsia"/>
                  <w:color w:val="000000"/>
                  <w:szCs w:val="21"/>
                </w:rPr>
                <w:t>82 ----</w:t>
              </w:r>
            </w:ins>
            <w:ins w:id="1005" w:author="Administrator" w:date="2018-10-25T15:35:00Z">
              <w:r>
                <w:rPr>
                  <w:rFonts w:ascii="黑体" w:hint="eastAsia"/>
                  <w:color w:val="000000"/>
                  <w:szCs w:val="21"/>
                </w:rPr>
                <w:t>打印滚轴不在正确位置</w:t>
              </w:r>
            </w:ins>
          </w:p>
        </w:tc>
      </w:tr>
    </w:tbl>
    <w:p w14:paraId="2CC90B49" w14:textId="77777777" w:rsidR="003843EA" w:rsidRDefault="00A21561">
      <w:pPr>
        <w:pStyle w:val="MyDoc111New"/>
        <w:rPr>
          <w:ins w:id="1006" w:author="Administrator" w:date="2018-10-16T11:12:00Z"/>
        </w:rPr>
      </w:pPr>
      <w:ins w:id="1007" w:author="Administrator" w:date="2018-10-16T11:12:00Z">
        <w:r>
          <w:rPr>
            <w:rFonts w:hint="eastAsia"/>
          </w:rPr>
          <w:t>设置纸张大小</w:t>
        </w:r>
        <w:r>
          <w:t>0x1B  0x</w:t>
        </w:r>
      </w:ins>
      <w:r>
        <w:rPr>
          <w:rFonts w:hint="eastAsia"/>
        </w:rPr>
        <w:t>02</w:t>
      </w:r>
    </w:p>
    <w:p w14:paraId="37C2C8C3" w14:textId="77777777" w:rsidR="003843EA" w:rsidRDefault="00A21561">
      <w:pPr>
        <w:pStyle w:val="MyText"/>
        <w:spacing w:line="276" w:lineRule="auto"/>
        <w:ind w:firstLine="409"/>
        <w:rPr>
          <w:ins w:id="1008" w:author="Administrator" w:date="2018-10-16T11:12:00Z"/>
        </w:rPr>
      </w:pPr>
      <w:ins w:id="1009" w:author="Administrator" w:date="2018-10-16T11:12:00Z">
        <w:r>
          <w:rPr>
            <w:rFonts w:hint="eastAsia"/>
          </w:rPr>
          <w:t>指令号：</w:t>
        </w:r>
        <w:r>
          <w:t>0x1B  0x5</w:t>
        </w:r>
        <w:r>
          <w:rPr>
            <w:rFonts w:hint="eastAsia"/>
          </w:rPr>
          <w:t>7</w:t>
        </w:r>
      </w:ins>
    </w:p>
    <w:p w14:paraId="469CA121" w14:textId="77777777" w:rsidR="003843EA" w:rsidRDefault="00A21561">
      <w:pPr>
        <w:pStyle w:val="MyText"/>
        <w:spacing w:line="276" w:lineRule="auto"/>
        <w:ind w:firstLine="409"/>
        <w:rPr>
          <w:ins w:id="1010" w:author="Administrator" w:date="2018-10-16T11:12:00Z"/>
        </w:rPr>
      </w:pPr>
      <w:ins w:id="1011" w:author="Administrator" w:date="2018-10-16T11:12:00Z">
        <w:r>
          <w:rPr>
            <w:rFonts w:hint="eastAsia"/>
          </w:rPr>
          <w:t>描述：该指令适用TTF打印</w:t>
        </w:r>
      </w:ins>
    </w:p>
    <w:p w14:paraId="01DE42FD" w14:textId="77777777" w:rsidR="003843EA" w:rsidRDefault="00A21561">
      <w:pPr>
        <w:pStyle w:val="MyText"/>
        <w:numPr>
          <w:ilvl w:val="0"/>
          <w:numId w:val="4"/>
        </w:numPr>
        <w:spacing w:line="276" w:lineRule="auto"/>
        <w:rPr>
          <w:ins w:id="1012" w:author="Administrator" w:date="2018-10-16T11:12:00Z"/>
        </w:rPr>
      </w:pPr>
      <w:ins w:id="1013" w:author="Administrator" w:date="2018-10-16T11:12:00Z">
        <w:r>
          <w:rPr>
            <w:rFonts w:hint="eastAsia"/>
          </w:rPr>
          <w:t>输入数据：</w:t>
        </w:r>
      </w:ins>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5901AB00" w14:textId="77777777">
        <w:trPr>
          <w:jc w:val="right"/>
          <w:ins w:id="1014" w:author="Administrator" w:date="2018-10-16T11:12:00Z"/>
        </w:trPr>
        <w:tc>
          <w:tcPr>
            <w:tcW w:w="452" w:type="dxa"/>
            <w:tcBorders>
              <w:right w:val="single" w:sz="4" w:space="0" w:color="auto"/>
            </w:tcBorders>
            <w:shd w:val="clear" w:color="auto" w:fill="E6E6E6"/>
          </w:tcPr>
          <w:p w14:paraId="46BC88C6" w14:textId="77777777" w:rsidR="003843EA" w:rsidRDefault="00A21561">
            <w:pPr>
              <w:jc w:val="center"/>
              <w:rPr>
                <w:ins w:id="1015" w:author="Administrator" w:date="2018-10-16T11:12:00Z"/>
                <w:rFonts w:ascii="黑体"/>
                <w:b/>
              </w:rPr>
            </w:pPr>
            <w:ins w:id="1016" w:author="Administrator" w:date="2018-10-16T11:12:00Z">
              <w:r>
                <w:rPr>
                  <w:rFonts w:ascii="黑体"/>
                  <w:b/>
                </w:rPr>
                <w:t>ID</w:t>
              </w:r>
            </w:ins>
          </w:p>
        </w:tc>
        <w:tc>
          <w:tcPr>
            <w:tcW w:w="2344" w:type="dxa"/>
            <w:tcBorders>
              <w:left w:val="single" w:sz="4" w:space="0" w:color="auto"/>
              <w:right w:val="single" w:sz="4" w:space="0" w:color="auto"/>
            </w:tcBorders>
            <w:shd w:val="clear" w:color="auto" w:fill="E6E6E6"/>
          </w:tcPr>
          <w:p w14:paraId="49D7FBDB" w14:textId="77777777" w:rsidR="003843EA" w:rsidRDefault="00A21561">
            <w:pPr>
              <w:jc w:val="center"/>
              <w:rPr>
                <w:ins w:id="1017" w:author="Administrator" w:date="2018-10-16T11:12:00Z"/>
                <w:rFonts w:ascii="黑体"/>
                <w:b/>
              </w:rPr>
            </w:pPr>
            <w:ins w:id="1018" w:author="Administrator" w:date="2018-10-16T11:12:00Z">
              <w:r>
                <w:rPr>
                  <w:rFonts w:ascii="黑体" w:hint="eastAsia"/>
                  <w:b/>
                  <w:szCs w:val="21"/>
                </w:rPr>
                <w:t>数据域</w:t>
              </w:r>
            </w:ins>
          </w:p>
        </w:tc>
        <w:tc>
          <w:tcPr>
            <w:tcW w:w="1092" w:type="dxa"/>
            <w:tcBorders>
              <w:left w:val="single" w:sz="4" w:space="0" w:color="auto"/>
            </w:tcBorders>
            <w:shd w:val="clear" w:color="auto" w:fill="E6E6E6"/>
          </w:tcPr>
          <w:p w14:paraId="7DE5EEED" w14:textId="77777777" w:rsidR="003843EA" w:rsidRDefault="00A21561">
            <w:pPr>
              <w:jc w:val="center"/>
              <w:rPr>
                <w:ins w:id="1019" w:author="Administrator" w:date="2018-10-16T11:12:00Z"/>
                <w:rFonts w:ascii="黑体"/>
                <w:b/>
              </w:rPr>
            </w:pPr>
            <w:ins w:id="1020" w:author="Administrator" w:date="2018-10-16T11:12:00Z">
              <w:r>
                <w:rPr>
                  <w:rFonts w:ascii="黑体" w:hint="eastAsia"/>
                  <w:b/>
                </w:rPr>
                <w:t>长度</w:t>
              </w:r>
            </w:ins>
          </w:p>
        </w:tc>
        <w:tc>
          <w:tcPr>
            <w:tcW w:w="4634" w:type="dxa"/>
            <w:shd w:val="clear" w:color="auto" w:fill="E6E6E6"/>
          </w:tcPr>
          <w:p w14:paraId="790BE94A" w14:textId="77777777" w:rsidR="003843EA" w:rsidRDefault="00A21561">
            <w:pPr>
              <w:ind w:firstLine="420"/>
              <w:jc w:val="center"/>
              <w:rPr>
                <w:ins w:id="1021" w:author="Administrator" w:date="2018-10-16T11:12:00Z"/>
                <w:rFonts w:ascii="黑体"/>
                <w:b/>
              </w:rPr>
            </w:pPr>
            <w:ins w:id="1022" w:author="Administrator" w:date="2018-10-16T11:12:00Z">
              <w:r>
                <w:rPr>
                  <w:rFonts w:ascii="黑体" w:hint="eastAsia"/>
                  <w:b/>
                </w:rPr>
                <w:t>备注</w:t>
              </w:r>
            </w:ins>
          </w:p>
        </w:tc>
      </w:tr>
      <w:tr w:rsidR="003843EA" w14:paraId="623E22E6" w14:textId="77777777">
        <w:trPr>
          <w:jc w:val="right"/>
          <w:ins w:id="1023" w:author="Administrator" w:date="2018-10-16T11:13:00Z"/>
        </w:trPr>
        <w:tc>
          <w:tcPr>
            <w:tcW w:w="452" w:type="dxa"/>
            <w:tcBorders>
              <w:top w:val="single" w:sz="6" w:space="0" w:color="auto"/>
              <w:left w:val="single" w:sz="6" w:space="0" w:color="auto"/>
              <w:bottom w:val="single" w:sz="6" w:space="0" w:color="auto"/>
              <w:right w:val="single" w:sz="4" w:space="0" w:color="auto"/>
            </w:tcBorders>
            <w:shd w:val="clear" w:color="auto" w:fill="E6E6E6"/>
          </w:tcPr>
          <w:p w14:paraId="300A073A" w14:textId="77777777" w:rsidR="003843EA" w:rsidRPr="003843EA" w:rsidRDefault="00A21561">
            <w:pPr>
              <w:ind w:left="420"/>
              <w:rPr>
                <w:ins w:id="1024" w:author="Administrator" w:date="2018-10-16T11:13:00Z"/>
                <w:rFonts w:ascii="黑体"/>
                <w:rPrChange w:id="1025" w:author="Administrator" w:date="2018-10-16T11:15:00Z">
                  <w:rPr>
                    <w:ins w:id="1026" w:author="Administrator" w:date="2018-10-16T11:13:00Z"/>
                    <w:rFonts w:ascii="黑体"/>
                    <w:b/>
                  </w:rPr>
                </w:rPrChange>
              </w:rPr>
              <w:pPrChange w:id="1027" w:author="Administrator" w:date="2018-10-16T11:15:00Z">
                <w:pPr>
                  <w:jc w:val="center"/>
                </w:pPr>
              </w:pPrChange>
            </w:pPr>
            <w:ins w:id="1028" w:author="Administrator" w:date="2018-10-16T11:13:00Z">
              <w:r>
                <w:rPr>
                  <w:rFonts w:ascii="黑体"/>
                  <w:rPrChange w:id="1029" w:author="Administrator" w:date="2018-10-16T11:15:00Z">
                    <w:rPr>
                      <w:rFonts w:ascii="黑体"/>
                      <w:b/>
                    </w:rPr>
                  </w:rPrChange>
                </w:rPr>
                <w:t>1</w:t>
              </w:r>
            </w:ins>
          </w:p>
        </w:tc>
        <w:tc>
          <w:tcPr>
            <w:tcW w:w="2344" w:type="dxa"/>
            <w:tcBorders>
              <w:top w:val="single" w:sz="6" w:space="0" w:color="auto"/>
              <w:left w:val="single" w:sz="4" w:space="0" w:color="auto"/>
              <w:bottom w:val="single" w:sz="6" w:space="0" w:color="auto"/>
              <w:right w:val="single" w:sz="4" w:space="0" w:color="auto"/>
            </w:tcBorders>
            <w:shd w:val="clear" w:color="auto" w:fill="E6E6E6"/>
          </w:tcPr>
          <w:p w14:paraId="0BC408F3" w14:textId="77777777" w:rsidR="003843EA" w:rsidRPr="003843EA" w:rsidRDefault="00A21561">
            <w:pPr>
              <w:ind w:left="420"/>
              <w:rPr>
                <w:ins w:id="1030" w:author="Administrator" w:date="2018-10-16T11:13:00Z"/>
                <w:rFonts w:ascii="黑体"/>
                <w:rPrChange w:id="1031" w:author="Administrator" w:date="2018-10-16T11:15:00Z">
                  <w:rPr>
                    <w:ins w:id="1032" w:author="Administrator" w:date="2018-10-16T11:13:00Z"/>
                    <w:rFonts w:ascii="黑体"/>
                    <w:b/>
                    <w:szCs w:val="21"/>
                  </w:rPr>
                </w:rPrChange>
              </w:rPr>
              <w:pPrChange w:id="1033" w:author="Administrator" w:date="2018-10-16T11:15:00Z">
                <w:pPr>
                  <w:jc w:val="center"/>
                </w:pPr>
              </w:pPrChange>
            </w:pPr>
            <w:ins w:id="1034" w:author="Administrator" w:date="2018-10-16T11:13:00Z">
              <w:r>
                <w:rPr>
                  <w:rFonts w:ascii="黑体" w:hint="eastAsia"/>
                  <w:rPrChange w:id="1035" w:author="Administrator" w:date="2018-10-16T11:15:00Z">
                    <w:rPr>
                      <w:rFonts w:ascii="黑体" w:hint="eastAsia"/>
                      <w:b/>
                      <w:szCs w:val="21"/>
                    </w:rPr>
                  </w:rPrChange>
                </w:rPr>
                <w:t>纸张大小</w:t>
              </w:r>
            </w:ins>
          </w:p>
        </w:tc>
        <w:tc>
          <w:tcPr>
            <w:tcW w:w="1092" w:type="dxa"/>
            <w:tcBorders>
              <w:top w:val="single" w:sz="6" w:space="0" w:color="auto"/>
              <w:left w:val="single" w:sz="4" w:space="0" w:color="auto"/>
              <w:bottom w:val="single" w:sz="6" w:space="0" w:color="auto"/>
              <w:right w:val="single" w:sz="6" w:space="0" w:color="auto"/>
            </w:tcBorders>
            <w:shd w:val="clear" w:color="auto" w:fill="E6E6E6"/>
          </w:tcPr>
          <w:p w14:paraId="7A9813B0" w14:textId="77777777" w:rsidR="003843EA" w:rsidRPr="003843EA" w:rsidRDefault="00A21561">
            <w:pPr>
              <w:ind w:left="420"/>
              <w:rPr>
                <w:ins w:id="1036" w:author="Administrator" w:date="2018-10-16T11:13:00Z"/>
                <w:rFonts w:ascii="黑体"/>
                <w:rPrChange w:id="1037" w:author="Administrator" w:date="2018-10-16T11:15:00Z">
                  <w:rPr>
                    <w:ins w:id="1038" w:author="Administrator" w:date="2018-10-16T11:13:00Z"/>
                    <w:rFonts w:ascii="黑体"/>
                    <w:b/>
                  </w:rPr>
                </w:rPrChange>
              </w:rPr>
              <w:pPrChange w:id="1039" w:author="Administrator" w:date="2018-10-16T11:15:00Z">
                <w:pPr>
                  <w:jc w:val="center"/>
                </w:pPr>
              </w:pPrChange>
            </w:pPr>
            <w:ins w:id="1040" w:author="Administrator" w:date="2018-10-16T11:13:00Z">
              <w:r>
                <w:rPr>
                  <w:rFonts w:ascii="黑体"/>
                  <w:rPrChange w:id="1041" w:author="Administrator" w:date="2018-10-16T11:15:00Z">
                    <w:rPr>
                      <w:rFonts w:ascii="黑体"/>
                      <w:b/>
                    </w:rPr>
                  </w:rPrChange>
                </w:rPr>
                <w:t>1</w:t>
              </w:r>
            </w:ins>
          </w:p>
        </w:tc>
        <w:tc>
          <w:tcPr>
            <w:tcW w:w="4634" w:type="dxa"/>
            <w:tcBorders>
              <w:top w:val="single" w:sz="6" w:space="0" w:color="auto"/>
              <w:left w:val="single" w:sz="6" w:space="0" w:color="auto"/>
              <w:bottom w:val="single" w:sz="6" w:space="0" w:color="auto"/>
              <w:right w:val="single" w:sz="6" w:space="0" w:color="auto"/>
            </w:tcBorders>
            <w:shd w:val="clear" w:color="auto" w:fill="E6E6E6"/>
          </w:tcPr>
          <w:p w14:paraId="373836BB" w14:textId="77777777" w:rsidR="003843EA" w:rsidRDefault="00A21561">
            <w:pPr>
              <w:rPr>
                <w:ins w:id="1042" w:author="Administrator" w:date="2018-10-16T11:15:00Z"/>
                <w:rFonts w:ascii="黑体"/>
              </w:rPr>
              <w:pPrChange w:id="1043" w:author="Administrator" w:date="2018-10-16T11:15:00Z">
                <w:pPr>
                  <w:ind w:firstLine="420"/>
                  <w:jc w:val="center"/>
                </w:pPr>
              </w:pPrChange>
            </w:pPr>
            <w:ins w:id="1044" w:author="Administrator" w:date="2018-10-16T11:15:00Z">
              <w:r>
                <w:rPr>
                  <w:rFonts w:ascii="黑体" w:hint="eastAsia"/>
                </w:rPr>
                <w:t>0x02:2英寸纸,最大384像素点; 适用机型:N900/N910/N850/N550等.</w:t>
              </w:r>
            </w:ins>
          </w:p>
          <w:p w14:paraId="02987E14" w14:textId="77777777" w:rsidR="003843EA" w:rsidRDefault="003843EA">
            <w:pPr>
              <w:rPr>
                <w:ins w:id="1045" w:author="Administrator" w:date="2018-10-16T11:15:00Z"/>
                <w:rFonts w:ascii="黑体"/>
              </w:rPr>
              <w:pPrChange w:id="1046" w:author="Administrator" w:date="2018-10-16T11:15:00Z">
                <w:pPr>
                  <w:ind w:firstLine="420"/>
                  <w:jc w:val="center"/>
                </w:pPr>
              </w:pPrChange>
            </w:pPr>
          </w:p>
          <w:p w14:paraId="2F296616" w14:textId="77777777" w:rsidR="003843EA" w:rsidRPr="003843EA" w:rsidRDefault="00A21561">
            <w:pPr>
              <w:rPr>
                <w:ins w:id="1047" w:author="Administrator" w:date="2018-10-16T11:13:00Z"/>
                <w:rFonts w:ascii="黑体"/>
                <w:rPrChange w:id="1048" w:author="Administrator" w:date="2018-10-16T11:15:00Z">
                  <w:rPr>
                    <w:ins w:id="1049" w:author="Administrator" w:date="2018-10-16T11:13:00Z"/>
                    <w:rFonts w:ascii="黑体"/>
                    <w:b/>
                  </w:rPr>
                </w:rPrChange>
              </w:rPr>
              <w:pPrChange w:id="1050" w:author="Administrator" w:date="2018-10-16T11:15:00Z">
                <w:pPr>
                  <w:ind w:firstLine="420"/>
                  <w:jc w:val="center"/>
                </w:pPr>
              </w:pPrChange>
            </w:pPr>
            <w:ins w:id="1051" w:author="Administrator" w:date="2018-10-16T11:16:00Z">
              <w:r>
                <w:rPr>
                  <w:rFonts w:ascii="黑体" w:hint="eastAsia"/>
                </w:rPr>
                <w:t>0x03:3英寸纸,最大576像素点;适用机型:X5</w:t>
              </w:r>
            </w:ins>
          </w:p>
        </w:tc>
      </w:tr>
    </w:tbl>
    <w:p w14:paraId="04CDB849" w14:textId="77777777" w:rsidR="003843EA" w:rsidRDefault="003843EA">
      <w:pPr>
        <w:rPr>
          <w:ins w:id="1052" w:author="Administrator" w:date="2018-10-16T11:12:00Z"/>
          <w:rFonts w:ascii="黑体"/>
          <w:b/>
          <w:szCs w:val="21"/>
        </w:rPr>
      </w:pPr>
    </w:p>
    <w:p w14:paraId="63237D1E" w14:textId="77777777" w:rsidR="003843EA" w:rsidRDefault="00A21561">
      <w:pPr>
        <w:pStyle w:val="MyText"/>
        <w:numPr>
          <w:ilvl w:val="0"/>
          <w:numId w:val="4"/>
        </w:numPr>
        <w:spacing w:line="276" w:lineRule="auto"/>
        <w:rPr>
          <w:ins w:id="1053" w:author="Administrator" w:date="2018-10-16T11:12:00Z"/>
        </w:rPr>
      </w:pPr>
      <w:ins w:id="1054" w:author="Administrator" w:date="2018-10-16T11:12:00Z">
        <w:r>
          <w:rPr>
            <w:rFonts w:hint="eastAsia"/>
          </w:rPr>
          <w:t>输出数据：</w:t>
        </w:r>
      </w:ins>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7894EFAC" w14:textId="77777777">
        <w:trPr>
          <w:jc w:val="right"/>
          <w:ins w:id="1055" w:author="Administrator" w:date="2018-10-16T11:12:00Z"/>
        </w:trPr>
        <w:tc>
          <w:tcPr>
            <w:tcW w:w="452" w:type="dxa"/>
            <w:tcBorders>
              <w:right w:val="single" w:sz="4" w:space="0" w:color="auto"/>
            </w:tcBorders>
            <w:shd w:val="clear" w:color="auto" w:fill="E6E6E6"/>
          </w:tcPr>
          <w:p w14:paraId="6383D55E" w14:textId="77777777" w:rsidR="003843EA" w:rsidRDefault="00A21561">
            <w:pPr>
              <w:jc w:val="center"/>
              <w:rPr>
                <w:ins w:id="1056" w:author="Administrator" w:date="2018-10-16T11:12:00Z"/>
                <w:rFonts w:ascii="黑体"/>
                <w:b/>
              </w:rPr>
            </w:pPr>
            <w:ins w:id="1057" w:author="Administrator" w:date="2018-10-16T11:12:00Z">
              <w:r>
                <w:rPr>
                  <w:rFonts w:ascii="黑体"/>
                  <w:b/>
                </w:rPr>
                <w:t>ID</w:t>
              </w:r>
            </w:ins>
          </w:p>
        </w:tc>
        <w:tc>
          <w:tcPr>
            <w:tcW w:w="2344" w:type="dxa"/>
            <w:tcBorders>
              <w:left w:val="single" w:sz="4" w:space="0" w:color="auto"/>
              <w:right w:val="single" w:sz="4" w:space="0" w:color="auto"/>
            </w:tcBorders>
            <w:shd w:val="clear" w:color="auto" w:fill="E6E6E6"/>
          </w:tcPr>
          <w:p w14:paraId="539D5F73" w14:textId="77777777" w:rsidR="003843EA" w:rsidRDefault="00A21561">
            <w:pPr>
              <w:jc w:val="center"/>
              <w:rPr>
                <w:ins w:id="1058" w:author="Administrator" w:date="2018-10-16T11:12:00Z"/>
                <w:rFonts w:ascii="黑体"/>
                <w:b/>
              </w:rPr>
            </w:pPr>
            <w:ins w:id="1059" w:author="Administrator" w:date="2018-10-16T11:12:00Z">
              <w:r>
                <w:rPr>
                  <w:rFonts w:ascii="黑体" w:hint="eastAsia"/>
                  <w:b/>
                  <w:szCs w:val="21"/>
                </w:rPr>
                <w:t>数据域</w:t>
              </w:r>
            </w:ins>
          </w:p>
        </w:tc>
        <w:tc>
          <w:tcPr>
            <w:tcW w:w="1092" w:type="dxa"/>
            <w:tcBorders>
              <w:left w:val="single" w:sz="4" w:space="0" w:color="auto"/>
            </w:tcBorders>
            <w:shd w:val="clear" w:color="auto" w:fill="E6E6E6"/>
          </w:tcPr>
          <w:p w14:paraId="5763929F" w14:textId="77777777" w:rsidR="003843EA" w:rsidRDefault="00A21561">
            <w:pPr>
              <w:jc w:val="center"/>
              <w:rPr>
                <w:ins w:id="1060" w:author="Administrator" w:date="2018-10-16T11:12:00Z"/>
                <w:rFonts w:ascii="黑体"/>
                <w:b/>
              </w:rPr>
            </w:pPr>
            <w:ins w:id="1061" w:author="Administrator" w:date="2018-10-16T11:12:00Z">
              <w:r>
                <w:rPr>
                  <w:rFonts w:ascii="黑体" w:hint="eastAsia"/>
                  <w:b/>
                </w:rPr>
                <w:t>长度</w:t>
              </w:r>
            </w:ins>
          </w:p>
        </w:tc>
        <w:tc>
          <w:tcPr>
            <w:tcW w:w="4634" w:type="dxa"/>
            <w:shd w:val="clear" w:color="auto" w:fill="E6E6E6"/>
          </w:tcPr>
          <w:p w14:paraId="21FCC16B" w14:textId="77777777" w:rsidR="003843EA" w:rsidRDefault="00A21561">
            <w:pPr>
              <w:ind w:firstLine="420"/>
              <w:jc w:val="center"/>
              <w:rPr>
                <w:ins w:id="1062" w:author="Administrator" w:date="2018-10-16T11:12:00Z"/>
                <w:rFonts w:ascii="黑体"/>
                <w:b/>
              </w:rPr>
            </w:pPr>
            <w:ins w:id="1063" w:author="Administrator" w:date="2018-10-16T11:12:00Z">
              <w:r>
                <w:rPr>
                  <w:rFonts w:ascii="黑体" w:hint="eastAsia"/>
                  <w:b/>
                </w:rPr>
                <w:t>备注</w:t>
              </w:r>
            </w:ins>
          </w:p>
        </w:tc>
      </w:tr>
      <w:tr w:rsidR="003843EA" w14:paraId="00593FF8" w14:textId="77777777">
        <w:trPr>
          <w:jc w:val="right"/>
          <w:ins w:id="1064" w:author="Administrator" w:date="2018-10-16T11:12:00Z"/>
        </w:trPr>
        <w:tc>
          <w:tcPr>
            <w:tcW w:w="452" w:type="dxa"/>
            <w:tcBorders>
              <w:right w:val="single" w:sz="4" w:space="0" w:color="auto"/>
            </w:tcBorders>
            <w:vAlign w:val="center"/>
          </w:tcPr>
          <w:p w14:paraId="04BB9678" w14:textId="77777777" w:rsidR="003843EA" w:rsidRDefault="00A21561">
            <w:pPr>
              <w:jc w:val="center"/>
              <w:rPr>
                <w:ins w:id="1065" w:author="Administrator" w:date="2018-10-16T11:12:00Z"/>
                <w:rFonts w:ascii="黑体"/>
              </w:rPr>
            </w:pPr>
            <w:ins w:id="1066" w:author="Administrator" w:date="2018-10-16T11:12:00Z">
              <w:r>
                <w:rPr>
                  <w:rFonts w:ascii="黑体"/>
                </w:rPr>
                <w:t>1</w:t>
              </w:r>
            </w:ins>
          </w:p>
        </w:tc>
        <w:tc>
          <w:tcPr>
            <w:tcW w:w="2344" w:type="dxa"/>
            <w:tcBorders>
              <w:left w:val="single" w:sz="4" w:space="0" w:color="auto"/>
              <w:right w:val="single" w:sz="4" w:space="0" w:color="auto"/>
            </w:tcBorders>
            <w:vAlign w:val="center"/>
          </w:tcPr>
          <w:p w14:paraId="2B882C2C" w14:textId="77777777" w:rsidR="003843EA" w:rsidRDefault="00A21561">
            <w:pPr>
              <w:jc w:val="center"/>
              <w:rPr>
                <w:ins w:id="1067" w:author="Administrator" w:date="2018-10-16T11:12:00Z"/>
                <w:rFonts w:ascii="黑体"/>
              </w:rPr>
            </w:pPr>
            <w:ins w:id="1068" w:author="Administrator" w:date="2018-10-16T11:12:00Z">
              <w:r>
                <w:rPr>
                  <w:rFonts w:ascii="黑体" w:hint="eastAsia"/>
                </w:rPr>
                <w:t>应答码</w:t>
              </w:r>
            </w:ins>
          </w:p>
        </w:tc>
        <w:tc>
          <w:tcPr>
            <w:tcW w:w="1092" w:type="dxa"/>
            <w:tcBorders>
              <w:left w:val="single" w:sz="4" w:space="0" w:color="auto"/>
            </w:tcBorders>
            <w:vAlign w:val="center"/>
          </w:tcPr>
          <w:p w14:paraId="22135EC4" w14:textId="77777777" w:rsidR="003843EA" w:rsidRDefault="00A21561">
            <w:pPr>
              <w:jc w:val="center"/>
              <w:rPr>
                <w:ins w:id="1069" w:author="Administrator" w:date="2018-10-16T11:12:00Z"/>
                <w:rFonts w:ascii="黑体"/>
              </w:rPr>
            </w:pPr>
            <w:ins w:id="1070" w:author="Administrator" w:date="2018-10-16T11:12:00Z">
              <w:r>
                <w:rPr>
                  <w:rFonts w:ascii="黑体"/>
                </w:rPr>
                <w:t>2</w:t>
              </w:r>
            </w:ins>
          </w:p>
        </w:tc>
        <w:tc>
          <w:tcPr>
            <w:tcW w:w="4634" w:type="dxa"/>
          </w:tcPr>
          <w:p w14:paraId="5C274351" w14:textId="77777777" w:rsidR="003843EA" w:rsidRDefault="00A21561">
            <w:pPr>
              <w:rPr>
                <w:ins w:id="1071" w:author="Administrator" w:date="2018-10-16T11:12:00Z"/>
                <w:rFonts w:ascii="黑体"/>
              </w:rPr>
            </w:pPr>
            <w:ins w:id="1072" w:author="Administrator" w:date="2018-10-16T11:12:00Z">
              <w:r>
                <w:rPr>
                  <w:rFonts w:ascii="黑体" w:hint="eastAsia"/>
                </w:rPr>
                <w:t>“</w:t>
              </w:r>
              <w:r>
                <w:rPr>
                  <w:rFonts w:ascii="黑体"/>
                </w:rPr>
                <w:t>01</w:t>
              </w:r>
              <w:r>
                <w:rPr>
                  <w:rFonts w:ascii="黑体"/>
                </w:rPr>
                <w:t>”</w:t>
              </w:r>
              <w:r>
                <w:rPr>
                  <w:rFonts w:ascii="黑体"/>
                </w:rPr>
                <w:t>成功</w:t>
              </w:r>
            </w:ins>
          </w:p>
          <w:p w14:paraId="694E6A84" w14:textId="77777777" w:rsidR="003843EA" w:rsidRDefault="00A21561">
            <w:pPr>
              <w:ind w:firstLineChars="50" w:firstLine="105"/>
              <w:rPr>
                <w:ins w:id="1073" w:author="Administrator" w:date="2018-10-16T11:12:00Z"/>
                <w:rFonts w:ascii="黑体"/>
                <w:b/>
                <w:bCs/>
              </w:rPr>
            </w:pPr>
            <w:ins w:id="1074" w:author="Administrator" w:date="2018-10-16T11:12:00Z">
              <w:r>
                <w:rPr>
                  <w:rFonts w:ascii="黑体"/>
                </w:rPr>
                <w:t>“</w:t>
              </w:r>
              <w:r>
                <w:rPr>
                  <w:rFonts w:ascii="黑体" w:hint="eastAsia"/>
                </w:rPr>
                <w:t>02</w:t>
              </w:r>
              <w:r>
                <w:rPr>
                  <w:rFonts w:ascii="黑体"/>
                </w:rPr>
                <w:t>”</w:t>
              </w:r>
              <w:r>
                <w:rPr>
                  <w:rFonts w:ascii="黑体" w:hint="eastAsia"/>
                </w:rPr>
                <w:t>失败</w:t>
              </w:r>
            </w:ins>
          </w:p>
        </w:tc>
      </w:tr>
    </w:tbl>
    <w:p w14:paraId="7AF7C3CA" w14:textId="77777777" w:rsidR="003843EA" w:rsidRDefault="00A21561">
      <w:pPr>
        <w:pStyle w:val="MyText"/>
        <w:spacing w:line="276" w:lineRule="auto"/>
        <w:ind w:left="0"/>
      </w:pPr>
      <w:r>
        <w:fldChar w:fldCharType="begin"/>
      </w:r>
      <w:r>
        <w:instrText xml:space="preserve"> </w:instrText>
      </w:r>
      <w:r>
        <w:rPr>
          <w:rFonts w:hint="eastAsia"/>
        </w:rPr>
        <w:instrText>LISTNUM</w:instrText>
      </w:r>
      <w:r>
        <w:instrText xml:space="preserve"> </w:instrText>
      </w:r>
      <w:r>
        <w:fldChar w:fldCharType="end"/>
      </w:r>
    </w:p>
    <w:p w14:paraId="0E1F0D28" w14:textId="77777777" w:rsidR="003843EA" w:rsidRDefault="003843EA">
      <w:pPr>
        <w:rPr>
          <w:rFonts w:ascii="黑体"/>
          <w:b/>
          <w:szCs w:val="21"/>
        </w:rPr>
      </w:pPr>
    </w:p>
    <w:p w14:paraId="58486144" w14:textId="77777777" w:rsidR="003843EA" w:rsidRDefault="00A21561">
      <w:pPr>
        <w:pStyle w:val="MyDoc111New"/>
      </w:pPr>
      <w:bookmarkStart w:id="1075" w:name="_Toc15250"/>
      <w:bookmarkStart w:id="1076" w:name="_Toc21732"/>
      <w:bookmarkStart w:id="1077" w:name="_Toc24017"/>
      <w:bookmarkStart w:id="1078" w:name="_Toc194"/>
      <w:bookmarkStart w:id="1079" w:name="_Toc453057443"/>
      <w:r>
        <w:rPr>
          <w:rFonts w:hint="eastAsia"/>
        </w:rPr>
        <w:t>打印</w:t>
      </w:r>
      <w:bookmarkEnd w:id="1075"/>
      <w:bookmarkEnd w:id="1076"/>
      <w:bookmarkEnd w:id="1077"/>
      <w:bookmarkEnd w:id="1078"/>
      <w:bookmarkEnd w:id="1079"/>
      <w:ins w:id="1080" w:author="Administrator" w:date="2018-04-27T11:06:00Z">
        <w:r>
          <w:t>0x1B  0x</w:t>
        </w:r>
      </w:ins>
      <w:r>
        <w:rPr>
          <w:rFonts w:hint="eastAsia"/>
        </w:rPr>
        <w:t>03</w:t>
      </w:r>
    </w:p>
    <w:p w14:paraId="6BC84E35" w14:textId="77777777" w:rsidR="003843EA" w:rsidRDefault="00A21561">
      <w:pPr>
        <w:pStyle w:val="MyText"/>
        <w:spacing w:line="276" w:lineRule="auto"/>
        <w:ind w:firstLine="409"/>
      </w:pPr>
      <w:r>
        <w:rPr>
          <w:rFonts w:hint="eastAsia"/>
        </w:rPr>
        <w:t>指令号：</w:t>
      </w:r>
      <w:r>
        <w:t xml:space="preserve">0x1B  0x50  </w:t>
      </w:r>
      <w:r>
        <w:rPr>
          <w:rFonts w:hint="eastAsia"/>
        </w:rPr>
        <w:t>（</w:t>
      </w:r>
      <w:r>
        <w:t xml:space="preserve">ESC </w:t>
      </w:r>
      <w:r>
        <w:rPr>
          <w:rFonts w:hint="eastAsia"/>
        </w:rPr>
        <w:t>‘</w:t>
      </w:r>
      <w:r>
        <w:t>P</w:t>
      </w:r>
      <w:r>
        <w:t>’‘</w:t>
      </w:r>
      <w:r>
        <w:t>M</w:t>
      </w:r>
      <w:r>
        <w:t>’</w:t>
      </w:r>
      <w:r>
        <w:t>）</w:t>
      </w:r>
    </w:p>
    <w:p w14:paraId="7E6D45A8" w14:textId="77777777" w:rsidR="003843EA" w:rsidRDefault="00A21561">
      <w:pPr>
        <w:pStyle w:val="MyText"/>
        <w:spacing w:line="276" w:lineRule="auto"/>
        <w:ind w:firstLine="409"/>
      </w:pPr>
      <w:r>
        <w:rPr>
          <w:rFonts w:hint="eastAsia"/>
        </w:rPr>
        <w:t>描述：用于打印脚本数据</w:t>
      </w:r>
    </w:p>
    <w:p w14:paraId="4116285B" w14:textId="77777777" w:rsidR="003843EA" w:rsidRDefault="00A21561">
      <w:pPr>
        <w:pStyle w:val="MyText"/>
        <w:numPr>
          <w:ilvl w:val="0"/>
          <w:numId w:val="4"/>
        </w:numPr>
        <w:spacing w:line="276" w:lineRule="auto"/>
      </w:pPr>
      <w:r>
        <w:rPr>
          <w:rFonts w:hint="eastAsia"/>
        </w:rPr>
        <w:t>输入数据：</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565"/>
        <w:gridCol w:w="4161"/>
      </w:tblGrid>
      <w:tr w:rsidR="003843EA" w14:paraId="6F6C293D" w14:textId="77777777">
        <w:trPr>
          <w:jc w:val="right"/>
        </w:trPr>
        <w:tc>
          <w:tcPr>
            <w:tcW w:w="452" w:type="dxa"/>
            <w:tcBorders>
              <w:right w:val="single" w:sz="4" w:space="0" w:color="auto"/>
            </w:tcBorders>
            <w:shd w:val="clear" w:color="auto" w:fill="E6E6E6"/>
          </w:tcPr>
          <w:p w14:paraId="0A16FB4F" w14:textId="77777777" w:rsidR="003843EA" w:rsidRDefault="00A21561">
            <w:pPr>
              <w:jc w:val="center"/>
              <w:rPr>
                <w:rFonts w:ascii="黑体"/>
                <w:b/>
              </w:rPr>
            </w:pPr>
            <w:r>
              <w:rPr>
                <w:rFonts w:ascii="黑体"/>
                <w:b/>
              </w:rPr>
              <w:t>ID</w:t>
            </w:r>
          </w:p>
        </w:tc>
        <w:tc>
          <w:tcPr>
            <w:tcW w:w="2344" w:type="dxa"/>
            <w:tcBorders>
              <w:left w:val="single" w:sz="4" w:space="0" w:color="auto"/>
              <w:right w:val="single" w:sz="4" w:space="0" w:color="auto"/>
            </w:tcBorders>
            <w:shd w:val="clear" w:color="auto" w:fill="E6E6E6"/>
          </w:tcPr>
          <w:p w14:paraId="2EB3CDC8" w14:textId="77777777" w:rsidR="003843EA" w:rsidRDefault="00A21561">
            <w:pPr>
              <w:jc w:val="center"/>
              <w:rPr>
                <w:rFonts w:ascii="黑体"/>
                <w:b/>
              </w:rPr>
            </w:pPr>
            <w:r>
              <w:rPr>
                <w:rFonts w:ascii="黑体" w:hint="eastAsia"/>
                <w:b/>
                <w:szCs w:val="21"/>
              </w:rPr>
              <w:t>数据域</w:t>
            </w:r>
          </w:p>
        </w:tc>
        <w:tc>
          <w:tcPr>
            <w:tcW w:w="1565" w:type="dxa"/>
            <w:tcBorders>
              <w:left w:val="single" w:sz="4" w:space="0" w:color="auto"/>
            </w:tcBorders>
            <w:shd w:val="clear" w:color="auto" w:fill="E6E6E6"/>
          </w:tcPr>
          <w:p w14:paraId="42EA4174" w14:textId="77777777" w:rsidR="003843EA" w:rsidRDefault="00A21561">
            <w:pPr>
              <w:jc w:val="center"/>
              <w:rPr>
                <w:rFonts w:ascii="黑体"/>
                <w:b/>
              </w:rPr>
            </w:pPr>
            <w:r>
              <w:rPr>
                <w:rFonts w:ascii="黑体" w:hint="eastAsia"/>
                <w:b/>
              </w:rPr>
              <w:t>长度</w:t>
            </w:r>
          </w:p>
        </w:tc>
        <w:tc>
          <w:tcPr>
            <w:tcW w:w="4161" w:type="dxa"/>
            <w:shd w:val="clear" w:color="auto" w:fill="E6E6E6"/>
          </w:tcPr>
          <w:p w14:paraId="2FDDEA24" w14:textId="77777777" w:rsidR="003843EA" w:rsidRDefault="00A21561">
            <w:pPr>
              <w:ind w:firstLine="420"/>
              <w:jc w:val="center"/>
              <w:rPr>
                <w:rFonts w:ascii="黑体"/>
                <w:b/>
              </w:rPr>
            </w:pPr>
            <w:r>
              <w:rPr>
                <w:rFonts w:ascii="黑体" w:hint="eastAsia"/>
                <w:b/>
              </w:rPr>
              <w:t>备注</w:t>
            </w:r>
          </w:p>
        </w:tc>
      </w:tr>
      <w:tr w:rsidR="003843EA" w14:paraId="7758AC88" w14:textId="77777777">
        <w:trPr>
          <w:jc w:val="right"/>
        </w:trPr>
        <w:tc>
          <w:tcPr>
            <w:tcW w:w="452" w:type="dxa"/>
            <w:tcBorders>
              <w:right w:val="single" w:sz="4" w:space="0" w:color="auto"/>
            </w:tcBorders>
            <w:vAlign w:val="center"/>
          </w:tcPr>
          <w:p w14:paraId="2376F1E9" w14:textId="77777777" w:rsidR="003843EA" w:rsidRDefault="00A21561">
            <w:pPr>
              <w:jc w:val="center"/>
              <w:rPr>
                <w:rFonts w:ascii="黑体"/>
              </w:rPr>
            </w:pPr>
            <w:r>
              <w:rPr>
                <w:rFonts w:ascii="黑体"/>
              </w:rPr>
              <w:t>1</w:t>
            </w:r>
          </w:p>
        </w:tc>
        <w:tc>
          <w:tcPr>
            <w:tcW w:w="2344" w:type="dxa"/>
            <w:tcBorders>
              <w:left w:val="single" w:sz="4" w:space="0" w:color="auto"/>
              <w:right w:val="single" w:sz="4" w:space="0" w:color="auto"/>
            </w:tcBorders>
            <w:vAlign w:val="center"/>
          </w:tcPr>
          <w:p w14:paraId="252B4F16" w14:textId="77777777" w:rsidR="003843EA" w:rsidRDefault="00A21561">
            <w:pPr>
              <w:rPr>
                <w:rFonts w:ascii="黑体"/>
                <w:color w:val="000000"/>
                <w:szCs w:val="21"/>
              </w:rPr>
            </w:pPr>
            <w:r>
              <w:rPr>
                <w:rFonts w:ascii="黑体" w:hint="eastAsia"/>
                <w:color w:val="000000"/>
                <w:szCs w:val="21"/>
              </w:rPr>
              <w:t>打印类型</w:t>
            </w:r>
          </w:p>
        </w:tc>
        <w:tc>
          <w:tcPr>
            <w:tcW w:w="1565" w:type="dxa"/>
            <w:tcBorders>
              <w:left w:val="single" w:sz="4" w:space="0" w:color="auto"/>
            </w:tcBorders>
            <w:vAlign w:val="center"/>
          </w:tcPr>
          <w:p w14:paraId="0985D7DC" w14:textId="77777777" w:rsidR="003843EA" w:rsidRDefault="00A21561">
            <w:pPr>
              <w:jc w:val="center"/>
              <w:rPr>
                <w:rFonts w:ascii="黑体"/>
              </w:rPr>
            </w:pPr>
            <w:r>
              <w:rPr>
                <w:rFonts w:ascii="黑体"/>
              </w:rPr>
              <w:t>1</w:t>
            </w:r>
          </w:p>
        </w:tc>
        <w:tc>
          <w:tcPr>
            <w:tcW w:w="4161" w:type="dxa"/>
          </w:tcPr>
          <w:p w14:paraId="6EB6D6BB" w14:textId="77777777" w:rsidR="003843EA" w:rsidRDefault="00A21561">
            <w:pPr>
              <w:rPr>
                <w:rFonts w:ascii="黑体"/>
                <w:color w:val="000000"/>
                <w:szCs w:val="21"/>
              </w:rPr>
            </w:pPr>
            <w:ins w:id="1081" w:author="Administrator" w:date="2019-01-28T09:25:00Z">
              <w:r>
                <w:rPr>
                  <w:rFonts w:ascii="黑体"/>
                  <w:color w:val="000000"/>
                  <w:szCs w:val="21"/>
                </w:rPr>
                <w:t>0x</w:t>
              </w:r>
            </w:ins>
            <w:r>
              <w:rPr>
                <w:rFonts w:ascii="黑体" w:hint="eastAsia"/>
                <w:color w:val="000000"/>
                <w:szCs w:val="21"/>
              </w:rPr>
              <w:t>01</w:t>
            </w:r>
            <w:ins w:id="1082" w:author="Administrator" w:date="2019-01-28T09:25:00Z">
              <w:r>
                <w:rPr>
                  <w:rFonts w:ascii="黑体"/>
                  <w:color w:val="000000"/>
                  <w:szCs w:val="21"/>
                </w:rPr>
                <w:t xml:space="preserve"> </w:t>
              </w:r>
            </w:ins>
            <w:ins w:id="1083" w:author="Administrator" w:date="2019-01-28T09:26:00Z">
              <w:r>
                <w:rPr>
                  <w:rFonts w:ascii="黑体" w:hint="eastAsia"/>
                  <w:color w:val="000000"/>
                  <w:szCs w:val="21"/>
                </w:rPr>
                <w:t>TTF打印模式</w:t>
              </w:r>
            </w:ins>
          </w:p>
        </w:tc>
      </w:tr>
      <w:tr w:rsidR="003843EA" w14:paraId="215B8D68" w14:textId="77777777">
        <w:trPr>
          <w:trHeight w:val="425"/>
          <w:jc w:val="right"/>
        </w:trPr>
        <w:tc>
          <w:tcPr>
            <w:tcW w:w="452" w:type="dxa"/>
            <w:tcBorders>
              <w:right w:val="single" w:sz="4" w:space="0" w:color="auto"/>
            </w:tcBorders>
            <w:vAlign w:val="center"/>
          </w:tcPr>
          <w:p w14:paraId="1FDFCD20" w14:textId="77777777" w:rsidR="003843EA" w:rsidRDefault="00A21561">
            <w:pPr>
              <w:jc w:val="center"/>
              <w:rPr>
                <w:rFonts w:ascii="黑体"/>
              </w:rPr>
            </w:pPr>
            <w:r>
              <w:rPr>
                <w:rFonts w:ascii="黑体" w:hint="eastAsia"/>
              </w:rPr>
              <w:t>2</w:t>
            </w:r>
          </w:p>
        </w:tc>
        <w:tc>
          <w:tcPr>
            <w:tcW w:w="2344" w:type="dxa"/>
            <w:tcBorders>
              <w:left w:val="single" w:sz="4" w:space="0" w:color="auto"/>
              <w:right w:val="single" w:sz="4" w:space="0" w:color="auto"/>
            </w:tcBorders>
            <w:vAlign w:val="center"/>
          </w:tcPr>
          <w:p w14:paraId="67CD17DE" w14:textId="77777777" w:rsidR="003843EA" w:rsidRDefault="00A21561">
            <w:pPr>
              <w:rPr>
                <w:rFonts w:ascii="黑体"/>
                <w:b/>
                <w:szCs w:val="21"/>
              </w:rPr>
            </w:pPr>
            <w:commentRangeStart w:id="1084"/>
            <w:r>
              <w:rPr>
                <w:rFonts w:ascii="黑体"/>
                <w:color w:val="000000"/>
                <w:szCs w:val="21"/>
              </w:rPr>
              <w:t>DATA</w:t>
            </w:r>
          </w:p>
        </w:tc>
        <w:tc>
          <w:tcPr>
            <w:tcW w:w="1565" w:type="dxa"/>
            <w:tcBorders>
              <w:left w:val="single" w:sz="4" w:space="0" w:color="auto"/>
            </w:tcBorders>
            <w:vAlign w:val="center"/>
          </w:tcPr>
          <w:p w14:paraId="42199848" w14:textId="77777777" w:rsidR="003843EA" w:rsidRDefault="00A21561">
            <w:pPr>
              <w:jc w:val="center"/>
              <w:rPr>
                <w:rFonts w:ascii="黑体"/>
              </w:rPr>
            </w:pPr>
            <w:r>
              <w:rPr>
                <w:rFonts w:ascii="黑体"/>
              </w:rPr>
              <w:t>LL..</w:t>
            </w:r>
            <w:r>
              <w:rPr>
                <w:rFonts w:ascii="黑体" w:hint="eastAsia"/>
              </w:rPr>
              <w:t>4000</w:t>
            </w:r>
            <w:commentRangeEnd w:id="1084"/>
            <w:r>
              <w:commentReference w:id="1084"/>
            </w:r>
          </w:p>
        </w:tc>
        <w:tc>
          <w:tcPr>
            <w:tcW w:w="4161" w:type="dxa"/>
          </w:tcPr>
          <w:p w14:paraId="51220661" w14:textId="77777777" w:rsidR="003843EA" w:rsidRDefault="003843EA">
            <w:pPr>
              <w:rPr>
                <w:rFonts w:ascii="黑体"/>
                <w:color w:val="000000"/>
                <w:szCs w:val="21"/>
              </w:rPr>
            </w:pPr>
          </w:p>
        </w:tc>
      </w:tr>
      <w:tr w:rsidR="003843EA" w14:paraId="51B1261B" w14:textId="77777777">
        <w:trPr>
          <w:trHeight w:val="404"/>
          <w:jc w:val="right"/>
        </w:trPr>
        <w:tc>
          <w:tcPr>
            <w:tcW w:w="452" w:type="dxa"/>
            <w:tcBorders>
              <w:bottom w:val="single" w:sz="4" w:space="0" w:color="auto"/>
              <w:right w:val="single" w:sz="4" w:space="0" w:color="auto"/>
            </w:tcBorders>
            <w:vAlign w:val="center"/>
          </w:tcPr>
          <w:p w14:paraId="504CA446" w14:textId="77777777" w:rsidR="003843EA" w:rsidRDefault="00A21561">
            <w:pPr>
              <w:jc w:val="center"/>
              <w:rPr>
                <w:rFonts w:ascii="黑体"/>
              </w:rPr>
            </w:pPr>
            <w:r>
              <w:rPr>
                <w:rFonts w:ascii="黑体" w:hint="eastAsia"/>
              </w:rPr>
              <w:t>3</w:t>
            </w:r>
          </w:p>
        </w:tc>
        <w:tc>
          <w:tcPr>
            <w:tcW w:w="2344" w:type="dxa"/>
            <w:tcBorders>
              <w:left w:val="single" w:sz="4" w:space="0" w:color="auto"/>
              <w:bottom w:val="single" w:sz="4" w:space="0" w:color="auto"/>
              <w:right w:val="single" w:sz="4" w:space="0" w:color="auto"/>
            </w:tcBorders>
            <w:vAlign w:val="center"/>
          </w:tcPr>
          <w:p w14:paraId="2746F4F0" w14:textId="77777777" w:rsidR="003843EA" w:rsidRDefault="00A21561">
            <w:pPr>
              <w:rPr>
                <w:rFonts w:ascii="黑体"/>
                <w:color w:val="000000"/>
                <w:szCs w:val="21"/>
              </w:rPr>
            </w:pPr>
            <w:r>
              <w:rPr>
                <w:rFonts w:ascii="黑体"/>
                <w:color w:val="000000"/>
                <w:szCs w:val="21"/>
              </w:rPr>
              <w:t>reserve</w:t>
            </w:r>
          </w:p>
        </w:tc>
        <w:tc>
          <w:tcPr>
            <w:tcW w:w="1565" w:type="dxa"/>
            <w:tcBorders>
              <w:left w:val="single" w:sz="4" w:space="0" w:color="auto"/>
              <w:bottom w:val="single" w:sz="4" w:space="0" w:color="auto"/>
            </w:tcBorders>
            <w:vAlign w:val="center"/>
          </w:tcPr>
          <w:p w14:paraId="682F570E" w14:textId="77777777" w:rsidR="003843EA" w:rsidRDefault="00A21561">
            <w:pPr>
              <w:jc w:val="center"/>
              <w:rPr>
                <w:rFonts w:ascii="黑体"/>
              </w:rPr>
            </w:pPr>
            <w:r>
              <w:rPr>
                <w:rFonts w:ascii="黑体" w:hint="eastAsia"/>
              </w:rPr>
              <w:t>1</w:t>
            </w:r>
          </w:p>
        </w:tc>
        <w:tc>
          <w:tcPr>
            <w:tcW w:w="4161" w:type="dxa"/>
            <w:tcBorders>
              <w:bottom w:val="single" w:sz="4" w:space="0" w:color="auto"/>
            </w:tcBorders>
          </w:tcPr>
          <w:p w14:paraId="7B2B92F1" w14:textId="77777777" w:rsidR="003843EA" w:rsidRDefault="00A21561">
            <w:pPr>
              <w:rPr>
                <w:rFonts w:ascii="黑体"/>
                <w:color w:val="000000"/>
                <w:szCs w:val="21"/>
              </w:rPr>
            </w:pPr>
            <w:r>
              <w:rPr>
                <w:rFonts w:ascii="黑体" w:hint="eastAsia"/>
                <w:color w:val="000000"/>
                <w:szCs w:val="21"/>
              </w:rPr>
              <w:t>预留</w:t>
            </w:r>
          </w:p>
        </w:tc>
      </w:tr>
    </w:tbl>
    <w:p w14:paraId="140FABB5" w14:textId="77777777" w:rsidR="003843EA" w:rsidRDefault="003843EA">
      <w:pPr>
        <w:pStyle w:val="MyText"/>
        <w:spacing w:line="276" w:lineRule="auto"/>
        <w:ind w:left="0"/>
      </w:pPr>
    </w:p>
    <w:p w14:paraId="383B06B0" w14:textId="77777777" w:rsidR="003843EA" w:rsidRDefault="00A21561">
      <w:pPr>
        <w:pStyle w:val="MyText"/>
        <w:numPr>
          <w:ilvl w:val="0"/>
          <w:numId w:val="4"/>
        </w:numPr>
        <w:spacing w:line="276" w:lineRule="auto"/>
      </w:pPr>
      <w:r>
        <w:rPr>
          <w:rFonts w:hint="eastAsia"/>
        </w:rPr>
        <w:t>输出数据：</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09FBC309" w14:textId="77777777">
        <w:trPr>
          <w:jc w:val="right"/>
        </w:trPr>
        <w:tc>
          <w:tcPr>
            <w:tcW w:w="452" w:type="dxa"/>
            <w:tcBorders>
              <w:right w:val="single" w:sz="4" w:space="0" w:color="auto"/>
            </w:tcBorders>
            <w:shd w:val="clear" w:color="auto" w:fill="E6E6E6"/>
          </w:tcPr>
          <w:p w14:paraId="4B7C4FCD" w14:textId="77777777" w:rsidR="003843EA" w:rsidRDefault="00A21561">
            <w:pPr>
              <w:jc w:val="center"/>
              <w:rPr>
                <w:rFonts w:ascii="黑体"/>
                <w:b/>
              </w:rPr>
            </w:pPr>
            <w:r>
              <w:rPr>
                <w:rFonts w:ascii="黑体"/>
                <w:b/>
              </w:rPr>
              <w:t>ID</w:t>
            </w:r>
          </w:p>
        </w:tc>
        <w:tc>
          <w:tcPr>
            <w:tcW w:w="2344" w:type="dxa"/>
            <w:tcBorders>
              <w:left w:val="single" w:sz="4" w:space="0" w:color="auto"/>
              <w:right w:val="single" w:sz="4" w:space="0" w:color="auto"/>
            </w:tcBorders>
            <w:shd w:val="clear" w:color="auto" w:fill="E6E6E6"/>
          </w:tcPr>
          <w:p w14:paraId="7B0E3859" w14:textId="77777777" w:rsidR="003843EA" w:rsidRDefault="00A21561">
            <w:pPr>
              <w:jc w:val="center"/>
              <w:rPr>
                <w:rFonts w:ascii="黑体"/>
                <w:b/>
              </w:rPr>
            </w:pPr>
            <w:r>
              <w:rPr>
                <w:rFonts w:ascii="黑体" w:hint="eastAsia"/>
                <w:b/>
                <w:szCs w:val="21"/>
              </w:rPr>
              <w:t>数据域</w:t>
            </w:r>
          </w:p>
        </w:tc>
        <w:tc>
          <w:tcPr>
            <w:tcW w:w="1092" w:type="dxa"/>
            <w:tcBorders>
              <w:left w:val="single" w:sz="4" w:space="0" w:color="auto"/>
            </w:tcBorders>
            <w:shd w:val="clear" w:color="auto" w:fill="E6E6E6"/>
          </w:tcPr>
          <w:p w14:paraId="6B94961B" w14:textId="77777777" w:rsidR="003843EA" w:rsidRDefault="00A21561">
            <w:pPr>
              <w:jc w:val="center"/>
              <w:rPr>
                <w:rFonts w:ascii="黑体"/>
                <w:b/>
              </w:rPr>
            </w:pPr>
            <w:r>
              <w:rPr>
                <w:rFonts w:ascii="黑体" w:hint="eastAsia"/>
                <w:b/>
              </w:rPr>
              <w:t>长度</w:t>
            </w:r>
          </w:p>
        </w:tc>
        <w:tc>
          <w:tcPr>
            <w:tcW w:w="4634" w:type="dxa"/>
            <w:shd w:val="clear" w:color="auto" w:fill="E6E6E6"/>
          </w:tcPr>
          <w:p w14:paraId="3E4F79AD" w14:textId="77777777" w:rsidR="003843EA" w:rsidRDefault="00A21561">
            <w:pPr>
              <w:ind w:firstLine="420"/>
              <w:jc w:val="center"/>
              <w:rPr>
                <w:rFonts w:ascii="黑体"/>
                <w:b/>
              </w:rPr>
            </w:pPr>
            <w:r>
              <w:rPr>
                <w:rFonts w:ascii="黑体" w:hint="eastAsia"/>
                <w:b/>
              </w:rPr>
              <w:t>备注</w:t>
            </w:r>
          </w:p>
        </w:tc>
      </w:tr>
      <w:tr w:rsidR="003843EA" w14:paraId="5CDFBA13" w14:textId="77777777">
        <w:trPr>
          <w:jc w:val="right"/>
        </w:trPr>
        <w:tc>
          <w:tcPr>
            <w:tcW w:w="452" w:type="dxa"/>
            <w:tcBorders>
              <w:right w:val="single" w:sz="4" w:space="0" w:color="auto"/>
            </w:tcBorders>
            <w:vAlign w:val="center"/>
          </w:tcPr>
          <w:p w14:paraId="1A75D3F0" w14:textId="77777777" w:rsidR="003843EA" w:rsidRDefault="00A21561">
            <w:pPr>
              <w:jc w:val="center"/>
              <w:rPr>
                <w:rFonts w:ascii="黑体"/>
              </w:rPr>
            </w:pPr>
            <w:r>
              <w:rPr>
                <w:rFonts w:ascii="黑体"/>
              </w:rPr>
              <w:t>1</w:t>
            </w:r>
          </w:p>
        </w:tc>
        <w:tc>
          <w:tcPr>
            <w:tcW w:w="2344" w:type="dxa"/>
            <w:tcBorders>
              <w:left w:val="single" w:sz="4" w:space="0" w:color="auto"/>
              <w:right w:val="single" w:sz="4" w:space="0" w:color="auto"/>
            </w:tcBorders>
            <w:vAlign w:val="center"/>
          </w:tcPr>
          <w:p w14:paraId="35506359" w14:textId="77777777" w:rsidR="003843EA" w:rsidRDefault="00A21561">
            <w:pPr>
              <w:jc w:val="center"/>
              <w:rPr>
                <w:rFonts w:ascii="黑体"/>
              </w:rPr>
            </w:pPr>
            <w:r>
              <w:rPr>
                <w:rFonts w:ascii="黑体" w:hint="eastAsia"/>
              </w:rPr>
              <w:t>应答码</w:t>
            </w:r>
          </w:p>
        </w:tc>
        <w:tc>
          <w:tcPr>
            <w:tcW w:w="1092" w:type="dxa"/>
            <w:tcBorders>
              <w:left w:val="single" w:sz="4" w:space="0" w:color="auto"/>
            </w:tcBorders>
            <w:vAlign w:val="center"/>
          </w:tcPr>
          <w:p w14:paraId="680019E8" w14:textId="77777777" w:rsidR="003843EA" w:rsidRDefault="00A21561">
            <w:pPr>
              <w:jc w:val="center"/>
              <w:rPr>
                <w:rFonts w:ascii="黑体"/>
              </w:rPr>
            </w:pPr>
            <w:r>
              <w:rPr>
                <w:rFonts w:ascii="黑体"/>
              </w:rPr>
              <w:t>2</w:t>
            </w:r>
          </w:p>
        </w:tc>
        <w:tc>
          <w:tcPr>
            <w:tcW w:w="4634" w:type="dxa"/>
          </w:tcPr>
          <w:p w14:paraId="66EECB8B" w14:textId="77777777" w:rsidR="003843EA" w:rsidRDefault="00A21561">
            <w:pPr>
              <w:rPr>
                <w:rFonts w:ascii="黑体"/>
              </w:rPr>
            </w:pPr>
            <w:r>
              <w:rPr>
                <w:rFonts w:ascii="黑体" w:hint="eastAsia"/>
              </w:rPr>
              <w:t>“</w:t>
            </w:r>
            <w:r>
              <w:rPr>
                <w:rFonts w:ascii="黑体"/>
              </w:rPr>
              <w:t>00</w:t>
            </w:r>
            <w:r>
              <w:rPr>
                <w:rFonts w:ascii="黑体"/>
              </w:rPr>
              <w:t>”</w:t>
            </w:r>
            <w:r>
              <w:rPr>
                <w:rFonts w:ascii="黑体"/>
              </w:rPr>
              <w:t xml:space="preserve"> 打印成功</w:t>
            </w:r>
          </w:p>
          <w:p w14:paraId="720393C5" w14:textId="77777777" w:rsidR="003843EA" w:rsidRDefault="00A21561">
            <w:pPr>
              <w:rPr>
                <w:del w:id="1085" w:author="zheng" w:date="2017-01-06T15:22:00Z"/>
                <w:rFonts w:ascii="黑体"/>
              </w:rPr>
              <w:pPrChange w:id="1086" w:author="林思" w:date="2017-04-01T14:20:00Z">
                <w:pPr>
                  <w:ind w:firstLineChars="50" w:firstLine="105"/>
                </w:pPr>
              </w:pPrChange>
            </w:pPr>
            <w:del w:id="1087" w:author="林思" w:date="2017-04-01T14:20:00Z">
              <w:r>
                <w:rPr>
                  <w:rFonts w:ascii="黑体"/>
                </w:rPr>
                <w:delText>”</w:delText>
              </w:r>
            </w:del>
            <w:ins w:id="1088" w:author="林思" w:date="2017-04-01T14:20:00Z">
              <w:r>
                <w:rPr>
                  <w:rFonts w:ascii="黑体" w:hint="eastAsia"/>
                </w:rPr>
                <w:t>“</w:t>
              </w:r>
            </w:ins>
            <w:r>
              <w:rPr>
                <w:rFonts w:ascii="黑体"/>
              </w:rPr>
              <w:t>01</w:t>
            </w:r>
            <w:ins w:id="1089" w:author="林思" w:date="2017-04-01T14:20:00Z">
              <w:r>
                <w:rPr>
                  <w:rFonts w:ascii="黑体" w:hint="eastAsia"/>
                </w:rPr>
                <w:t>”</w:t>
              </w:r>
            </w:ins>
            <w:del w:id="1090" w:author="林思" w:date="2017-04-01T14:20:00Z">
              <w:r>
                <w:rPr>
                  <w:rFonts w:ascii="黑体"/>
                </w:rPr>
                <w:delText>“</w:delText>
              </w:r>
            </w:del>
            <w:r>
              <w:rPr>
                <w:rFonts w:ascii="黑体" w:hint="eastAsia"/>
              </w:rPr>
              <w:t>打印失败</w:t>
            </w:r>
          </w:p>
          <w:p w14:paraId="0E48EB93" w14:textId="77777777" w:rsidR="003843EA" w:rsidRDefault="003843EA">
            <w:pPr>
              <w:rPr>
                <w:ins w:id="1091" w:author="林思" w:date="2017-04-01T14:20:00Z"/>
                <w:rFonts w:ascii="黑体"/>
                <w:b/>
                <w:bCs/>
              </w:rPr>
              <w:pPrChange w:id="1092" w:author="林思" w:date="2017-04-01T14:20:00Z">
                <w:pPr>
                  <w:ind w:firstLineChars="50" w:firstLine="105"/>
                </w:pPr>
              </w:pPrChange>
            </w:pPr>
          </w:p>
          <w:p w14:paraId="1E821562" w14:textId="77777777" w:rsidR="003843EA" w:rsidRDefault="00A21561">
            <w:pPr>
              <w:ind w:firstLineChars="50" w:firstLine="105"/>
              <w:rPr>
                <w:del w:id="1093" w:author="zheng" w:date="2017-01-06T15:22:00Z"/>
                <w:rFonts w:ascii="黑体"/>
              </w:rPr>
              <w:pPrChange w:id="1094" w:author="zheng" w:date="2017-01-06T15:22:00Z">
                <w:pPr/>
              </w:pPrChange>
            </w:pPr>
            <w:del w:id="1095" w:author="zheng" w:date="2017-01-06T15:22:00Z">
              <w:r>
                <w:rPr>
                  <w:rFonts w:ascii="黑体" w:hint="eastAsia"/>
                </w:rPr>
                <w:delText>“</w:delText>
              </w:r>
              <w:r>
                <w:rPr>
                  <w:rFonts w:ascii="黑体"/>
                </w:rPr>
                <w:delText>02</w:delText>
              </w:r>
              <w:r>
                <w:rPr>
                  <w:rFonts w:ascii="黑体"/>
                </w:rPr>
                <w:delText>”</w:delText>
              </w:r>
              <w:r>
                <w:rPr>
                  <w:rFonts w:ascii="黑体"/>
                </w:rPr>
                <w:delText>通用错误</w:delText>
              </w:r>
            </w:del>
          </w:p>
          <w:p w14:paraId="7F7B262B" w14:textId="77777777" w:rsidR="003843EA" w:rsidRDefault="00A21561">
            <w:pPr>
              <w:ind w:firstLineChars="50" w:firstLine="105"/>
              <w:rPr>
                <w:rFonts w:ascii="黑体"/>
              </w:rPr>
            </w:pPr>
            <w:r>
              <w:rPr>
                <w:rFonts w:ascii="黑体"/>
                <w:szCs w:val="21"/>
              </w:rPr>
              <w:t>“</w:t>
            </w:r>
            <w:r>
              <w:rPr>
                <w:rFonts w:ascii="黑体"/>
                <w:szCs w:val="21"/>
              </w:rPr>
              <w:t>0</w:t>
            </w:r>
            <w:r>
              <w:rPr>
                <w:rFonts w:ascii="黑体" w:hint="eastAsia"/>
                <w:szCs w:val="21"/>
              </w:rPr>
              <w:t>2</w:t>
            </w:r>
            <w:r>
              <w:rPr>
                <w:rFonts w:ascii="黑体"/>
                <w:szCs w:val="21"/>
              </w:rPr>
              <w:t>”</w:t>
            </w:r>
            <w:r>
              <w:rPr>
                <w:rFonts w:ascii="黑体"/>
                <w:szCs w:val="21"/>
              </w:rPr>
              <w:t xml:space="preserve"> </w:t>
            </w:r>
            <w:r>
              <w:rPr>
                <w:rFonts w:ascii="黑体" w:hint="eastAsia"/>
                <w:szCs w:val="21"/>
              </w:rPr>
              <w:t>参数错误</w:t>
            </w:r>
          </w:p>
          <w:p w14:paraId="32742A18" w14:textId="77777777" w:rsidR="003843EA" w:rsidRDefault="00A21561">
            <w:pPr>
              <w:ind w:firstLineChars="50" w:firstLine="105"/>
              <w:rPr>
                <w:rFonts w:ascii="黑体"/>
                <w:b/>
                <w:bCs/>
                <w:szCs w:val="21"/>
              </w:rPr>
            </w:pPr>
            <w:r>
              <w:rPr>
                <w:rFonts w:ascii="黑体"/>
                <w:szCs w:val="21"/>
              </w:rPr>
              <w:t>“</w:t>
            </w:r>
            <w:r>
              <w:rPr>
                <w:rFonts w:ascii="黑体"/>
                <w:szCs w:val="21"/>
              </w:rPr>
              <w:t>0</w:t>
            </w:r>
            <w:r>
              <w:rPr>
                <w:rFonts w:ascii="黑体" w:hint="eastAsia"/>
                <w:szCs w:val="21"/>
              </w:rPr>
              <w:t>3</w:t>
            </w:r>
            <w:r>
              <w:rPr>
                <w:rFonts w:ascii="黑体"/>
                <w:szCs w:val="21"/>
              </w:rPr>
              <w:t>”</w:t>
            </w:r>
            <w:r>
              <w:rPr>
                <w:rFonts w:ascii="黑体" w:hint="eastAsia"/>
                <w:szCs w:val="21"/>
              </w:rPr>
              <w:t xml:space="preserve"> 文件路径非法</w:t>
            </w:r>
          </w:p>
          <w:p w14:paraId="2D7FB8E8" w14:textId="77777777" w:rsidR="003843EA" w:rsidRDefault="00A21561">
            <w:pPr>
              <w:ind w:firstLineChars="50" w:firstLine="105"/>
              <w:rPr>
                <w:del w:id="1096" w:author="zheng" w:date="2017-01-06T15:22:00Z"/>
                <w:rFonts w:ascii="黑体"/>
                <w:b/>
                <w:bCs/>
                <w:szCs w:val="21"/>
              </w:rPr>
            </w:pPr>
            <w:del w:id="1097" w:author="zheng" w:date="2017-01-06T15:22:00Z">
              <w:r>
                <w:rPr>
                  <w:rFonts w:ascii="黑体"/>
                  <w:szCs w:val="21"/>
                </w:rPr>
                <w:delText>“</w:delText>
              </w:r>
              <w:r>
                <w:rPr>
                  <w:rFonts w:ascii="黑体"/>
                  <w:szCs w:val="21"/>
                </w:rPr>
                <w:delText>40</w:delText>
              </w:r>
              <w:r>
                <w:rPr>
                  <w:rFonts w:ascii="黑体"/>
                  <w:szCs w:val="21"/>
                </w:rPr>
                <w:delText>”</w:delText>
              </w:r>
              <w:r>
                <w:rPr>
                  <w:rFonts w:ascii="黑体" w:hint="eastAsia"/>
                  <w:szCs w:val="21"/>
                </w:rPr>
                <w:delText>Flash读写错误</w:delText>
              </w:r>
            </w:del>
          </w:p>
          <w:p w14:paraId="17E55C1F" w14:textId="77777777" w:rsidR="003843EA" w:rsidRDefault="00A21561">
            <w:pPr>
              <w:ind w:firstLineChars="50" w:firstLine="105"/>
              <w:rPr>
                <w:rFonts w:ascii="黑体"/>
                <w:szCs w:val="21"/>
              </w:rPr>
            </w:pPr>
            <w:r>
              <w:rPr>
                <w:rFonts w:ascii="黑体"/>
                <w:szCs w:val="21"/>
              </w:rPr>
              <w:t>“</w:t>
            </w:r>
            <w:r>
              <w:rPr>
                <w:rFonts w:ascii="黑体" w:hint="eastAsia"/>
                <w:szCs w:val="21"/>
              </w:rPr>
              <w:t>04</w:t>
            </w:r>
            <w:r>
              <w:rPr>
                <w:rFonts w:ascii="黑体"/>
                <w:szCs w:val="21"/>
              </w:rPr>
              <w:t>”</w:t>
            </w:r>
            <w:r>
              <w:rPr>
                <w:rFonts w:ascii="黑体"/>
                <w:szCs w:val="21"/>
              </w:rPr>
              <w:t xml:space="preserve"> </w:t>
            </w:r>
            <w:del w:id="1098" w:author="林思" w:date="2017-04-01T14:20:00Z">
              <w:r>
                <w:rPr>
                  <w:rFonts w:ascii="黑体"/>
                </w:rPr>
                <w:delText>“</w:delText>
              </w:r>
            </w:del>
            <w:r>
              <w:rPr>
                <w:rFonts w:ascii="黑体" w:hint="eastAsia"/>
              </w:rPr>
              <w:t>打印机</w:t>
            </w:r>
            <w:r>
              <w:rPr>
                <w:rFonts w:ascii="黑体" w:hint="eastAsia"/>
                <w:szCs w:val="21"/>
              </w:rPr>
              <w:t>忙</w:t>
            </w:r>
          </w:p>
          <w:p w14:paraId="550BE1CF" w14:textId="77777777" w:rsidR="003843EA" w:rsidRDefault="00A21561">
            <w:pPr>
              <w:ind w:firstLineChars="50" w:firstLine="105"/>
              <w:rPr>
                <w:rFonts w:ascii="黑体"/>
                <w:b/>
                <w:bCs/>
              </w:rPr>
            </w:pPr>
            <w:r>
              <w:rPr>
                <w:rFonts w:ascii="黑体"/>
              </w:rPr>
              <w:t>“</w:t>
            </w:r>
            <w:r>
              <w:rPr>
                <w:rFonts w:ascii="黑体" w:hint="eastAsia"/>
              </w:rPr>
              <w:t>05</w:t>
            </w:r>
            <w:r>
              <w:rPr>
                <w:rFonts w:ascii="黑体"/>
              </w:rPr>
              <w:t>”</w:t>
            </w:r>
            <w:r>
              <w:rPr>
                <w:rFonts w:ascii="黑体"/>
              </w:rPr>
              <w:t xml:space="preserve"> </w:t>
            </w:r>
            <w:r>
              <w:rPr>
                <w:rFonts w:ascii="黑体" w:hint="eastAsia"/>
              </w:rPr>
              <w:t>缺纸</w:t>
            </w:r>
          </w:p>
          <w:p w14:paraId="43E2A627" w14:textId="77777777" w:rsidR="003843EA" w:rsidRDefault="00A21561">
            <w:pPr>
              <w:rPr>
                <w:del w:id="1099" w:author="zheng" w:date="2017-01-06T15:23:00Z"/>
                <w:rFonts w:ascii="黑体"/>
              </w:rPr>
            </w:pPr>
            <w:del w:id="1100" w:author="zheng" w:date="2017-01-06T15:23:00Z">
              <w:r>
                <w:rPr>
                  <w:rFonts w:ascii="黑体" w:hint="eastAsia"/>
                </w:rPr>
                <w:delText>“</w:delText>
              </w:r>
              <w:r>
                <w:rPr>
                  <w:rFonts w:ascii="黑体"/>
                </w:rPr>
                <w:delText>42</w:delText>
              </w:r>
              <w:r>
                <w:rPr>
                  <w:rFonts w:ascii="黑体"/>
                </w:rPr>
                <w:delText>”</w:delText>
              </w:r>
              <w:r>
                <w:rPr>
                  <w:rFonts w:ascii="黑体"/>
                </w:rPr>
                <w:delText>错误算法标识</w:delText>
              </w:r>
            </w:del>
          </w:p>
          <w:p w14:paraId="690D0BD8" w14:textId="77777777" w:rsidR="003843EA" w:rsidRDefault="00A21561">
            <w:pPr>
              <w:rPr>
                <w:del w:id="1101" w:author="zheng" w:date="2017-01-06T15:23:00Z"/>
                <w:rFonts w:ascii="黑体"/>
              </w:rPr>
            </w:pPr>
            <w:del w:id="1102" w:author="zheng" w:date="2017-01-06T15:23:00Z">
              <w:r>
                <w:rPr>
                  <w:rFonts w:ascii="黑体" w:hint="eastAsia"/>
                </w:rPr>
                <w:delText>“</w:delText>
              </w:r>
              <w:r>
                <w:rPr>
                  <w:rFonts w:ascii="黑体"/>
                </w:rPr>
                <w:delText>43</w:delText>
              </w:r>
              <w:r>
                <w:rPr>
                  <w:rFonts w:ascii="黑体"/>
                </w:rPr>
                <w:delText>”</w:delText>
              </w:r>
              <w:r>
                <w:rPr>
                  <w:rFonts w:ascii="黑体"/>
                </w:rPr>
                <w:delText>错误密钥</w:delText>
              </w:r>
              <w:r>
                <w:rPr>
                  <w:rFonts w:ascii="黑体" w:hint="eastAsia"/>
                </w:rPr>
                <w:delText>ID</w:delText>
              </w:r>
            </w:del>
          </w:p>
          <w:p w14:paraId="348C49F7" w14:textId="77777777" w:rsidR="003843EA" w:rsidRDefault="00A21561">
            <w:pPr>
              <w:rPr>
                <w:ins w:id="1103" w:author="Administrator" w:date="2018-10-25T15:58:00Z"/>
                <w:rFonts w:ascii="黑体"/>
              </w:rPr>
            </w:pPr>
            <w:r>
              <w:rPr>
                <w:rFonts w:ascii="黑体" w:hint="eastAsia"/>
              </w:rPr>
              <w:t>“06</w:t>
            </w:r>
            <w:r>
              <w:rPr>
                <w:rFonts w:ascii="黑体"/>
              </w:rPr>
              <w:t>”</w:t>
            </w:r>
            <w:r>
              <w:rPr>
                <w:rFonts w:ascii="黑体"/>
              </w:rPr>
              <w:t xml:space="preserve"> </w:t>
            </w:r>
            <w:del w:id="1104" w:author="林思" w:date="2017-04-01T14:20:00Z">
              <w:r>
                <w:rPr>
                  <w:rFonts w:ascii="黑体"/>
                </w:rPr>
                <w:delText>“</w:delText>
              </w:r>
            </w:del>
            <w:r>
              <w:rPr>
                <w:rFonts w:ascii="黑体" w:hint="eastAsia"/>
              </w:rPr>
              <w:t>打印机过热</w:t>
            </w:r>
          </w:p>
          <w:p w14:paraId="04FE632C" w14:textId="77777777" w:rsidR="003843EA" w:rsidRDefault="00A21561">
            <w:pPr>
              <w:rPr>
                <w:rFonts w:ascii="黑体"/>
                <w:color w:val="000000"/>
                <w:szCs w:val="21"/>
              </w:rPr>
            </w:pPr>
            <w:ins w:id="1105" w:author="Administrator" w:date="2018-10-25T15:58:00Z">
              <w:r>
                <w:rPr>
                  <w:rFonts w:ascii="黑体" w:hint="eastAsia"/>
                  <w:color w:val="000000"/>
                  <w:szCs w:val="21"/>
                </w:rPr>
                <w:t>“</w:t>
              </w:r>
            </w:ins>
            <w:r>
              <w:rPr>
                <w:rFonts w:ascii="黑体" w:hint="eastAsia"/>
                <w:color w:val="000000"/>
                <w:szCs w:val="21"/>
              </w:rPr>
              <w:t>07</w:t>
            </w:r>
            <w:ins w:id="1106" w:author="Administrator" w:date="2018-10-25T15:58:00Z">
              <w:r>
                <w:rPr>
                  <w:rFonts w:ascii="黑体" w:hint="eastAsia"/>
                  <w:color w:val="000000"/>
                  <w:szCs w:val="21"/>
                </w:rPr>
                <w:t>”</w:t>
              </w:r>
            </w:ins>
            <w:del w:id="1107" w:author="林思" w:date="2017-04-01T14:20:00Z">
              <w:r>
                <w:rPr>
                  <w:rFonts w:ascii="黑体"/>
                </w:rPr>
                <w:delText>“</w:delText>
              </w:r>
            </w:del>
            <w:r>
              <w:rPr>
                <w:rFonts w:ascii="黑体" w:hint="eastAsia"/>
              </w:rPr>
              <w:t>打印机</w:t>
            </w:r>
            <w:r>
              <w:rPr>
                <w:rFonts w:ascii="黑体" w:hint="eastAsia"/>
                <w:color w:val="000000"/>
                <w:szCs w:val="21"/>
              </w:rPr>
              <w:t>电压异常</w:t>
            </w:r>
          </w:p>
          <w:p w14:paraId="2E2F4BAD" w14:textId="77777777" w:rsidR="003843EA" w:rsidRDefault="00A21561">
            <w:pPr>
              <w:pStyle w:val="HTML"/>
              <w:shd w:val="clear" w:color="auto" w:fill="FFFFFF"/>
              <w:rPr>
                <w:ins w:id="1108" w:author="Administrator" w:date="2018-10-25T15:58:00Z"/>
                <w:rFonts w:ascii="黑体"/>
                <w:color w:val="000000"/>
                <w:szCs w:val="21"/>
              </w:rPr>
            </w:pPr>
            <w:ins w:id="1109" w:author="Administrator" w:date="2018-10-25T15:58:00Z">
              <w:r>
                <w:rPr>
                  <w:rFonts w:ascii="黑体" w:hint="eastAsia"/>
                  <w:color w:val="000000"/>
                  <w:szCs w:val="21"/>
                </w:rPr>
                <w:t>“</w:t>
              </w:r>
            </w:ins>
            <w:r>
              <w:rPr>
                <w:rFonts w:ascii="黑体" w:hint="eastAsia"/>
                <w:color w:val="000000"/>
                <w:szCs w:val="21"/>
              </w:rPr>
              <w:t>08</w:t>
            </w:r>
            <w:ins w:id="1110" w:author="Administrator" w:date="2018-10-25T15:58:00Z">
              <w:r>
                <w:rPr>
                  <w:rFonts w:ascii="黑体" w:hint="eastAsia"/>
                  <w:color w:val="000000"/>
                  <w:szCs w:val="21"/>
                </w:rPr>
                <w:t>”</w:t>
              </w:r>
            </w:ins>
            <w:del w:id="1111" w:author="林思" w:date="2017-04-01T14:20:00Z">
              <w:r>
                <w:rPr>
                  <w:rFonts w:ascii="黑体"/>
                </w:rPr>
                <w:delText>“</w:delText>
              </w:r>
            </w:del>
            <w:r>
              <w:rPr>
                <w:rFonts w:hint="eastAsia"/>
                <w:i/>
                <w:color w:val="808080"/>
                <w:sz w:val="22"/>
                <w:szCs w:val="22"/>
                <w:shd w:val="clear" w:color="auto" w:fill="FFFFFF"/>
              </w:rPr>
              <w:t>打印机故障</w:t>
            </w:r>
          </w:p>
          <w:p w14:paraId="67770AA1" w14:textId="77777777" w:rsidR="003843EA" w:rsidRDefault="00A21561">
            <w:pPr>
              <w:rPr>
                <w:rFonts w:ascii="黑体"/>
                <w:color w:val="000000"/>
                <w:szCs w:val="21"/>
              </w:rPr>
            </w:pPr>
            <w:ins w:id="1112" w:author="Administrator" w:date="2018-10-25T15:58:00Z">
              <w:r>
                <w:rPr>
                  <w:rFonts w:ascii="黑体" w:hint="eastAsia"/>
                  <w:color w:val="000000"/>
                  <w:szCs w:val="21"/>
                </w:rPr>
                <w:t>“</w:t>
              </w:r>
            </w:ins>
            <w:r>
              <w:rPr>
                <w:rFonts w:ascii="黑体" w:hint="eastAsia"/>
                <w:color w:val="000000"/>
                <w:szCs w:val="21"/>
              </w:rPr>
              <w:t>09</w:t>
            </w:r>
            <w:ins w:id="1113" w:author="Administrator" w:date="2018-10-25T15:58:00Z">
              <w:r>
                <w:rPr>
                  <w:rFonts w:ascii="黑体" w:hint="eastAsia"/>
                  <w:color w:val="000000"/>
                  <w:szCs w:val="21"/>
                </w:rPr>
                <w:t>”打印滚轴不在正确位置</w:t>
              </w:r>
            </w:ins>
          </w:p>
        </w:tc>
      </w:tr>
    </w:tbl>
    <w:p w14:paraId="0DF240D9" w14:textId="77777777" w:rsidR="003843EA" w:rsidRDefault="003843EA">
      <w:pPr>
        <w:pStyle w:val="MyText"/>
        <w:spacing w:line="276" w:lineRule="auto"/>
        <w:ind w:left="0"/>
      </w:pPr>
    </w:p>
    <w:p w14:paraId="21AE856C" w14:textId="77777777" w:rsidR="003843EA" w:rsidRDefault="00A21561">
      <w:pPr>
        <w:pStyle w:val="MyDoc111New"/>
        <w:rPr>
          <w:ins w:id="1114" w:author="Administrator" w:date="2018-10-15T20:17:00Z"/>
        </w:rPr>
      </w:pPr>
      <w:ins w:id="1115" w:author="Administrator" w:date="2018-10-15T20:17:00Z">
        <w:r>
          <w:rPr>
            <w:rFonts w:hint="eastAsia"/>
          </w:rPr>
          <w:t>切纸</w:t>
        </w:r>
        <w:r>
          <w:t>0x1B  0x</w:t>
        </w:r>
      </w:ins>
      <w:r>
        <w:rPr>
          <w:rFonts w:hint="eastAsia"/>
        </w:rPr>
        <w:t>04</w:t>
      </w:r>
    </w:p>
    <w:p w14:paraId="3F4149BD" w14:textId="77777777" w:rsidR="003843EA" w:rsidRDefault="00A21561">
      <w:pPr>
        <w:pStyle w:val="MyText"/>
        <w:spacing w:line="276" w:lineRule="auto"/>
        <w:ind w:firstLine="409"/>
        <w:rPr>
          <w:ins w:id="1116" w:author="Administrator" w:date="2018-10-15T20:17:00Z"/>
        </w:rPr>
      </w:pPr>
      <w:ins w:id="1117" w:author="Administrator" w:date="2018-10-15T20:17:00Z">
        <w:r>
          <w:rPr>
            <w:rFonts w:hint="eastAsia"/>
          </w:rPr>
          <w:t>指令号：</w:t>
        </w:r>
        <w:r>
          <w:t>0x1B  0x5</w:t>
        </w:r>
        <w:r>
          <w:rPr>
            <w:rFonts w:hint="eastAsia"/>
          </w:rPr>
          <w:t>6</w:t>
        </w:r>
      </w:ins>
    </w:p>
    <w:p w14:paraId="46B6B8C4" w14:textId="77777777" w:rsidR="003843EA" w:rsidRDefault="00A21561">
      <w:pPr>
        <w:pStyle w:val="MyText"/>
        <w:spacing w:line="276" w:lineRule="auto"/>
        <w:ind w:firstLine="409"/>
        <w:rPr>
          <w:ins w:id="1118" w:author="Administrator" w:date="2018-10-15T20:17:00Z"/>
        </w:rPr>
      </w:pPr>
      <w:ins w:id="1119" w:author="Administrator" w:date="2018-10-15T20:17:00Z">
        <w:r>
          <w:rPr>
            <w:rFonts w:hint="eastAsia"/>
          </w:rPr>
          <w:t>描述：切纸</w:t>
        </w:r>
      </w:ins>
    </w:p>
    <w:p w14:paraId="6ADB20A0" w14:textId="77777777" w:rsidR="003843EA" w:rsidRDefault="00A21561">
      <w:pPr>
        <w:pStyle w:val="MyText"/>
        <w:numPr>
          <w:ilvl w:val="0"/>
          <w:numId w:val="4"/>
        </w:numPr>
        <w:spacing w:line="276" w:lineRule="auto"/>
        <w:rPr>
          <w:ins w:id="1120" w:author="Administrator" w:date="2018-10-15T20:17:00Z"/>
        </w:rPr>
      </w:pPr>
      <w:ins w:id="1121" w:author="Administrator" w:date="2018-10-15T20:17:00Z">
        <w:r>
          <w:rPr>
            <w:rFonts w:hint="eastAsia"/>
          </w:rPr>
          <w:t>输入数据：</w:t>
        </w:r>
      </w:ins>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532116E5" w14:textId="77777777">
        <w:trPr>
          <w:jc w:val="right"/>
          <w:ins w:id="1122" w:author="Administrator" w:date="2018-10-15T20:17:00Z"/>
        </w:trPr>
        <w:tc>
          <w:tcPr>
            <w:tcW w:w="452" w:type="dxa"/>
            <w:tcBorders>
              <w:right w:val="single" w:sz="4" w:space="0" w:color="auto"/>
            </w:tcBorders>
            <w:shd w:val="clear" w:color="auto" w:fill="E6E6E6"/>
          </w:tcPr>
          <w:p w14:paraId="737F89C4" w14:textId="77777777" w:rsidR="003843EA" w:rsidRDefault="00A21561">
            <w:pPr>
              <w:jc w:val="center"/>
              <w:rPr>
                <w:ins w:id="1123" w:author="Administrator" w:date="2018-10-15T20:17:00Z"/>
                <w:rFonts w:ascii="黑体"/>
                <w:b/>
              </w:rPr>
            </w:pPr>
            <w:ins w:id="1124" w:author="Administrator" w:date="2018-10-15T20:17:00Z">
              <w:r>
                <w:rPr>
                  <w:rFonts w:ascii="黑体"/>
                  <w:b/>
                </w:rPr>
                <w:t>ID</w:t>
              </w:r>
            </w:ins>
          </w:p>
        </w:tc>
        <w:tc>
          <w:tcPr>
            <w:tcW w:w="2344" w:type="dxa"/>
            <w:tcBorders>
              <w:left w:val="single" w:sz="4" w:space="0" w:color="auto"/>
              <w:right w:val="single" w:sz="4" w:space="0" w:color="auto"/>
            </w:tcBorders>
            <w:shd w:val="clear" w:color="auto" w:fill="E6E6E6"/>
          </w:tcPr>
          <w:p w14:paraId="7ED516EA" w14:textId="77777777" w:rsidR="003843EA" w:rsidRDefault="00A21561">
            <w:pPr>
              <w:jc w:val="center"/>
              <w:rPr>
                <w:ins w:id="1125" w:author="Administrator" w:date="2018-10-15T20:17:00Z"/>
                <w:rFonts w:ascii="黑体"/>
                <w:b/>
              </w:rPr>
            </w:pPr>
            <w:ins w:id="1126" w:author="Administrator" w:date="2018-10-15T20:17:00Z">
              <w:r>
                <w:rPr>
                  <w:rFonts w:ascii="黑体" w:hint="eastAsia"/>
                  <w:b/>
                  <w:szCs w:val="21"/>
                </w:rPr>
                <w:t>数据域</w:t>
              </w:r>
            </w:ins>
          </w:p>
        </w:tc>
        <w:tc>
          <w:tcPr>
            <w:tcW w:w="1092" w:type="dxa"/>
            <w:tcBorders>
              <w:left w:val="single" w:sz="4" w:space="0" w:color="auto"/>
            </w:tcBorders>
            <w:shd w:val="clear" w:color="auto" w:fill="E6E6E6"/>
          </w:tcPr>
          <w:p w14:paraId="4FDD12CE" w14:textId="77777777" w:rsidR="003843EA" w:rsidRDefault="00A21561">
            <w:pPr>
              <w:jc w:val="center"/>
              <w:rPr>
                <w:ins w:id="1127" w:author="Administrator" w:date="2018-10-15T20:17:00Z"/>
                <w:rFonts w:ascii="黑体"/>
                <w:b/>
              </w:rPr>
            </w:pPr>
            <w:ins w:id="1128" w:author="Administrator" w:date="2018-10-15T20:17:00Z">
              <w:r>
                <w:rPr>
                  <w:rFonts w:ascii="黑体" w:hint="eastAsia"/>
                  <w:b/>
                </w:rPr>
                <w:t>长度</w:t>
              </w:r>
            </w:ins>
          </w:p>
        </w:tc>
        <w:tc>
          <w:tcPr>
            <w:tcW w:w="4634" w:type="dxa"/>
            <w:shd w:val="clear" w:color="auto" w:fill="E6E6E6"/>
          </w:tcPr>
          <w:p w14:paraId="6F275627" w14:textId="77777777" w:rsidR="003843EA" w:rsidRDefault="00A21561">
            <w:pPr>
              <w:ind w:firstLine="420"/>
              <w:jc w:val="center"/>
              <w:rPr>
                <w:ins w:id="1129" w:author="Administrator" w:date="2018-10-15T20:17:00Z"/>
                <w:rFonts w:ascii="黑体"/>
                <w:b/>
              </w:rPr>
            </w:pPr>
            <w:ins w:id="1130" w:author="Administrator" w:date="2018-10-15T20:17:00Z">
              <w:r>
                <w:rPr>
                  <w:rFonts w:ascii="黑体" w:hint="eastAsia"/>
                  <w:b/>
                </w:rPr>
                <w:t>备注</w:t>
              </w:r>
            </w:ins>
          </w:p>
        </w:tc>
      </w:tr>
    </w:tbl>
    <w:p w14:paraId="37782B6E" w14:textId="77777777" w:rsidR="003843EA" w:rsidRDefault="003843EA">
      <w:pPr>
        <w:rPr>
          <w:ins w:id="1131" w:author="Administrator" w:date="2018-10-15T20:17:00Z"/>
          <w:rFonts w:ascii="黑体"/>
          <w:b/>
          <w:szCs w:val="21"/>
        </w:rPr>
      </w:pPr>
    </w:p>
    <w:p w14:paraId="1826E571" w14:textId="77777777" w:rsidR="003843EA" w:rsidRDefault="00A21561">
      <w:pPr>
        <w:pStyle w:val="MyText"/>
        <w:numPr>
          <w:ilvl w:val="0"/>
          <w:numId w:val="4"/>
        </w:numPr>
        <w:spacing w:line="276" w:lineRule="auto"/>
        <w:rPr>
          <w:ins w:id="1132" w:author="Administrator" w:date="2018-10-15T20:17:00Z"/>
        </w:rPr>
      </w:pPr>
      <w:ins w:id="1133" w:author="Administrator" w:date="2018-10-15T20:17:00Z">
        <w:r>
          <w:rPr>
            <w:rFonts w:hint="eastAsia"/>
          </w:rPr>
          <w:t>输出数据：</w:t>
        </w:r>
      </w:ins>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4BA58F1E" w14:textId="77777777">
        <w:trPr>
          <w:jc w:val="right"/>
          <w:ins w:id="1134" w:author="Administrator" w:date="2018-10-15T20:17:00Z"/>
        </w:trPr>
        <w:tc>
          <w:tcPr>
            <w:tcW w:w="452" w:type="dxa"/>
            <w:tcBorders>
              <w:right w:val="single" w:sz="4" w:space="0" w:color="auto"/>
            </w:tcBorders>
            <w:shd w:val="clear" w:color="auto" w:fill="E6E6E6"/>
          </w:tcPr>
          <w:p w14:paraId="273CE8A8" w14:textId="77777777" w:rsidR="003843EA" w:rsidRDefault="00A21561">
            <w:pPr>
              <w:jc w:val="center"/>
              <w:rPr>
                <w:ins w:id="1135" w:author="Administrator" w:date="2018-10-15T20:17:00Z"/>
                <w:rFonts w:ascii="黑体"/>
                <w:b/>
              </w:rPr>
            </w:pPr>
            <w:ins w:id="1136" w:author="Administrator" w:date="2018-10-15T20:17:00Z">
              <w:r>
                <w:rPr>
                  <w:rFonts w:ascii="黑体"/>
                  <w:b/>
                </w:rPr>
                <w:lastRenderedPageBreak/>
                <w:t>ID</w:t>
              </w:r>
            </w:ins>
          </w:p>
        </w:tc>
        <w:tc>
          <w:tcPr>
            <w:tcW w:w="2344" w:type="dxa"/>
            <w:tcBorders>
              <w:left w:val="single" w:sz="4" w:space="0" w:color="auto"/>
              <w:right w:val="single" w:sz="4" w:space="0" w:color="auto"/>
            </w:tcBorders>
            <w:shd w:val="clear" w:color="auto" w:fill="E6E6E6"/>
          </w:tcPr>
          <w:p w14:paraId="66B64F3E" w14:textId="77777777" w:rsidR="003843EA" w:rsidRDefault="00A21561">
            <w:pPr>
              <w:jc w:val="center"/>
              <w:rPr>
                <w:ins w:id="1137" w:author="Administrator" w:date="2018-10-15T20:17:00Z"/>
                <w:rFonts w:ascii="黑体"/>
                <w:b/>
              </w:rPr>
            </w:pPr>
            <w:ins w:id="1138" w:author="Administrator" w:date="2018-10-15T20:17:00Z">
              <w:r>
                <w:rPr>
                  <w:rFonts w:ascii="黑体" w:hint="eastAsia"/>
                  <w:b/>
                  <w:szCs w:val="21"/>
                </w:rPr>
                <w:t>数据域</w:t>
              </w:r>
            </w:ins>
          </w:p>
        </w:tc>
        <w:tc>
          <w:tcPr>
            <w:tcW w:w="1092" w:type="dxa"/>
            <w:tcBorders>
              <w:left w:val="single" w:sz="4" w:space="0" w:color="auto"/>
            </w:tcBorders>
            <w:shd w:val="clear" w:color="auto" w:fill="E6E6E6"/>
          </w:tcPr>
          <w:p w14:paraId="7B0AF209" w14:textId="77777777" w:rsidR="003843EA" w:rsidRDefault="00A21561">
            <w:pPr>
              <w:jc w:val="center"/>
              <w:rPr>
                <w:ins w:id="1139" w:author="Administrator" w:date="2018-10-15T20:17:00Z"/>
                <w:rFonts w:ascii="黑体"/>
                <w:b/>
              </w:rPr>
            </w:pPr>
            <w:ins w:id="1140" w:author="Administrator" w:date="2018-10-15T20:17:00Z">
              <w:r>
                <w:rPr>
                  <w:rFonts w:ascii="黑体" w:hint="eastAsia"/>
                  <w:b/>
                </w:rPr>
                <w:t>长度</w:t>
              </w:r>
            </w:ins>
          </w:p>
        </w:tc>
        <w:tc>
          <w:tcPr>
            <w:tcW w:w="4634" w:type="dxa"/>
            <w:shd w:val="clear" w:color="auto" w:fill="E6E6E6"/>
          </w:tcPr>
          <w:p w14:paraId="6DF42E6A" w14:textId="77777777" w:rsidR="003843EA" w:rsidRDefault="00A21561">
            <w:pPr>
              <w:ind w:firstLine="420"/>
              <w:jc w:val="center"/>
              <w:rPr>
                <w:ins w:id="1141" w:author="Administrator" w:date="2018-10-15T20:17:00Z"/>
                <w:rFonts w:ascii="黑体"/>
                <w:b/>
              </w:rPr>
            </w:pPr>
            <w:ins w:id="1142" w:author="Administrator" w:date="2018-10-15T20:17:00Z">
              <w:r>
                <w:rPr>
                  <w:rFonts w:ascii="黑体" w:hint="eastAsia"/>
                  <w:b/>
                </w:rPr>
                <w:t>备注</w:t>
              </w:r>
            </w:ins>
          </w:p>
        </w:tc>
      </w:tr>
      <w:tr w:rsidR="003843EA" w14:paraId="37A70128" w14:textId="77777777">
        <w:trPr>
          <w:jc w:val="right"/>
          <w:ins w:id="1143" w:author="Administrator" w:date="2018-10-15T20:17:00Z"/>
        </w:trPr>
        <w:tc>
          <w:tcPr>
            <w:tcW w:w="452" w:type="dxa"/>
            <w:tcBorders>
              <w:right w:val="single" w:sz="4" w:space="0" w:color="auto"/>
            </w:tcBorders>
            <w:vAlign w:val="center"/>
          </w:tcPr>
          <w:p w14:paraId="2970606B" w14:textId="77777777" w:rsidR="003843EA" w:rsidRDefault="00A21561">
            <w:pPr>
              <w:jc w:val="center"/>
              <w:rPr>
                <w:ins w:id="1144" w:author="Administrator" w:date="2018-10-15T20:17:00Z"/>
                <w:rFonts w:ascii="黑体"/>
              </w:rPr>
            </w:pPr>
            <w:ins w:id="1145" w:author="Administrator" w:date="2018-10-15T20:17:00Z">
              <w:r>
                <w:rPr>
                  <w:rFonts w:ascii="黑体"/>
                </w:rPr>
                <w:t>1</w:t>
              </w:r>
            </w:ins>
          </w:p>
        </w:tc>
        <w:tc>
          <w:tcPr>
            <w:tcW w:w="2344" w:type="dxa"/>
            <w:tcBorders>
              <w:left w:val="single" w:sz="4" w:space="0" w:color="auto"/>
              <w:right w:val="single" w:sz="4" w:space="0" w:color="auto"/>
            </w:tcBorders>
            <w:vAlign w:val="center"/>
          </w:tcPr>
          <w:p w14:paraId="572FBFA3" w14:textId="77777777" w:rsidR="003843EA" w:rsidRDefault="00A21561">
            <w:pPr>
              <w:jc w:val="center"/>
              <w:rPr>
                <w:ins w:id="1146" w:author="Administrator" w:date="2018-10-15T20:17:00Z"/>
                <w:rFonts w:ascii="黑体"/>
              </w:rPr>
            </w:pPr>
            <w:ins w:id="1147" w:author="Administrator" w:date="2018-10-15T20:17:00Z">
              <w:r>
                <w:rPr>
                  <w:rFonts w:ascii="黑体" w:hint="eastAsia"/>
                </w:rPr>
                <w:t>应答码</w:t>
              </w:r>
            </w:ins>
          </w:p>
        </w:tc>
        <w:tc>
          <w:tcPr>
            <w:tcW w:w="1092" w:type="dxa"/>
            <w:tcBorders>
              <w:left w:val="single" w:sz="4" w:space="0" w:color="auto"/>
            </w:tcBorders>
            <w:vAlign w:val="center"/>
          </w:tcPr>
          <w:p w14:paraId="5DD7B717" w14:textId="77777777" w:rsidR="003843EA" w:rsidRDefault="00A21561">
            <w:pPr>
              <w:jc w:val="center"/>
              <w:rPr>
                <w:ins w:id="1148" w:author="Administrator" w:date="2018-10-15T20:17:00Z"/>
                <w:rFonts w:ascii="黑体"/>
              </w:rPr>
            </w:pPr>
            <w:ins w:id="1149" w:author="Administrator" w:date="2018-10-15T20:17:00Z">
              <w:r>
                <w:rPr>
                  <w:rFonts w:ascii="黑体"/>
                </w:rPr>
                <w:t>2</w:t>
              </w:r>
            </w:ins>
          </w:p>
        </w:tc>
        <w:tc>
          <w:tcPr>
            <w:tcW w:w="4634" w:type="dxa"/>
          </w:tcPr>
          <w:p w14:paraId="3797D642" w14:textId="77777777" w:rsidR="003843EA" w:rsidRDefault="00A21561">
            <w:pPr>
              <w:rPr>
                <w:ins w:id="1150" w:author="Administrator" w:date="2018-10-15T20:17:00Z"/>
                <w:rFonts w:ascii="黑体"/>
              </w:rPr>
            </w:pPr>
            <w:ins w:id="1151" w:author="Administrator" w:date="2018-10-15T20:17:00Z">
              <w:r>
                <w:rPr>
                  <w:rFonts w:ascii="黑体" w:hint="eastAsia"/>
                </w:rPr>
                <w:t>“</w:t>
              </w:r>
              <w:r>
                <w:rPr>
                  <w:rFonts w:ascii="黑体"/>
                </w:rPr>
                <w:t>01</w:t>
              </w:r>
              <w:r>
                <w:rPr>
                  <w:rFonts w:ascii="黑体"/>
                </w:rPr>
                <w:t>”</w:t>
              </w:r>
              <w:r>
                <w:rPr>
                  <w:rFonts w:ascii="黑体"/>
                </w:rPr>
                <w:t>成功</w:t>
              </w:r>
            </w:ins>
          </w:p>
          <w:p w14:paraId="570360D7" w14:textId="77777777" w:rsidR="003843EA" w:rsidRDefault="00A21561">
            <w:pPr>
              <w:ind w:firstLineChars="50" w:firstLine="105"/>
              <w:rPr>
                <w:ins w:id="1152" w:author="Administrator" w:date="2018-10-15T20:17:00Z"/>
                <w:rFonts w:ascii="黑体"/>
                <w:b/>
                <w:bCs/>
              </w:rPr>
            </w:pPr>
            <w:ins w:id="1153" w:author="Administrator" w:date="2018-10-15T20:17:00Z">
              <w:r>
                <w:rPr>
                  <w:rFonts w:ascii="黑体"/>
                </w:rPr>
                <w:t>“</w:t>
              </w:r>
              <w:r>
                <w:rPr>
                  <w:rFonts w:ascii="黑体" w:hint="eastAsia"/>
                </w:rPr>
                <w:t>02</w:t>
              </w:r>
              <w:r>
                <w:rPr>
                  <w:rFonts w:ascii="黑体"/>
                </w:rPr>
                <w:t>”</w:t>
              </w:r>
            </w:ins>
            <w:ins w:id="1154" w:author="Administrator" w:date="2018-10-15T20:18:00Z">
              <w:r>
                <w:rPr>
                  <w:rFonts w:ascii="黑体" w:hint="eastAsia"/>
                </w:rPr>
                <w:t>失败</w:t>
              </w:r>
            </w:ins>
          </w:p>
        </w:tc>
      </w:tr>
    </w:tbl>
    <w:p w14:paraId="1CE42856" w14:textId="77777777" w:rsidR="003843EA" w:rsidRDefault="003843EA">
      <w:pPr>
        <w:pStyle w:val="MyText"/>
        <w:spacing w:line="276" w:lineRule="auto"/>
        <w:ind w:left="0"/>
      </w:pPr>
    </w:p>
    <w:p w14:paraId="77EC25AF" w14:textId="77777777" w:rsidR="003843EA" w:rsidRDefault="00A21561">
      <w:pPr>
        <w:pStyle w:val="MyDoc11"/>
      </w:pPr>
      <w:bookmarkStart w:id="1155" w:name="_Toc21231"/>
      <w:bookmarkStart w:id="1156" w:name="_Toc32242"/>
      <w:bookmarkStart w:id="1157" w:name="_Toc560"/>
      <w:bookmarkStart w:id="1158" w:name="_Toc453057446"/>
      <w:bookmarkStart w:id="1159" w:name="_Toc13385"/>
      <w:r>
        <w:t>PBOC</w:t>
      </w:r>
      <w:r>
        <w:rPr>
          <w:rFonts w:hint="eastAsia"/>
        </w:rPr>
        <w:t>类</w:t>
      </w:r>
      <w:bookmarkEnd w:id="1155"/>
      <w:bookmarkEnd w:id="1156"/>
      <w:bookmarkEnd w:id="1157"/>
      <w:bookmarkEnd w:id="1158"/>
      <w:bookmarkEnd w:id="1159"/>
    </w:p>
    <w:p w14:paraId="396E9E7D" w14:textId="77777777" w:rsidR="003843EA" w:rsidRDefault="00A21561">
      <w:pPr>
        <w:pStyle w:val="MyDoc111New"/>
      </w:pPr>
      <w:bookmarkStart w:id="1160" w:name="_Toc453057447"/>
      <w:bookmarkStart w:id="1161" w:name="_Toc30480"/>
      <w:bookmarkStart w:id="1162" w:name="_Toc22962"/>
      <w:bookmarkStart w:id="1163" w:name="_Toc26275"/>
      <w:bookmarkStart w:id="1164" w:name="_Toc32265"/>
      <w:r>
        <w:t>PBOC设置公钥</w:t>
      </w:r>
      <w:bookmarkEnd w:id="1160"/>
      <w:bookmarkEnd w:id="1161"/>
      <w:bookmarkEnd w:id="1162"/>
      <w:bookmarkEnd w:id="1163"/>
      <w:bookmarkEnd w:id="1164"/>
      <w:ins w:id="1165" w:author="Administrator" w:date="2018-04-27T11:07:00Z">
        <w:r>
          <w:t>0x1C 0x01</w:t>
        </w:r>
      </w:ins>
    </w:p>
    <w:p w14:paraId="63C2FB3F" w14:textId="77777777" w:rsidR="003843EA" w:rsidRDefault="00A21561">
      <w:pPr>
        <w:pStyle w:val="MyText"/>
        <w:spacing w:line="276" w:lineRule="auto"/>
        <w:ind w:firstLine="409"/>
      </w:pPr>
      <w:r>
        <w:rPr>
          <w:rFonts w:hint="eastAsia"/>
        </w:rPr>
        <w:t>指令：</w:t>
      </w:r>
      <w:r>
        <w:t>0x1C 0x01</w:t>
      </w:r>
    </w:p>
    <w:p w14:paraId="4A2D97EC" w14:textId="77777777" w:rsidR="003843EA" w:rsidRDefault="00A21561">
      <w:pPr>
        <w:pStyle w:val="MyText"/>
        <w:spacing w:line="276" w:lineRule="auto"/>
        <w:ind w:firstLine="409"/>
      </w:pPr>
      <w:r>
        <w:rPr>
          <w:rFonts w:hint="eastAsia"/>
        </w:rPr>
        <w:t>描述：该命令用于设置POS</w:t>
      </w:r>
      <w:r>
        <w:t>的公钥信息。</w:t>
      </w:r>
    </w:p>
    <w:p w14:paraId="522A121F" w14:textId="77777777" w:rsidR="003843EA" w:rsidRDefault="00A21561">
      <w:pPr>
        <w:pStyle w:val="MyText"/>
        <w:numPr>
          <w:ilvl w:val="0"/>
          <w:numId w:val="4"/>
        </w:numPr>
        <w:spacing w:line="276" w:lineRule="auto"/>
      </w:pPr>
      <w:r>
        <w:rPr>
          <w:rFonts w:hint="eastAsia"/>
        </w:rPr>
        <w:t>请求报文</w:t>
      </w:r>
    </w:p>
    <w:p w14:paraId="330623DA" w14:textId="77777777" w:rsidR="003843EA" w:rsidRDefault="00A21561">
      <w:pPr>
        <w:pStyle w:val="MyText"/>
        <w:spacing w:line="276" w:lineRule="auto"/>
        <w:ind w:left="1680"/>
      </w:pPr>
      <w:r>
        <w:rPr>
          <w:rFonts w:hint="eastAsia"/>
        </w:rPr>
        <w:t>数据：</w:t>
      </w:r>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48EBA78B"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0D9A2DF4"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268" w:type="dxa"/>
            <w:tcBorders>
              <w:top w:val="single" w:sz="6" w:space="0" w:color="000000"/>
              <w:left w:val="nil"/>
              <w:bottom w:val="single" w:sz="6" w:space="0" w:color="000000"/>
              <w:right w:val="single" w:sz="4" w:space="0" w:color="000000"/>
            </w:tcBorders>
            <w:shd w:val="clear" w:color="auto" w:fill="E6E6E6"/>
          </w:tcPr>
          <w:p w14:paraId="6EE18F41"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数据域</w:t>
            </w:r>
          </w:p>
        </w:tc>
        <w:tc>
          <w:tcPr>
            <w:tcW w:w="1418" w:type="dxa"/>
            <w:tcBorders>
              <w:top w:val="single" w:sz="6" w:space="0" w:color="000000"/>
              <w:left w:val="nil"/>
              <w:bottom w:val="single" w:sz="6" w:space="0" w:color="000000"/>
              <w:right w:val="single" w:sz="6" w:space="0" w:color="000000"/>
            </w:tcBorders>
            <w:shd w:val="clear" w:color="auto" w:fill="E6E6E6"/>
          </w:tcPr>
          <w:p w14:paraId="5E41917E"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长度</w:t>
            </w:r>
          </w:p>
        </w:tc>
        <w:tc>
          <w:tcPr>
            <w:tcW w:w="4034" w:type="dxa"/>
            <w:tcBorders>
              <w:top w:val="single" w:sz="6" w:space="0" w:color="000000"/>
              <w:left w:val="nil"/>
              <w:bottom w:val="single" w:sz="6" w:space="0" w:color="000000"/>
              <w:right w:val="single" w:sz="6" w:space="0" w:color="000000"/>
            </w:tcBorders>
            <w:shd w:val="clear" w:color="auto" w:fill="E6E6E6"/>
          </w:tcPr>
          <w:p w14:paraId="147789BC" w14:textId="77777777" w:rsidR="003843EA" w:rsidRDefault="00A21561">
            <w:pPr>
              <w:widowControl/>
              <w:spacing w:line="276" w:lineRule="auto"/>
              <w:ind w:firstLine="420"/>
              <w:jc w:val="center"/>
              <w:rPr>
                <w:rFonts w:ascii="黑体"/>
                <w:b/>
                <w:bCs/>
                <w:kern w:val="0"/>
                <w:szCs w:val="21"/>
              </w:rPr>
            </w:pPr>
            <w:r>
              <w:rPr>
                <w:rFonts w:ascii="黑体" w:hAnsi="宋体" w:hint="eastAsia"/>
                <w:b/>
                <w:bCs/>
                <w:kern w:val="0"/>
                <w:szCs w:val="21"/>
              </w:rPr>
              <w:t>备注</w:t>
            </w:r>
          </w:p>
        </w:tc>
      </w:tr>
      <w:tr w:rsidR="003843EA" w14:paraId="241BF6F7"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13876CD2" w14:textId="77777777" w:rsidR="003843EA" w:rsidRDefault="00A21561">
            <w:pPr>
              <w:pStyle w:val="p0"/>
              <w:spacing w:line="276" w:lineRule="auto"/>
              <w:jc w:val="center"/>
              <w:rPr>
                <w:rFonts w:ascii="黑体" w:eastAsia="黑体"/>
              </w:rPr>
            </w:pPr>
            <w:r>
              <w:rPr>
                <w:rFonts w:ascii="黑体" w:eastAsia="黑体"/>
              </w:rPr>
              <w:t>1</w:t>
            </w:r>
          </w:p>
        </w:tc>
        <w:tc>
          <w:tcPr>
            <w:tcW w:w="2268" w:type="dxa"/>
            <w:tcBorders>
              <w:top w:val="single" w:sz="6" w:space="0" w:color="000000"/>
              <w:left w:val="nil"/>
              <w:bottom w:val="single" w:sz="6" w:space="0" w:color="000000"/>
              <w:right w:val="single" w:sz="4" w:space="0" w:color="000000"/>
            </w:tcBorders>
            <w:vAlign w:val="center"/>
          </w:tcPr>
          <w:p w14:paraId="4D66684A" w14:textId="77777777" w:rsidR="003843EA" w:rsidRDefault="00A21561">
            <w:pPr>
              <w:pStyle w:val="p0"/>
              <w:spacing w:line="276" w:lineRule="auto"/>
              <w:rPr>
                <w:rFonts w:ascii="黑体" w:eastAsia="黑体"/>
              </w:rPr>
            </w:pPr>
            <w:r>
              <w:rPr>
                <w:rFonts w:ascii="黑体" w:eastAsia="黑体" w:hAnsi="新宋体" w:hint="eastAsia"/>
              </w:rPr>
              <w:t>设置操作</w:t>
            </w:r>
          </w:p>
        </w:tc>
        <w:tc>
          <w:tcPr>
            <w:tcW w:w="1418" w:type="dxa"/>
            <w:tcBorders>
              <w:top w:val="single" w:sz="6" w:space="0" w:color="000000"/>
              <w:left w:val="nil"/>
              <w:bottom w:val="single" w:sz="6" w:space="0" w:color="000000"/>
              <w:right w:val="single" w:sz="6" w:space="0" w:color="000000"/>
            </w:tcBorders>
            <w:vAlign w:val="center"/>
          </w:tcPr>
          <w:p w14:paraId="6CBBBAF8" w14:textId="77777777" w:rsidR="003843EA" w:rsidRDefault="00A21561">
            <w:pPr>
              <w:pStyle w:val="p0"/>
              <w:spacing w:line="276" w:lineRule="auto"/>
              <w:ind w:firstLine="315"/>
              <w:rPr>
                <w:rFonts w:ascii="黑体" w:eastAsia="黑体"/>
              </w:rPr>
            </w:pPr>
            <w:r>
              <w:rPr>
                <w:rFonts w:ascii="黑体" w:eastAsia="黑体"/>
              </w:rPr>
              <w:t>1</w:t>
            </w:r>
          </w:p>
        </w:tc>
        <w:tc>
          <w:tcPr>
            <w:tcW w:w="4034" w:type="dxa"/>
            <w:tcBorders>
              <w:top w:val="single" w:sz="6" w:space="0" w:color="000000"/>
              <w:left w:val="nil"/>
              <w:bottom w:val="single" w:sz="6" w:space="0" w:color="000000"/>
              <w:right w:val="single" w:sz="6" w:space="0" w:color="000000"/>
            </w:tcBorders>
          </w:tcPr>
          <w:p w14:paraId="79009EFF" w14:textId="77777777" w:rsidR="003843EA" w:rsidRDefault="00A21561">
            <w:pPr>
              <w:pStyle w:val="p0"/>
              <w:spacing w:line="276" w:lineRule="auto"/>
              <w:rPr>
                <w:rFonts w:ascii="黑体" w:eastAsia="黑体"/>
              </w:rPr>
            </w:pPr>
            <w:r>
              <w:rPr>
                <w:rFonts w:ascii="黑体" w:eastAsia="黑体"/>
              </w:rPr>
              <w:t xml:space="preserve">0x01  </w:t>
            </w:r>
            <w:r>
              <w:rPr>
                <w:rFonts w:ascii="黑体" w:eastAsia="黑体" w:hAnsi="新宋体" w:hint="eastAsia"/>
              </w:rPr>
              <w:t>清除全部公钥</w:t>
            </w:r>
          </w:p>
          <w:p w14:paraId="27E093D9" w14:textId="77777777" w:rsidR="003843EA" w:rsidRDefault="00A21561">
            <w:pPr>
              <w:pStyle w:val="p0"/>
              <w:spacing w:line="276" w:lineRule="auto"/>
              <w:rPr>
                <w:rFonts w:ascii="黑体" w:eastAsia="黑体"/>
              </w:rPr>
            </w:pPr>
            <w:r>
              <w:rPr>
                <w:rFonts w:ascii="黑体" w:eastAsia="黑体"/>
              </w:rPr>
              <w:t xml:space="preserve">0x02  </w:t>
            </w:r>
            <w:r>
              <w:rPr>
                <w:rFonts w:ascii="黑体" w:eastAsia="黑体" w:hAnsi="新宋体" w:hint="eastAsia"/>
              </w:rPr>
              <w:t>增加一个公钥</w:t>
            </w:r>
          </w:p>
          <w:p w14:paraId="6D94C55E" w14:textId="77777777" w:rsidR="003843EA" w:rsidRDefault="00A21561">
            <w:pPr>
              <w:pStyle w:val="p0"/>
              <w:spacing w:line="276" w:lineRule="auto"/>
              <w:rPr>
                <w:rFonts w:ascii="黑体" w:eastAsia="黑体" w:hAnsi="新宋体"/>
              </w:rPr>
            </w:pPr>
            <w:r>
              <w:rPr>
                <w:rFonts w:ascii="黑体" w:eastAsia="黑体"/>
              </w:rPr>
              <w:t xml:space="preserve">0x03  </w:t>
            </w:r>
            <w:r>
              <w:rPr>
                <w:rFonts w:ascii="黑体" w:eastAsia="黑体" w:hAnsi="新宋体" w:hint="eastAsia"/>
              </w:rPr>
              <w:t>删除一个公钥</w:t>
            </w:r>
          </w:p>
          <w:p w14:paraId="7F64A9AC" w14:textId="77777777" w:rsidR="003843EA" w:rsidRDefault="00A21561">
            <w:pPr>
              <w:pStyle w:val="p0"/>
              <w:spacing w:line="276" w:lineRule="auto"/>
              <w:rPr>
                <w:rFonts w:ascii="黑体" w:eastAsia="黑体" w:hAnsi="新宋体"/>
              </w:rPr>
            </w:pPr>
            <w:r>
              <w:rPr>
                <w:rFonts w:ascii="黑体" w:eastAsia="黑体" w:hAnsi="新宋体"/>
              </w:rPr>
              <w:t xml:space="preserve">0x04  </w:t>
            </w:r>
            <w:r>
              <w:rPr>
                <w:rFonts w:ascii="黑体" w:eastAsia="黑体" w:hAnsi="新宋体" w:hint="eastAsia"/>
              </w:rPr>
              <w:t>读取公钥列表</w:t>
            </w:r>
          </w:p>
          <w:p w14:paraId="53CE1582" w14:textId="77777777" w:rsidR="003843EA" w:rsidRDefault="00A21561">
            <w:pPr>
              <w:pStyle w:val="p0"/>
              <w:spacing w:line="276" w:lineRule="auto"/>
              <w:rPr>
                <w:rFonts w:ascii="黑体" w:eastAsia="黑体"/>
              </w:rPr>
            </w:pPr>
            <w:r>
              <w:rPr>
                <w:rFonts w:ascii="黑体" w:eastAsia="黑体" w:hAnsi="新宋体"/>
              </w:rPr>
              <w:t xml:space="preserve">0x05  </w:t>
            </w:r>
            <w:r>
              <w:rPr>
                <w:rFonts w:ascii="黑体" w:eastAsia="黑体" w:hAnsi="新宋体" w:hint="eastAsia"/>
              </w:rPr>
              <w:t>读取指定公钥</w:t>
            </w:r>
          </w:p>
        </w:tc>
      </w:tr>
      <w:tr w:rsidR="003843EA" w14:paraId="494C619F"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5FDE3A4B" w14:textId="77777777" w:rsidR="003843EA" w:rsidRDefault="00A21561">
            <w:pPr>
              <w:pStyle w:val="p0"/>
              <w:spacing w:line="276" w:lineRule="auto"/>
              <w:jc w:val="center"/>
              <w:rPr>
                <w:rFonts w:ascii="黑体" w:eastAsia="黑体"/>
              </w:rPr>
            </w:pPr>
            <w:r>
              <w:rPr>
                <w:rFonts w:ascii="黑体" w:eastAsia="黑体"/>
              </w:rPr>
              <w:t>2</w:t>
            </w:r>
          </w:p>
        </w:tc>
        <w:tc>
          <w:tcPr>
            <w:tcW w:w="2268" w:type="dxa"/>
            <w:tcBorders>
              <w:top w:val="single" w:sz="6" w:space="0" w:color="000000"/>
              <w:left w:val="nil"/>
              <w:bottom w:val="single" w:sz="6" w:space="0" w:color="000000"/>
              <w:right w:val="single" w:sz="4" w:space="0" w:color="000000"/>
            </w:tcBorders>
            <w:vAlign w:val="center"/>
          </w:tcPr>
          <w:p w14:paraId="6B6F43E8" w14:textId="77777777" w:rsidR="003843EA" w:rsidRDefault="00A21561">
            <w:pPr>
              <w:pStyle w:val="p0"/>
              <w:spacing w:line="276" w:lineRule="auto"/>
              <w:rPr>
                <w:rFonts w:ascii="黑体" w:eastAsia="黑体"/>
              </w:rPr>
            </w:pPr>
            <w:r>
              <w:rPr>
                <w:rFonts w:ascii="黑体" w:eastAsia="黑体" w:hAnsi="新宋体" w:hint="eastAsia"/>
              </w:rPr>
              <w:t>公钥信息（</w:t>
            </w:r>
            <w:r>
              <w:rPr>
                <w:rFonts w:ascii="黑体" w:eastAsia="黑体"/>
              </w:rPr>
              <w:t>TLV</w:t>
            </w:r>
            <w:r>
              <w:rPr>
                <w:rFonts w:ascii="黑体" w:eastAsia="黑体" w:hAnsi="新宋体" w:hint="eastAsia"/>
              </w:rPr>
              <w:t>格式）</w:t>
            </w:r>
          </w:p>
        </w:tc>
        <w:tc>
          <w:tcPr>
            <w:tcW w:w="1418" w:type="dxa"/>
            <w:tcBorders>
              <w:top w:val="single" w:sz="6" w:space="0" w:color="000000"/>
              <w:left w:val="nil"/>
              <w:bottom w:val="single" w:sz="6" w:space="0" w:color="000000"/>
              <w:right w:val="single" w:sz="6" w:space="0" w:color="000000"/>
            </w:tcBorders>
            <w:vAlign w:val="center"/>
          </w:tcPr>
          <w:p w14:paraId="268D145E" w14:textId="77777777" w:rsidR="003843EA" w:rsidRDefault="00A21561">
            <w:pPr>
              <w:pStyle w:val="p0"/>
              <w:spacing w:line="276" w:lineRule="auto"/>
              <w:ind w:firstLine="315"/>
              <w:rPr>
                <w:rFonts w:ascii="黑体" w:eastAsia="黑体"/>
              </w:rPr>
            </w:pPr>
            <w:r>
              <w:rPr>
                <w:rFonts w:ascii="黑体" w:eastAsia="黑体"/>
              </w:rPr>
              <w:t>LL..</w:t>
            </w:r>
            <w:r>
              <w:rPr>
                <w:rFonts w:ascii="黑体" w:eastAsia="黑体" w:hint="eastAsia"/>
              </w:rPr>
              <w:t>4000</w:t>
            </w:r>
          </w:p>
        </w:tc>
        <w:tc>
          <w:tcPr>
            <w:tcW w:w="4034" w:type="dxa"/>
            <w:tcBorders>
              <w:top w:val="single" w:sz="6" w:space="0" w:color="000000"/>
              <w:left w:val="nil"/>
              <w:bottom w:val="single" w:sz="6" w:space="0" w:color="000000"/>
              <w:right w:val="single" w:sz="6" w:space="0" w:color="000000"/>
            </w:tcBorders>
          </w:tcPr>
          <w:p w14:paraId="0D532202" w14:textId="77777777" w:rsidR="003843EA" w:rsidRDefault="00A21561">
            <w:pPr>
              <w:pStyle w:val="p0"/>
              <w:spacing w:line="276" w:lineRule="auto"/>
              <w:rPr>
                <w:rFonts w:ascii="黑体" w:eastAsia="黑体"/>
              </w:rPr>
            </w:pPr>
            <w:r>
              <w:rPr>
                <w:rFonts w:ascii="黑体" w:eastAsia="黑体" w:hAnsi="宋体" w:hint="eastAsia"/>
              </w:rPr>
              <w:t>参考如下公钥参数标签列表</w:t>
            </w:r>
          </w:p>
        </w:tc>
      </w:tr>
      <w:tr w:rsidR="003843EA" w14:paraId="3EA65E4E"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1249E1C3" w14:textId="77777777" w:rsidR="003843EA" w:rsidRDefault="00A21561">
            <w:pPr>
              <w:pStyle w:val="p0"/>
              <w:spacing w:line="276" w:lineRule="auto"/>
              <w:jc w:val="center"/>
              <w:rPr>
                <w:rFonts w:ascii="黑体" w:eastAsia="黑体"/>
              </w:rPr>
            </w:pPr>
            <w:r>
              <w:rPr>
                <w:rFonts w:ascii="黑体" w:eastAsia="黑体" w:hint="eastAsia"/>
              </w:rPr>
              <w:t>3</w:t>
            </w:r>
          </w:p>
        </w:tc>
        <w:tc>
          <w:tcPr>
            <w:tcW w:w="2268" w:type="dxa"/>
            <w:tcBorders>
              <w:top w:val="single" w:sz="6" w:space="0" w:color="000000"/>
              <w:left w:val="nil"/>
              <w:bottom w:val="single" w:sz="6" w:space="0" w:color="000000"/>
              <w:right w:val="single" w:sz="4" w:space="0" w:color="000000"/>
            </w:tcBorders>
            <w:vAlign w:val="center"/>
          </w:tcPr>
          <w:p w14:paraId="3766B6E1" w14:textId="77777777" w:rsidR="003843EA" w:rsidRDefault="00A21561">
            <w:pPr>
              <w:pStyle w:val="p0"/>
              <w:spacing w:line="276" w:lineRule="auto"/>
              <w:rPr>
                <w:rFonts w:ascii="黑体" w:eastAsia="黑体" w:hAnsi="新宋体"/>
              </w:rPr>
            </w:pPr>
            <w:r>
              <w:rPr>
                <w:rFonts w:ascii="黑体" w:eastAsia="黑体" w:hAnsi="新宋体" w:hint="eastAsia"/>
              </w:rPr>
              <w:t>标识</w:t>
            </w:r>
          </w:p>
        </w:tc>
        <w:tc>
          <w:tcPr>
            <w:tcW w:w="1418" w:type="dxa"/>
            <w:tcBorders>
              <w:top w:val="single" w:sz="6" w:space="0" w:color="000000"/>
              <w:left w:val="nil"/>
              <w:bottom w:val="single" w:sz="6" w:space="0" w:color="000000"/>
              <w:right w:val="single" w:sz="6" w:space="0" w:color="000000"/>
            </w:tcBorders>
            <w:vAlign w:val="center"/>
          </w:tcPr>
          <w:p w14:paraId="7A82A2B0" w14:textId="77777777" w:rsidR="003843EA" w:rsidRDefault="00A21561">
            <w:pPr>
              <w:pStyle w:val="p0"/>
              <w:spacing w:line="276" w:lineRule="auto"/>
              <w:ind w:firstLine="315"/>
              <w:rPr>
                <w:rFonts w:ascii="黑体" w:eastAsia="黑体"/>
              </w:rPr>
            </w:pPr>
            <w:r>
              <w:rPr>
                <w:rFonts w:ascii="黑体" w:eastAsia="黑体" w:hint="eastAsia"/>
              </w:rPr>
              <w:t>1</w:t>
            </w:r>
          </w:p>
        </w:tc>
        <w:tc>
          <w:tcPr>
            <w:tcW w:w="4034" w:type="dxa"/>
            <w:tcBorders>
              <w:top w:val="single" w:sz="6" w:space="0" w:color="000000"/>
              <w:left w:val="nil"/>
              <w:bottom w:val="single" w:sz="6" w:space="0" w:color="000000"/>
              <w:right w:val="single" w:sz="6" w:space="0" w:color="000000"/>
            </w:tcBorders>
          </w:tcPr>
          <w:p w14:paraId="00A828B0" w14:textId="77777777" w:rsidR="003843EA" w:rsidRDefault="00A21561">
            <w:pPr>
              <w:pStyle w:val="p0"/>
              <w:spacing w:line="276" w:lineRule="auto"/>
              <w:rPr>
                <w:rFonts w:ascii="黑体" w:eastAsia="黑体" w:hAnsi="新宋体"/>
              </w:rPr>
            </w:pPr>
            <w:r>
              <w:rPr>
                <w:rFonts w:ascii="黑体" w:eastAsia="黑体"/>
              </w:rPr>
              <w:t>0x0</w:t>
            </w:r>
            <w:r>
              <w:rPr>
                <w:rFonts w:ascii="黑体" w:eastAsia="黑体" w:hint="eastAsia"/>
              </w:rPr>
              <w:t>0</w:t>
            </w:r>
            <w:r>
              <w:rPr>
                <w:rFonts w:ascii="黑体" w:eastAsia="黑体" w:hAnsi="新宋体" w:hint="eastAsia"/>
              </w:rPr>
              <w:t>通用</w:t>
            </w:r>
          </w:p>
          <w:p w14:paraId="4E2D8708" w14:textId="77777777" w:rsidR="003843EA" w:rsidRDefault="00A21561">
            <w:pPr>
              <w:pStyle w:val="p0"/>
              <w:spacing w:line="276" w:lineRule="auto"/>
              <w:rPr>
                <w:rFonts w:ascii="黑体" w:eastAsia="黑体"/>
              </w:rPr>
            </w:pPr>
            <w:r>
              <w:rPr>
                <w:rFonts w:ascii="黑体" w:eastAsia="黑体"/>
              </w:rPr>
              <w:t xml:space="preserve">0x01  </w:t>
            </w:r>
            <w:r>
              <w:rPr>
                <w:rFonts w:ascii="黑体" w:eastAsia="黑体" w:hAnsi="新宋体" w:hint="eastAsia"/>
              </w:rPr>
              <w:t>银商</w:t>
            </w:r>
          </w:p>
          <w:p w14:paraId="43A2265C" w14:textId="77777777" w:rsidR="003843EA" w:rsidRDefault="00A21561">
            <w:pPr>
              <w:pStyle w:val="p0"/>
              <w:spacing w:line="276" w:lineRule="auto"/>
              <w:rPr>
                <w:rFonts w:ascii="黑体" w:eastAsia="黑体" w:hAnsi="宋体"/>
              </w:rPr>
            </w:pPr>
            <w:r>
              <w:rPr>
                <w:rFonts w:ascii="黑体" w:eastAsia="黑体"/>
              </w:rPr>
              <w:t xml:space="preserve">0x02  </w:t>
            </w:r>
            <w:r>
              <w:rPr>
                <w:rFonts w:ascii="黑体" w:eastAsia="黑体" w:hAnsi="新宋体" w:hint="eastAsia"/>
              </w:rPr>
              <w:t>拉卡拉</w:t>
            </w:r>
          </w:p>
        </w:tc>
      </w:tr>
    </w:tbl>
    <w:p w14:paraId="0F7CA9BC" w14:textId="77777777" w:rsidR="003843EA" w:rsidRDefault="003843EA">
      <w:pPr>
        <w:pStyle w:val="MyText"/>
        <w:spacing w:line="276" w:lineRule="auto"/>
        <w:ind w:left="1680"/>
      </w:pPr>
    </w:p>
    <w:p w14:paraId="3C884B24" w14:textId="77777777" w:rsidR="003843EA" w:rsidRDefault="00A21561">
      <w:pPr>
        <w:pStyle w:val="MyText"/>
        <w:numPr>
          <w:ilvl w:val="0"/>
          <w:numId w:val="4"/>
        </w:numPr>
        <w:spacing w:line="276" w:lineRule="auto"/>
      </w:pPr>
      <w:r>
        <w:rPr>
          <w:rFonts w:hint="eastAsia"/>
        </w:rPr>
        <w:t>响应报文</w:t>
      </w:r>
    </w:p>
    <w:p w14:paraId="53B7869C" w14:textId="77777777" w:rsidR="003843EA" w:rsidRDefault="00A21561">
      <w:pPr>
        <w:pStyle w:val="MyText"/>
        <w:spacing w:line="276" w:lineRule="auto"/>
        <w:ind w:left="1680"/>
      </w:pPr>
      <w:r>
        <w:rPr>
          <w:rFonts w:hint="eastAsia"/>
        </w:rPr>
        <w:t>数据：当读取指定公钥时，返回内容参考含如下标签列表内容</w:t>
      </w:r>
    </w:p>
    <w:p w14:paraId="42B3E30B" w14:textId="77777777" w:rsidR="003843EA" w:rsidRDefault="00A21561">
      <w:pPr>
        <w:pStyle w:val="p0"/>
        <w:spacing w:line="276" w:lineRule="auto"/>
        <w:ind w:left="420" w:firstLine="420"/>
        <w:rPr>
          <w:rFonts w:ascii="黑体" w:eastAsia="黑体"/>
        </w:rPr>
      </w:pPr>
      <w:r>
        <w:rPr>
          <w:rFonts w:ascii="黑体" w:eastAsia="黑体"/>
        </w:rPr>
        <w:tab/>
      </w:r>
    </w:p>
    <w:p w14:paraId="0A19E4B5" w14:textId="77777777" w:rsidR="003843EA" w:rsidRDefault="00A21561">
      <w:pPr>
        <w:pStyle w:val="p0"/>
        <w:spacing w:line="276" w:lineRule="auto"/>
        <w:ind w:left="840" w:firstLine="420"/>
        <w:rPr>
          <w:rFonts w:ascii="黑体" w:eastAsia="黑体" w:hAnsi="宋体"/>
        </w:rPr>
      </w:pPr>
      <w:r>
        <w:rPr>
          <w:rFonts w:ascii="黑体" w:eastAsia="黑体" w:hAnsi="宋体" w:hint="eastAsia"/>
        </w:rPr>
        <w:t>公钥参数标签列表：</w:t>
      </w:r>
    </w:p>
    <w:tbl>
      <w:tblPr>
        <w:tblW w:w="6742" w:type="dxa"/>
        <w:jc w:val="center"/>
        <w:tblLayout w:type="fixed"/>
        <w:tblLook w:val="04A0" w:firstRow="1" w:lastRow="0" w:firstColumn="1" w:lastColumn="0" w:noHBand="0" w:noVBand="1"/>
      </w:tblPr>
      <w:tblGrid>
        <w:gridCol w:w="945"/>
        <w:gridCol w:w="945"/>
        <w:gridCol w:w="1470"/>
        <w:gridCol w:w="1691"/>
        <w:gridCol w:w="1691"/>
      </w:tblGrid>
      <w:tr w:rsidR="003843EA" w14:paraId="2C7A5DC4" w14:textId="77777777">
        <w:trPr>
          <w:jc w:val="center"/>
        </w:trPr>
        <w:tc>
          <w:tcPr>
            <w:tcW w:w="945" w:type="dxa"/>
            <w:tcBorders>
              <w:top w:val="single" w:sz="8" w:space="0" w:color="000000"/>
              <w:left w:val="single" w:sz="4" w:space="0" w:color="000000"/>
              <w:bottom w:val="single" w:sz="8" w:space="0" w:color="000000"/>
              <w:right w:val="single" w:sz="4" w:space="0" w:color="000000"/>
            </w:tcBorders>
            <w:vAlign w:val="center"/>
          </w:tcPr>
          <w:p w14:paraId="1E67A0B7"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参数</w:t>
            </w:r>
            <w:r>
              <w:rPr>
                <w:rFonts w:ascii="黑体"/>
                <w:kern w:val="0"/>
                <w:sz w:val="18"/>
                <w:szCs w:val="18"/>
              </w:rPr>
              <w:t>tag</w:t>
            </w:r>
            <w:r>
              <w:rPr>
                <w:rFonts w:ascii="黑体" w:hAnsi="宋体" w:hint="eastAsia"/>
                <w:kern w:val="0"/>
                <w:sz w:val="18"/>
                <w:szCs w:val="18"/>
              </w:rPr>
              <w:t>值</w:t>
            </w:r>
          </w:p>
        </w:tc>
        <w:tc>
          <w:tcPr>
            <w:tcW w:w="945" w:type="dxa"/>
            <w:tcBorders>
              <w:top w:val="single" w:sz="8" w:space="0" w:color="000000"/>
              <w:left w:val="single" w:sz="4" w:space="0" w:color="000000"/>
              <w:bottom w:val="single" w:sz="8" w:space="0" w:color="000000"/>
              <w:right w:val="single" w:sz="4" w:space="0" w:color="000000"/>
            </w:tcBorders>
            <w:vAlign w:val="center"/>
          </w:tcPr>
          <w:p w14:paraId="088D3F5C"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参数属性</w:t>
            </w:r>
          </w:p>
        </w:tc>
        <w:tc>
          <w:tcPr>
            <w:tcW w:w="1470" w:type="dxa"/>
            <w:tcBorders>
              <w:top w:val="single" w:sz="8" w:space="0" w:color="000000"/>
              <w:left w:val="single" w:sz="4" w:space="0" w:color="000000"/>
              <w:bottom w:val="single" w:sz="8" w:space="0" w:color="000000"/>
              <w:right w:val="single" w:sz="4" w:space="0" w:color="000000"/>
            </w:tcBorders>
            <w:vAlign w:val="center"/>
          </w:tcPr>
          <w:p w14:paraId="2DC46CB6"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参数长度（</w:t>
            </w:r>
            <w:r>
              <w:rPr>
                <w:rFonts w:ascii="黑体"/>
                <w:kern w:val="0"/>
                <w:sz w:val="18"/>
                <w:szCs w:val="18"/>
              </w:rPr>
              <w:t>byte</w:t>
            </w:r>
            <w:r>
              <w:rPr>
                <w:rFonts w:ascii="黑体" w:hAnsi="宋体" w:hint="eastAsia"/>
                <w:kern w:val="0"/>
                <w:sz w:val="18"/>
                <w:szCs w:val="18"/>
              </w:rPr>
              <w:t>）</w:t>
            </w:r>
          </w:p>
        </w:tc>
        <w:tc>
          <w:tcPr>
            <w:tcW w:w="1691" w:type="dxa"/>
            <w:tcBorders>
              <w:top w:val="single" w:sz="8" w:space="0" w:color="000000"/>
              <w:left w:val="single" w:sz="4" w:space="0" w:color="000000"/>
              <w:bottom w:val="single" w:sz="8" w:space="0" w:color="000000"/>
              <w:right w:val="single" w:sz="4" w:space="0" w:color="000000"/>
            </w:tcBorders>
            <w:vAlign w:val="center"/>
          </w:tcPr>
          <w:p w14:paraId="638B561C"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参数名称</w:t>
            </w:r>
          </w:p>
        </w:tc>
        <w:tc>
          <w:tcPr>
            <w:tcW w:w="1691" w:type="dxa"/>
            <w:tcBorders>
              <w:top w:val="single" w:sz="8" w:space="0" w:color="000000"/>
              <w:left w:val="single" w:sz="4" w:space="0" w:color="000000"/>
              <w:bottom w:val="single" w:sz="8" w:space="0" w:color="000000"/>
              <w:right w:val="single" w:sz="8" w:space="0" w:color="000000"/>
            </w:tcBorders>
            <w:vAlign w:val="center"/>
          </w:tcPr>
          <w:p w14:paraId="737361C3"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备注</w:t>
            </w:r>
          </w:p>
        </w:tc>
      </w:tr>
      <w:tr w:rsidR="003843EA" w14:paraId="2429F055" w14:textId="77777777">
        <w:trPr>
          <w:jc w:val="center"/>
        </w:trPr>
        <w:tc>
          <w:tcPr>
            <w:tcW w:w="945" w:type="dxa"/>
            <w:tcBorders>
              <w:top w:val="single" w:sz="8" w:space="0" w:color="000000"/>
              <w:left w:val="single" w:sz="4" w:space="0" w:color="000000"/>
              <w:bottom w:val="single" w:sz="4" w:space="0" w:color="000000"/>
              <w:right w:val="single" w:sz="4" w:space="0" w:color="000000"/>
            </w:tcBorders>
            <w:vAlign w:val="center"/>
          </w:tcPr>
          <w:p w14:paraId="6D6BFFA4" w14:textId="77777777" w:rsidR="003843EA" w:rsidRDefault="00A21561">
            <w:pPr>
              <w:widowControl/>
              <w:spacing w:line="276" w:lineRule="auto"/>
              <w:jc w:val="center"/>
              <w:rPr>
                <w:rFonts w:ascii="黑体"/>
                <w:kern w:val="0"/>
                <w:sz w:val="18"/>
                <w:szCs w:val="18"/>
              </w:rPr>
            </w:pPr>
            <w:r>
              <w:rPr>
                <w:rFonts w:ascii="黑体"/>
                <w:kern w:val="0"/>
                <w:sz w:val="18"/>
                <w:szCs w:val="18"/>
              </w:rPr>
              <w:t>9F06</w:t>
            </w:r>
          </w:p>
        </w:tc>
        <w:tc>
          <w:tcPr>
            <w:tcW w:w="945" w:type="dxa"/>
            <w:tcBorders>
              <w:top w:val="single" w:sz="8" w:space="0" w:color="000000"/>
              <w:left w:val="single" w:sz="4" w:space="0" w:color="000000"/>
              <w:bottom w:val="single" w:sz="4" w:space="0" w:color="000000"/>
              <w:right w:val="single" w:sz="4" w:space="0" w:color="000000"/>
            </w:tcBorders>
            <w:vAlign w:val="center"/>
          </w:tcPr>
          <w:p w14:paraId="633B35CE"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470" w:type="dxa"/>
            <w:tcBorders>
              <w:top w:val="single" w:sz="8" w:space="0" w:color="000000"/>
              <w:left w:val="single" w:sz="4" w:space="0" w:color="000000"/>
              <w:bottom w:val="single" w:sz="4" w:space="0" w:color="000000"/>
              <w:right w:val="single" w:sz="4" w:space="0" w:color="000000"/>
            </w:tcBorders>
            <w:vAlign w:val="center"/>
          </w:tcPr>
          <w:p w14:paraId="718C0A28" w14:textId="77777777" w:rsidR="003843EA" w:rsidRDefault="00A21561">
            <w:pPr>
              <w:widowControl/>
              <w:spacing w:line="276" w:lineRule="auto"/>
              <w:jc w:val="center"/>
              <w:rPr>
                <w:rFonts w:ascii="黑体"/>
                <w:kern w:val="0"/>
                <w:sz w:val="18"/>
                <w:szCs w:val="18"/>
              </w:rPr>
            </w:pPr>
            <w:r>
              <w:rPr>
                <w:rFonts w:ascii="黑体"/>
                <w:kern w:val="0"/>
                <w:sz w:val="18"/>
                <w:szCs w:val="18"/>
              </w:rPr>
              <w:t>5</w:t>
            </w:r>
          </w:p>
        </w:tc>
        <w:tc>
          <w:tcPr>
            <w:tcW w:w="1691" w:type="dxa"/>
            <w:tcBorders>
              <w:top w:val="single" w:sz="8" w:space="0" w:color="000000"/>
              <w:left w:val="single" w:sz="4" w:space="0" w:color="000000"/>
              <w:bottom w:val="single" w:sz="4" w:space="0" w:color="000000"/>
              <w:right w:val="single" w:sz="4" w:space="0" w:color="000000"/>
            </w:tcBorders>
            <w:vAlign w:val="center"/>
          </w:tcPr>
          <w:p w14:paraId="246E9712" w14:textId="77777777" w:rsidR="003843EA" w:rsidRDefault="00A21561">
            <w:pPr>
              <w:widowControl/>
              <w:spacing w:line="276" w:lineRule="auto"/>
              <w:jc w:val="center"/>
              <w:rPr>
                <w:rFonts w:ascii="黑体"/>
                <w:kern w:val="0"/>
                <w:sz w:val="18"/>
                <w:szCs w:val="18"/>
              </w:rPr>
            </w:pPr>
            <w:r>
              <w:rPr>
                <w:rFonts w:ascii="黑体"/>
                <w:kern w:val="0"/>
                <w:sz w:val="18"/>
                <w:szCs w:val="18"/>
              </w:rPr>
              <w:t>RID</w:t>
            </w:r>
          </w:p>
        </w:tc>
        <w:tc>
          <w:tcPr>
            <w:tcW w:w="1691" w:type="dxa"/>
            <w:tcBorders>
              <w:top w:val="single" w:sz="8" w:space="0" w:color="000000"/>
              <w:left w:val="single" w:sz="4" w:space="0" w:color="000000"/>
              <w:bottom w:val="single" w:sz="4" w:space="0" w:color="000000"/>
              <w:right w:val="single" w:sz="8" w:space="0" w:color="000000"/>
            </w:tcBorders>
            <w:vAlign w:val="center"/>
          </w:tcPr>
          <w:p w14:paraId="41A64ECD"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与认证中心公钥索引一起标识认证中心的公钥</w:t>
            </w:r>
          </w:p>
        </w:tc>
      </w:tr>
      <w:tr w:rsidR="003843EA" w14:paraId="23E808A9" w14:textId="77777777">
        <w:trPr>
          <w:jc w:val="center"/>
        </w:trPr>
        <w:tc>
          <w:tcPr>
            <w:tcW w:w="945" w:type="dxa"/>
            <w:tcBorders>
              <w:top w:val="single" w:sz="4" w:space="0" w:color="000000"/>
              <w:left w:val="single" w:sz="4" w:space="0" w:color="000000"/>
              <w:bottom w:val="single" w:sz="4" w:space="0" w:color="000000"/>
              <w:right w:val="single" w:sz="4" w:space="0" w:color="000000"/>
            </w:tcBorders>
            <w:vAlign w:val="center"/>
          </w:tcPr>
          <w:p w14:paraId="77F5A8E5" w14:textId="77777777" w:rsidR="003843EA" w:rsidRDefault="00A21561">
            <w:pPr>
              <w:widowControl/>
              <w:spacing w:line="276" w:lineRule="auto"/>
              <w:jc w:val="center"/>
              <w:rPr>
                <w:rFonts w:ascii="黑体"/>
                <w:kern w:val="0"/>
                <w:sz w:val="18"/>
                <w:szCs w:val="18"/>
              </w:rPr>
            </w:pPr>
            <w:r>
              <w:rPr>
                <w:rFonts w:ascii="黑体"/>
                <w:kern w:val="0"/>
                <w:sz w:val="18"/>
                <w:szCs w:val="18"/>
              </w:rPr>
              <w:t>9F22</w:t>
            </w:r>
          </w:p>
        </w:tc>
        <w:tc>
          <w:tcPr>
            <w:tcW w:w="945" w:type="dxa"/>
            <w:tcBorders>
              <w:top w:val="single" w:sz="4" w:space="0" w:color="000000"/>
              <w:left w:val="single" w:sz="4" w:space="0" w:color="000000"/>
              <w:bottom w:val="single" w:sz="4" w:space="0" w:color="000000"/>
              <w:right w:val="single" w:sz="4" w:space="0" w:color="000000"/>
            </w:tcBorders>
            <w:vAlign w:val="center"/>
          </w:tcPr>
          <w:p w14:paraId="265D45FD"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470" w:type="dxa"/>
            <w:tcBorders>
              <w:top w:val="single" w:sz="4" w:space="0" w:color="000000"/>
              <w:left w:val="single" w:sz="4" w:space="0" w:color="000000"/>
              <w:bottom w:val="single" w:sz="4" w:space="0" w:color="000000"/>
              <w:right w:val="single" w:sz="4" w:space="0" w:color="000000"/>
            </w:tcBorders>
            <w:vAlign w:val="center"/>
          </w:tcPr>
          <w:p w14:paraId="6352CADB" w14:textId="77777777" w:rsidR="003843EA" w:rsidRDefault="00A21561">
            <w:pPr>
              <w:widowControl/>
              <w:spacing w:line="276" w:lineRule="auto"/>
              <w:jc w:val="center"/>
              <w:rPr>
                <w:rFonts w:ascii="黑体"/>
                <w:kern w:val="0"/>
                <w:sz w:val="18"/>
                <w:szCs w:val="18"/>
              </w:rPr>
            </w:pPr>
            <w:r>
              <w:rPr>
                <w:rFonts w:ascii="黑体"/>
                <w:kern w:val="0"/>
                <w:sz w:val="18"/>
                <w:szCs w:val="18"/>
              </w:rPr>
              <w:t>1</w:t>
            </w:r>
          </w:p>
        </w:tc>
        <w:tc>
          <w:tcPr>
            <w:tcW w:w="1691" w:type="dxa"/>
            <w:tcBorders>
              <w:top w:val="single" w:sz="4" w:space="0" w:color="000000"/>
              <w:left w:val="single" w:sz="4" w:space="0" w:color="000000"/>
              <w:bottom w:val="single" w:sz="4" w:space="0" w:color="000000"/>
              <w:right w:val="single" w:sz="4" w:space="0" w:color="000000"/>
            </w:tcBorders>
            <w:vAlign w:val="center"/>
          </w:tcPr>
          <w:p w14:paraId="7A3D2C7D"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认证中心公钥索引</w:t>
            </w:r>
          </w:p>
        </w:tc>
        <w:tc>
          <w:tcPr>
            <w:tcW w:w="1691" w:type="dxa"/>
            <w:tcBorders>
              <w:top w:val="single" w:sz="4" w:space="0" w:color="000000"/>
              <w:left w:val="single" w:sz="4" w:space="0" w:color="000000"/>
              <w:bottom w:val="single" w:sz="4" w:space="0" w:color="000000"/>
              <w:right w:val="single" w:sz="8" w:space="0" w:color="000000"/>
            </w:tcBorders>
            <w:vAlign w:val="center"/>
          </w:tcPr>
          <w:p w14:paraId="17E0BE0F"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与</w:t>
            </w:r>
            <w:r>
              <w:rPr>
                <w:rFonts w:ascii="黑体"/>
                <w:kern w:val="0"/>
                <w:sz w:val="18"/>
                <w:szCs w:val="18"/>
              </w:rPr>
              <w:t>RID</w:t>
            </w:r>
            <w:r>
              <w:rPr>
                <w:rFonts w:ascii="黑体" w:hAnsi="宋体" w:hint="eastAsia"/>
                <w:kern w:val="0"/>
                <w:sz w:val="18"/>
                <w:szCs w:val="18"/>
              </w:rPr>
              <w:t>一起标识认证中心的公钥</w:t>
            </w:r>
          </w:p>
        </w:tc>
      </w:tr>
      <w:tr w:rsidR="003843EA" w14:paraId="4DE187D4" w14:textId="77777777">
        <w:trPr>
          <w:jc w:val="center"/>
        </w:trPr>
        <w:tc>
          <w:tcPr>
            <w:tcW w:w="945" w:type="dxa"/>
            <w:tcBorders>
              <w:top w:val="single" w:sz="4" w:space="0" w:color="000000"/>
              <w:left w:val="single" w:sz="4" w:space="0" w:color="000000"/>
              <w:bottom w:val="single" w:sz="4" w:space="0" w:color="000000"/>
              <w:right w:val="single" w:sz="4" w:space="0" w:color="000000"/>
            </w:tcBorders>
            <w:vAlign w:val="center"/>
          </w:tcPr>
          <w:p w14:paraId="17A1129D" w14:textId="77777777" w:rsidR="003843EA" w:rsidRDefault="00A21561">
            <w:pPr>
              <w:widowControl/>
              <w:spacing w:line="276" w:lineRule="auto"/>
              <w:jc w:val="center"/>
              <w:rPr>
                <w:rFonts w:ascii="黑体"/>
                <w:kern w:val="0"/>
                <w:sz w:val="18"/>
                <w:szCs w:val="18"/>
              </w:rPr>
            </w:pPr>
            <w:r>
              <w:rPr>
                <w:rFonts w:ascii="黑体"/>
                <w:kern w:val="0"/>
                <w:sz w:val="18"/>
                <w:szCs w:val="18"/>
              </w:rPr>
              <w:t>DF05</w:t>
            </w:r>
          </w:p>
        </w:tc>
        <w:tc>
          <w:tcPr>
            <w:tcW w:w="945" w:type="dxa"/>
            <w:tcBorders>
              <w:top w:val="single" w:sz="4" w:space="0" w:color="000000"/>
              <w:left w:val="single" w:sz="4" w:space="0" w:color="000000"/>
              <w:bottom w:val="single" w:sz="4" w:space="0" w:color="000000"/>
              <w:right w:val="single" w:sz="4" w:space="0" w:color="000000"/>
            </w:tcBorders>
            <w:vAlign w:val="center"/>
          </w:tcPr>
          <w:p w14:paraId="1953D4FF" w14:textId="77777777" w:rsidR="003843EA" w:rsidRDefault="00A21561">
            <w:pPr>
              <w:widowControl/>
              <w:spacing w:line="276" w:lineRule="auto"/>
              <w:jc w:val="center"/>
              <w:rPr>
                <w:rFonts w:ascii="黑体"/>
                <w:kern w:val="0"/>
                <w:sz w:val="18"/>
                <w:szCs w:val="18"/>
              </w:rPr>
            </w:pPr>
            <w:r>
              <w:rPr>
                <w:rFonts w:ascii="黑体"/>
                <w:kern w:val="0"/>
                <w:sz w:val="18"/>
                <w:szCs w:val="18"/>
              </w:rPr>
              <w:t>n8</w:t>
            </w:r>
          </w:p>
        </w:tc>
        <w:tc>
          <w:tcPr>
            <w:tcW w:w="1470" w:type="dxa"/>
            <w:tcBorders>
              <w:top w:val="single" w:sz="4" w:space="0" w:color="000000"/>
              <w:left w:val="single" w:sz="4" w:space="0" w:color="000000"/>
              <w:bottom w:val="single" w:sz="4" w:space="0" w:color="000000"/>
              <w:right w:val="single" w:sz="4" w:space="0" w:color="000000"/>
            </w:tcBorders>
            <w:vAlign w:val="center"/>
          </w:tcPr>
          <w:p w14:paraId="401F0ACF" w14:textId="77777777" w:rsidR="003843EA" w:rsidRDefault="00A21561">
            <w:pPr>
              <w:widowControl/>
              <w:spacing w:line="276" w:lineRule="auto"/>
              <w:jc w:val="center"/>
              <w:rPr>
                <w:rFonts w:ascii="黑体"/>
                <w:kern w:val="0"/>
                <w:sz w:val="18"/>
                <w:szCs w:val="18"/>
              </w:rPr>
            </w:pPr>
            <w:r>
              <w:rPr>
                <w:rFonts w:ascii="黑体"/>
                <w:kern w:val="0"/>
                <w:sz w:val="18"/>
                <w:szCs w:val="18"/>
              </w:rPr>
              <w:t>4</w:t>
            </w:r>
          </w:p>
        </w:tc>
        <w:tc>
          <w:tcPr>
            <w:tcW w:w="1691" w:type="dxa"/>
            <w:tcBorders>
              <w:top w:val="single" w:sz="4" w:space="0" w:color="000000"/>
              <w:left w:val="single" w:sz="4" w:space="0" w:color="000000"/>
              <w:bottom w:val="single" w:sz="4" w:space="0" w:color="000000"/>
              <w:right w:val="single" w:sz="4" w:space="0" w:color="000000"/>
            </w:tcBorders>
            <w:vAlign w:val="center"/>
          </w:tcPr>
          <w:p w14:paraId="01EE8EAE"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认证中心公钥有效期</w:t>
            </w:r>
          </w:p>
        </w:tc>
        <w:tc>
          <w:tcPr>
            <w:tcW w:w="1691" w:type="dxa"/>
            <w:tcBorders>
              <w:top w:val="single" w:sz="4" w:space="0" w:color="000000"/>
              <w:left w:val="single" w:sz="4" w:space="0" w:color="000000"/>
              <w:bottom w:val="single" w:sz="4" w:space="0" w:color="000000"/>
              <w:right w:val="single" w:sz="8" w:space="0" w:color="000000"/>
            </w:tcBorders>
            <w:vAlign w:val="center"/>
          </w:tcPr>
          <w:p w14:paraId="37E456C5"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认证中心规定的有效期限</w:t>
            </w:r>
          </w:p>
        </w:tc>
      </w:tr>
      <w:tr w:rsidR="003843EA" w14:paraId="07586117" w14:textId="77777777">
        <w:trPr>
          <w:jc w:val="center"/>
        </w:trPr>
        <w:tc>
          <w:tcPr>
            <w:tcW w:w="945" w:type="dxa"/>
            <w:tcBorders>
              <w:top w:val="single" w:sz="4" w:space="0" w:color="000000"/>
              <w:left w:val="single" w:sz="4" w:space="0" w:color="000000"/>
              <w:bottom w:val="single" w:sz="4" w:space="0" w:color="000000"/>
              <w:right w:val="single" w:sz="4" w:space="0" w:color="000000"/>
            </w:tcBorders>
            <w:vAlign w:val="center"/>
          </w:tcPr>
          <w:p w14:paraId="6024ACB3" w14:textId="77777777" w:rsidR="003843EA" w:rsidRDefault="00A21561">
            <w:pPr>
              <w:widowControl/>
              <w:spacing w:line="276" w:lineRule="auto"/>
              <w:jc w:val="center"/>
              <w:rPr>
                <w:rFonts w:ascii="黑体"/>
                <w:kern w:val="0"/>
                <w:sz w:val="18"/>
                <w:szCs w:val="18"/>
              </w:rPr>
            </w:pPr>
            <w:r>
              <w:rPr>
                <w:rFonts w:ascii="黑体"/>
                <w:kern w:val="0"/>
                <w:sz w:val="18"/>
                <w:szCs w:val="18"/>
              </w:rPr>
              <w:t>DF06</w:t>
            </w:r>
          </w:p>
        </w:tc>
        <w:tc>
          <w:tcPr>
            <w:tcW w:w="945" w:type="dxa"/>
            <w:tcBorders>
              <w:top w:val="single" w:sz="4" w:space="0" w:color="000000"/>
              <w:left w:val="single" w:sz="4" w:space="0" w:color="000000"/>
              <w:bottom w:val="single" w:sz="4" w:space="0" w:color="000000"/>
              <w:right w:val="single" w:sz="4" w:space="0" w:color="000000"/>
            </w:tcBorders>
            <w:vAlign w:val="center"/>
          </w:tcPr>
          <w:p w14:paraId="7A024350"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470" w:type="dxa"/>
            <w:tcBorders>
              <w:top w:val="single" w:sz="4" w:space="0" w:color="000000"/>
              <w:left w:val="single" w:sz="4" w:space="0" w:color="000000"/>
              <w:bottom w:val="single" w:sz="4" w:space="0" w:color="000000"/>
              <w:right w:val="single" w:sz="4" w:space="0" w:color="000000"/>
            </w:tcBorders>
            <w:vAlign w:val="center"/>
          </w:tcPr>
          <w:p w14:paraId="43DD50AB" w14:textId="77777777" w:rsidR="003843EA" w:rsidRDefault="00A21561">
            <w:pPr>
              <w:widowControl/>
              <w:spacing w:line="276" w:lineRule="auto"/>
              <w:jc w:val="center"/>
              <w:rPr>
                <w:rFonts w:ascii="黑体"/>
                <w:kern w:val="0"/>
                <w:sz w:val="18"/>
                <w:szCs w:val="18"/>
              </w:rPr>
            </w:pPr>
            <w:r>
              <w:rPr>
                <w:rFonts w:ascii="黑体"/>
                <w:kern w:val="0"/>
                <w:sz w:val="18"/>
                <w:szCs w:val="18"/>
              </w:rPr>
              <w:t>1</w:t>
            </w:r>
          </w:p>
        </w:tc>
        <w:tc>
          <w:tcPr>
            <w:tcW w:w="1691" w:type="dxa"/>
            <w:tcBorders>
              <w:top w:val="single" w:sz="4" w:space="0" w:color="000000"/>
              <w:left w:val="single" w:sz="4" w:space="0" w:color="000000"/>
              <w:bottom w:val="single" w:sz="4" w:space="0" w:color="000000"/>
              <w:right w:val="single" w:sz="4" w:space="0" w:color="000000"/>
            </w:tcBorders>
            <w:vAlign w:val="center"/>
          </w:tcPr>
          <w:p w14:paraId="1C6C8CA9"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认证中心公钥哈什算法标识</w:t>
            </w:r>
          </w:p>
        </w:tc>
        <w:tc>
          <w:tcPr>
            <w:tcW w:w="1691" w:type="dxa"/>
            <w:tcBorders>
              <w:top w:val="single" w:sz="4" w:space="0" w:color="000000"/>
              <w:left w:val="single" w:sz="4" w:space="0" w:color="000000"/>
              <w:bottom w:val="single" w:sz="4" w:space="0" w:color="000000"/>
              <w:right w:val="single" w:sz="8" w:space="0" w:color="000000"/>
            </w:tcBorders>
            <w:vAlign w:val="center"/>
          </w:tcPr>
          <w:p w14:paraId="0B5CEF63"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标识用于在数字签名方案中产生哈什结果的哈什算法</w:t>
            </w:r>
          </w:p>
        </w:tc>
      </w:tr>
      <w:tr w:rsidR="003843EA" w14:paraId="104B68DC" w14:textId="77777777">
        <w:trPr>
          <w:jc w:val="center"/>
        </w:trPr>
        <w:tc>
          <w:tcPr>
            <w:tcW w:w="945" w:type="dxa"/>
            <w:tcBorders>
              <w:top w:val="single" w:sz="4" w:space="0" w:color="000000"/>
              <w:left w:val="single" w:sz="4" w:space="0" w:color="000000"/>
              <w:bottom w:val="single" w:sz="4" w:space="0" w:color="000000"/>
              <w:right w:val="single" w:sz="4" w:space="0" w:color="000000"/>
            </w:tcBorders>
            <w:vAlign w:val="center"/>
          </w:tcPr>
          <w:p w14:paraId="649164B4" w14:textId="77777777" w:rsidR="003843EA" w:rsidRDefault="00A21561">
            <w:pPr>
              <w:widowControl/>
              <w:spacing w:line="276" w:lineRule="auto"/>
              <w:jc w:val="center"/>
              <w:rPr>
                <w:rFonts w:ascii="黑体"/>
                <w:kern w:val="0"/>
                <w:sz w:val="18"/>
                <w:szCs w:val="18"/>
              </w:rPr>
            </w:pPr>
            <w:r>
              <w:rPr>
                <w:rFonts w:ascii="黑体"/>
                <w:kern w:val="0"/>
                <w:sz w:val="18"/>
                <w:szCs w:val="18"/>
              </w:rPr>
              <w:lastRenderedPageBreak/>
              <w:t>DF07</w:t>
            </w:r>
          </w:p>
        </w:tc>
        <w:tc>
          <w:tcPr>
            <w:tcW w:w="945" w:type="dxa"/>
            <w:tcBorders>
              <w:top w:val="single" w:sz="4" w:space="0" w:color="000000"/>
              <w:left w:val="single" w:sz="4" w:space="0" w:color="000000"/>
              <w:bottom w:val="single" w:sz="4" w:space="0" w:color="000000"/>
              <w:right w:val="single" w:sz="4" w:space="0" w:color="000000"/>
            </w:tcBorders>
            <w:vAlign w:val="center"/>
          </w:tcPr>
          <w:p w14:paraId="38D133D2"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470" w:type="dxa"/>
            <w:tcBorders>
              <w:top w:val="single" w:sz="4" w:space="0" w:color="000000"/>
              <w:left w:val="single" w:sz="4" w:space="0" w:color="000000"/>
              <w:bottom w:val="single" w:sz="4" w:space="0" w:color="000000"/>
              <w:right w:val="single" w:sz="4" w:space="0" w:color="000000"/>
            </w:tcBorders>
            <w:vAlign w:val="center"/>
          </w:tcPr>
          <w:p w14:paraId="4CBDBE61" w14:textId="77777777" w:rsidR="003843EA" w:rsidRDefault="00A21561">
            <w:pPr>
              <w:widowControl/>
              <w:spacing w:line="276" w:lineRule="auto"/>
              <w:jc w:val="center"/>
              <w:rPr>
                <w:rFonts w:ascii="黑体"/>
                <w:kern w:val="0"/>
                <w:sz w:val="18"/>
                <w:szCs w:val="18"/>
              </w:rPr>
            </w:pPr>
            <w:r>
              <w:rPr>
                <w:rFonts w:ascii="黑体"/>
                <w:kern w:val="0"/>
                <w:sz w:val="18"/>
                <w:szCs w:val="18"/>
              </w:rPr>
              <w:t>1</w:t>
            </w:r>
          </w:p>
        </w:tc>
        <w:tc>
          <w:tcPr>
            <w:tcW w:w="1691" w:type="dxa"/>
            <w:tcBorders>
              <w:top w:val="single" w:sz="4" w:space="0" w:color="000000"/>
              <w:left w:val="single" w:sz="4" w:space="0" w:color="000000"/>
              <w:bottom w:val="single" w:sz="4" w:space="0" w:color="000000"/>
              <w:right w:val="single" w:sz="4" w:space="0" w:color="000000"/>
            </w:tcBorders>
            <w:vAlign w:val="center"/>
          </w:tcPr>
          <w:p w14:paraId="263D66D5"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认证中心公钥算法标识</w:t>
            </w:r>
          </w:p>
        </w:tc>
        <w:tc>
          <w:tcPr>
            <w:tcW w:w="1691" w:type="dxa"/>
            <w:tcBorders>
              <w:top w:val="single" w:sz="4" w:space="0" w:color="000000"/>
              <w:left w:val="single" w:sz="4" w:space="0" w:color="000000"/>
              <w:bottom w:val="single" w:sz="4" w:space="0" w:color="000000"/>
              <w:right w:val="single" w:sz="8" w:space="0" w:color="000000"/>
            </w:tcBorders>
            <w:vAlign w:val="center"/>
          </w:tcPr>
          <w:p w14:paraId="1C9EB9D2"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标识使用在认证中心公钥上的数字签名算法</w:t>
            </w:r>
          </w:p>
        </w:tc>
      </w:tr>
      <w:tr w:rsidR="003843EA" w14:paraId="6463CC11" w14:textId="77777777">
        <w:trPr>
          <w:jc w:val="center"/>
        </w:trPr>
        <w:tc>
          <w:tcPr>
            <w:tcW w:w="945" w:type="dxa"/>
            <w:tcBorders>
              <w:top w:val="single" w:sz="4" w:space="0" w:color="000000"/>
              <w:left w:val="single" w:sz="4" w:space="0" w:color="000000"/>
              <w:bottom w:val="single" w:sz="4" w:space="0" w:color="000000"/>
              <w:right w:val="single" w:sz="4" w:space="0" w:color="000000"/>
            </w:tcBorders>
            <w:vAlign w:val="center"/>
          </w:tcPr>
          <w:p w14:paraId="380282E9" w14:textId="77777777" w:rsidR="003843EA" w:rsidRDefault="00A21561">
            <w:pPr>
              <w:widowControl/>
              <w:spacing w:line="276" w:lineRule="auto"/>
              <w:jc w:val="center"/>
              <w:rPr>
                <w:rFonts w:ascii="黑体"/>
                <w:kern w:val="0"/>
                <w:sz w:val="18"/>
                <w:szCs w:val="18"/>
              </w:rPr>
            </w:pPr>
            <w:r>
              <w:rPr>
                <w:rFonts w:ascii="黑体"/>
                <w:kern w:val="0"/>
                <w:sz w:val="18"/>
                <w:szCs w:val="18"/>
              </w:rPr>
              <w:t>DF02</w:t>
            </w:r>
          </w:p>
        </w:tc>
        <w:tc>
          <w:tcPr>
            <w:tcW w:w="945" w:type="dxa"/>
            <w:tcBorders>
              <w:top w:val="single" w:sz="4" w:space="0" w:color="000000"/>
              <w:left w:val="single" w:sz="4" w:space="0" w:color="000000"/>
              <w:bottom w:val="single" w:sz="4" w:space="0" w:color="000000"/>
              <w:right w:val="single" w:sz="4" w:space="0" w:color="000000"/>
            </w:tcBorders>
            <w:vAlign w:val="center"/>
          </w:tcPr>
          <w:p w14:paraId="5364E6F5"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470" w:type="dxa"/>
            <w:tcBorders>
              <w:top w:val="single" w:sz="4" w:space="0" w:color="000000"/>
              <w:left w:val="single" w:sz="4" w:space="0" w:color="000000"/>
              <w:bottom w:val="single" w:sz="4" w:space="0" w:color="000000"/>
              <w:right w:val="single" w:sz="4" w:space="0" w:color="000000"/>
            </w:tcBorders>
            <w:vAlign w:val="center"/>
          </w:tcPr>
          <w:p w14:paraId="60FD1553"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变长，最大为</w:t>
            </w:r>
            <w:r>
              <w:rPr>
                <w:rFonts w:ascii="黑体"/>
                <w:kern w:val="0"/>
                <w:sz w:val="18"/>
                <w:szCs w:val="18"/>
              </w:rPr>
              <w:t>248</w:t>
            </w:r>
          </w:p>
        </w:tc>
        <w:tc>
          <w:tcPr>
            <w:tcW w:w="1691" w:type="dxa"/>
            <w:tcBorders>
              <w:top w:val="single" w:sz="4" w:space="0" w:color="000000"/>
              <w:left w:val="single" w:sz="4" w:space="0" w:color="000000"/>
              <w:bottom w:val="single" w:sz="4" w:space="0" w:color="000000"/>
              <w:right w:val="single" w:sz="4" w:space="0" w:color="000000"/>
            </w:tcBorders>
            <w:vAlign w:val="center"/>
          </w:tcPr>
          <w:p w14:paraId="68280690"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认证中心公钥模</w:t>
            </w:r>
          </w:p>
        </w:tc>
        <w:tc>
          <w:tcPr>
            <w:tcW w:w="1691" w:type="dxa"/>
            <w:tcBorders>
              <w:top w:val="single" w:sz="4" w:space="0" w:color="000000"/>
              <w:left w:val="single" w:sz="4" w:space="0" w:color="000000"/>
              <w:bottom w:val="single" w:sz="4" w:space="0" w:color="000000"/>
              <w:right w:val="single" w:sz="8" w:space="0" w:color="000000"/>
            </w:tcBorders>
            <w:vAlign w:val="center"/>
          </w:tcPr>
          <w:p w14:paraId="6290B45A"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公钥模值</w:t>
            </w:r>
          </w:p>
        </w:tc>
      </w:tr>
      <w:tr w:rsidR="003843EA" w14:paraId="73D1078C" w14:textId="77777777">
        <w:trPr>
          <w:jc w:val="center"/>
        </w:trPr>
        <w:tc>
          <w:tcPr>
            <w:tcW w:w="945" w:type="dxa"/>
            <w:tcBorders>
              <w:top w:val="single" w:sz="4" w:space="0" w:color="000000"/>
              <w:left w:val="single" w:sz="4" w:space="0" w:color="000000"/>
              <w:bottom w:val="single" w:sz="4" w:space="0" w:color="000000"/>
              <w:right w:val="single" w:sz="4" w:space="0" w:color="000000"/>
            </w:tcBorders>
            <w:vAlign w:val="center"/>
          </w:tcPr>
          <w:p w14:paraId="63988D2D" w14:textId="77777777" w:rsidR="003843EA" w:rsidRDefault="00A21561">
            <w:pPr>
              <w:widowControl/>
              <w:spacing w:line="276" w:lineRule="auto"/>
              <w:jc w:val="center"/>
              <w:rPr>
                <w:rFonts w:ascii="黑体"/>
                <w:kern w:val="0"/>
                <w:sz w:val="18"/>
                <w:szCs w:val="18"/>
              </w:rPr>
            </w:pPr>
            <w:r>
              <w:rPr>
                <w:rFonts w:ascii="黑体"/>
                <w:kern w:val="0"/>
                <w:sz w:val="18"/>
                <w:szCs w:val="18"/>
              </w:rPr>
              <w:t>DF04</w:t>
            </w:r>
          </w:p>
        </w:tc>
        <w:tc>
          <w:tcPr>
            <w:tcW w:w="945" w:type="dxa"/>
            <w:tcBorders>
              <w:top w:val="single" w:sz="4" w:space="0" w:color="000000"/>
              <w:left w:val="single" w:sz="4" w:space="0" w:color="000000"/>
              <w:bottom w:val="single" w:sz="4" w:space="0" w:color="000000"/>
              <w:right w:val="single" w:sz="4" w:space="0" w:color="000000"/>
            </w:tcBorders>
            <w:vAlign w:val="center"/>
          </w:tcPr>
          <w:p w14:paraId="6E6CF1DA"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470" w:type="dxa"/>
            <w:tcBorders>
              <w:top w:val="single" w:sz="4" w:space="0" w:color="000000"/>
              <w:left w:val="single" w:sz="4" w:space="0" w:color="000000"/>
              <w:bottom w:val="single" w:sz="4" w:space="0" w:color="000000"/>
              <w:right w:val="single" w:sz="4" w:space="0" w:color="000000"/>
            </w:tcBorders>
            <w:vAlign w:val="center"/>
          </w:tcPr>
          <w:p w14:paraId="648737B9" w14:textId="77777777" w:rsidR="003843EA" w:rsidRDefault="00A21561">
            <w:pPr>
              <w:widowControl/>
              <w:spacing w:line="276" w:lineRule="auto"/>
              <w:jc w:val="center"/>
              <w:rPr>
                <w:rFonts w:ascii="黑体"/>
                <w:kern w:val="0"/>
                <w:sz w:val="18"/>
                <w:szCs w:val="18"/>
              </w:rPr>
            </w:pPr>
            <w:r>
              <w:rPr>
                <w:rFonts w:ascii="黑体"/>
                <w:kern w:val="0"/>
                <w:sz w:val="18"/>
                <w:szCs w:val="18"/>
              </w:rPr>
              <w:t>1</w:t>
            </w:r>
            <w:r>
              <w:rPr>
                <w:rFonts w:ascii="黑体" w:hAnsi="宋体" w:hint="eastAsia"/>
                <w:kern w:val="0"/>
                <w:sz w:val="18"/>
                <w:szCs w:val="18"/>
              </w:rPr>
              <w:t>或</w:t>
            </w:r>
            <w:r>
              <w:rPr>
                <w:rFonts w:ascii="黑体"/>
                <w:kern w:val="0"/>
                <w:sz w:val="18"/>
                <w:szCs w:val="18"/>
              </w:rPr>
              <w:t>3</w:t>
            </w:r>
          </w:p>
        </w:tc>
        <w:tc>
          <w:tcPr>
            <w:tcW w:w="1691" w:type="dxa"/>
            <w:tcBorders>
              <w:top w:val="single" w:sz="4" w:space="0" w:color="000000"/>
              <w:left w:val="single" w:sz="4" w:space="0" w:color="000000"/>
              <w:bottom w:val="single" w:sz="4" w:space="0" w:color="000000"/>
              <w:right w:val="single" w:sz="4" w:space="0" w:color="000000"/>
            </w:tcBorders>
            <w:vAlign w:val="center"/>
          </w:tcPr>
          <w:p w14:paraId="3271940B"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认证中心公钥指数</w:t>
            </w:r>
          </w:p>
        </w:tc>
        <w:tc>
          <w:tcPr>
            <w:tcW w:w="1691" w:type="dxa"/>
            <w:tcBorders>
              <w:top w:val="single" w:sz="4" w:space="0" w:color="000000"/>
              <w:left w:val="single" w:sz="4" w:space="0" w:color="000000"/>
              <w:bottom w:val="single" w:sz="4" w:space="0" w:color="000000"/>
              <w:right w:val="single" w:sz="8" w:space="0" w:color="000000"/>
            </w:tcBorders>
            <w:vAlign w:val="center"/>
          </w:tcPr>
          <w:p w14:paraId="4A4929AF"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公钥指数</w:t>
            </w:r>
          </w:p>
        </w:tc>
      </w:tr>
      <w:tr w:rsidR="003843EA" w14:paraId="470FDD94" w14:textId="77777777">
        <w:trPr>
          <w:jc w:val="center"/>
        </w:trPr>
        <w:tc>
          <w:tcPr>
            <w:tcW w:w="945" w:type="dxa"/>
            <w:tcBorders>
              <w:top w:val="single" w:sz="4" w:space="0" w:color="000000"/>
              <w:left w:val="single" w:sz="4" w:space="0" w:color="000000"/>
              <w:bottom w:val="single" w:sz="8" w:space="0" w:color="000000"/>
              <w:right w:val="single" w:sz="4" w:space="0" w:color="000000"/>
            </w:tcBorders>
            <w:vAlign w:val="center"/>
          </w:tcPr>
          <w:p w14:paraId="351B720F" w14:textId="77777777" w:rsidR="003843EA" w:rsidRDefault="00A21561">
            <w:pPr>
              <w:widowControl/>
              <w:spacing w:line="276" w:lineRule="auto"/>
              <w:jc w:val="center"/>
              <w:rPr>
                <w:rFonts w:ascii="黑体"/>
                <w:kern w:val="0"/>
                <w:sz w:val="18"/>
                <w:szCs w:val="18"/>
              </w:rPr>
            </w:pPr>
            <w:r>
              <w:rPr>
                <w:rFonts w:ascii="黑体"/>
                <w:kern w:val="0"/>
                <w:sz w:val="18"/>
                <w:szCs w:val="18"/>
              </w:rPr>
              <w:t>DF03</w:t>
            </w:r>
          </w:p>
        </w:tc>
        <w:tc>
          <w:tcPr>
            <w:tcW w:w="945" w:type="dxa"/>
            <w:tcBorders>
              <w:top w:val="single" w:sz="4" w:space="0" w:color="000000"/>
              <w:left w:val="single" w:sz="4" w:space="0" w:color="000000"/>
              <w:bottom w:val="single" w:sz="8" w:space="0" w:color="000000"/>
              <w:right w:val="single" w:sz="4" w:space="0" w:color="000000"/>
            </w:tcBorders>
            <w:vAlign w:val="center"/>
          </w:tcPr>
          <w:p w14:paraId="78F36803"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470" w:type="dxa"/>
            <w:tcBorders>
              <w:top w:val="single" w:sz="4" w:space="0" w:color="000000"/>
              <w:left w:val="single" w:sz="4" w:space="0" w:color="000000"/>
              <w:bottom w:val="single" w:sz="8" w:space="0" w:color="000000"/>
              <w:right w:val="single" w:sz="4" w:space="0" w:color="000000"/>
            </w:tcBorders>
            <w:vAlign w:val="center"/>
          </w:tcPr>
          <w:p w14:paraId="2CEA2EA1"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变长</w:t>
            </w:r>
          </w:p>
        </w:tc>
        <w:tc>
          <w:tcPr>
            <w:tcW w:w="1691" w:type="dxa"/>
            <w:tcBorders>
              <w:top w:val="single" w:sz="4" w:space="0" w:color="000000"/>
              <w:left w:val="single" w:sz="4" w:space="0" w:color="000000"/>
              <w:bottom w:val="single" w:sz="8" w:space="0" w:color="000000"/>
              <w:right w:val="single" w:sz="4" w:space="0" w:color="000000"/>
            </w:tcBorders>
            <w:vAlign w:val="center"/>
          </w:tcPr>
          <w:p w14:paraId="2F0BB3ED"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认证中心公钥校验值</w:t>
            </w:r>
          </w:p>
        </w:tc>
        <w:tc>
          <w:tcPr>
            <w:tcW w:w="1691" w:type="dxa"/>
            <w:tcBorders>
              <w:top w:val="single" w:sz="4" w:space="0" w:color="000000"/>
              <w:left w:val="single" w:sz="4" w:space="0" w:color="000000"/>
              <w:bottom w:val="single" w:sz="8" w:space="0" w:color="000000"/>
              <w:right w:val="single" w:sz="8" w:space="0" w:color="000000"/>
            </w:tcBorders>
            <w:vAlign w:val="center"/>
          </w:tcPr>
          <w:p w14:paraId="6F0251FA"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验证认证中心公钥用</w:t>
            </w:r>
          </w:p>
        </w:tc>
      </w:tr>
    </w:tbl>
    <w:p w14:paraId="46B4570C" w14:textId="77777777" w:rsidR="003843EA" w:rsidRDefault="003843EA">
      <w:pPr>
        <w:pStyle w:val="p0"/>
        <w:spacing w:line="276" w:lineRule="auto"/>
        <w:ind w:left="840" w:firstLine="420"/>
        <w:rPr>
          <w:rFonts w:ascii="黑体" w:eastAsia="黑体"/>
        </w:rPr>
      </w:pPr>
    </w:p>
    <w:p w14:paraId="0F7C50DD" w14:textId="77777777" w:rsidR="003843EA" w:rsidRDefault="00A21561">
      <w:pPr>
        <w:pStyle w:val="MyText"/>
        <w:spacing w:line="276" w:lineRule="auto"/>
        <w:ind w:leftChars="405" w:left="850" w:firstLine="410"/>
      </w:pPr>
      <w:r>
        <w:rPr>
          <w:rFonts w:hint="eastAsia"/>
        </w:rPr>
        <w:t>说明：</w:t>
      </w:r>
    </w:p>
    <w:p w14:paraId="2F36D82C" w14:textId="77777777" w:rsidR="003843EA" w:rsidRDefault="00A21561">
      <w:pPr>
        <w:pStyle w:val="MyText"/>
        <w:spacing w:line="276" w:lineRule="auto"/>
        <w:ind w:leftChars="405" w:left="850" w:firstLine="410"/>
      </w:pPr>
      <w:r>
        <w:rPr>
          <w:rFonts w:hint="eastAsia"/>
        </w:rPr>
        <w:t>当删除一个公钥时，只需要</w:t>
      </w:r>
      <w:r>
        <w:t xml:space="preserve">RID </w:t>
      </w:r>
      <w:r>
        <w:rPr>
          <w:rFonts w:hint="eastAsia"/>
        </w:rPr>
        <w:t>和认证中心公钥索引两个标签。</w:t>
      </w:r>
    </w:p>
    <w:p w14:paraId="660FD810" w14:textId="77777777" w:rsidR="003843EA" w:rsidRDefault="00A21561">
      <w:pPr>
        <w:pStyle w:val="MyText"/>
        <w:spacing w:line="276" w:lineRule="auto"/>
        <w:ind w:leftChars="405" w:left="850" w:firstLine="410"/>
      </w:pPr>
      <w:r>
        <w:rPr>
          <w:rFonts w:hint="eastAsia"/>
        </w:rPr>
        <w:t>当删除</w:t>
      </w:r>
      <w:r>
        <w:t>RID下</w:t>
      </w:r>
      <w:r>
        <w:rPr>
          <w:rFonts w:hint="eastAsia"/>
        </w:rPr>
        <w:t>所有公钥时，只需要</w:t>
      </w:r>
      <w:r>
        <w:t>RID一个标签。</w:t>
      </w:r>
    </w:p>
    <w:p w14:paraId="08E0D3FA" w14:textId="77777777" w:rsidR="003843EA" w:rsidRDefault="00A21561">
      <w:pPr>
        <w:pStyle w:val="MyText"/>
        <w:spacing w:line="276" w:lineRule="auto"/>
        <w:ind w:leftChars="405" w:left="850" w:firstLine="410"/>
      </w:pPr>
      <w:r>
        <w:rPr>
          <w:rFonts w:hint="eastAsia"/>
        </w:rPr>
        <w:t>当清除全部公钥时，无需公钥信息数据域。</w:t>
      </w:r>
    </w:p>
    <w:p w14:paraId="3430E275" w14:textId="77777777" w:rsidR="003843EA" w:rsidRDefault="00A21561">
      <w:pPr>
        <w:pStyle w:val="MyText"/>
        <w:spacing w:line="276" w:lineRule="auto"/>
        <w:ind w:leftChars="405" w:left="850" w:firstLine="410"/>
      </w:pPr>
      <w:r>
        <w:rPr>
          <w:rFonts w:hint="eastAsia"/>
        </w:rPr>
        <w:t>当读取公钥列表时，无需公钥信息数据域，响应报文为若干个</w:t>
      </w:r>
      <w:r>
        <w:rPr>
          <w:kern w:val="0"/>
          <w:sz w:val="18"/>
          <w:szCs w:val="18"/>
        </w:rPr>
        <w:t>9F06和9F22串</w:t>
      </w:r>
    </w:p>
    <w:p w14:paraId="526C64AA" w14:textId="77777777" w:rsidR="003843EA" w:rsidRDefault="00A21561">
      <w:pPr>
        <w:pStyle w:val="MyText"/>
        <w:spacing w:line="276" w:lineRule="auto"/>
        <w:ind w:leftChars="405" w:left="850" w:firstLine="410"/>
        <w:rPr>
          <w:kern w:val="0"/>
          <w:sz w:val="18"/>
          <w:szCs w:val="18"/>
        </w:rPr>
      </w:pPr>
      <w:r>
        <w:rPr>
          <w:rFonts w:hint="eastAsia"/>
        </w:rPr>
        <w:t>当读取指定公钥时，请求报文需指定</w:t>
      </w:r>
      <w:r>
        <w:rPr>
          <w:kern w:val="0"/>
        </w:rPr>
        <w:t>9F06和9F22。</w:t>
      </w:r>
    </w:p>
    <w:p w14:paraId="235EB682" w14:textId="77777777" w:rsidR="003843EA" w:rsidRDefault="003843EA">
      <w:pPr>
        <w:pStyle w:val="MyText"/>
        <w:spacing w:line="276" w:lineRule="auto"/>
        <w:ind w:leftChars="405" w:left="850" w:firstLine="410"/>
      </w:pPr>
    </w:p>
    <w:p w14:paraId="038C7086" w14:textId="77777777" w:rsidR="003843EA" w:rsidRDefault="00A21561">
      <w:pPr>
        <w:pStyle w:val="MyText"/>
        <w:spacing w:line="276" w:lineRule="auto"/>
        <w:ind w:leftChars="405" w:left="850" w:firstLine="410"/>
      </w:pPr>
      <w:r>
        <w:rPr>
          <w:rFonts w:hint="eastAsia"/>
        </w:rPr>
        <w:t>如果公钥灌装失败，则直接在响应码中返回“</w:t>
      </w:r>
      <w:r>
        <w:t>06</w:t>
      </w:r>
      <w:r>
        <w:t>”</w:t>
      </w:r>
      <w:r>
        <w:rPr>
          <w:rFonts w:hint="eastAsia"/>
        </w:rPr>
        <w:t>，响应报文中数据域为空。</w:t>
      </w:r>
    </w:p>
    <w:p w14:paraId="3DC5693F" w14:textId="77777777" w:rsidR="003843EA" w:rsidRDefault="003843EA">
      <w:pPr>
        <w:pStyle w:val="MyText"/>
        <w:spacing w:line="276" w:lineRule="auto"/>
      </w:pPr>
    </w:p>
    <w:p w14:paraId="596361F0" w14:textId="77777777" w:rsidR="003843EA" w:rsidRDefault="00A21561">
      <w:pPr>
        <w:pStyle w:val="MyDoc111New"/>
      </w:pPr>
      <w:bookmarkStart w:id="1166" w:name="_Toc453057448"/>
      <w:bookmarkStart w:id="1167" w:name="_Toc22212"/>
      <w:bookmarkStart w:id="1168" w:name="_Toc30487"/>
      <w:bookmarkStart w:id="1169" w:name="_Toc2525"/>
      <w:bookmarkStart w:id="1170" w:name="_Toc6199"/>
      <w:r>
        <w:t>PBOC设置AID</w:t>
      </w:r>
      <w:bookmarkEnd w:id="1166"/>
      <w:bookmarkEnd w:id="1167"/>
      <w:bookmarkEnd w:id="1168"/>
      <w:bookmarkEnd w:id="1169"/>
      <w:bookmarkEnd w:id="1170"/>
      <w:ins w:id="1171" w:author="Administrator" w:date="2018-04-27T11:07:00Z">
        <w:r>
          <w:t>0x1C 0x02</w:t>
        </w:r>
      </w:ins>
    </w:p>
    <w:p w14:paraId="54B11C0A" w14:textId="77777777" w:rsidR="003843EA" w:rsidRDefault="00A21561">
      <w:pPr>
        <w:pStyle w:val="MyText"/>
        <w:spacing w:line="276" w:lineRule="auto"/>
        <w:ind w:firstLine="409"/>
      </w:pPr>
      <w:r>
        <w:rPr>
          <w:rFonts w:hint="eastAsia"/>
        </w:rPr>
        <w:t>指令：</w:t>
      </w:r>
      <w:r>
        <w:t>0x1C 0x02</w:t>
      </w:r>
    </w:p>
    <w:p w14:paraId="298D7C08" w14:textId="77777777" w:rsidR="003843EA" w:rsidRDefault="00A21561">
      <w:pPr>
        <w:pStyle w:val="MyText"/>
        <w:spacing w:line="276" w:lineRule="auto"/>
        <w:ind w:firstLine="409"/>
      </w:pPr>
      <w:r>
        <w:rPr>
          <w:rFonts w:hint="eastAsia"/>
        </w:rPr>
        <w:t>描述：该命令用于设置POS</w:t>
      </w:r>
      <w:r>
        <w:t>的AID参数</w:t>
      </w:r>
    </w:p>
    <w:p w14:paraId="33DC14ED" w14:textId="77777777" w:rsidR="003843EA" w:rsidRDefault="00A21561">
      <w:pPr>
        <w:pStyle w:val="MyText"/>
        <w:numPr>
          <w:ilvl w:val="0"/>
          <w:numId w:val="4"/>
        </w:numPr>
        <w:spacing w:line="276" w:lineRule="auto"/>
      </w:pPr>
      <w:r>
        <w:rPr>
          <w:rFonts w:hint="eastAsia"/>
        </w:rPr>
        <w:t>请求报文</w:t>
      </w:r>
    </w:p>
    <w:p w14:paraId="1D1B8FA8" w14:textId="77777777" w:rsidR="003843EA" w:rsidRDefault="00A21561">
      <w:pPr>
        <w:pStyle w:val="MyText"/>
        <w:spacing w:line="276" w:lineRule="auto"/>
        <w:ind w:left="1680"/>
      </w:pPr>
      <w:r>
        <w:rPr>
          <w:rFonts w:hint="eastAsia"/>
        </w:rPr>
        <w:t>数据：</w:t>
      </w:r>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1A855B06"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4562E56A"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268" w:type="dxa"/>
            <w:tcBorders>
              <w:top w:val="single" w:sz="6" w:space="0" w:color="000000"/>
              <w:left w:val="nil"/>
              <w:bottom w:val="single" w:sz="6" w:space="0" w:color="000000"/>
              <w:right w:val="single" w:sz="4" w:space="0" w:color="000000"/>
            </w:tcBorders>
            <w:shd w:val="clear" w:color="auto" w:fill="E6E6E6"/>
          </w:tcPr>
          <w:p w14:paraId="7E07F4FC"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数据域</w:t>
            </w:r>
          </w:p>
        </w:tc>
        <w:tc>
          <w:tcPr>
            <w:tcW w:w="1418" w:type="dxa"/>
            <w:tcBorders>
              <w:top w:val="single" w:sz="6" w:space="0" w:color="000000"/>
              <w:left w:val="nil"/>
              <w:bottom w:val="single" w:sz="6" w:space="0" w:color="000000"/>
              <w:right w:val="single" w:sz="6" w:space="0" w:color="000000"/>
            </w:tcBorders>
            <w:shd w:val="clear" w:color="auto" w:fill="E6E6E6"/>
          </w:tcPr>
          <w:p w14:paraId="124E73D1"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长度</w:t>
            </w:r>
          </w:p>
        </w:tc>
        <w:tc>
          <w:tcPr>
            <w:tcW w:w="4034" w:type="dxa"/>
            <w:tcBorders>
              <w:top w:val="single" w:sz="6" w:space="0" w:color="000000"/>
              <w:left w:val="nil"/>
              <w:bottom w:val="single" w:sz="6" w:space="0" w:color="000000"/>
              <w:right w:val="single" w:sz="6" w:space="0" w:color="000000"/>
            </w:tcBorders>
            <w:shd w:val="clear" w:color="auto" w:fill="E6E6E6"/>
          </w:tcPr>
          <w:p w14:paraId="66BDCD99" w14:textId="77777777" w:rsidR="003843EA" w:rsidRDefault="00A21561">
            <w:pPr>
              <w:widowControl/>
              <w:spacing w:line="276" w:lineRule="auto"/>
              <w:ind w:firstLine="420"/>
              <w:jc w:val="center"/>
              <w:rPr>
                <w:rFonts w:ascii="黑体"/>
                <w:b/>
                <w:bCs/>
                <w:kern w:val="0"/>
                <w:szCs w:val="21"/>
              </w:rPr>
            </w:pPr>
            <w:r>
              <w:rPr>
                <w:rFonts w:ascii="黑体" w:hAnsi="宋体" w:hint="eastAsia"/>
                <w:b/>
                <w:bCs/>
                <w:kern w:val="0"/>
                <w:szCs w:val="21"/>
              </w:rPr>
              <w:t>备注</w:t>
            </w:r>
          </w:p>
        </w:tc>
      </w:tr>
      <w:tr w:rsidR="003843EA" w14:paraId="1E2BC663"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0901B300" w14:textId="77777777" w:rsidR="003843EA" w:rsidRDefault="00A21561">
            <w:pPr>
              <w:pStyle w:val="p0"/>
              <w:spacing w:line="276" w:lineRule="auto"/>
              <w:jc w:val="center"/>
              <w:rPr>
                <w:rFonts w:ascii="黑体" w:eastAsia="黑体"/>
              </w:rPr>
            </w:pPr>
            <w:r>
              <w:rPr>
                <w:rFonts w:ascii="黑体" w:eastAsia="黑体"/>
              </w:rPr>
              <w:t>1</w:t>
            </w:r>
          </w:p>
        </w:tc>
        <w:tc>
          <w:tcPr>
            <w:tcW w:w="2268" w:type="dxa"/>
            <w:tcBorders>
              <w:top w:val="single" w:sz="6" w:space="0" w:color="000000"/>
              <w:left w:val="nil"/>
              <w:bottom w:val="single" w:sz="6" w:space="0" w:color="000000"/>
              <w:right w:val="single" w:sz="4" w:space="0" w:color="000000"/>
            </w:tcBorders>
            <w:vAlign w:val="center"/>
          </w:tcPr>
          <w:p w14:paraId="213CB4DC" w14:textId="77777777" w:rsidR="003843EA" w:rsidRDefault="00A21561">
            <w:pPr>
              <w:pStyle w:val="p0"/>
              <w:spacing w:line="276" w:lineRule="auto"/>
              <w:jc w:val="center"/>
              <w:rPr>
                <w:rFonts w:ascii="黑体" w:eastAsia="黑体"/>
              </w:rPr>
            </w:pPr>
            <w:r>
              <w:rPr>
                <w:rFonts w:ascii="黑体" w:eastAsia="黑体" w:hAnsi="新宋体" w:hint="eastAsia"/>
              </w:rPr>
              <w:t>设置操作</w:t>
            </w:r>
          </w:p>
        </w:tc>
        <w:tc>
          <w:tcPr>
            <w:tcW w:w="1418" w:type="dxa"/>
            <w:tcBorders>
              <w:top w:val="single" w:sz="6" w:space="0" w:color="000000"/>
              <w:left w:val="nil"/>
              <w:bottom w:val="single" w:sz="6" w:space="0" w:color="000000"/>
              <w:right w:val="single" w:sz="6" w:space="0" w:color="000000"/>
            </w:tcBorders>
            <w:vAlign w:val="center"/>
          </w:tcPr>
          <w:p w14:paraId="30F315B1" w14:textId="77777777" w:rsidR="003843EA" w:rsidRDefault="00A21561">
            <w:pPr>
              <w:pStyle w:val="p0"/>
              <w:spacing w:line="276" w:lineRule="auto"/>
              <w:ind w:firstLine="315"/>
              <w:rPr>
                <w:rFonts w:ascii="黑体" w:eastAsia="黑体"/>
              </w:rPr>
            </w:pPr>
            <w:r>
              <w:rPr>
                <w:rFonts w:ascii="黑体" w:eastAsia="黑体"/>
              </w:rPr>
              <w:t>1</w:t>
            </w:r>
          </w:p>
        </w:tc>
        <w:tc>
          <w:tcPr>
            <w:tcW w:w="4034" w:type="dxa"/>
            <w:tcBorders>
              <w:top w:val="single" w:sz="6" w:space="0" w:color="000000"/>
              <w:left w:val="nil"/>
              <w:bottom w:val="single" w:sz="6" w:space="0" w:color="000000"/>
              <w:right w:val="single" w:sz="6" w:space="0" w:color="000000"/>
            </w:tcBorders>
          </w:tcPr>
          <w:p w14:paraId="789402DC" w14:textId="77777777" w:rsidR="003843EA" w:rsidRDefault="00A21561">
            <w:pPr>
              <w:pStyle w:val="p0"/>
              <w:spacing w:line="276" w:lineRule="auto"/>
              <w:rPr>
                <w:rFonts w:ascii="黑体" w:eastAsia="黑体"/>
              </w:rPr>
            </w:pPr>
            <w:r>
              <w:rPr>
                <w:rFonts w:ascii="黑体" w:eastAsia="黑体"/>
              </w:rPr>
              <w:t xml:space="preserve">0x01 </w:t>
            </w:r>
            <w:r>
              <w:rPr>
                <w:rFonts w:ascii="黑体" w:eastAsia="黑体" w:hAnsi="新宋体" w:hint="eastAsia"/>
              </w:rPr>
              <w:t>清除全部</w:t>
            </w:r>
            <w:r>
              <w:rPr>
                <w:rFonts w:ascii="黑体" w:eastAsia="黑体"/>
              </w:rPr>
              <w:t>AID</w:t>
            </w:r>
          </w:p>
          <w:p w14:paraId="613EB0C6" w14:textId="77777777" w:rsidR="003843EA" w:rsidRDefault="00A21561">
            <w:pPr>
              <w:pStyle w:val="p0"/>
              <w:spacing w:line="276" w:lineRule="auto"/>
              <w:rPr>
                <w:rFonts w:ascii="黑体" w:eastAsia="黑体"/>
              </w:rPr>
            </w:pPr>
            <w:r>
              <w:rPr>
                <w:rFonts w:ascii="黑体" w:eastAsia="黑体"/>
              </w:rPr>
              <w:t xml:space="preserve">0x02 </w:t>
            </w:r>
            <w:r>
              <w:rPr>
                <w:rFonts w:ascii="黑体" w:eastAsia="黑体" w:hAnsi="新宋体" w:hint="eastAsia"/>
              </w:rPr>
              <w:t>增加一个</w:t>
            </w:r>
            <w:r>
              <w:rPr>
                <w:rFonts w:ascii="黑体" w:eastAsia="黑体"/>
              </w:rPr>
              <w:t>AID</w:t>
            </w:r>
          </w:p>
          <w:p w14:paraId="3D1089B3" w14:textId="77777777" w:rsidR="003843EA" w:rsidRDefault="00A21561">
            <w:pPr>
              <w:pStyle w:val="p0"/>
              <w:spacing w:line="276" w:lineRule="auto"/>
              <w:rPr>
                <w:rFonts w:ascii="黑体" w:eastAsia="黑体"/>
              </w:rPr>
            </w:pPr>
            <w:r>
              <w:rPr>
                <w:rFonts w:ascii="黑体" w:eastAsia="黑体"/>
              </w:rPr>
              <w:t xml:space="preserve">0x03 </w:t>
            </w:r>
            <w:r>
              <w:rPr>
                <w:rFonts w:ascii="黑体" w:eastAsia="黑体" w:hAnsi="新宋体" w:hint="eastAsia"/>
              </w:rPr>
              <w:t>删除一个</w:t>
            </w:r>
            <w:r>
              <w:rPr>
                <w:rFonts w:ascii="黑体" w:eastAsia="黑体"/>
              </w:rPr>
              <w:t>AID</w:t>
            </w:r>
          </w:p>
          <w:p w14:paraId="3E7F75D7" w14:textId="77777777" w:rsidR="003843EA" w:rsidRDefault="00A21561">
            <w:pPr>
              <w:pStyle w:val="p0"/>
              <w:spacing w:line="276" w:lineRule="auto"/>
              <w:rPr>
                <w:rFonts w:ascii="黑体" w:eastAsia="黑体"/>
              </w:rPr>
            </w:pPr>
            <w:r>
              <w:rPr>
                <w:rFonts w:ascii="黑体" w:eastAsia="黑体"/>
              </w:rPr>
              <w:t xml:space="preserve">0x04 </w:t>
            </w:r>
            <w:r>
              <w:rPr>
                <w:rFonts w:ascii="黑体" w:eastAsia="黑体" w:hint="eastAsia"/>
              </w:rPr>
              <w:t>读取AID列表</w:t>
            </w:r>
          </w:p>
          <w:p w14:paraId="3AD87C77" w14:textId="77777777" w:rsidR="003843EA" w:rsidRDefault="00A21561">
            <w:pPr>
              <w:pStyle w:val="p0"/>
              <w:spacing w:line="276" w:lineRule="auto"/>
              <w:rPr>
                <w:rFonts w:ascii="黑体" w:eastAsia="黑体"/>
              </w:rPr>
            </w:pPr>
            <w:r>
              <w:rPr>
                <w:rFonts w:ascii="黑体" w:eastAsia="黑体"/>
              </w:rPr>
              <w:t xml:space="preserve">0x05 </w:t>
            </w:r>
            <w:r>
              <w:rPr>
                <w:rFonts w:ascii="黑体" w:eastAsia="黑体" w:hint="eastAsia"/>
              </w:rPr>
              <w:t>读取指定AID</w:t>
            </w:r>
          </w:p>
        </w:tc>
      </w:tr>
      <w:tr w:rsidR="003843EA" w14:paraId="55C6D38A"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10667FB0" w14:textId="77777777" w:rsidR="003843EA" w:rsidRDefault="00A21561">
            <w:pPr>
              <w:pStyle w:val="p0"/>
              <w:spacing w:line="276" w:lineRule="auto"/>
              <w:jc w:val="center"/>
              <w:rPr>
                <w:rFonts w:ascii="黑体" w:eastAsia="黑体"/>
              </w:rPr>
            </w:pPr>
            <w:r>
              <w:rPr>
                <w:rFonts w:ascii="黑体" w:eastAsia="黑体"/>
              </w:rPr>
              <w:t>2</w:t>
            </w:r>
          </w:p>
        </w:tc>
        <w:tc>
          <w:tcPr>
            <w:tcW w:w="2268" w:type="dxa"/>
            <w:tcBorders>
              <w:top w:val="single" w:sz="6" w:space="0" w:color="000000"/>
              <w:left w:val="nil"/>
              <w:bottom w:val="single" w:sz="6" w:space="0" w:color="000000"/>
              <w:right w:val="single" w:sz="4" w:space="0" w:color="000000"/>
            </w:tcBorders>
            <w:vAlign w:val="center"/>
          </w:tcPr>
          <w:p w14:paraId="473D2D7F" w14:textId="77777777" w:rsidR="003843EA" w:rsidRDefault="00A21561">
            <w:pPr>
              <w:pStyle w:val="p0"/>
              <w:spacing w:line="276" w:lineRule="auto"/>
              <w:jc w:val="center"/>
              <w:rPr>
                <w:rFonts w:ascii="黑体" w:eastAsia="黑体"/>
              </w:rPr>
            </w:pPr>
            <w:r>
              <w:rPr>
                <w:rFonts w:ascii="黑体" w:eastAsia="黑体"/>
              </w:rPr>
              <w:t>AID</w:t>
            </w:r>
            <w:r>
              <w:rPr>
                <w:rFonts w:ascii="黑体" w:eastAsia="黑体" w:hAnsi="新宋体" w:hint="eastAsia"/>
              </w:rPr>
              <w:t>数据（</w:t>
            </w:r>
            <w:r>
              <w:rPr>
                <w:rFonts w:ascii="黑体" w:eastAsia="黑体"/>
              </w:rPr>
              <w:t>TLV</w:t>
            </w:r>
            <w:r>
              <w:rPr>
                <w:rFonts w:ascii="黑体" w:eastAsia="黑体" w:hAnsi="新宋体" w:hint="eastAsia"/>
              </w:rPr>
              <w:t>格式）</w:t>
            </w:r>
          </w:p>
        </w:tc>
        <w:tc>
          <w:tcPr>
            <w:tcW w:w="1418" w:type="dxa"/>
            <w:tcBorders>
              <w:top w:val="single" w:sz="6" w:space="0" w:color="000000"/>
              <w:left w:val="nil"/>
              <w:bottom w:val="single" w:sz="6" w:space="0" w:color="000000"/>
              <w:right w:val="single" w:sz="6" w:space="0" w:color="000000"/>
            </w:tcBorders>
            <w:vAlign w:val="center"/>
          </w:tcPr>
          <w:p w14:paraId="11074193" w14:textId="77777777" w:rsidR="003843EA" w:rsidRDefault="00A21561">
            <w:pPr>
              <w:pStyle w:val="p0"/>
              <w:spacing w:line="276" w:lineRule="auto"/>
              <w:ind w:firstLine="315"/>
              <w:rPr>
                <w:rFonts w:ascii="黑体" w:eastAsia="黑体"/>
              </w:rPr>
            </w:pPr>
            <w:r>
              <w:rPr>
                <w:rFonts w:ascii="黑体" w:eastAsia="黑体" w:hAnsi="新宋体"/>
              </w:rPr>
              <w:t>LL</w:t>
            </w:r>
            <w:r>
              <w:rPr>
                <w:rFonts w:ascii="黑体" w:eastAsia="黑体" w:hint="eastAsia"/>
              </w:rPr>
              <w:t>…</w:t>
            </w:r>
            <w:r>
              <w:rPr>
                <w:rFonts w:ascii="黑体" w:eastAsia="黑体" w:hAnsi="新宋体" w:hint="eastAsia"/>
              </w:rPr>
              <w:t>4000</w:t>
            </w:r>
          </w:p>
        </w:tc>
        <w:tc>
          <w:tcPr>
            <w:tcW w:w="4034" w:type="dxa"/>
            <w:tcBorders>
              <w:top w:val="single" w:sz="6" w:space="0" w:color="000000"/>
              <w:left w:val="nil"/>
              <w:bottom w:val="single" w:sz="6" w:space="0" w:color="000000"/>
              <w:right w:val="single" w:sz="6" w:space="0" w:color="000000"/>
            </w:tcBorders>
          </w:tcPr>
          <w:p w14:paraId="5E6B4F1C" w14:textId="77777777" w:rsidR="003843EA" w:rsidRDefault="00A21561">
            <w:pPr>
              <w:pStyle w:val="p0"/>
              <w:spacing w:line="276" w:lineRule="auto"/>
              <w:rPr>
                <w:rFonts w:ascii="黑体" w:eastAsia="黑体"/>
              </w:rPr>
            </w:pPr>
            <w:r>
              <w:rPr>
                <w:rFonts w:ascii="黑体" w:eastAsia="黑体" w:hAnsi="宋体" w:hint="eastAsia"/>
              </w:rPr>
              <w:t>参考如下</w:t>
            </w:r>
            <w:r>
              <w:rPr>
                <w:rFonts w:ascii="黑体" w:eastAsia="黑体"/>
              </w:rPr>
              <w:t>AID</w:t>
            </w:r>
            <w:r>
              <w:rPr>
                <w:rFonts w:ascii="黑体" w:eastAsia="黑体" w:hAnsi="宋体" w:hint="eastAsia"/>
              </w:rPr>
              <w:t>标签列表</w:t>
            </w:r>
          </w:p>
        </w:tc>
      </w:tr>
      <w:tr w:rsidR="003843EA" w14:paraId="0B76DA96"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47AE4454" w14:textId="77777777" w:rsidR="003843EA" w:rsidRDefault="00A21561">
            <w:pPr>
              <w:pStyle w:val="p0"/>
              <w:spacing w:line="276" w:lineRule="auto"/>
              <w:jc w:val="center"/>
              <w:rPr>
                <w:rFonts w:ascii="黑体" w:eastAsia="黑体"/>
              </w:rPr>
            </w:pPr>
            <w:r>
              <w:rPr>
                <w:rFonts w:ascii="黑体" w:eastAsia="黑体" w:hint="eastAsia"/>
              </w:rPr>
              <w:t>3</w:t>
            </w:r>
          </w:p>
        </w:tc>
        <w:tc>
          <w:tcPr>
            <w:tcW w:w="2268" w:type="dxa"/>
            <w:tcBorders>
              <w:top w:val="single" w:sz="6" w:space="0" w:color="000000"/>
              <w:left w:val="nil"/>
              <w:bottom w:val="single" w:sz="6" w:space="0" w:color="000000"/>
              <w:right w:val="single" w:sz="4" w:space="0" w:color="000000"/>
            </w:tcBorders>
            <w:vAlign w:val="center"/>
          </w:tcPr>
          <w:p w14:paraId="03801346" w14:textId="77777777" w:rsidR="003843EA" w:rsidRDefault="00A21561">
            <w:pPr>
              <w:pStyle w:val="p0"/>
              <w:spacing w:line="276" w:lineRule="auto"/>
              <w:rPr>
                <w:rFonts w:ascii="黑体" w:eastAsia="黑体" w:hAnsi="新宋体"/>
              </w:rPr>
            </w:pPr>
            <w:r>
              <w:rPr>
                <w:rFonts w:ascii="黑体" w:eastAsia="黑体" w:hAnsi="新宋体" w:hint="eastAsia"/>
              </w:rPr>
              <w:t>标识</w:t>
            </w:r>
          </w:p>
        </w:tc>
        <w:tc>
          <w:tcPr>
            <w:tcW w:w="1418" w:type="dxa"/>
            <w:tcBorders>
              <w:top w:val="single" w:sz="6" w:space="0" w:color="000000"/>
              <w:left w:val="nil"/>
              <w:bottom w:val="single" w:sz="6" w:space="0" w:color="000000"/>
              <w:right w:val="single" w:sz="6" w:space="0" w:color="000000"/>
            </w:tcBorders>
            <w:vAlign w:val="center"/>
          </w:tcPr>
          <w:p w14:paraId="63702637" w14:textId="77777777" w:rsidR="003843EA" w:rsidRDefault="00A21561">
            <w:pPr>
              <w:pStyle w:val="p0"/>
              <w:spacing w:line="276" w:lineRule="auto"/>
              <w:ind w:firstLine="315"/>
              <w:rPr>
                <w:rFonts w:ascii="黑体" w:eastAsia="黑体"/>
              </w:rPr>
            </w:pPr>
            <w:r>
              <w:rPr>
                <w:rFonts w:ascii="黑体" w:eastAsia="黑体" w:hint="eastAsia"/>
              </w:rPr>
              <w:t>1</w:t>
            </w:r>
          </w:p>
        </w:tc>
        <w:tc>
          <w:tcPr>
            <w:tcW w:w="4034" w:type="dxa"/>
            <w:tcBorders>
              <w:top w:val="single" w:sz="6" w:space="0" w:color="000000"/>
              <w:left w:val="nil"/>
              <w:bottom w:val="single" w:sz="6" w:space="0" w:color="000000"/>
              <w:right w:val="single" w:sz="6" w:space="0" w:color="000000"/>
            </w:tcBorders>
          </w:tcPr>
          <w:p w14:paraId="6076F840" w14:textId="77777777" w:rsidR="003843EA" w:rsidRDefault="00A21561">
            <w:pPr>
              <w:pStyle w:val="p0"/>
              <w:spacing w:line="276" w:lineRule="auto"/>
              <w:rPr>
                <w:rFonts w:ascii="黑体" w:eastAsia="黑体" w:hAnsi="新宋体"/>
              </w:rPr>
            </w:pPr>
            <w:r>
              <w:rPr>
                <w:rFonts w:ascii="黑体" w:eastAsia="黑体"/>
              </w:rPr>
              <w:t>0x0</w:t>
            </w:r>
            <w:r>
              <w:rPr>
                <w:rFonts w:ascii="黑体" w:eastAsia="黑体" w:hint="eastAsia"/>
              </w:rPr>
              <w:t>0</w:t>
            </w:r>
            <w:r>
              <w:rPr>
                <w:rFonts w:ascii="黑体" w:eastAsia="黑体" w:hAnsi="新宋体" w:hint="eastAsia"/>
              </w:rPr>
              <w:t>通用</w:t>
            </w:r>
          </w:p>
          <w:p w14:paraId="4F1E9B25" w14:textId="77777777" w:rsidR="003843EA" w:rsidRDefault="00A21561">
            <w:pPr>
              <w:pStyle w:val="p0"/>
              <w:spacing w:line="276" w:lineRule="auto"/>
              <w:rPr>
                <w:rFonts w:ascii="黑体" w:eastAsia="黑体"/>
              </w:rPr>
            </w:pPr>
            <w:r>
              <w:rPr>
                <w:rFonts w:ascii="黑体" w:eastAsia="黑体"/>
              </w:rPr>
              <w:t xml:space="preserve">0x01  </w:t>
            </w:r>
            <w:r>
              <w:rPr>
                <w:rFonts w:ascii="黑体" w:eastAsia="黑体" w:hAnsi="新宋体" w:hint="eastAsia"/>
              </w:rPr>
              <w:t>银商</w:t>
            </w:r>
          </w:p>
          <w:p w14:paraId="6432C9DC" w14:textId="77777777" w:rsidR="003843EA" w:rsidRDefault="00A21561">
            <w:pPr>
              <w:pStyle w:val="p0"/>
              <w:spacing w:line="276" w:lineRule="auto"/>
              <w:rPr>
                <w:rFonts w:ascii="黑体" w:eastAsia="黑体" w:hAnsi="宋体"/>
              </w:rPr>
            </w:pPr>
            <w:r>
              <w:rPr>
                <w:rFonts w:ascii="黑体" w:eastAsia="黑体"/>
              </w:rPr>
              <w:t xml:space="preserve">0x02  </w:t>
            </w:r>
            <w:r>
              <w:rPr>
                <w:rFonts w:ascii="黑体" w:eastAsia="黑体" w:hAnsi="新宋体" w:hint="eastAsia"/>
              </w:rPr>
              <w:t>拉卡拉</w:t>
            </w:r>
          </w:p>
        </w:tc>
      </w:tr>
    </w:tbl>
    <w:p w14:paraId="69AC61EA" w14:textId="77777777" w:rsidR="003843EA" w:rsidRDefault="003843EA">
      <w:pPr>
        <w:pStyle w:val="MyText"/>
        <w:spacing w:line="276" w:lineRule="auto"/>
        <w:ind w:left="1680"/>
      </w:pPr>
    </w:p>
    <w:p w14:paraId="15353B68" w14:textId="77777777" w:rsidR="003843EA" w:rsidRDefault="00A21561">
      <w:pPr>
        <w:pStyle w:val="MyText"/>
        <w:numPr>
          <w:ilvl w:val="0"/>
          <w:numId w:val="4"/>
        </w:numPr>
        <w:spacing w:line="276" w:lineRule="auto"/>
      </w:pPr>
      <w:r>
        <w:rPr>
          <w:rFonts w:hint="eastAsia"/>
        </w:rPr>
        <w:t>响应报文</w:t>
      </w:r>
    </w:p>
    <w:p w14:paraId="3634BFC0" w14:textId="77777777" w:rsidR="003843EA" w:rsidRDefault="00A21561">
      <w:pPr>
        <w:pStyle w:val="MyText"/>
        <w:spacing w:line="276" w:lineRule="auto"/>
        <w:ind w:left="1271" w:firstLine="409"/>
      </w:pPr>
      <w:r>
        <w:rPr>
          <w:rFonts w:hint="eastAsia"/>
        </w:rPr>
        <w:t>数据：当为读取指定</w:t>
      </w:r>
      <w:r>
        <w:t>AID时参考如下AID标签列表</w:t>
      </w:r>
    </w:p>
    <w:p w14:paraId="20AD00B8" w14:textId="77777777" w:rsidR="003843EA" w:rsidRDefault="00A21561">
      <w:pPr>
        <w:pStyle w:val="MyText"/>
        <w:spacing w:line="276" w:lineRule="auto"/>
        <w:ind w:left="1680"/>
      </w:pPr>
      <w:r>
        <w:rPr>
          <w:rFonts w:hint="eastAsia"/>
        </w:rPr>
        <w:t>AID标签列表：</w:t>
      </w:r>
    </w:p>
    <w:tbl>
      <w:tblPr>
        <w:tblW w:w="8851" w:type="dxa"/>
        <w:jc w:val="right"/>
        <w:tblLayout w:type="fixed"/>
        <w:tblLook w:val="04A0" w:firstRow="1" w:lastRow="0" w:firstColumn="1" w:lastColumn="0" w:noHBand="0" w:noVBand="1"/>
      </w:tblPr>
      <w:tblGrid>
        <w:gridCol w:w="992"/>
        <w:gridCol w:w="992"/>
        <w:gridCol w:w="1029"/>
        <w:gridCol w:w="2919"/>
        <w:gridCol w:w="2919"/>
      </w:tblGrid>
      <w:tr w:rsidR="003843EA" w14:paraId="163F3522" w14:textId="77777777">
        <w:trPr>
          <w:jc w:val="right"/>
        </w:trPr>
        <w:tc>
          <w:tcPr>
            <w:tcW w:w="992" w:type="dxa"/>
            <w:tcBorders>
              <w:top w:val="single" w:sz="8" w:space="0" w:color="000000"/>
              <w:left w:val="single" w:sz="4" w:space="0" w:color="000000"/>
              <w:bottom w:val="single" w:sz="8" w:space="0" w:color="000000"/>
              <w:right w:val="single" w:sz="4" w:space="0" w:color="000000"/>
            </w:tcBorders>
            <w:vAlign w:val="center"/>
          </w:tcPr>
          <w:p w14:paraId="28014FC3"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参数</w:t>
            </w:r>
            <w:r>
              <w:rPr>
                <w:rFonts w:ascii="黑体"/>
                <w:kern w:val="0"/>
                <w:sz w:val="18"/>
                <w:szCs w:val="18"/>
              </w:rPr>
              <w:t>tag</w:t>
            </w:r>
            <w:r>
              <w:rPr>
                <w:rFonts w:ascii="黑体" w:hAnsi="宋体" w:hint="eastAsia"/>
                <w:kern w:val="0"/>
                <w:sz w:val="18"/>
                <w:szCs w:val="18"/>
              </w:rPr>
              <w:lastRenderedPageBreak/>
              <w:t>值</w:t>
            </w:r>
          </w:p>
        </w:tc>
        <w:tc>
          <w:tcPr>
            <w:tcW w:w="992" w:type="dxa"/>
            <w:tcBorders>
              <w:top w:val="single" w:sz="8" w:space="0" w:color="000000"/>
              <w:left w:val="single" w:sz="4" w:space="0" w:color="000000"/>
              <w:bottom w:val="single" w:sz="8" w:space="0" w:color="000000"/>
              <w:right w:val="single" w:sz="4" w:space="0" w:color="000000"/>
            </w:tcBorders>
            <w:vAlign w:val="center"/>
          </w:tcPr>
          <w:p w14:paraId="555DB92A"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lastRenderedPageBreak/>
              <w:t>参数属性</w:t>
            </w:r>
          </w:p>
        </w:tc>
        <w:tc>
          <w:tcPr>
            <w:tcW w:w="1029" w:type="dxa"/>
            <w:tcBorders>
              <w:top w:val="single" w:sz="8" w:space="0" w:color="000000"/>
              <w:left w:val="single" w:sz="4" w:space="0" w:color="000000"/>
              <w:bottom w:val="single" w:sz="8" w:space="0" w:color="000000"/>
              <w:right w:val="single" w:sz="4" w:space="0" w:color="000000"/>
            </w:tcBorders>
            <w:vAlign w:val="center"/>
          </w:tcPr>
          <w:p w14:paraId="07956B7C"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参数长度</w:t>
            </w:r>
            <w:r>
              <w:rPr>
                <w:rFonts w:ascii="黑体" w:hAnsi="宋体" w:hint="eastAsia"/>
                <w:kern w:val="0"/>
                <w:sz w:val="18"/>
                <w:szCs w:val="18"/>
              </w:rPr>
              <w:lastRenderedPageBreak/>
              <w:t>（</w:t>
            </w:r>
            <w:r>
              <w:rPr>
                <w:rFonts w:ascii="黑体"/>
                <w:kern w:val="0"/>
                <w:sz w:val="18"/>
                <w:szCs w:val="18"/>
              </w:rPr>
              <w:t>byte</w:t>
            </w:r>
            <w:r>
              <w:rPr>
                <w:rFonts w:ascii="黑体" w:hAnsi="宋体" w:hint="eastAsia"/>
                <w:kern w:val="0"/>
                <w:sz w:val="18"/>
                <w:szCs w:val="18"/>
              </w:rPr>
              <w:t>）</w:t>
            </w:r>
          </w:p>
        </w:tc>
        <w:tc>
          <w:tcPr>
            <w:tcW w:w="2919" w:type="dxa"/>
            <w:tcBorders>
              <w:top w:val="single" w:sz="8" w:space="0" w:color="000000"/>
              <w:left w:val="single" w:sz="4" w:space="0" w:color="000000"/>
              <w:bottom w:val="single" w:sz="8" w:space="0" w:color="000000"/>
              <w:right w:val="single" w:sz="4" w:space="0" w:color="000000"/>
            </w:tcBorders>
            <w:vAlign w:val="center"/>
          </w:tcPr>
          <w:p w14:paraId="0A4924C1"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lastRenderedPageBreak/>
              <w:t>参数名称</w:t>
            </w:r>
          </w:p>
        </w:tc>
        <w:tc>
          <w:tcPr>
            <w:tcW w:w="2919" w:type="dxa"/>
            <w:tcBorders>
              <w:top w:val="single" w:sz="8" w:space="0" w:color="000000"/>
              <w:left w:val="single" w:sz="4" w:space="0" w:color="000000"/>
              <w:bottom w:val="single" w:sz="8" w:space="0" w:color="000000"/>
              <w:right w:val="single" w:sz="8" w:space="0" w:color="000000"/>
            </w:tcBorders>
            <w:vAlign w:val="center"/>
          </w:tcPr>
          <w:p w14:paraId="3313B623"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备注</w:t>
            </w:r>
          </w:p>
        </w:tc>
      </w:tr>
      <w:tr w:rsidR="003843EA" w14:paraId="118E792E" w14:textId="77777777">
        <w:trPr>
          <w:jc w:val="right"/>
        </w:trPr>
        <w:tc>
          <w:tcPr>
            <w:tcW w:w="992" w:type="dxa"/>
            <w:tcBorders>
              <w:top w:val="single" w:sz="8" w:space="0" w:color="000000"/>
              <w:left w:val="single" w:sz="4" w:space="0" w:color="000000"/>
              <w:bottom w:val="single" w:sz="4" w:space="0" w:color="000000"/>
              <w:right w:val="single" w:sz="4" w:space="0" w:color="000000"/>
            </w:tcBorders>
            <w:vAlign w:val="center"/>
          </w:tcPr>
          <w:p w14:paraId="11E619B8" w14:textId="77777777" w:rsidR="003843EA" w:rsidRDefault="00A21561">
            <w:pPr>
              <w:widowControl/>
              <w:spacing w:line="276" w:lineRule="auto"/>
              <w:jc w:val="center"/>
              <w:rPr>
                <w:rFonts w:ascii="黑体"/>
                <w:kern w:val="0"/>
                <w:sz w:val="18"/>
                <w:szCs w:val="18"/>
              </w:rPr>
            </w:pPr>
            <w:r>
              <w:rPr>
                <w:rFonts w:ascii="黑体"/>
                <w:kern w:val="0"/>
                <w:sz w:val="18"/>
                <w:szCs w:val="18"/>
              </w:rPr>
              <w:t>9F06</w:t>
            </w:r>
          </w:p>
        </w:tc>
        <w:tc>
          <w:tcPr>
            <w:tcW w:w="992" w:type="dxa"/>
            <w:tcBorders>
              <w:top w:val="single" w:sz="8" w:space="0" w:color="000000"/>
              <w:left w:val="single" w:sz="4" w:space="0" w:color="000000"/>
              <w:bottom w:val="single" w:sz="4" w:space="0" w:color="000000"/>
              <w:right w:val="single" w:sz="4" w:space="0" w:color="000000"/>
            </w:tcBorders>
            <w:vAlign w:val="center"/>
          </w:tcPr>
          <w:p w14:paraId="43755C72"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029" w:type="dxa"/>
            <w:tcBorders>
              <w:top w:val="single" w:sz="8" w:space="0" w:color="000000"/>
              <w:left w:val="single" w:sz="4" w:space="0" w:color="000000"/>
              <w:bottom w:val="single" w:sz="4" w:space="0" w:color="000000"/>
              <w:right w:val="single" w:sz="4" w:space="0" w:color="000000"/>
            </w:tcBorders>
            <w:vAlign w:val="center"/>
          </w:tcPr>
          <w:p w14:paraId="08684886" w14:textId="77777777" w:rsidR="003843EA" w:rsidRDefault="00A21561">
            <w:pPr>
              <w:widowControl/>
              <w:spacing w:line="276" w:lineRule="auto"/>
              <w:jc w:val="center"/>
              <w:rPr>
                <w:rFonts w:ascii="黑体"/>
                <w:kern w:val="0"/>
                <w:sz w:val="18"/>
                <w:szCs w:val="18"/>
              </w:rPr>
            </w:pPr>
            <w:r>
              <w:rPr>
                <w:rFonts w:ascii="黑体"/>
                <w:kern w:val="0"/>
                <w:sz w:val="18"/>
                <w:szCs w:val="18"/>
              </w:rPr>
              <w:t>5</w:t>
            </w:r>
            <w:r>
              <w:rPr>
                <w:rFonts w:ascii="黑体" w:hAnsi="宋体" w:hint="eastAsia"/>
                <w:kern w:val="0"/>
                <w:sz w:val="18"/>
                <w:szCs w:val="18"/>
              </w:rPr>
              <w:t>－</w:t>
            </w:r>
            <w:r>
              <w:rPr>
                <w:rFonts w:ascii="黑体"/>
                <w:kern w:val="0"/>
                <w:sz w:val="18"/>
                <w:szCs w:val="18"/>
              </w:rPr>
              <w:t>16</w:t>
            </w:r>
          </w:p>
        </w:tc>
        <w:tc>
          <w:tcPr>
            <w:tcW w:w="2919" w:type="dxa"/>
            <w:tcBorders>
              <w:top w:val="single" w:sz="8" w:space="0" w:color="000000"/>
              <w:left w:val="single" w:sz="4" w:space="0" w:color="000000"/>
              <w:bottom w:val="single" w:sz="4" w:space="0" w:color="000000"/>
              <w:right w:val="single" w:sz="4" w:space="0" w:color="000000"/>
            </w:tcBorders>
            <w:vAlign w:val="center"/>
          </w:tcPr>
          <w:p w14:paraId="23B2FE9E" w14:textId="77777777" w:rsidR="003843EA" w:rsidRDefault="00A21561">
            <w:pPr>
              <w:widowControl/>
              <w:spacing w:line="276" w:lineRule="auto"/>
              <w:jc w:val="center"/>
              <w:rPr>
                <w:rFonts w:ascii="黑体"/>
                <w:kern w:val="0"/>
                <w:sz w:val="18"/>
                <w:szCs w:val="18"/>
              </w:rPr>
            </w:pPr>
            <w:r>
              <w:rPr>
                <w:rFonts w:ascii="黑体"/>
                <w:kern w:val="0"/>
                <w:sz w:val="18"/>
                <w:szCs w:val="18"/>
              </w:rPr>
              <w:t>AID</w:t>
            </w:r>
          </w:p>
        </w:tc>
        <w:tc>
          <w:tcPr>
            <w:tcW w:w="2919" w:type="dxa"/>
            <w:tcBorders>
              <w:top w:val="single" w:sz="8" w:space="0" w:color="000000"/>
              <w:left w:val="single" w:sz="4" w:space="0" w:color="000000"/>
              <w:bottom w:val="single" w:sz="4" w:space="0" w:color="000000"/>
              <w:right w:val="single" w:sz="8" w:space="0" w:color="000000"/>
            </w:tcBorders>
            <w:vAlign w:val="center"/>
          </w:tcPr>
          <w:p w14:paraId="24DEC73F" w14:textId="77777777" w:rsidR="003843EA" w:rsidRDefault="00A21561">
            <w:pPr>
              <w:widowControl/>
              <w:spacing w:line="276" w:lineRule="auto"/>
              <w:rPr>
                <w:rFonts w:ascii="黑体"/>
                <w:kern w:val="0"/>
                <w:sz w:val="18"/>
                <w:szCs w:val="18"/>
              </w:rPr>
            </w:pPr>
            <w:r>
              <w:rPr>
                <w:rFonts w:ascii="黑体" w:hAnsi="宋体" w:hint="eastAsia"/>
                <w:kern w:val="0"/>
                <w:sz w:val="18"/>
                <w:szCs w:val="18"/>
              </w:rPr>
              <w:t>终端支持的借</w:t>
            </w:r>
            <w:r>
              <w:rPr>
                <w:rFonts w:ascii="黑体"/>
                <w:kern w:val="0"/>
                <w:sz w:val="18"/>
                <w:szCs w:val="18"/>
              </w:rPr>
              <w:t>/</w:t>
            </w:r>
            <w:r>
              <w:rPr>
                <w:rFonts w:ascii="黑体" w:hAnsi="宋体" w:hint="eastAsia"/>
                <w:kern w:val="0"/>
                <w:sz w:val="18"/>
                <w:szCs w:val="18"/>
              </w:rPr>
              <w:t>贷记应用列表，如</w:t>
            </w:r>
            <w:r>
              <w:rPr>
                <w:rFonts w:ascii="黑体"/>
                <w:kern w:val="0"/>
                <w:sz w:val="18"/>
                <w:szCs w:val="18"/>
              </w:rPr>
              <w:t>ISO/IEC 7816-5</w:t>
            </w:r>
            <w:r>
              <w:rPr>
                <w:rFonts w:ascii="黑体" w:hAnsi="宋体" w:hint="eastAsia"/>
                <w:kern w:val="0"/>
                <w:sz w:val="18"/>
                <w:szCs w:val="18"/>
              </w:rPr>
              <w:t>所述，指明应用</w:t>
            </w:r>
          </w:p>
        </w:tc>
      </w:tr>
      <w:tr w:rsidR="003843EA" w14:paraId="1026CCA4" w14:textId="77777777">
        <w:trPr>
          <w:jc w:val="right"/>
        </w:trPr>
        <w:tc>
          <w:tcPr>
            <w:tcW w:w="992" w:type="dxa"/>
            <w:tcBorders>
              <w:top w:val="single" w:sz="4" w:space="0" w:color="000000"/>
              <w:left w:val="single" w:sz="4" w:space="0" w:color="000000"/>
              <w:bottom w:val="single" w:sz="4" w:space="0" w:color="000000"/>
              <w:right w:val="single" w:sz="4" w:space="0" w:color="000000"/>
            </w:tcBorders>
            <w:vAlign w:val="center"/>
          </w:tcPr>
          <w:p w14:paraId="21CBA384" w14:textId="77777777" w:rsidR="003843EA" w:rsidRDefault="00A21561">
            <w:pPr>
              <w:widowControl/>
              <w:spacing w:line="276" w:lineRule="auto"/>
              <w:jc w:val="center"/>
              <w:rPr>
                <w:rFonts w:ascii="黑体"/>
                <w:kern w:val="0"/>
                <w:sz w:val="18"/>
                <w:szCs w:val="18"/>
              </w:rPr>
            </w:pPr>
            <w:r>
              <w:rPr>
                <w:rFonts w:ascii="黑体"/>
                <w:kern w:val="0"/>
                <w:sz w:val="18"/>
                <w:szCs w:val="18"/>
              </w:rPr>
              <w:t>DF01</w:t>
            </w:r>
          </w:p>
        </w:tc>
        <w:tc>
          <w:tcPr>
            <w:tcW w:w="992" w:type="dxa"/>
            <w:tcBorders>
              <w:top w:val="single" w:sz="4" w:space="0" w:color="000000"/>
              <w:left w:val="single" w:sz="4" w:space="0" w:color="000000"/>
              <w:bottom w:val="single" w:sz="4" w:space="0" w:color="000000"/>
              <w:right w:val="single" w:sz="4" w:space="0" w:color="000000"/>
            </w:tcBorders>
            <w:vAlign w:val="center"/>
          </w:tcPr>
          <w:p w14:paraId="1C4CD593"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029" w:type="dxa"/>
            <w:tcBorders>
              <w:top w:val="single" w:sz="4" w:space="0" w:color="000000"/>
              <w:left w:val="single" w:sz="4" w:space="0" w:color="000000"/>
              <w:bottom w:val="single" w:sz="4" w:space="0" w:color="000000"/>
              <w:right w:val="single" w:sz="4" w:space="0" w:color="000000"/>
            </w:tcBorders>
            <w:vAlign w:val="center"/>
          </w:tcPr>
          <w:p w14:paraId="4AAA1AFB" w14:textId="77777777" w:rsidR="003843EA" w:rsidRDefault="00A21561">
            <w:pPr>
              <w:widowControl/>
              <w:spacing w:line="276" w:lineRule="auto"/>
              <w:jc w:val="center"/>
              <w:rPr>
                <w:rFonts w:ascii="黑体"/>
                <w:kern w:val="0"/>
                <w:sz w:val="18"/>
                <w:szCs w:val="18"/>
              </w:rPr>
            </w:pPr>
            <w:r>
              <w:rPr>
                <w:rFonts w:ascii="黑体"/>
                <w:kern w:val="0"/>
                <w:sz w:val="18"/>
                <w:szCs w:val="18"/>
              </w:rPr>
              <w:t>1</w:t>
            </w:r>
          </w:p>
        </w:tc>
        <w:tc>
          <w:tcPr>
            <w:tcW w:w="2919" w:type="dxa"/>
            <w:tcBorders>
              <w:top w:val="single" w:sz="4" w:space="0" w:color="000000"/>
              <w:left w:val="single" w:sz="4" w:space="0" w:color="000000"/>
              <w:bottom w:val="single" w:sz="4" w:space="0" w:color="000000"/>
              <w:right w:val="single" w:sz="4" w:space="0" w:color="000000"/>
            </w:tcBorders>
            <w:vAlign w:val="center"/>
          </w:tcPr>
          <w:p w14:paraId="7AD9D9F5"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应用选择指示符（</w:t>
            </w:r>
            <w:r>
              <w:rPr>
                <w:rFonts w:ascii="黑体"/>
                <w:kern w:val="0"/>
                <w:sz w:val="18"/>
                <w:szCs w:val="18"/>
              </w:rPr>
              <w:t>ASI</w:t>
            </w:r>
            <w:r>
              <w:rPr>
                <w:rFonts w:ascii="黑体" w:hAnsi="宋体" w:hint="eastAsia"/>
                <w:kern w:val="0"/>
                <w:sz w:val="18"/>
                <w:szCs w:val="18"/>
              </w:rPr>
              <w:t>）</w:t>
            </w:r>
          </w:p>
        </w:tc>
        <w:tc>
          <w:tcPr>
            <w:tcW w:w="2919" w:type="dxa"/>
            <w:tcBorders>
              <w:top w:val="single" w:sz="4" w:space="0" w:color="000000"/>
              <w:left w:val="single" w:sz="4" w:space="0" w:color="000000"/>
              <w:bottom w:val="single" w:sz="4" w:space="0" w:color="000000"/>
              <w:right w:val="single" w:sz="8" w:space="0" w:color="000000"/>
            </w:tcBorders>
            <w:vAlign w:val="center"/>
          </w:tcPr>
          <w:p w14:paraId="128B96D9" w14:textId="77777777" w:rsidR="003843EA" w:rsidRDefault="00A21561">
            <w:pPr>
              <w:widowControl/>
              <w:spacing w:line="276" w:lineRule="auto"/>
              <w:rPr>
                <w:rFonts w:ascii="黑体"/>
                <w:kern w:val="0"/>
                <w:sz w:val="18"/>
                <w:szCs w:val="18"/>
              </w:rPr>
            </w:pPr>
            <w:r>
              <w:rPr>
                <w:rFonts w:ascii="黑体" w:hAnsi="宋体" w:hint="eastAsia"/>
                <w:kern w:val="0"/>
                <w:sz w:val="18"/>
                <w:szCs w:val="18"/>
              </w:rPr>
              <w:t>指示应用选择时终端上的</w:t>
            </w:r>
            <w:r>
              <w:rPr>
                <w:rFonts w:ascii="黑体"/>
                <w:kern w:val="0"/>
                <w:sz w:val="18"/>
                <w:szCs w:val="18"/>
              </w:rPr>
              <w:t>AID</w:t>
            </w:r>
            <w:r>
              <w:rPr>
                <w:rFonts w:ascii="黑体" w:hAnsi="宋体" w:hint="eastAsia"/>
                <w:kern w:val="0"/>
                <w:sz w:val="18"/>
                <w:szCs w:val="18"/>
              </w:rPr>
              <w:t>与卡片中的</w:t>
            </w:r>
            <w:r>
              <w:rPr>
                <w:rFonts w:ascii="黑体"/>
                <w:kern w:val="0"/>
                <w:sz w:val="18"/>
                <w:szCs w:val="18"/>
              </w:rPr>
              <w:t>AID</w:t>
            </w:r>
            <w:r>
              <w:rPr>
                <w:rFonts w:ascii="黑体" w:hAnsi="宋体" w:hint="eastAsia"/>
                <w:kern w:val="0"/>
                <w:sz w:val="18"/>
                <w:szCs w:val="18"/>
              </w:rPr>
              <w:t>是完全匹配（长度和内容都必须一样），还是部分匹配（卡片</w:t>
            </w:r>
            <w:r>
              <w:rPr>
                <w:rFonts w:ascii="黑体"/>
                <w:kern w:val="0"/>
                <w:sz w:val="18"/>
                <w:szCs w:val="18"/>
              </w:rPr>
              <w:t>AID</w:t>
            </w:r>
            <w:r>
              <w:rPr>
                <w:rFonts w:ascii="黑体" w:hAnsi="宋体" w:hint="eastAsia"/>
                <w:kern w:val="0"/>
                <w:sz w:val="18"/>
                <w:szCs w:val="18"/>
              </w:rPr>
              <w:t>的前面部分与终端</w:t>
            </w:r>
            <w:r>
              <w:rPr>
                <w:rFonts w:ascii="黑体"/>
                <w:kern w:val="0"/>
                <w:sz w:val="18"/>
                <w:szCs w:val="18"/>
              </w:rPr>
              <w:t>AID</w:t>
            </w:r>
            <w:r>
              <w:rPr>
                <w:rFonts w:ascii="黑体" w:hAnsi="宋体" w:hint="eastAsia"/>
                <w:kern w:val="0"/>
                <w:sz w:val="18"/>
                <w:szCs w:val="18"/>
              </w:rPr>
              <w:t>相同，长度可以更长）。终端支持的应用列表中的每个</w:t>
            </w:r>
            <w:r>
              <w:rPr>
                <w:rFonts w:ascii="黑体"/>
                <w:kern w:val="0"/>
                <w:sz w:val="18"/>
                <w:szCs w:val="18"/>
              </w:rPr>
              <w:t>AID</w:t>
            </w:r>
            <w:r>
              <w:rPr>
                <w:rFonts w:ascii="黑体" w:hAnsi="宋体" w:hint="eastAsia"/>
                <w:kern w:val="0"/>
                <w:sz w:val="18"/>
                <w:szCs w:val="18"/>
              </w:rPr>
              <w:t>仅有一个应用选择指示符。</w:t>
            </w:r>
          </w:p>
        </w:tc>
      </w:tr>
      <w:tr w:rsidR="003843EA" w14:paraId="24EDB3FE" w14:textId="77777777">
        <w:trPr>
          <w:jc w:val="right"/>
        </w:trPr>
        <w:tc>
          <w:tcPr>
            <w:tcW w:w="992" w:type="dxa"/>
            <w:tcBorders>
              <w:top w:val="single" w:sz="4" w:space="0" w:color="000000"/>
              <w:left w:val="single" w:sz="4" w:space="0" w:color="000000"/>
              <w:bottom w:val="single" w:sz="4" w:space="0" w:color="000000"/>
              <w:right w:val="single" w:sz="4" w:space="0" w:color="000000"/>
            </w:tcBorders>
            <w:vAlign w:val="center"/>
          </w:tcPr>
          <w:p w14:paraId="3B855FD5" w14:textId="77777777" w:rsidR="003843EA" w:rsidRDefault="00A21561">
            <w:pPr>
              <w:widowControl/>
              <w:spacing w:line="276" w:lineRule="auto"/>
              <w:jc w:val="center"/>
              <w:rPr>
                <w:rFonts w:ascii="黑体"/>
                <w:kern w:val="0"/>
                <w:sz w:val="18"/>
                <w:szCs w:val="18"/>
              </w:rPr>
            </w:pPr>
            <w:r>
              <w:rPr>
                <w:rFonts w:ascii="黑体"/>
                <w:kern w:val="0"/>
                <w:sz w:val="18"/>
                <w:szCs w:val="18"/>
              </w:rPr>
              <w:t>9F09</w:t>
            </w:r>
          </w:p>
        </w:tc>
        <w:tc>
          <w:tcPr>
            <w:tcW w:w="992" w:type="dxa"/>
            <w:tcBorders>
              <w:top w:val="single" w:sz="4" w:space="0" w:color="000000"/>
              <w:left w:val="single" w:sz="4" w:space="0" w:color="000000"/>
              <w:bottom w:val="single" w:sz="4" w:space="0" w:color="000000"/>
              <w:right w:val="single" w:sz="4" w:space="0" w:color="000000"/>
            </w:tcBorders>
            <w:vAlign w:val="center"/>
          </w:tcPr>
          <w:p w14:paraId="06BA4753"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029" w:type="dxa"/>
            <w:tcBorders>
              <w:top w:val="single" w:sz="4" w:space="0" w:color="000000"/>
              <w:left w:val="single" w:sz="4" w:space="0" w:color="000000"/>
              <w:bottom w:val="single" w:sz="4" w:space="0" w:color="000000"/>
              <w:right w:val="single" w:sz="4" w:space="0" w:color="000000"/>
            </w:tcBorders>
            <w:vAlign w:val="center"/>
          </w:tcPr>
          <w:p w14:paraId="334EDF92" w14:textId="77777777" w:rsidR="003843EA" w:rsidRDefault="00A21561">
            <w:pPr>
              <w:widowControl/>
              <w:spacing w:line="276" w:lineRule="auto"/>
              <w:jc w:val="center"/>
              <w:rPr>
                <w:rFonts w:ascii="黑体"/>
                <w:kern w:val="0"/>
                <w:sz w:val="18"/>
                <w:szCs w:val="18"/>
              </w:rPr>
            </w:pPr>
            <w:r>
              <w:rPr>
                <w:rFonts w:ascii="黑体"/>
                <w:kern w:val="0"/>
                <w:sz w:val="18"/>
                <w:szCs w:val="18"/>
              </w:rPr>
              <w:t>2</w:t>
            </w:r>
          </w:p>
        </w:tc>
        <w:tc>
          <w:tcPr>
            <w:tcW w:w="2919" w:type="dxa"/>
            <w:tcBorders>
              <w:top w:val="single" w:sz="4" w:space="0" w:color="000000"/>
              <w:left w:val="single" w:sz="4" w:space="0" w:color="000000"/>
              <w:bottom w:val="single" w:sz="4" w:space="0" w:color="000000"/>
              <w:right w:val="single" w:sz="4" w:space="0" w:color="000000"/>
            </w:tcBorders>
            <w:vAlign w:val="center"/>
          </w:tcPr>
          <w:p w14:paraId="73E3A227"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应用版本号</w:t>
            </w:r>
          </w:p>
        </w:tc>
        <w:tc>
          <w:tcPr>
            <w:tcW w:w="2919" w:type="dxa"/>
            <w:tcBorders>
              <w:top w:val="single" w:sz="4" w:space="0" w:color="000000"/>
              <w:left w:val="single" w:sz="4" w:space="0" w:color="000000"/>
              <w:bottom w:val="single" w:sz="4" w:space="0" w:color="000000"/>
              <w:right w:val="single" w:sz="8" w:space="0" w:color="000000"/>
            </w:tcBorders>
            <w:vAlign w:val="center"/>
          </w:tcPr>
          <w:p w14:paraId="7ED0A242" w14:textId="77777777" w:rsidR="003843EA" w:rsidRDefault="00A21561">
            <w:pPr>
              <w:widowControl/>
              <w:spacing w:line="276" w:lineRule="auto"/>
              <w:rPr>
                <w:rFonts w:ascii="黑体"/>
                <w:kern w:val="0"/>
                <w:sz w:val="18"/>
                <w:szCs w:val="18"/>
              </w:rPr>
            </w:pPr>
            <w:r>
              <w:rPr>
                <w:rFonts w:ascii="黑体" w:hAnsi="宋体" w:hint="eastAsia"/>
                <w:kern w:val="0"/>
                <w:sz w:val="18"/>
                <w:szCs w:val="18"/>
              </w:rPr>
              <w:t>支付系统给应用分配的版本号</w:t>
            </w:r>
          </w:p>
        </w:tc>
      </w:tr>
      <w:tr w:rsidR="003843EA" w14:paraId="4CD628A3" w14:textId="77777777">
        <w:trPr>
          <w:jc w:val="right"/>
        </w:trPr>
        <w:tc>
          <w:tcPr>
            <w:tcW w:w="992" w:type="dxa"/>
            <w:tcBorders>
              <w:top w:val="single" w:sz="4" w:space="0" w:color="000000"/>
              <w:left w:val="single" w:sz="4" w:space="0" w:color="000000"/>
              <w:bottom w:val="single" w:sz="4" w:space="0" w:color="000000"/>
              <w:right w:val="single" w:sz="4" w:space="0" w:color="000000"/>
            </w:tcBorders>
            <w:vAlign w:val="center"/>
          </w:tcPr>
          <w:p w14:paraId="4E1ECE0C" w14:textId="77777777" w:rsidR="003843EA" w:rsidRDefault="00A21561">
            <w:pPr>
              <w:widowControl/>
              <w:spacing w:line="276" w:lineRule="auto"/>
              <w:jc w:val="center"/>
              <w:rPr>
                <w:rFonts w:ascii="黑体"/>
                <w:kern w:val="0"/>
                <w:sz w:val="18"/>
                <w:szCs w:val="18"/>
              </w:rPr>
            </w:pPr>
            <w:r>
              <w:rPr>
                <w:rFonts w:ascii="黑体"/>
                <w:kern w:val="0"/>
                <w:sz w:val="18"/>
                <w:szCs w:val="18"/>
              </w:rPr>
              <w:t>DF11</w:t>
            </w:r>
          </w:p>
        </w:tc>
        <w:tc>
          <w:tcPr>
            <w:tcW w:w="992" w:type="dxa"/>
            <w:tcBorders>
              <w:top w:val="single" w:sz="4" w:space="0" w:color="000000"/>
              <w:left w:val="single" w:sz="4" w:space="0" w:color="000000"/>
              <w:bottom w:val="single" w:sz="4" w:space="0" w:color="000000"/>
              <w:right w:val="single" w:sz="4" w:space="0" w:color="000000"/>
            </w:tcBorders>
            <w:vAlign w:val="center"/>
          </w:tcPr>
          <w:p w14:paraId="0ED373BC"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029" w:type="dxa"/>
            <w:tcBorders>
              <w:top w:val="single" w:sz="4" w:space="0" w:color="000000"/>
              <w:left w:val="single" w:sz="4" w:space="0" w:color="000000"/>
              <w:bottom w:val="single" w:sz="4" w:space="0" w:color="000000"/>
              <w:right w:val="single" w:sz="4" w:space="0" w:color="000000"/>
            </w:tcBorders>
            <w:vAlign w:val="center"/>
          </w:tcPr>
          <w:p w14:paraId="610BB0D0" w14:textId="77777777" w:rsidR="003843EA" w:rsidRDefault="00A21561">
            <w:pPr>
              <w:widowControl/>
              <w:spacing w:line="276" w:lineRule="auto"/>
              <w:jc w:val="center"/>
              <w:rPr>
                <w:rFonts w:ascii="黑体"/>
                <w:kern w:val="0"/>
                <w:sz w:val="18"/>
                <w:szCs w:val="18"/>
              </w:rPr>
            </w:pPr>
            <w:r>
              <w:rPr>
                <w:rFonts w:ascii="黑体"/>
                <w:kern w:val="0"/>
                <w:sz w:val="18"/>
                <w:szCs w:val="18"/>
              </w:rPr>
              <w:t>5</w:t>
            </w:r>
          </w:p>
        </w:tc>
        <w:tc>
          <w:tcPr>
            <w:tcW w:w="2919" w:type="dxa"/>
            <w:tcBorders>
              <w:top w:val="single" w:sz="4" w:space="0" w:color="000000"/>
              <w:left w:val="single" w:sz="4" w:space="0" w:color="000000"/>
              <w:bottom w:val="single" w:sz="4" w:space="0" w:color="000000"/>
              <w:right w:val="single" w:sz="4" w:space="0" w:color="000000"/>
            </w:tcBorders>
            <w:vAlign w:val="center"/>
          </w:tcPr>
          <w:p w14:paraId="188AFA46" w14:textId="77777777" w:rsidR="003843EA" w:rsidRDefault="00A21561">
            <w:pPr>
              <w:widowControl/>
              <w:spacing w:line="276" w:lineRule="auto"/>
              <w:jc w:val="center"/>
              <w:rPr>
                <w:rFonts w:ascii="黑体"/>
                <w:kern w:val="0"/>
                <w:sz w:val="18"/>
                <w:szCs w:val="18"/>
              </w:rPr>
            </w:pPr>
            <w:r>
              <w:rPr>
                <w:rFonts w:ascii="黑体"/>
                <w:kern w:val="0"/>
                <w:sz w:val="18"/>
                <w:szCs w:val="18"/>
              </w:rPr>
              <w:t>TAC</w:t>
            </w:r>
            <w:r>
              <w:rPr>
                <w:rFonts w:ascii="黑体" w:hAnsi="宋体" w:hint="eastAsia"/>
                <w:kern w:val="0"/>
                <w:sz w:val="18"/>
                <w:szCs w:val="18"/>
              </w:rPr>
              <w:t>－缺省</w:t>
            </w:r>
          </w:p>
        </w:tc>
        <w:tc>
          <w:tcPr>
            <w:tcW w:w="2919" w:type="dxa"/>
            <w:tcBorders>
              <w:top w:val="single" w:sz="4" w:space="0" w:color="000000"/>
              <w:left w:val="single" w:sz="4" w:space="0" w:color="000000"/>
              <w:bottom w:val="single" w:sz="4" w:space="0" w:color="000000"/>
              <w:right w:val="single" w:sz="8" w:space="0" w:color="000000"/>
            </w:tcBorders>
            <w:vAlign w:val="center"/>
          </w:tcPr>
          <w:p w14:paraId="26B019AF" w14:textId="77777777" w:rsidR="003843EA" w:rsidRDefault="00A21561">
            <w:pPr>
              <w:widowControl/>
              <w:spacing w:line="276" w:lineRule="auto"/>
              <w:rPr>
                <w:rFonts w:ascii="黑体"/>
                <w:kern w:val="0"/>
                <w:sz w:val="18"/>
                <w:szCs w:val="18"/>
              </w:rPr>
            </w:pPr>
            <w:r>
              <w:rPr>
                <w:rFonts w:ascii="黑体" w:hAnsi="宋体" w:hint="eastAsia"/>
                <w:kern w:val="0"/>
                <w:sz w:val="18"/>
                <w:szCs w:val="18"/>
              </w:rPr>
              <w:t>标识如果交易可以联机完成但终端没有联机交易能力时，拒绝交易的收单行条件</w:t>
            </w:r>
          </w:p>
        </w:tc>
      </w:tr>
      <w:tr w:rsidR="003843EA" w14:paraId="15E91ACE" w14:textId="77777777">
        <w:trPr>
          <w:jc w:val="right"/>
        </w:trPr>
        <w:tc>
          <w:tcPr>
            <w:tcW w:w="992" w:type="dxa"/>
            <w:tcBorders>
              <w:top w:val="single" w:sz="4" w:space="0" w:color="000000"/>
              <w:left w:val="single" w:sz="4" w:space="0" w:color="000000"/>
              <w:bottom w:val="single" w:sz="4" w:space="0" w:color="000000"/>
              <w:right w:val="single" w:sz="4" w:space="0" w:color="000000"/>
            </w:tcBorders>
            <w:vAlign w:val="center"/>
          </w:tcPr>
          <w:p w14:paraId="4EE1DBCB" w14:textId="77777777" w:rsidR="003843EA" w:rsidRDefault="00A21561">
            <w:pPr>
              <w:widowControl/>
              <w:spacing w:line="276" w:lineRule="auto"/>
              <w:jc w:val="center"/>
              <w:rPr>
                <w:rFonts w:ascii="黑体"/>
                <w:kern w:val="0"/>
                <w:sz w:val="18"/>
                <w:szCs w:val="18"/>
              </w:rPr>
            </w:pPr>
            <w:r>
              <w:rPr>
                <w:rFonts w:ascii="黑体"/>
                <w:kern w:val="0"/>
                <w:sz w:val="18"/>
                <w:szCs w:val="18"/>
              </w:rPr>
              <w:t>DF12</w:t>
            </w:r>
          </w:p>
        </w:tc>
        <w:tc>
          <w:tcPr>
            <w:tcW w:w="992" w:type="dxa"/>
            <w:tcBorders>
              <w:top w:val="single" w:sz="4" w:space="0" w:color="000000"/>
              <w:left w:val="single" w:sz="4" w:space="0" w:color="000000"/>
              <w:bottom w:val="single" w:sz="4" w:space="0" w:color="000000"/>
              <w:right w:val="single" w:sz="4" w:space="0" w:color="000000"/>
            </w:tcBorders>
            <w:vAlign w:val="center"/>
          </w:tcPr>
          <w:p w14:paraId="49B9C7C6"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029" w:type="dxa"/>
            <w:tcBorders>
              <w:top w:val="single" w:sz="4" w:space="0" w:color="000000"/>
              <w:left w:val="single" w:sz="4" w:space="0" w:color="000000"/>
              <w:bottom w:val="single" w:sz="4" w:space="0" w:color="000000"/>
              <w:right w:val="single" w:sz="4" w:space="0" w:color="000000"/>
            </w:tcBorders>
            <w:vAlign w:val="center"/>
          </w:tcPr>
          <w:p w14:paraId="7731C647" w14:textId="77777777" w:rsidR="003843EA" w:rsidRDefault="00A21561">
            <w:pPr>
              <w:widowControl/>
              <w:spacing w:line="276" w:lineRule="auto"/>
              <w:jc w:val="center"/>
              <w:rPr>
                <w:rFonts w:ascii="黑体"/>
                <w:kern w:val="0"/>
                <w:sz w:val="18"/>
                <w:szCs w:val="18"/>
              </w:rPr>
            </w:pPr>
            <w:r>
              <w:rPr>
                <w:rFonts w:ascii="黑体"/>
                <w:kern w:val="0"/>
                <w:sz w:val="18"/>
                <w:szCs w:val="18"/>
              </w:rPr>
              <w:t>5</w:t>
            </w:r>
          </w:p>
        </w:tc>
        <w:tc>
          <w:tcPr>
            <w:tcW w:w="2919" w:type="dxa"/>
            <w:tcBorders>
              <w:top w:val="single" w:sz="4" w:space="0" w:color="000000"/>
              <w:left w:val="single" w:sz="4" w:space="0" w:color="000000"/>
              <w:bottom w:val="single" w:sz="4" w:space="0" w:color="000000"/>
              <w:right w:val="single" w:sz="4" w:space="0" w:color="000000"/>
            </w:tcBorders>
            <w:vAlign w:val="center"/>
          </w:tcPr>
          <w:p w14:paraId="4B907958" w14:textId="77777777" w:rsidR="003843EA" w:rsidRDefault="00A21561">
            <w:pPr>
              <w:widowControl/>
              <w:spacing w:line="276" w:lineRule="auto"/>
              <w:jc w:val="center"/>
              <w:rPr>
                <w:rFonts w:ascii="黑体"/>
                <w:kern w:val="0"/>
                <w:sz w:val="18"/>
                <w:szCs w:val="18"/>
              </w:rPr>
            </w:pPr>
            <w:r>
              <w:rPr>
                <w:rFonts w:ascii="黑体"/>
                <w:kern w:val="0"/>
                <w:sz w:val="18"/>
                <w:szCs w:val="18"/>
              </w:rPr>
              <w:t>TAC</w:t>
            </w:r>
            <w:r>
              <w:rPr>
                <w:rFonts w:ascii="黑体" w:hAnsi="宋体" w:hint="eastAsia"/>
                <w:kern w:val="0"/>
                <w:sz w:val="18"/>
                <w:szCs w:val="18"/>
              </w:rPr>
              <w:t>－联机</w:t>
            </w:r>
          </w:p>
        </w:tc>
        <w:tc>
          <w:tcPr>
            <w:tcW w:w="2919" w:type="dxa"/>
            <w:tcBorders>
              <w:top w:val="single" w:sz="4" w:space="0" w:color="000000"/>
              <w:left w:val="single" w:sz="4" w:space="0" w:color="000000"/>
              <w:bottom w:val="single" w:sz="4" w:space="0" w:color="000000"/>
              <w:right w:val="single" w:sz="8" w:space="0" w:color="000000"/>
            </w:tcBorders>
            <w:vAlign w:val="center"/>
          </w:tcPr>
          <w:p w14:paraId="008C0003" w14:textId="77777777" w:rsidR="003843EA" w:rsidRDefault="00A21561">
            <w:pPr>
              <w:widowControl/>
              <w:spacing w:line="276" w:lineRule="auto"/>
              <w:rPr>
                <w:rFonts w:ascii="黑体"/>
                <w:kern w:val="0"/>
                <w:sz w:val="18"/>
                <w:szCs w:val="18"/>
              </w:rPr>
            </w:pPr>
            <w:r>
              <w:rPr>
                <w:rFonts w:ascii="黑体" w:hAnsi="宋体" w:hint="eastAsia"/>
                <w:kern w:val="0"/>
                <w:sz w:val="18"/>
                <w:szCs w:val="18"/>
              </w:rPr>
              <w:t>标识联机交易的收单行条件</w:t>
            </w:r>
          </w:p>
        </w:tc>
      </w:tr>
      <w:tr w:rsidR="003843EA" w14:paraId="51FB573B" w14:textId="77777777">
        <w:trPr>
          <w:jc w:val="right"/>
        </w:trPr>
        <w:tc>
          <w:tcPr>
            <w:tcW w:w="992" w:type="dxa"/>
            <w:tcBorders>
              <w:top w:val="single" w:sz="4" w:space="0" w:color="000000"/>
              <w:left w:val="single" w:sz="4" w:space="0" w:color="000000"/>
              <w:bottom w:val="single" w:sz="4" w:space="0" w:color="000000"/>
              <w:right w:val="single" w:sz="4" w:space="0" w:color="000000"/>
            </w:tcBorders>
            <w:vAlign w:val="center"/>
          </w:tcPr>
          <w:p w14:paraId="2AB60EA8" w14:textId="77777777" w:rsidR="003843EA" w:rsidRDefault="00A21561">
            <w:pPr>
              <w:widowControl/>
              <w:spacing w:line="276" w:lineRule="auto"/>
              <w:jc w:val="center"/>
              <w:rPr>
                <w:rFonts w:ascii="黑体"/>
                <w:kern w:val="0"/>
                <w:sz w:val="18"/>
                <w:szCs w:val="18"/>
              </w:rPr>
            </w:pPr>
            <w:r>
              <w:rPr>
                <w:rFonts w:ascii="黑体"/>
                <w:kern w:val="0"/>
                <w:sz w:val="18"/>
                <w:szCs w:val="18"/>
              </w:rPr>
              <w:t>DF13</w:t>
            </w:r>
          </w:p>
        </w:tc>
        <w:tc>
          <w:tcPr>
            <w:tcW w:w="992" w:type="dxa"/>
            <w:tcBorders>
              <w:top w:val="single" w:sz="4" w:space="0" w:color="000000"/>
              <w:left w:val="single" w:sz="4" w:space="0" w:color="000000"/>
              <w:bottom w:val="single" w:sz="4" w:space="0" w:color="000000"/>
              <w:right w:val="single" w:sz="4" w:space="0" w:color="000000"/>
            </w:tcBorders>
            <w:vAlign w:val="center"/>
          </w:tcPr>
          <w:p w14:paraId="255CFC64"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029" w:type="dxa"/>
            <w:tcBorders>
              <w:top w:val="single" w:sz="4" w:space="0" w:color="000000"/>
              <w:left w:val="single" w:sz="4" w:space="0" w:color="000000"/>
              <w:bottom w:val="single" w:sz="4" w:space="0" w:color="000000"/>
              <w:right w:val="single" w:sz="4" w:space="0" w:color="000000"/>
            </w:tcBorders>
            <w:vAlign w:val="center"/>
          </w:tcPr>
          <w:p w14:paraId="7B4B50BE" w14:textId="77777777" w:rsidR="003843EA" w:rsidRDefault="00A21561">
            <w:pPr>
              <w:widowControl/>
              <w:spacing w:line="276" w:lineRule="auto"/>
              <w:jc w:val="center"/>
              <w:rPr>
                <w:rFonts w:ascii="黑体"/>
                <w:kern w:val="0"/>
                <w:sz w:val="18"/>
                <w:szCs w:val="18"/>
              </w:rPr>
            </w:pPr>
            <w:r>
              <w:rPr>
                <w:rFonts w:ascii="黑体"/>
                <w:kern w:val="0"/>
                <w:sz w:val="18"/>
                <w:szCs w:val="18"/>
              </w:rPr>
              <w:t>5</w:t>
            </w:r>
          </w:p>
        </w:tc>
        <w:tc>
          <w:tcPr>
            <w:tcW w:w="2919" w:type="dxa"/>
            <w:tcBorders>
              <w:top w:val="single" w:sz="4" w:space="0" w:color="000000"/>
              <w:left w:val="single" w:sz="4" w:space="0" w:color="000000"/>
              <w:bottom w:val="single" w:sz="4" w:space="0" w:color="000000"/>
              <w:right w:val="single" w:sz="4" w:space="0" w:color="000000"/>
            </w:tcBorders>
            <w:vAlign w:val="center"/>
          </w:tcPr>
          <w:p w14:paraId="13658B5D" w14:textId="77777777" w:rsidR="003843EA" w:rsidRDefault="00A21561">
            <w:pPr>
              <w:widowControl/>
              <w:spacing w:line="276" w:lineRule="auto"/>
              <w:jc w:val="center"/>
              <w:rPr>
                <w:rFonts w:ascii="黑体"/>
                <w:kern w:val="0"/>
                <w:sz w:val="18"/>
                <w:szCs w:val="18"/>
              </w:rPr>
            </w:pPr>
            <w:r>
              <w:rPr>
                <w:rFonts w:ascii="黑体"/>
                <w:kern w:val="0"/>
                <w:sz w:val="18"/>
                <w:szCs w:val="18"/>
              </w:rPr>
              <w:t>TAC</w:t>
            </w:r>
            <w:r>
              <w:rPr>
                <w:rFonts w:ascii="黑体" w:hAnsi="宋体" w:hint="eastAsia"/>
                <w:kern w:val="0"/>
                <w:sz w:val="18"/>
                <w:szCs w:val="18"/>
              </w:rPr>
              <w:t>－拒绝</w:t>
            </w:r>
          </w:p>
        </w:tc>
        <w:tc>
          <w:tcPr>
            <w:tcW w:w="2919" w:type="dxa"/>
            <w:tcBorders>
              <w:top w:val="single" w:sz="4" w:space="0" w:color="000000"/>
              <w:left w:val="single" w:sz="4" w:space="0" w:color="000000"/>
              <w:bottom w:val="single" w:sz="4" w:space="0" w:color="000000"/>
              <w:right w:val="single" w:sz="8" w:space="0" w:color="000000"/>
            </w:tcBorders>
            <w:vAlign w:val="center"/>
          </w:tcPr>
          <w:p w14:paraId="39A03418" w14:textId="77777777" w:rsidR="003843EA" w:rsidRDefault="00A21561">
            <w:pPr>
              <w:widowControl/>
              <w:spacing w:line="276" w:lineRule="auto"/>
              <w:rPr>
                <w:rFonts w:ascii="黑体"/>
                <w:kern w:val="0"/>
                <w:sz w:val="18"/>
                <w:szCs w:val="18"/>
              </w:rPr>
            </w:pPr>
            <w:r>
              <w:rPr>
                <w:rFonts w:ascii="黑体" w:hAnsi="宋体" w:hint="eastAsia"/>
                <w:kern w:val="0"/>
                <w:sz w:val="18"/>
                <w:szCs w:val="18"/>
              </w:rPr>
              <w:t>标识不作联机尝试即拒绝交易的收单行条件</w:t>
            </w:r>
          </w:p>
        </w:tc>
      </w:tr>
      <w:tr w:rsidR="003843EA" w14:paraId="272DC5D8" w14:textId="77777777">
        <w:trPr>
          <w:jc w:val="right"/>
        </w:trPr>
        <w:tc>
          <w:tcPr>
            <w:tcW w:w="992" w:type="dxa"/>
            <w:tcBorders>
              <w:top w:val="single" w:sz="4" w:space="0" w:color="000000"/>
              <w:left w:val="single" w:sz="4" w:space="0" w:color="000000"/>
              <w:bottom w:val="single" w:sz="4" w:space="0" w:color="000000"/>
              <w:right w:val="single" w:sz="4" w:space="0" w:color="000000"/>
            </w:tcBorders>
            <w:vAlign w:val="center"/>
          </w:tcPr>
          <w:p w14:paraId="324E5C75" w14:textId="77777777" w:rsidR="003843EA" w:rsidRDefault="00A21561">
            <w:pPr>
              <w:widowControl/>
              <w:spacing w:line="276" w:lineRule="auto"/>
              <w:jc w:val="center"/>
              <w:rPr>
                <w:rFonts w:ascii="黑体"/>
                <w:kern w:val="0"/>
                <w:sz w:val="18"/>
                <w:szCs w:val="18"/>
              </w:rPr>
            </w:pPr>
            <w:r>
              <w:rPr>
                <w:rFonts w:ascii="黑体"/>
                <w:kern w:val="0"/>
                <w:sz w:val="18"/>
                <w:szCs w:val="18"/>
              </w:rPr>
              <w:t>9F1B</w:t>
            </w:r>
          </w:p>
        </w:tc>
        <w:tc>
          <w:tcPr>
            <w:tcW w:w="992" w:type="dxa"/>
            <w:tcBorders>
              <w:top w:val="single" w:sz="4" w:space="0" w:color="000000"/>
              <w:left w:val="single" w:sz="4" w:space="0" w:color="000000"/>
              <w:bottom w:val="single" w:sz="4" w:space="0" w:color="000000"/>
              <w:right w:val="single" w:sz="4" w:space="0" w:color="000000"/>
            </w:tcBorders>
            <w:vAlign w:val="center"/>
          </w:tcPr>
          <w:p w14:paraId="033DCF2C"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029" w:type="dxa"/>
            <w:tcBorders>
              <w:top w:val="single" w:sz="4" w:space="0" w:color="000000"/>
              <w:left w:val="single" w:sz="4" w:space="0" w:color="000000"/>
              <w:bottom w:val="single" w:sz="4" w:space="0" w:color="000000"/>
              <w:right w:val="single" w:sz="4" w:space="0" w:color="000000"/>
            </w:tcBorders>
            <w:vAlign w:val="center"/>
          </w:tcPr>
          <w:p w14:paraId="75417637" w14:textId="77777777" w:rsidR="003843EA" w:rsidRDefault="00A21561">
            <w:pPr>
              <w:widowControl/>
              <w:spacing w:line="276" w:lineRule="auto"/>
              <w:jc w:val="center"/>
              <w:rPr>
                <w:rFonts w:ascii="黑体"/>
                <w:kern w:val="0"/>
                <w:sz w:val="18"/>
                <w:szCs w:val="18"/>
              </w:rPr>
            </w:pPr>
            <w:r>
              <w:rPr>
                <w:rFonts w:ascii="黑体"/>
                <w:kern w:val="0"/>
                <w:sz w:val="18"/>
                <w:szCs w:val="18"/>
              </w:rPr>
              <w:t>4</w:t>
            </w:r>
          </w:p>
        </w:tc>
        <w:tc>
          <w:tcPr>
            <w:tcW w:w="2919" w:type="dxa"/>
            <w:tcBorders>
              <w:top w:val="single" w:sz="4" w:space="0" w:color="000000"/>
              <w:left w:val="single" w:sz="4" w:space="0" w:color="000000"/>
              <w:bottom w:val="single" w:sz="4" w:space="0" w:color="000000"/>
              <w:right w:val="single" w:sz="4" w:space="0" w:color="000000"/>
            </w:tcBorders>
            <w:vAlign w:val="center"/>
          </w:tcPr>
          <w:p w14:paraId="6B6114C4"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终端最低限额</w:t>
            </w:r>
          </w:p>
        </w:tc>
        <w:tc>
          <w:tcPr>
            <w:tcW w:w="2919" w:type="dxa"/>
            <w:tcBorders>
              <w:top w:val="single" w:sz="4" w:space="0" w:color="000000"/>
              <w:left w:val="single" w:sz="4" w:space="0" w:color="000000"/>
              <w:bottom w:val="single" w:sz="4" w:space="0" w:color="000000"/>
              <w:right w:val="single" w:sz="8" w:space="0" w:color="000000"/>
            </w:tcBorders>
            <w:vAlign w:val="center"/>
          </w:tcPr>
          <w:p w14:paraId="06668CA2" w14:textId="77777777" w:rsidR="003843EA" w:rsidRDefault="00A21561">
            <w:pPr>
              <w:widowControl/>
              <w:spacing w:line="276" w:lineRule="auto"/>
              <w:rPr>
                <w:rFonts w:ascii="黑体"/>
                <w:kern w:val="0"/>
                <w:sz w:val="18"/>
                <w:szCs w:val="18"/>
              </w:rPr>
            </w:pPr>
            <w:r>
              <w:rPr>
                <w:rFonts w:ascii="黑体"/>
                <w:kern w:val="0"/>
                <w:sz w:val="18"/>
                <w:szCs w:val="18"/>
              </w:rPr>
              <w:t>IC</w:t>
            </w:r>
            <w:r>
              <w:rPr>
                <w:rFonts w:ascii="黑体" w:hAnsi="宋体" w:hint="eastAsia"/>
                <w:kern w:val="0"/>
                <w:sz w:val="18"/>
                <w:szCs w:val="18"/>
              </w:rPr>
              <w:t>卡消费时终端允许的最低脱机限额</w:t>
            </w:r>
          </w:p>
        </w:tc>
      </w:tr>
      <w:tr w:rsidR="003843EA" w14:paraId="41401478" w14:textId="77777777">
        <w:trPr>
          <w:jc w:val="right"/>
        </w:trPr>
        <w:tc>
          <w:tcPr>
            <w:tcW w:w="992" w:type="dxa"/>
            <w:tcBorders>
              <w:top w:val="single" w:sz="4" w:space="0" w:color="000000"/>
              <w:left w:val="single" w:sz="4" w:space="0" w:color="000000"/>
              <w:bottom w:val="single" w:sz="4" w:space="0" w:color="000000"/>
              <w:right w:val="single" w:sz="4" w:space="0" w:color="000000"/>
            </w:tcBorders>
            <w:vAlign w:val="center"/>
          </w:tcPr>
          <w:p w14:paraId="220BC2A4" w14:textId="77777777" w:rsidR="003843EA" w:rsidRDefault="00A21561">
            <w:pPr>
              <w:widowControl/>
              <w:spacing w:line="276" w:lineRule="auto"/>
              <w:jc w:val="center"/>
              <w:rPr>
                <w:rFonts w:ascii="黑体"/>
                <w:kern w:val="0"/>
                <w:sz w:val="18"/>
                <w:szCs w:val="18"/>
              </w:rPr>
            </w:pPr>
            <w:r>
              <w:rPr>
                <w:rFonts w:ascii="黑体"/>
                <w:kern w:val="0"/>
                <w:sz w:val="18"/>
                <w:szCs w:val="18"/>
              </w:rPr>
              <w:t>DF15</w:t>
            </w:r>
          </w:p>
        </w:tc>
        <w:tc>
          <w:tcPr>
            <w:tcW w:w="992" w:type="dxa"/>
            <w:tcBorders>
              <w:top w:val="single" w:sz="4" w:space="0" w:color="000000"/>
              <w:left w:val="single" w:sz="4" w:space="0" w:color="000000"/>
              <w:bottom w:val="single" w:sz="4" w:space="0" w:color="000000"/>
              <w:right w:val="single" w:sz="4" w:space="0" w:color="000000"/>
            </w:tcBorders>
            <w:vAlign w:val="center"/>
          </w:tcPr>
          <w:p w14:paraId="3836D8E2"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029" w:type="dxa"/>
            <w:tcBorders>
              <w:top w:val="single" w:sz="4" w:space="0" w:color="000000"/>
              <w:left w:val="single" w:sz="4" w:space="0" w:color="000000"/>
              <w:bottom w:val="single" w:sz="4" w:space="0" w:color="000000"/>
              <w:right w:val="single" w:sz="4" w:space="0" w:color="000000"/>
            </w:tcBorders>
            <w:vAlign w:val="center"/>
          </w:tcPr>
          <w:p w14:paraId="2B2B1EA2" w14:textId="77777777" w:rsidR="003843EA" w:rsidRDefault="00A21561">
            <w:pPr>
              <w:widowControl/>
              <w:spacing w:line="276" w:lineRule="auto"/>
              <w:jc w:val="center"/>
              <w:rPr>
                <w:rFonts w:ascii="黑体"/>
                <w:kern w:val="0"/>
                <w:sz w:val="18"/>
                <w:szCs w:val="18"/>
              </w:rPr>
            </w:pPr>
            <w:r>
              <w:rPr>
                <w:rFonts w:ascii="黑体"/>
                <w:kern w:val="0"/>
                <w:sz w:val="18"/>
                <w:szCs w:val="18"/>
              </w:rPr>
              <w:t>4</w:t>
            </w:r>
          </w:p>
        </w:tc>
        <w:tc>
          <w:tcPr>
            <w:tcW w:w="2919" w:type="dxa"/>
            <w:tcBorders>
              <w:top w:val="single" w:sz="4" w:space="0" w:color="000000"/>
              <w:left w:val="single" w:sz="4" w:space="0" w:color="000000"/>
              <w:bottom w:val="single" w:sz="4" w:space="0" w:color="000000"/>
              <w:right w:val="single" w:sz="4" w:space="0" w:color="000000"/>
            </w:tcBorders>
            <w:vAlign w:val="center"/>
          </w:tcPr>
          <w:p w14:paraId="30430019"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偏置随机选择的阈值</w:t>
            </w:r>
          </w:p>
        </w:tc>
        <w:tc>
          <w:tcPr>
            <w:tcW w:w="2919" w:type="dxa"/>
            <w:tcBorders>
              <w:top w:val="single" w:sz="4" w:space="0" w:color="000000"/>
              <w:left w:val="single" w:sz="4" w:space="0" w:color="000000"/>
              <w:bottom w:val="single" w:sz="4" w:space="0" w:color="000000"/>
              <w:right w:val="single" w:sz="8" w:space="0" w:color="000000"/>
            </w:tcBorders>
            <w:vAlign w:val="center"/>
          </w:tcPr>
          <w:p w14:paraId="1567915B" w14:textId="77777777" w:rsidR="003843EA" w:rsidRDefault="00A21561">
            <w:pPr>
              <w:widowControl/>
              <w:spacing w:line="276" w:lineRule="auto"/>
              <w:rPr>
                <w:rFonts w:ascii="黑体"/>
                <w:kern w:val="0"/>
                <w:sz w:val="18"/>
                <w:szCs w:val="18"/>
              </w:rPr>
            </w:pPr>
            <w:r>
              <w:rPr>
                <w:rFonts w:ascii="黑体" w:hAnsi="宋体" w:hint="eastAsia"/>
                <w:kern w:val="0"/>
                <w:sz w:val="18"/>
                <w:szCs w:val="18"/>
              </w:rPr>
              <w:t>在终端风险管理中用于随机交易选择的值</w:t>
            </w:r>
          </w:p>
        </w:tc>
      </w:tr>
      <w:tr w:rsidR="003843EA" w14:paraId="14FE2751" w14:textId="77777777">
        <w:trPr>
          <w:jc w:val="right"/>
        </w:trPr>
        <w:tc>
          <w:tcPr>
            <w:tcW w:w="992" w:type="dxa"/>
            <w:tcBorders>
              <w:top w:val="single" w:sz="4" w:space="0" w:color="000000"/>
              <w:left w:val="single" w:sz="4" w:space="0" w:color="000000"/>
              <w:bottom w:val="single" w:sz="4" w:space="0" w:color="000000"/>
              <w:right w:val="single" w:sz="4" w:space="0" w:color="000000"/>
            </w:tcBorders>
            <w:vAlign w:val="center"/>
          </w:tcPr>
          <w:p w14:paraId="525E1337" w14:textId="77777777" w:rsidR="003843EA" w:rsidRDefault="00A21561">
            <w:pPr>
              <w:widowControl/>
              <w:spacing w:line="276" w:lineRule="auto"/>
              <w:jc w:val="center"/>
              <w:rPr>
                <w:rFonts w:ascii="黑体"/>
                <w:kern w:val="0"/>
                <w:sz w:val="18"/>
                <w:szCs w:val="18"/>
              </w:rPr>
            </w:pPr>
            <w:r>
              <w:rPr>
                <w:rFonts w:ascii="黑体"/>
                <w:kern w:val="0"/>
                <w:sz w:val="18"/>
                <w:szCs w:val="18"/>
              </w:rPr>
              <w:t>DF16</w:t>
            </w:r>
          </w:p>
        </w:tc>
        <w:tc>
          <w:tcPr>
            <w:tcW w:w="992" w:type="dxa"/>
            <w:tcBorders>
              <w:top w:val="single" w:sz="4" w:space="0" w:color="000000"/>
              <w:left w:val="single" w:sz="4" w:space="0" w:color="000000"/>
              <w:bottom w:val="single" w:sz="4" w:space="0" w:color="000000"/>
              <w:right w:val="single" w:sz="4" w:space="0" w:color="000000"/>
            </w:tcBorders>
            <w:vAlign w:val="center"/>
          </w:tcPr>
          <w:p w14:paraId="7E13F3BA" w14:textId="77777777" w:rsidR="003843EA" w:rsidRDefault="00A21561">
            <w:pPr>
              <w:widowControl/>
              <w:spacing w:line="276" w:lineRule="auto"/>
              <w:jc w:val="center"/>
              <w:rPr>
                <w:rFonts w:ascii="黑体"/>
                <w:kern w:val="0"/>
                <w:sz w:val="18"/>
                <w:szCs w:val="18"/>
              </w:rPr>
            </w:pPr>
            <w:proofErr w:type="spellStart"/>
            <w:r>
              <w:rPr>
                <w:rFonts w:ascii="黑体"/>
                <w:kern w:val="0"/>
                <w:sz w:val="18"/>
                <w:szCs w:val="18"/>
              </w:rPr>
              <w:t>cn</w:t>
            </w:r>
            <w:proofErr w:type="spellEnd"/>
            <w:r>
              <w:rPr>
                <w:rFonts w:ascii="黑体" w:hAnsi="宋体" w:hint="eastAsia"/>
                <w:kern w:val="0"/>
                <w:sz w:val="18"/>
                <w:szCs w:val="18"/>
              </w:rPr>
              <w:t>（包含两位有效数字）</w:t>
            </w:r>
          </w:p>
        </w:tc>
        <w:tc>
          <w:tcPr>
            <w:tcW w:w="1029" w:type="dxa"/>
            <w:tcBorders>
              <w:top w:val="single" w:sz="4" w:space="0" w:color="000000"/>
              <w:left w:val="single" w:sz="4" w:space="0" w:color="000000"/>
              <w:bottom w:val="single" w:sz="4" w:space="0" w:color="000000"/>
              <w:right w:val="single" w:sz="4" w:space="0" w:color="000000"/>
            </w:tcBorders>
            <w:vAlign w:val="center"/>
          </w:tcPr>
          <w:p w14:paraId="5E7A231A" w14:textId="77777777" w:rsidR="003843EA" w:rsidRDefault="00A21561">
            <w:pPr>
              <w:widowControl/>
              <w:spacing w:line="276" w:lineRule="auto"/>
              <w:jc w:val="center"/>
              <w:rPr>
                <w:rFonts w:ascii="黑体"/>
                <w:kern w:val="0"/>
                <w:sz w:val="18"/>
                <w:szCs w:val="18"/>
              </w:rPr>
            </w:pPr>
            <w:r>
              <w:rPr>
                <w:rFonts w:ascii="黑体"/>
                <w:kern w:val="0"/>
                <w:sz w:val="18"/>
                <w:szCs w:val="18"/>
              </w:rPr>
              <w:t>1</w:t>
            </w:r>
          </w:p>
        </w:tc>
        <w:tc>
          <w:tcPr>
            <w:tcW w:w="2919" w:type="dxa"/>
            <w:tcBorders>
              <w:top w:val="single" w:sz="4" w:space="0" w:color="000000"/>
              <w:left w:val="single" w:sz="4" w:space="0" w:color="000000"/>
              <w:bottom w:val="single" w:sz="4" w:space="0" w:color="000000"/>
              <w:right w:val="single" w:sz="4" w:space="0" w:color="000000"/>
            </w:tcBorders>
            <w:vAlign w:val="center"/>
          </w:tcPr>
          <w:p w14:paraId="0EA17217"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偏置随机选择的最大目标百分数</w:t>
            </w:r>
          </w:p>
        </w:tc>
        <w:tc>
          <w:tcPr>
            <w:tcW w:w="2919" w:type="dxa"/>
            <w:tcBorders>
              <w:top w:val="single" w:sz="4" w:space="0" w:color="000000"/>
              <w:left w:val="single" w:sz="4" w:space="0" w:color="000000"/>
              <w:bottom w:val="single" w:sz="4" w:space="0" w:color="000000"/>
              <w:right w:val="single" w:sz="8" w:space="0" w:color="000000"/>
            </w:tcBorders>
            <w:vAlign w:val="center"/>
          </w:tcPr>
          <w:p w14:paraId="62A2A76F" w14:textId="77777777" w:rsidR="003843EA" w:rsidRDefault="00A21561">
            <w:pPr>
              <w:widowControl/>
              <w:spacing w:line="276" w:lineRule="auto"/>
              <w:rPr>
                <w:rFonts w:ascii="黑体"/>
                <w:kern w:val="0"/>
                <w:sz w:val="18"/>
                <w:szCs w:val="18"/>
              </w:rPr>
            </w:pPr>
            <w:r>
              <w:rPr>
                <w:rFonts w:ascii="黑体" w:hAnsi="宋体" w:hint="eastAsia"/>
                <w:kern w:val="0"/>
                <w:sz w:val="18"/>
                <w:szCs w:val="18"/>
              </w:rPr>
              <w:t>用于偏置随机选择的最大目标百分数</w:t>
            </w:r>
          </w:p>
        </w:tc>
      </w:tr>
      <w:tr w:rsidR="003843EA" w14:paraId="02BECBF0" w14:textId="77777777">
        <w:trPr>
          <w:jc w:val="right"/>
        </w:trPr>
        <w:tc>
          <w:tcPr>
            <w:tcW w:w="992" w:type="dxa"/>
            <w:tcBorders>
              <w:top w:val="single" w:sz="4" w:space="0" w:color="000000"/>
              <w:left w:val="single" w:sz="4" w:space="0" w:color="000000"/>
              <w:bottom w:val="single" w:sz="4" w:space="0" w:color="000000"/>
              <w:right w:val="single" w:sz="4" w:space="0" w:color="000000"/>
            </w:tcBorders>
            <w:vAlign w:val="center"/>
          </w:tcPr>
          <w:p w14:paraId="753707AB" w14:textId="77777777" w:rsidR="003843EA" w:rsidRDefault="00A21561">
            <w:pPr>
              <w:widowControl/>
              <w:spacing w:line="276" w:lineRule="auto"/>
              <w:jc w:val="center"/>
              <w:rPr>
                <w:rFonts w:ascii="黑体"/>
                <w:kern w:val="0"/>
                <w:sz w:val="18"/>
                <w:szCs w:val="18"/>
              </w:rPr>
            </w:pPr>
            <w:r>
              <w:rPr>
                <w:rFonts w:ascii="黑体"/>
                <w:kern w:val="0"/>
                <w:sz w:val="18"/>
                <w:szCs w:val="18"/>
              </w:rPr>
              <w:t>DF17</w:t>
            </w:r>
          </w:p>
        </w:tc>
        <w:tc>
          <w:tcPr>
            <w:tcW w:w="992" w:type="dxa"/>
            <w:tcBorders>
              <w:top w:val="single" w:sz="4" w:space="0" w:color="000000"/>
              <w:left w:val="single" w:sz="4" w:space="0" w:color="000000"/>
              <w:bottom w:val="single" w:sz="4" w:space="0" w:color="000000"/>
              <w:right w:val="single" w:sz="4" w:space="0" w:color="000000"/>
            </w:tcBorders>
            <w:vAlign w:val="center"/>
          </w:tcPr>
          <w:p w14:paraId="5B2E22A1" w14:textId="77777777" w:rsidR="003843EA" w:rsidRDefault="00A21561">
            <w:pPr>
              <w:widowControl/>
              <w:spacing w:line="276" w:lineRule="auto"/>
              <w:jc w:val="center"/>
              <w:rPr>
                <w:rFonts w:ascii="黑体"/>
                <w:kern w:val="0"/>
                <w:sz w:val="18"/>
                <w:szCs w:val="18"/>
              </w:rPr>
            </w:pPr>
            <w:proofErr w:type="spellStart"/>
            <w:r>
              <w:rPr>
                <w:rFonts w:ascii="黑体"/>
                <w:kern w:val="0"/>
                <w:sz w:val="18"/>
                <w:szCs w:val="18"/>
              </w:rPr>
              <w:t>cn</w:t>
            </w:r>
            <w:proofErr w:type="spellEnd"/>
            <w:r>
              <w:rPr>
                <w:rFonts w:ascii="黑体" w:hAnsi="宋体" w:hint="eastAsia"/>
                <w:kern w:val="0"/>
                <w:sz w:val="18"/>
                <w:szCs w:val="18"/>
              </w:rPr>
              <w:t>（包含两位有效数字）</w:t>
            </w:r>
          </w:p>
        </w:tc>
        <w:tc>
          <w:tcPr>
            <w:tcW w:w="1029" w:type="dxa"/>
            <w:tcBorders>
              <w:top w:val="single" w:sz="4" w:space="0" w:color="000000"/>
              <w:left w:val="single" w:sz="4" w:space="0" w:color="000000"/>
              <w:bottom w:val="single" w:sz="4" w:space="0" w:color="000000"/>
              <w:right w:val="single" w:sz="4" w:space="0" w:color="000000"/>
            </w:tcBorders>
            <w:vAlign w:val="center"/>
          </w:tcPr>
          <w:p w14:paraId="13F36FE7" w14:textId="77777777" w:rsidR="003843EA" w:rsidRDefault="00A21561">
            <w:pPr>
              <w:widowControl/>
              <w:spacing w:line="276" w:lineRule="auto"/>
              <w:jc w:val="center"/>
              <w:rPr>
                <w:rFonts w:ascii="黑体"/>
                <w:kern w:val="0"/>
                <w:sz w:val="18"/>
                <w:szCs w:val="18"/>
              </w:rPr>
            </w:pPr>
            <w:r>
              <w:rPr>
                <w:rFonts w:ascii="黑体"/>
                <w:kern w:val="0"/>
                <w:sz w:val="18"/>
                <w:szCs w:val="18"/>
              </w:rPr>
              <w:t>1</w:t>
            </w:r>
          </w:p>
        </w:tc>
        <w:tc>
          <w:tcPr>
            <w:tcW w:w="2919" w:type="dxa"/>
            <w:tcBorders>
              <w:top w:val="single" w:sz="4" w:space="0" w:color="000000"/>
              <w:left w:val="single" w:sz="4" w:space="0" w:color="000000"/>
              <w:bottom w:val="single" w:sz="4" w:space="0" w:color="000000"/>
              <w:right w:val="single" w:sz="4" w:space="0" w:color="000000"/>
            </w:tcBorders>
            <w:vAlign w:val="center"/>
          </w:tcPr>
          <w:p w14:paraId="7D18BC98"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随机选择的目标百分数</w:t>
            </w:r>
          </w:p>
        </w:tc>
        <w:tc>
          <w:tcPr>
            <w:tcW w:w="2919" w:type="dxa"/>
            <w:tcBorders>
              <w:top w:val="single" w:sz="4" w:space="0" w:color="000000"/>
              <w:left w:val="single" w:sz="4" w:space="0" w:color="000000"/>
              <w:bottom w:val="single" w:sz="4" w:space="0" w:color="000000"/>
              <w:right w:val="single" w:sz="8" w:space="0" w:color="000000"/>
            </w:tcBorders>
            <w:vAlign w:val="center"/>
          </w:tcPr>
          <w:p w14:paraId="3907FE97" w14:textId="77777777" w:rsidR="003843EA" w:rsidRDefault="00A21561">
            <w:pPr>
              <w:widowControl/>
              <w:spacing w:line="276" w:lineRule="auto"/>
              <w:rPr>
                <w:rFonts w:ascii="黑体"/>
                <w:kern w:val="0"/>
                <w:sz w:val="18"/>
                <w:szCs w:val="18"/>
              </w:rPr>
            </w:pPr>
            <w:r>
              <w:rPr>
                <w:rFonts w:ascii="黑体" w:hAnsi="宋体" w:hint="eastAsia"/>
                <w:kern w:val="0"/>
                <w:sz w:val="18"/>
                <w:szCs w:val="18"/>
              </w:rPr>
              <w:t>用于随机选择的目标百分数</w:t>
            </w:r>
          </w:p>
        </w:tc>
      </w:tr>
      <w:tr w:rsidR="003843EA" w14:paraId="742B3F0B" w14:textId="77777777">
        <w:trPr>
          <w:jc w:val="right"/>
        </w:trPr>
        <w:tc>
          <w:tcPr>
            <w:tcW w:w="992" w:type="dxa"/>
            <w:tcBorders>
              <w:top w:val="single" w:sz="4" w:space="0" w:color="000000"/>
              <w:left w:val="single" w:sz="4" w:space="0" w:color="000000"/>
              <w:bottom w:val="single" w:sz="4" w:space="0" w:color="000000"/>
              <w:right w:val="single" w:sz="4" w:space="0" w:color="000000"/>
            </w:tcBorders>
            <w:vAlign w:val="center"/>
          </w:tcPr>
          <w:p w14:paraId="6CA26AEF" w14:textId="77777777" w:rsidR="003843EA" w:rsidRDefault="00A21561">
            <w:pPr>
              <w:widowControl/>
              <w:spacing w:line="276" w:lineRule="auto"/>
              <w:jc w:val="center"/>
              <w:rPr>
                <w:rFonts w:ascii="黑体"/>
                <w:kern w:val="0"/>
                <w:sz w:val="18"/>
                <w:szCs w:val="18"/>
              </w:rPr>
            </w:pPr>
            <w:r>
              <w:rPr>
                <w:rFonts w:ascii="黑体"/>
                <w:kern w:val="0"/>
                <w:sz w:val="18"/>
                <w:szCs w:val="18"/>
              </w:rPr>
              <w:t>DF14</w:t>
            </w:r>
          </w:p>
        </w:tc>
        <w:tc>
          <w:tcPr>
            <w:tcW w:w="992" w:type="dxa"/>
            <w:tcBorders>
              <w:top w:val="single" w:sz="4" w:space="0" w:color="000000"/>
              <w:left w:val="single" w:sz="4" w:space="0" w:color="000000"/>
              <w:bottom w:val="single" w:sz="4" w:space="0" w:color="000000"/>
              <w:right w:val="single" w:sz="4" w:space="0" w:color="000000"/>
            </w:tcBorders>
            <w:vAlign w:val="center"/>
          </w:tcPr>
          <w:p w14:paraId="2DED4E3C"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029" w:type="dxa"/>
            <w:tcBorders>
              <w:top w:val="single" w:sz="4" w:space="0" w:color="000000"/>
              <w:left w:val="single" w:sz="4" w:space="0" w:color="000000"/>
              <w:bottom w:val="single" w:sz="4" w:space="0" w:color="000000"/>
              <w:right w:val="single" w:sz="4" w:space="0" w:color="000000"/>
            </w:tcBorders>
            <w:vAlign w:val="center"/>
          </w:tcPr>
          <w:p w14:paraId="03DF2480"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变长</w:t>
            </w:r>
          </w:p>
        </w:tc>
        <w:tc>
          <w:tcPr>
            <w:tcW w:w="2919" w:type="dxa"/>
            <w:tcBorders>
              <w:top w:val="single" w:sz="4" w:space="0" w:color="000000"/>
              <w:left w:val="single" w:sz="4" w:space="0" w:color="000000"/>
              <w:bottom w:val="single" w:sz="4" w:space="0" w:color="000000"/>
              <w:right w:val="single" w:sz="4" w:space="0" w:color="000000"/>
            </w:tcBorders>
            <w:vAlign w:val="center"/>
          </w:tcPr>
          <w:p w14:paraId="2287E7AB"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缺省</w:t>
            </w:r>
            <w:r>
              <w:rPr>
                <w:rFonts w:ascii="黑体"/>
                <w:kern w:val="0"/>
                <w:sz w:val="18"/>
                <w:szCs w:val="18"/>
              </w:rPr>
              <w:t>DDOL</w:t>
            </w:r>
          </w:p>
        </w:tc>
        <w:tc>
          <w:tcPr>
            <w:tcW w:w="2919" w:type="dxa"/>
            <w:tcBorders>
              <w:top w:val="single" w:sz="4" w:space="0" w:color="000000"/>
              <w:left w:val="single" w:sz="4" w:space="0" w:color="000000"/>
              <w:bottom w:val="single" w:sz="4" w:space="0" w:color="000000"/>
              <w:right w:val="single" w:sz="8" w:space="0" w:color="000000"/>
            </w:tcBorders>
            <w:vAlign w:val="center"/>
          </w:tcPr>
          <w:p w14:paraId="52CF4231" w14:textId="77777777" w:rsidR="003843EA" w:rsidRDefault="00A21561">
            <w:pPr>
              <w:widowControl/>
              <w:spacing w:line="276" w:lineRule="auto"/>
              <w:rPr>
                <w:rFonts w:ascii="黑体"/>
                <w:kern w:val="0"/>
                <w:sz w:val="18"/>
                <w:szCs w:val="18"/>
              </w:rPr>
            </w:pPr>
            <w:r>
              <w:rPr>
                <w:rFonts w:ascii="黑体" w:hAnsi="宋体" w:hint="eastAsia"/>
                <w:kern w:val="0"/>
                <w:sz w:val="18"/>
                <w:szCs w:val="18"/>
              </w:rPr>
              <w:t>卡片中无</w:t>
            </w:r>
            <w:r>
              <w:rPr>
                <w:rFonts w:ascii="黑体"/>
                <w:kern w:val="0"/>
                <w:sz w:val="18"/>
                <w:szCs w:val="18"/>
              </w:rPr>
              <w:t>DDOL</w:t>
            </w:r>
            <w:r>
              <w:rPr>
                <w:rFonts w:ascii="黑体" w:hAnsi="宋体" w:hint="eastAsia"/>
                <w:kern w:val="0"/>
                <w:sz w:val="18"/>
                <w:szCs w:val="18"/>
              </w:rPr>
              <w:t>时用于构造内部认证命令的</w:t>
            </w:r>
            <w:r>
              <w:rPr>
                <w:rFonts w:ascii="黑体"/>
                <w:kern w:val="0"/>
                <w:sz w:val="18"/>
                <w:szCs w:val="18"/>
              </w:rPr>
              <w:t>DDOL</w:t>
            </w:r>
          </w:p>
        </w:tc>
      </w:tr>
      <w:tr w:rsidR="003843EA" w14:paraId="0052CAA4" w14:textId="77777777">
        <w:trPr>
          <w:jc w:val="right"/>
        </w:trPr>
        <w:tc>
          <w:tcPr>
            <w:tcW w:w="992" w:type="dxa"/>
            <w:tcBorders>
              <w:top w:val="single" w:sz="4" w:space="0" w:color="000000"/>
              <w:left w:val="single" w:sz="4" w:space="0" w:color="000000"/>
              <w:bottom w:val="single" w:sz="4" w:space="0" w:color="000000"/>
              <w:right w:val="single" w:sz="4" w:space="0" w:color="000000"/>
            </w:tcBorders>
            <w:vAlign w:val="center"/>
          </w:tcPr>
          <w:p w14:paraId="3A1E82C1" w14:textId="77777777" w:rsidR="003843EA" w:rsidRDefault="00A21561">
            <w:pPr>
              <w:widowControl/>
              <w:spacing w:line="276" w:lineRule="auto"/>
              <w:jc w:val="center"/>
              <w:rPr>
                <w:rFonts w:ascii="黑体"/>
                <w:kern w:val="0"/>
                <w:sz w:val="18"/>
                <w:szCs w:val="18"/>
              </w:rPr>
            </w:pPr>
            <w:r>
              <w:rPr>
                <w:rFonts w:ascii="黑体"/>
                <w:kern w:val="0"/>
                <w:sz w:val="18"/>
                <w:szCs w:val="18"/>
              </w:rPr>
              <w:t>DF18</w:t>
            </w:r>
          </w:p>
        </w:tc>
        <w:tc>
          <w:tcPr>
            <w:tcW w:w="992" w:type="dxa"/>
            <w:tcBorders>
              <w:top w:val="single" w:sz="4" w:space="0" w:color="000000"/>
              <w:left w:val="single" w:sz="4" w:space="0" w:color="000000"/>
              <w:bottom w:val="single" w:sz="4" w:space="0" w:color="000000"/>
              <w:right w:val="single" w:sz="4" w:space="0" w:color="000000"/>
            </w:tcBorders>
            <w:vAlign w:val="center"/>
          </w:tcPr>
          <w:p w14:paraId="3F8B0666"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029" w:type="dxa"/>
            <w:tcBorders>
              <w:top w:val="single" w:sz="4" w:space="0" w:color="000000"/>
              <w:left w:val="single" w:sz="4" w:space="0" w:color="000000"/>
              <w:bottom w:val="single" w:sz="4" w:space="0" w:color="000000"/>
              <w:right w:val="single" w:sz="4" w:space="0" w:color="000000"/>
            </w:tcBorders>
            <w:vAlign w:val="center"/>
          </w:tcPr>
          <w:p w14:paraId="53813A31" w14:textId="77777777" w:rsidR="003843EA" w:rsidRDefault="00A21561">
            <w:pPr>
              <w:widowControl/>
              <w:spacing w:line="276" w:lineRule="auto"/>
              <w:jc w:val="center"/>
              <w:rPr>
                <w:rFonts w:ascii="黑体"/>
                <w:kern w:val="0"/>
                <w:sz w:val="18"/>
                <w:szCs w:val="18"/>
              </w:rPr>
            </w:pPr>
            <w:r>
              <w:rPr>
                <w:rFonts w:ascii="黑体"/>
                <w:kern w:val="0"/>
                <w:sz w:val="18"/>
                <w:szCs w:val="18"/>
              </w:rPr>
              <w:t>1</w:t>
            </w:r>
          </w:p>
        </w:tc>
        <w:tc>
          <w:tcPr>
            <w:tcW w:w="2919" w:type="dxa"/>
            <w:tcBorders>
              <w:top w:val="single" w:sz="4" w:space="0" w:color="000000"/>
              <w:left w:val="single" w:sz="4" w:space="0" w:color="000000"/>
              <w:bottom w:val="single" w:sz="4" w:space="0" w:color="000000"/>
              <w:right w:val="single" w:sz="4" w:space="0" w:color="000000"/>
            </w:tcBorders>
            <w:vAlign w:val="center"/>
          </w:tcPr>
          <w:p w14:paraId="1FA23A0D"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终端联机</w:t>
            </w:r>
            <w:r>
              <w:rPr>
                <w:rFonts w:ascii="黑体"/>
                <w:kern w:val="0"/>
                <w:sz w:val="18"/>
                <w:szCs w:val="18"/>
              </w:rPr>
              <w:t>PIN</w:t>
            </w:r>
            <w:r>
              <w:rPr>
                <w:rFonts w:ascii="黑体" w:hAnsi="宋体" w:hint="eastAsia"/>
                <w:kern w:val="0"/>
                <w:sz w:val="18"/>
                <w:szCs w:val="18"/>
              </w:rPr>
              <w:t>支持能力</w:t>
            </w:r>
          </w:p>
        </w:tc>
        <w:tc>
          <w:tcPr>
            <w:tcW w:w="2919" w:type="dxa"/>
            <w:tcBorders>
              <w:top w:val="single" w:sz="4" w:space="0" w:color="000000"/>
              <w:left w:val="single" w:sz="4" w:space="0" w:color="000000"/>
              <w:bottom w:val="single" w:sz="4" w:space="0" w:color="000000"/>
              <w:right w:val="single" w:sz="8" w:space="0" w:color="000000"/>
            </w:tcBorders>
            <w:vAlign w:val="center"/>
          </w:tcPr>
          <w:p w14:paraId="2D99CCCE" w14:textId="77777777" w:rsidR="003843EA" w:rsidRDefault="00A21561">
            <w:pPr>
              <w:widowControl/>
              <w:spacing w:line="276" w:lineRule="auto"/>
              <w:rPr>
                <w:rFonts w:ascii="黑体"/>
                <w:kern w:val="0"/>
                <w:sz w:val="18"/>
                <w:szCs w:val="18"/>
              </w:rPr>
            </w:pPr>
            <w:r>
              <w:rPr>
                <w:rFonts w:ascii="黑体" w:hAnsi="宋体" w:hint="eastAsia"/>
                <w:kern w:val="0"/>
                <w:sz w:val="18"/>
                <w:szCs w:val="18"/>
              </w:rPr>
              <w:t>指示终端在每个</w:t>
            </w:r>
            <w:r>
              <w:rPr>
                <w:rFonts w:ascii="黑体"/>
                <w:kern w:val="0"/>
                <w:sz w:val="18"/>
                <w:szCs w:val="18"/>
              </w:rPr>
              <w:t>AID</w:t>
            </w:r>
            <w:r>
              <w:rPr>
                <w:rFonts w:ascii="黑体" w:hAnsi="宋体" w:hint="eastAsia"/>
                <w:kern w:val="0"/>
                <w:sz w:val="18"/>
                <w:szCs w:val="18"/>
              </w:rPr>
              <w:t>的要求下是否支持联机</w:t>
            </w:r>
            <w:r>
              <w:rPr>
                <w:rFonts w:ascii="黑体"/>
                <w:kern w:val="0"/>
                <w:sz w:val="18"/>
                <w:szCs w:val="18"/>
              </w:rPr>
              <w:t>PIN</w:t>
            </w:r>
            <w:r>
              <w:rPr>
                <w:rFonts w:ascii="黑体" w:hAnsi="宋体" w:hint="eastAsia"/>
                <w:kern w:val="0"/>
                <w:sz w:val="18"/>
                <w:szCs w:val="18"/>
              </w:rPr>
              <w:t>的输入。</w:t>
            </w:r>
          </w:p>
        </w:tc>
      </w:tr>
      <w:tr w:rsidR="003843EA" w14:paraId="65E6A616" w14:textId="77777777">
        <w:trPr>
          <w:jc w:val="right"/>
        </w:trPr>
        <w:tc>
          <w:tcPr>
            <w:tcW w:w="992" w:type="dxa"/>
            <w:tcBorders>
              <w:top w:val="single" w:sz="4" w:space="0" w:color="000000"/>
              <w:left w:val="single" w:sz="4" w:space="0" w:color="000000"/>
              <w:bottom w:val="single" w:sz="4" w:space="0" w:color="000000"/>
              <w:right w:val="single" w:sz="4" w:space="0" w:color="000000"/>
            </w:tcBorders>
            <w:vAlign w:val="center"/>
          </w:tcPr>
          <w:p w14:paraId="033493DA" w14:textId="77777777" w:rsidR="003843EA" w:rsidRDefault="00A21561">
            <w:pPr>
              <w:widowControl/>
              <w:spacing w:line="276" w:lineRule="auto"/>
              <w:jc w:val="center"/>
              <w:rPr>
                <w:rFonts w:ascii="黑体"/>
                <w:kern w:val="0"/>
                <w:sz w:val="18"/>
                <w:szCs w:val="18"/>
              </w:rPr>
            </w:pPr>
            <w:r>
              <w:rPr>
                <w:rFonts w:ascii="黑体"/>
                <w:kern w:val="0"/>
                <w:sz w:val="18"/>
                <w:szCs w:val="18"/>
              </w:rPr>
              <w:t>9F7B</w:t>
            </w:r>
          </w:p>
        </w:tc>
        <w:tc>
          <w:tcPr>
            <w:tcW w:w="992" w:type="dxa"/>
            <w:tcBorders>
              <w:top w:val="single" w:sz="4" w:space="0" w:color="000000"/>
              <w:left w:val="single" w:sz="4" w:space="0" w:color="000000"/>
              <w:bottom w:val="single" w:sz="4" w:space="0" w:color="000000"/>
              <w:right w:val="single" w:sz="4" w:space="0" w:color="000000"/>
            </w:tcBorders>
            <w:vAlign w:val="center"/>
          </w:tcPr>
          <w:p w14:paraId="1318D45D" w14:textId="77777777" w:rsidR="003843EA" w:rsidRDefault="00A21561">
            <w:pPr>
              <w:widowControl/>
              <w:spacing w:line="276" w:lineRule="auto"/>
              <w:jc w:val="center"/>
              <w:rPr>
                <w:rFonts w:ascii="黑体"/>
                <w:kern w:val="0"/>
                <w:sz w:val="18"/>
                <w:szCs w:val="18"/>
              </w:rPr>
            </w:pPr>
            <w:proofErr w:type="spellStart"/>
            <w:r>
              <w:rPr>
                <w:rFonts w:ascii="黑体"/>
                <w:kern w:val="0"/>
                <w:sz w:val="18"/>
                <w:szCs w:val="18"/>
              </w:rPr>
              <w:t>cn</w:t>
            </w:r>
            <w:proofErr w:type="spellEnd"/>
          </w:p>
        </w:tc>
        <w:tc>
          <w:tcPr>
            <w:tcW w:w="1029" w:type="dxa"/>
            <w:tcBorders>
              <w:top w:val="single" w:sz="4" w:space="0" w:color="000000"/>
              <w:left w:val="single" w:sz="4" w:space="0" w:color="000000"/>
              <w:bottom w:val="single" w:sz="4" w:space="0" w:color="000000"/>
              <w:right w:val="single" w:sz="4" w:space="0" w:color="000000"/>
            </w:tcBorders>
            <w:vAlign w:val="center"/>
          </w:tcPr>
          <w:p w14:paraId="3A979E2F" w14:textId="77777777" w:rsidR="003843EA" w:rsidRDefault="00A21561">
            <w:pPr>
              <w:widowControl/>
              <w:spacing w:line="276" w:lineRule="auto"/>
              <w:jc w:val="center"/>
              <w:rPr>
                <w:rFonts w:ascii="黑体"/>
                <w:kern w:val="0"/>
                <w:sz w:val="18"/>
                <w:szCs w:val="18"/>
              </w:rPr>
            </w:pPr>
            <w:r>
              <w:rPr>
                <w:rFonts w:ascii="黑体"/>
                <w:kern w:val="0"/>
                <w:sz w:val="18"/>
                <w:szCs w:val="18"/>
              </w:rPr>
              <w:t>6</w:t>
            </w:r>
          </w:p>
        </w:tc>
        <w:tc>
          <w:tcPr>
            <w:tcW w:w="2919" w:type="dxa"/>
            <w:tcBorders>
              <w:top w:val="single" w:sz="4" w:space="0" w:color="000000"/>
              <w:left w:val="single" w:sz="4" w:space="0" w:color="000000"/>
              <w:bottom w:val="single" w:sz="4" w:space="0" w:color="000000"/>
              <w:right w:val="single" w:sz="4" w:space="0" w:color="000000"/>
            </w:tcBorders>
            <w:vAlign w:val="center"/>
          </w:tcPr>
          <w:p w14:paraId="659C43AE"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终端电子现金交易限额</w:t>
            </w:r>
          </w:p>
        </w:tc>
        <w:tc>
          <w:tcPr>
            <w:tcW w:w="2919" w:type="dxa"/>
            <w:tcBorders>
              <w:top w:val="single" w:sz="4" w:space="0" w:color="000000"/>
              <w:left w:val="single" w:sz="4" w:space="0" w:color="000000"/>
              <w:bottom w:val="single" w:sz="4" w:space="0" w:color="000000"/>
              <w:right w:val="single" w:sz="8" w:space="0" w:color="000000"/>
            </w:tcBorders>
            <w:vAlign w:val="center"/>
          </w:tcPr>
          <w:p w14:paraId="36DD6133" w14:textId="77777777" w:rsidR="003843EA" w:rsidRDefault="00A21561">
            <w:pPr>
              <w:widowControl/>
              <w:spacing w:line="276" w:lineRule="auto"/>
              <w:rPr>
                <w:rFonts w:ascii="黑体"/>
                <w:kern w:val="0"/>
                <w:sz w:val="18"/>
                <w:szCs w:val="18"/>
              </w:rPr>
            </w:pPr>
            <w:r>
              <w:rPr>
                <w:rFonts w:ascii="黑体" w:hAnsi="宋体" w:hint="eastAsia"/>
                <w:kern w:val="0"/>
                <w:sz w:val="18"/>
                <w:szCs w:val="18"/>
              </w:rPr>
              <w:t>终端使用此数据元（如果存在的话）判断一个交易的处理方式，当授权金额小于该限额时允许电子现金交易，否则设置终端行为代码并根据判断确认交易方式（小额支付参数）。</w:t>
            </w:r>
          </w:p>
        </w:tc>
      </w:tr>
      <w:tr w:rsidR="003843EA" w14:paraId="4C68888F" w14:textId="77777777">
        <w:trPr>
          <w:jc w:val="right"/>
        </w:trPr>
        <w:tc>
          <w:tcPr>
            <w:tcW w:w="992" w:type="dxa"/>
            <w:tcBorders>
              <w:top w:val="single" w:sz="4" w:space="0" w:color="000000"/>
              <w:left w:val="single" w:sz="4" w:space="0" w:color="000000"/>
              <w:bottom w:val="single" w:sz="4" w:space="0" w:color="000000"/>
              <w:right w:val="single" w:sz="4" w:space="0" w:color="000000"/>
            </w:tcBorders>
            <w:vAlign w:val="center"/>
          </w:tcPr>
          <w:p w14:paraId="5C7E7B8C" w14:textId="77777777" w:rsidR="003843EA" w:rsidRDefault="00A21561">
            <w:pPr>
              <w:widowControl/>
              <w:spacing w:line="276" w:lineRule="auto"/>
              <w:jc w:val="center"/>
              <w:rPr>
                <w:rFonts w:ascii="黑体"/>
                <w:kern w:val="0"/>
                <w:sz w:val="18"/>
                <w:szCs w:val="18"/>
              </w:rPr>
            </w:pPr>
            <w:r>
              <w:rPr>
                <w:rFonts w:ascii="黑体" w:hint="eastAsia"/>
                <w:kern w:val="0"/>
                <w:sz w:val="18"/>
                <w:szCs w:val="18"/>
              </w:rPr>
              <w:t>DF19</w:t>
            </w:r>
          </w:p>
        </w:tc>
        <w:tc>
          <w:tcPr>
            <w:tcW w:w="992" w:type="dxa"/>
            <w:tcBorders>
              <w:top w:val="single" w:sz="4" w:space="0" w:color="000000"/>
              <w:left w:val="single" w:sz="4" w:space="0" w:color="000000"/>
              <w:bottom w:val="single" w:sz="4" w:space="0" w:color="000000"/>
              <w:right w:val="single" w:sz="4" w:space="0" w:color="000000"/>
            </w:tcBorders>
            <w:vAlign w:val="center"/>
          </w:tcPr>
          <w:p w14:paraId="7B5696BA" w14:textId="77777777" w:rsidR="003843EA" w:rsidRDefault="00A21561">
            <w:pPr>
              <w:widowControl/>
              <w:spacing w:line="276" w:lineRule="auto"/>
              <w:jc w:val="center"/>
              <w:rPr>
                <w:rFonts w:ascii="黑体"/>
                <w:kern w:val="0"/>
                <w:sz w:val="18"/>
                <w:szCs w:val="18"/>
              </w:rPr>
            </w:pPr>
            <w:proofErr w:type="spellStart"/>
            <w:r>
              <w:rPr>
                <w:rFonts w:ascii="黑体" w:hint="eastAsia"/>
                <w:kern w:val="0"/>
                <w:sz w:val="18"/>
                <w:szCs w:val="18"/>
              </w:rPr>
              <w:t>cn</w:t>
            </w:r>
            <w:proofErr w:type="spellEnd"/>
          </w:p>
        </w:tc>
        <w:tc>
          <w:tcPr>
            <w:tcW w:w="1029" w:type="dxa"/>
            <w:tcBorders>
              <w:top w:val="single" w:sz="4" w:space="0" w:color="000000"/>
              <w:left w:val="single" w:sz="4" w:space="0" w:color="000000"/>
              <w:bottom w:val="single" w:sz="4" w:space="0" w:color="000000"/>
              <w:right w:val="single" w:sz="4" w:space="0" w:color="000000"/>
            </w:tcBorders>
            <w:vAlign w:val="center"/>
          </w:tcPr>
          <w:p w14:paraId="43E15ADA" w14:textId="77777777" w:rsidR="003843EA" w:rsidRDefault="00A21561">
            <w:pPr>
              <w:widowControl/>
              <w:spacing w:line="276" w:lineRule="auto"/>
              <w:jc w:val="center"/>
              <w:rPr>
                <w:rFonts w:ascii="黑体"/>
                <w:kern w:val="0"/>
                <w:sz w:val="18"/>
                <w:szCs w:val="18"/>
              </w:rPr>
            </w:pPr>
            <w:r>
              <w:rPr>
                <w:rFonts w:ascii="黑体" w:hint="eastAsia"/>
                <w:kern w:val="0"/>
                <w:sz w:val="18"/>
                <w:szCs w:val="18"/>
              </w:rPr>
              <w:t>6</w:t>
            </w:r>
          </w:p>
        </w:tc>
        <w:tc>
          <w:tcPr>
            <w:tcW w:w="2919" w:type="dxa"/>
            <w:tcBorders>
              <w:top w:val="single" w:sz="4" w:space="0" w:color="000000"/>
              <w:left w:val="single" w:sz="4" w:space="0" w:color="000000"/>
              <w:bottom w:val="single" w:sz="4" w:space="0" w:color="000000"/>
              <w:right w:val="single" w:sz="4" w:space="0" w:color="000000"/>
            </w:tcBorders>
            <w:vAlign w:val="center"/>
          </w:tcPr>
          <w:p w14:paraId="37672BA5" w14:textId="77777777" w:rsidR="003843EA" w:rsidRDefault="00A21561">
            <w:pPr>
              <w:widowControl/>
              <w:spacing w:line="276" w:lineRule="auto"/>
              <w:jc w:val="center"/>
              <w:rPr>
                <w:rFonts w:ascii="黑体" w:hAnsi="宋体"/>
                <w:kern w:val="0"/>
                <w:sz w:val="18"/>
                <w:szCs w:val="18"/>
              </w:rPr>
            </w:pPr>
            <w:r>
              <w:rPr>
                <w:rFonts w:hint="eastAsia"/>
                <w:sz w:val="18"/>
              </w:rPr>
              <w:t>非接触读写器脱机最低限额</w:t>
            </w:r>
          </w:p>
        </w:tc>
        <w:tc>
          <w:tcPr>
            <w:tcW w:w="2919" w:type="dxa"/>
            <w:tcBorders>
              <w:top w:val="single" w:sz="4" w:space="0" w:color="000000"/>
              <w:left w:val="single" w:sz="4" w:space="0" w:color="000000"/>
              <w:bottom w:val="single" w:sz="4" w:space="0" w:color="000000"/>
              <w:right w:val="single" w:sz="8" w:space="0" w:color="000000"/>
            </w:tcBorders>
            <w:vAlign w:val="center"/>
          </w:tcPr>
          <w:p w14:paraId="0C02399A" w14:textId="77777777" w:rsidR="003843EA" w:rsidRDefault="00A21561">
            <w:pPr>
              <w:widowControl/>
              <w:spacing w:line="276" w:lineRule="auto"/>
              <w:rPr>
                <w:rFonts w:ascii="黑体" w:hAnsi="宋体"/>
                <w:kern w:val="0"/>
                <w:sz w:val="18"/>
                <w:szCs w:val="18"/>
              </w:rPr>
            </w:pPr>
            <w:r>
              <w:rPr>
                <w:rFonts w:hint="eastAsia"/>
                <w:sz w:val="18"/>
              </w:rPr>
              <w:t>在</w:t>
            </w:r>
            <w:r>
              <w:rPr>
                <w:sz w:val="18"/>
              </w:rPr>
              <w:t>AID</w:t>
            </w:r>
            <w:r>
              <w:rPr>
                <w:rFonts w:hint="eastAsia"/>
                <w:sz w:val="18"/>
              </w:rPr>
              <w:t>联合中，用来指示读写器中</w:t>
            </w:r>
            <w:r>
              <w:rPr>
                <w:rFonts w:hint="eastAsia"/>
                <w:sz w:val="18"/>
              </w:rPr>
              <w:lastRenderedPageBreak/>
              <w:t>非接触交易的最低限额</w:t>
            </w:r>
          </w:p>
        </w:tc>
      </w:tr>
      <w:tr w:rsidR="003843EA" w14:paraId="1E5C87D1" w14:textId="77777777">
        <w:trPr>
          <w:jc w:val="right"/>
        </w:trPr>
        <w:tc>
          <w:tcPr>
            <w:tcW w:w="992" w:type="dxa"/>
            <w:tcBorders>
              <w:top w:val="single" w:sz="4" w:space="0" w:color="000000"/>
              <w:left w:val="single" w:sz="4" w:space="0" w:color="000000"/>
              <w:bottom w:val="single" w:sz="4" w:space="0" w:color="000000"/>
              <w:right w:val="single" w:sz="4" w:space="0" w:color="000000"/>
            </w:tcBorders>
            <w:vAlign w:val="center"/>
          </w:tcPr>
          <w:p w14:paraId="614BB7F4" w14:textId="77777777" w:rsidR="003843EA" w:rsidRDefault="00A21561">
            <w:pPr>
              <w:widowControl/>
              <w:spacing w:line="276" w:lineRule="auto"/>
              <w:jc w:val="center"/>
              <w:rPr>
                <w:rFonts w:ascii="黑体"/>
                <w:kern w:val="0"/>
                <w:sz w:val="18"/>
                <w:szCs w:val="18"/>
              </w:rPr>
            </w:pPr>
            <w:r>
              <w:rPr>
                <w:rFonts w:ascii="黑体" w:hint="eastAsia"/>
                <w:kern w:val="0"/>
                <w:sz w:val="18"/>
                <w:szCs w:val="18"/>
              </w:rPr>
              <w:lastRenderedPageBreak/>
              <w:t>DF20</w:t>
            </w:r>
          </w:p>
        </w:tc>
        <w:tc>
          <w:tcPr>
            <w:tcW w:w="992" w:type="dxa"/>
            <w:tcBorders>
              <w:top w:val="single" w:sz="4" w:space="0" w:color="000000"/>
              <w:left w:val="single" w:sz="4" w:space="0" w:color="000000"/>
              <w:bottom w:val="single" w:sz="4" w:space="0" w:color="000000"/>
              <w:right w:val="single" w:sz="4" w:space="0" w:color="000000"/>
            </w:tcBorders>
            <w:vAlign w:val="center"/>
          </w:tcPr>
          <w:p w14:paraId="30DCFBF6" w14:textId="77777777" w:rsidR="003843EA" w:rsidRDefault="00A21561">
            <w:pPr>
              <w:widowControl/>
              <w:spacing w:line="276" w:lineRule="auto"/>
              <w:jc w:val="center"/>
              <w:rPr>
                <w:rFonts w:ascii="黑体"/>
                <w:kern w:val="0"/>
                <w:sz w:val="18"/>
                <w:szCs w:val="18"/>
              </w:rPr>
            </w:pPr>
            <w:proofErr w:type="spellStart"/>
            <w:r>
              <w:rPr>
                <w:rFonts w:ascii="黑体" w:hint="eastAsia"/>
                <w:kern w:val="0"/>
                <w:sz w:val="18"/>
                <w:szCs w:val="18"/>
              </w:rPr>
              <w:t>cn</w:t>
            </w:r>
            <w:proofErr w:type="spellEnd"/>
          </w:p>
        </w:tc>
        <w:tc>
          <w:tcPr>
            <w:tcW w:w="1029" w:type="dxa"/>
            <w:tcBorders>
              <w:top w:val="single" w:sz="4" w:space="0" w:color="000000"/>
              <w:left w:val="single" w:sz="4" w:space="0" w:color="000000"/>
              <w:bottom w:val="single" w:sz="4" w:space="0" w:color="000000"/>
              <w:right w:val="single" w:sz="4" w:space="0" w:color="000000"/>
            </w:tcBorders>
            <w:vAlign w:val="center"/>
          </w:tcPr>
          <w:p w14:paraId="28BACA8F" w14:textId="77777777" w:rsidR="003843EA" w:rsidRDefault="00A21561">
            <w:pPr>
              <w:widowControl/>
              <w:spacing w:line="276" w:lineRule="auto"/>
              <w:rPr>
                <w:rFonts w:ascii="黑体"/>
                <w:kern w:val="0"/>
                <w:sz w:val="18"/>
                <w:szCs w:val="18"/>
              </w:rPr>
            </w:pPr>
            <w:r>
              <w:rPr>
                <w:rFonts w:ascii="黑体" w:hint="eastAsia"/>
                <w:kern w:val="0"/>
                <w:sz w:val="18"/>
                <w:szCs w:val="18"/>
              </w:rPr>
              <w:t>6</w:t>
            </w:r>
          </w:p>
        </w:tc>
        <w:tc>
          <w:tcPr>
            <w:tcW w:w="2919" w:type="dxa"/>
            <w:tcBorders>
              <w:top w:val="single" w:sz="4" w:space="0" w:color="000000"/>
              <w:left w:val="single" w:sz="4" w:space="0" w:color="000000"/>
              <w:bottom w:val="single" w:sz="4" w:space="0" w:color="000000"/>
              <w:right w:val="single" w:sz="4" w:space="0" w:color="000000"/>
            </w:tcBorders>
            <w:vAlign w:val="center"/>
          </w:tcPr>
          <w:p w14:paraId="20F9A0A6" w14:textId="77777777" w:rsidR="003843EA" w:rsidRDefault="00A21561">
            <w:pPr>
              <w:widowControl/>
              <w:spacing w:line="276" w:lineRule="auto"/>
              <w:jc w:val="center"/>
              <w:rPr>
                <w:rFonts w:ascii="黑体" w:hAnsi="宋体"/>
                <w:kern w:val="0"/>
                <w:sz w:val="18"/>
                <w:szCs w:val="18"/>
              </w:rPr>
            </w:pPr>
            <w:r>
              <w:rPr>
                <w:rFonts w:hint="eastAsia"/>
                <w:sz w:val="18"/>
              </w:rPr>
              <w:t>非接触读写器交易限额</w:t>
            </w:r>
          </w:p>
        </w:tc>
        <w:tc>
          <w:tcPr>
            <w:tcW w:w="2919" w:type="dxa"/>
            <w:tcBorders>
              <w:top w:val="single" w:sz="4" w:space="0" w:color="000000"/>
              <w:left w:val="single" w:sz="4" w:space="0" w:color="000000"/>
              <w:bottom w:val="single" w:sz="4" w:space="0" w:color="000000"/>
              <w:right w:val="single" w:sz="8" w:space="0" w:color="000000"/>
            </w:tcBorders>
            <w:vAlign w:val="center"/>
          </w:tcPr>
          <w:p w14:paraId="2394CBD6" w14:textId="77777777" w:rsidR="003843EA" w:rsidRDefault="00A21561">
            <w:pPr>
              <w:widowControl/>
              <w:spacing w:line="276" w:lineRule="auto"/>
              <w:rPr>
                <w:rFonts w:ascii="黑体" w:hAnsi="宋体"/>
                <w:kern w:val="0"/>
                <w:sz w:val="18"/>
                <w:szCs w:val="18"/>
              </w:rPr>
            </w:pPr>
            <w:r>
              <w:rPr>
                <w:rFonts w:hint="eastAsia"/>
                <w:sz w:val="18"/>
              </w:rPr>
              <w:t>如果非接触交易的金额大于或等于此数值，则交易终止。允许在其他界面尝试此交易</w:t>
            </w:r>
          </w:p>
        </w:tc>
      </w:tr>
      <w:tr w:rsidR="003843EA" w14:paraId="33485900" w14:textId="77777777">
        <w:trPr>
          <w:jc w:val="right"/>
        </w:trPr>
        <w:tc>
          <w:tcPr>
            <w:tcW w:w="992" w:type="dxa"/>
            <w:tcBorders>
              <w:top w:val="single" w:sz="4" w:space="0" w:color="000000"/>
              <w:left w:val="single" w:sz="4" w:space="0" w:color="000000"/>
              <w:bottom w:val="single" w:sz="4" w:space="0" w:color="000000"/>
              <w:right w:val="single" w:sz="4" w:space="0" w:color="000000"/>
            </w:tcBorders>
            <w:vAlign w:val="center"/>
          </w:tcPr>
          <w:p w14:paraId="5ED323CE" w14:textId="77777777" w:rsidR="003843EA" w:rsidRDefault="00A21561">
            <w:pPr>
              <w:widowControl/>
              <w:spacing w:line="276" w:lineRule="auto"/>
              <w:jc w:val="center"/>
              <w:rPr>
                <w:rFonts w:ascii="黑体"/>
                <w:kern w:val="0"/>
                <w:sz w:val="18"/>
                <w:szCs w:val="18"/>
              </w:rPr>
            </w:pPr>
            <w:r>
              <w:rPr>
                <w:rFonts w:ascii="黑体" w:hint="eastAsia"/>
                <w:kern w:val="0"/>
                <w:sz w:val="18"/>
                <w:szCs w:val="18"/>
              </w:rPr>
              <w:t>DF21</w:t>
            </w:r>
          </w:p>
        </w:tc>
        <w:tc>
          <w:tcPr>
            <w:tcW w:w="992" w:type="dxa"/>
            <w:tcBorders>
              <w:top w:val="single" w:sz="4" w:space="0" w:color="000000"/>
              <w:left w:val="single" w:sz="4" w:space="0" w:color="000000"/>
              <w:bottom w:val="single" w:sz="4" w:space="0" w:color="000000"/>
              <w:right w:val="single" w:sz="4" w:space="0" w:color="000000"/>
            </w:tcBorders>
            <w:vAlign w:val="center"/>
          </w:tcPr>
          <w:p w14:paraId="65118F98" w14:textId="77777777" w:rsidR="003843EA" w:rsidRDefault="00A21561">
            <w:pPr>
              <w:widowControl/>
              <w:spacing w:line="276" w:lineRule="auto"/>
              <w:jc w:val="center"/>
              <w:rPr>
                <w:rFonts w:ascii="黑体"/>
                <w:kern w:val="0"/>
                <w:sz w:val="18"/>
                <w:szCs w:val="18"/>
              </w:rPr>
            </w:pPr>
            <w:proofErr w:type="spellStart"/>
            <w:r>
              <w:rPr>
                <w:rFonts w:ascii="黑体" w:hint="eastAsia"/>
                <w:kern w:val="0"/>
                <w:sz w:val="18"/>
                <w:szCs w:val="18"/>
              </w:rPr>
              <w:t>cn</w:t>
            </w:r>
            <w:proofErr w:type="spellEnd"/>
          </w:p>
        </w:tc>
        <w:tc>
          <w:tcPr>
            <w:tcW w:w="1029" w:type="dxa"/>
            <w:tcBorders>
              <w:top w:val="single" w:sz="4" w:space="0" w:color="000000"/>
              <w:left w:val="single" w:sz="4" w:space="0" w:color="000000"/>
              <w:bottom w:val="single" w:sz="4" w:space="0" w:color="000000"/>
              <w:right w:val="single" w:sz="4" w:space="0" w:color="000000"/>
            </w:tcBorders>
            <w:vAlign w:val="center"/>
          </w:tcPr>
          <w:p w14:paraId="6DBE9A6D" w14:textId="77777777" w:rsidR="003843EA" w:rsidRDefault="00A21561">
            <w:pPr>
              <w:widowControl/>
              <w:spacing w:line="276" w:lineRule="auto"/>
              <w:rPr>
                <w:rFonts w:ascii="黑体"/>
                <w:kern w:val="0"/>
                <w:sz w:val="18"/>
                <w:szCs w:val="18"/>
              </w:rPr>
            </w:pPr>
            <w:r>
              <w:rPr>
                <w:rFonts w:ascii="黑体" w:hint="eastAsia"/>
                <w:kern w:val="0"/>
                <w:sz w:val="18"/>
                <w:szCs w:val="18"/>
              </w:rPr>
              <w:t>6</w:t>
            </w:r>
          </w:p>
        </w:tc>
        <w:tc>
          <w:tcPr>
            <w:tcW w:w="2919" w:type="dxa"/>
            <w:tcBorders>
              <w:top w:val="single" w:sz="4" w:space="0" w:color="000000"/>
              <w:left w:val="single" w:sz="4" w:space="0" w:color="000000"/>
              <w:bottom w:val="single" w:sz="4" w:space="0" w:color="000000"/>
              <w:right w:val="single" w:sz="4" w:space="0" w:color="000000"/>
            </w:tcBorders>
            <w:vAlign w:val="center"/>
          </w:tcPr>
          <w:p w14:paraId="44372A21" w14:textId="77777777" w:rsidR="003843EA" w:rsidRDefault="00A21561">
            <w:pPr>
              <w:widowControl/>
              <w:spacing w:line="276" w:lineRule="auto"/>
              <w:jc w:val="center"/>
              <w:rPr>
                <w:sz w:val="18"/>
              </w:rPr>
            </w:pPr>
            <w:r>
              <w:rPr>
                <w:rFonts w:hint="eastAsia"/>
                <w:sz w:val="18"/>
              </w:rPr>
              <w:t>读写器持卡人验证方法（</w:t>
            </w:r>
            <w:r>
              <w:rPr>
                <w:sz w:val="18"/>
              </w:rPr>
              <w:t>CVM</w:t>
            </w:r>
            <w:r>
              <w:rPr>
                <w:rFonts w:hint="eastAsia"/>
                <w:sz w:val="18"/>
              </w:rPr>
              <w:t>）限额</w:t>
            </w:r>
          </w:p>
        </w:tc>
        <w:tc>
          <w:tcPr>
            <w:tcW w:w="2919" w:type="dxa"/>
            <w:tcBorders>
              <w:top w:val="single" w:sz="4" w:space="0" w:color="000000"/>
              <w:left w:val="single" w:sz="4" w:space="0" w:color="000000"/>
              <w:bottom w:val="single" w:sz="4" w:space="0" w:color="000000"/>
              <w:right w:val="single" w:sz="8" w:space="0" w:color="000000"/>
            </w:tcBorders>
            <w:vAlign w:val="center"/>
          </w:tcPr>
          <w:p w14:paraId="1358086F" w14:textId="77777777" w:rsidR="003843EA" w:rsidRDefault="00A21561">
            <w:pPr>
              <w:widowControl/>
              <w:spacing w:line="276" w:lineRule="auto"/>
              <w:rPr>
                <w:sz w:val="18"/>
              </w:rPr>
            </w:pPr>
            <w:r>
              <w:rPr>
                <w:rFonts w:hint="eastAsia"/>
                <w:sz w:val="18"/>
              </w:rPr>
              <w:t>如果非接触交易超过此值，读写器要求一个持卡人验证方法（</w:t>
            </w:r>
            <w:r>
              <w:rPr>
                <w:sz w:val="18"/>
              </w:rPr>
              <w:t>CVM</w:t>
            </w:r>
            <w:r>
              <w:rPr>
                <w:rFonts w:hint="eastAsia"/>
                <w:sz w:val="18"/>
              </w:rPr>
              <w:t>）</w:t>
            </w:r>
          </w:p>
        </w:tc>
      </w:tr>
      <w:tr w:rsidR="003843EA" w14:paraId="5E0526F8" w14:textId="77777777">
        <w:trPr>
          <w:jc w:val="right"/>
        </w:trPr>
        <w:tc>
          <w:tcPr>
            <w:tcW w:w="992" w:type="dxa"/>
            <w:tcBorders>
              <w:top w:val="single" w:sz="4" w:space="0" w:color="000000"/>
              <w:left w:val="single" w:sz="4" w:space="0" w:color="000000"/>
              <w:bottom w:val="single" w:sz="4" w:space="0" w:color="000000"/>
              <w:right w:val="single" w:sz="4" w:space="0" w:color="000000"/>
            </w:tcBorders>
            <w:vAlign w:val="center"/>
          </w:tcPr>
          <w:p w14:paraId="798B2432" w14:textId="77777777" w:rsidR="003843EA" w:rsidRDefault="00A21561">
            <w:pPr>
              <w:widowControl/>
              <w:spacing w:line="276" w:lineRule="auto"/>
              <w:ind w:firstLineChars="150" w:firstLine="270"/>
              <w:rPr>
                <w:rFonts w:ascii="黑体"/>
                <w:kern w:val="0"/>
                <w:sz w:val="18"/>
                <w:szCs w:val="18"/>
              </w:rPr>
            </w:pPr>
            <w:r>
              <w:rPr>
                <w:rFonts w:ascii="黑体" w:hint="eastAsia"/>
                <w:kern w:val="0"/>
                <w:sz w:val="18"/>
                <w:szCs w:val="18"/>
              </w:rPr>
              <w:t>DF24</w:t>
            </w:r>
          </w:p>
        </w:tc>
        <w:tc>
          <w:tcPr>
            <w:tcW w:w="992" w:type="dxa"/>
            <w:tcBorders>
              <w:top w:val="single" w:sz="4" w:space="0" w:color="000000"/>
              <w:left w:val="single" w:sz="4" w:space="0" w:color="000000"/>
              <w:bottom w:val="single" w:sz="4" w:space="0" w:color="000000"/>
              <w:right w:val="single" w:sz="4" w:space="0" w:color="000000"/>
            </w:tcBorders>
            <w:vAlign w:val="center"/>
          </w:tcPr>
          <w:p w14:paraId="69F89224" w14:textId="77777777" w:rsidR="003843EA" w:rsidRDefault="00A21561">
            <w:pPr>
              <w:widowControl/>
              <w:spacing w:line="276" w:lineRule="auto"/>
              <w:jc w:val="center"/>
              <w:rPr>
                <w:rFonts w:ascii="黑体"/>
                <w:kern w:val="0"/>
                <w:sz w:val="18"/>
                <w:szCs w:val="18"/>
              </w:rPr>
            </w:pPr>
            <w:r>
              <w:rPr>
                <w:rFonts w:ascii="黑体" w:hint="eastAsia"/>
                <w:kern w:val="0"/>
                <w:sz w:val="18"/>
                <w:szCs w:val="18"/>
              </w:rPr>
              <w:t>B</w:t>
            </w:r>
          </w:p>
        </w:tc>
        <w:tc>
          <w:tcPr>
            <w:tcW w:w="1029" w:type="dxa"/>
            <w:tcBorders>
              <w:top w:val="single" w:sz="4" w:space="0" w:color="000000"/>
              <w:left w:val="single" w:sz="4" w:space="0" w:color="000000"/>
              <w:bottom w:val="single" w:sz="4" w:space="0" w:color="000000"/>
              <w:right w:val="single" w:sz="4" w:space="0" w:color="000000"/>
            </w:tcBorders>
            <w:vAlign w:val="center"/>
          </w:tcPr>
          <w:p w14:paraId="000B5236" w14:textId="77777777" w:rsidR="003843EA" w:rsidRDefault="00A21561">
            <w:pPr>
              <w:widowControl/>
              <w:spacing w:line="276" w:lineRule="auto"/>
              <w:rPr>
                <w:rFonts w:ascii="黑体"/>
                <w:kern w:val="0"/>
                <w:sz w:val="18"/>
                <w:szCs w:val="18"/>
              </w:rPr>
            </w:pPr>
            <w:r>
              <w:rPr>
                <w:rFonts w:ascii="黑体" w:hint="eastAsia"/>
                <w:kern w:val="0"/>
                <w:sz w:val="18"/>
                <w:szCs w:val="18"/>
              </w:rPr>
              <w:t>1</w:t>
            </w:r>
          </w:p>
        </w:tc>
        <w:tc>
          <w:tcPr>
            <w:tcW w:w="2919" w:type="dxa"/>
            <w:tcBorders>
              <w:top w:val="single" w:sz="4" w:space="0" w:color="000000"/>
              <w:left w:val="single" w:sz="4" w:space="0" w:color="000000"/>
              <w:bottom w:val="single" w:sz="4" w:space="0" w:color="000000"/>
              <w:right w:val="single" w:sz="4" w:space="0" w:color="000000"/>
            </w:tcBorders>
            <w:vAlign w:val="center"/>
          </w:tcPr>
          <w:p w14:paraId="4D5DA102" w14:textId="77777777" w:rsidR="003843EA" w:rsidRDefault="00A21561">
            <w:pPr>
              <w:widowControl/>
              <w:spacing w:line="276" w:lineRule="auto"/>
              <w:jc w:val="center"/>
              <w:rPr>
                <w:sz w:val="18"/>
              </w:rPr>
            </w:pPr>
            <w:r>
              <w:rPr>
                <w:rFonts w:hint="eastAsia"/>
                <w:sz w:val="18"/>
              </w:rPr>
              <w:t>是否支持电子现金</w:t>
            </w:r>
          </w:p>
        </w:tc>
        <w:tc>
          <w:tcPr>
            <w:tcW w:w="2919" w:type="dxa"/>
            <w:tcBorders>
              <w:top w:val="single" w:sz="4" w:space="0" w:color="000000"/>
              <w:left w:val="single" w:sz="4" w:space="0" w:color="000000"/>
              <w:bottom w:val="single" w:sz="4" w:space="0" w:color="000000"/>
              <w:right w:val="single" w:sz="8" w:space="0" w:color="000000"/>
            </w:tcBorders>
            <w:vAlign w:val="center"/>
          </w:tcPr>
          <w:p w14:paraId="1BF696D5" w14:textId="77777777" w:rsidR="003843EA" w:rsidRDefault="00A21561">
            <w:pPr>
              <w:widowControl/>
              <w:spacing w:line="276" w:lineRule="auto"/>
              <w:rPr>
                <w:sz w:val="18"/>
              </w:rPr>
            </w:pPr>
            <w:r>
              <w:rPr>
                <w:rFonts w:hint="eastAsia"/>
                <w:sz w:val="18"/>
              </w:rPr>
              <w:t xml:space="preserve">1 </w:t>
            </w:r>
            <w:r>
              <w:rPr>
                <w:rFonts w:hint="eastAsia"/>
                <w:sz w:val="18"/>
              </w:rPr>
              <w:t>支持，</w:t>
            </w:r>
            <w:r>
              <w:rPr>
                <w:rFonts w:hint="eastAsia"/>
                <w:sz w:val="18"/>
              </w:rPr>
              <w:t xml:space="preserve">0 </w:t>
            </w:r>
            <w:r>
              <w:rPr>
                <w:rFonts w:hint="eastAsia"/>
                <w:sz w:val="18"/>
              </w:rPr>
              <w:t>不支持</w:t>
            </w:r>
          </w:p>
        </w:tc>
      </w:tr>
      <w:tr w:rsidR="003843EA" w14:paraId="59CFC48D" w14:textId="77777777">
        <w:trPr>
          <w:jc w:val="right"/>
        </w:trPr>
        <w:tc>
          <w:tcPr>
            <w:tcW w:w="992" w:type="dxa"/>
            <w:tcBorders>
              <w:top w:val="single" w:sz="4" w:space="0" w:color="000000"/>
              <w:left w:val="single" w:sz="4" w:space="0" w:color="000000"/>
              <w:bottom w:val="single" w:sz="4" w:space="0" w:color="000000"/>
              <w:right w:val="single" w:sz="4" w:space="0" w:color="000000"/>
            </w:tcBorders>
            <w:vAlign w:val="center"/>
          </w:tcPr>
          <w:p w14:paraId="06B4DDC6" w14:textId="77777777" w:rsidR="003843EA" w:rsidRDefault="00A21561">
            <w:pPr>
              <w:widowControl/>
              <w:spacing w:line="276" w:lineRule="auto"/>
              <w:jc w:val="center"/>
              <w:rPr>
                <w:rFonts w:ascii="黑体"/>
                <w:kern w:val="0"/>
                <w:sz w:val="18"/>
                <w:szCs w:val="18"/>
              </w:rPr>
            </w:pPr>
            <w:r>
              <w:rPr>
                <w:rFonts w:ascii="黑体" w:hint="eastAsia"/>
                <w:kern w:val="0"/>
                <w:sz w:val="18"/>
                <w:szCs w:val="18"/>
              </w:rPr>
              <w:t>DF25</w:t>
            </w:r>
          </w:p>
        </w:tc>
        <w:tc>
          <w:tcPr>
            <w:tcW w:w="992" w:type="dxa"/>
            <w:tcBorders>
              <w:top w:val="single" w:sz="4" w:space="0" w:color="000000"/>
              <w:left w:val="single" w:sz="4" w:space="0" w:color="000000"/>
              <w:bottom w:val="single" w:sz="4" w:space="0" w:color="000000"/>
              <w:right w:val="single" w:sz="4" w:space="0" w:color="000000"/>
            </w:tcBorders>
            <w:vAlign w:val="center"/>
          </w:tcPr>
          <w:p w14:paraId="63ACBB10" w14:textId="77777777" w:rsidR="003843EA" w:rsidRDefault="00A21561">
            <w:pPr>
              <w:widowControl/>
              <w:spacing w:line="276" w:lineRule="auto"/>
              <w:jc w:val="center"/>
              <w:rPr>
                <w:rFonts w:ascii="黑体"/>
                <w:kern w:val="0"/>
                <w:sz w:val="18"/>
                <w:szCs w:val="18"/>
              </w:rPr>
            </w:pPr>
            <w:r>
              <w:rPr>
                <w:rFonts w:ascii="黑体" w:hint="eastAsia"/>
                <w:kern w:val="0"/>
                <w:sz w:val="18"/>
                <w:szCs w:val="18"/>
              </w:rPr>
              <w:t>B</w:t>
            </w:r>
          </w:p>
        </w:tc>
        <w:tc>
          <w:tcPr>
            <w:tcW w:w="1029" w:type="dxa"/>
            <w:tcBorders>
              <w:top w:val="single" w:sz="4" w:space="0" w:color="000000"/>
              <w:left w:val="single" w:sz="4" w:space="0" w:color="000000"/>
              <w:bottom w:val="single" w:sz="4" w:space="0" w:color="000000"/>
              <w:right w:val="single" w:sz="4" w:space="0" w:color="000000"/>
            </w:tcBorders>
            <w:vAlign w:val="center"/>
          </w:tcPr>
          <w:p w14:paraId="74912F40" w14:textId="77777777" w:rsidR="003843EA" w:rsidRDefault="00A21561">
            <w:pPr>
              <w:widowControl/>
              <w:spacing w:line="276" w:lineRule="auto"/>
              <w:rPr>
                <w:rFonts w:ascii="黑体"/>
                <w:kern w:val="0"/>
                <w:sz w:val="18"/>
                <w:szCs w:val="18"/>
              </w:rPr>
            </w:pPr>
            <w:r>
              <w:rPr>
                <w:rFonts w:ascii="黑体" w:hint="eastAsia"/>
                <w:kern w:val="0"/>
                <w:sz w:val="18"/>
                <w:szCs w:val="18"/>
              </w:rPr>
              <w:t>1</w:t>
            </w:r>
          </w:p>
        </w:tc>
        <w:tc>
          <w:tcPr>
            <w:tcW w:w="2919" w:type="dxa"/>
            <w:tcBorders>
              <w:top w:val="single" w:sz="4" w:space="0" w:color="000000"/>
              <w:left w:val="single" w:sz="4" w:space="0" w:color="000000"/>
              <w:bottom w:val="single" w:sz="4" w:space="0" w:color="000000"/>
              <w:right w:val="single" w:sz="4" w:space="0" w:color="000000"/>
            </w:tcBorders>
            <w:vAlign w:val="center"/>
          </w:tcPr>
          <w:p w14:paraId="00CE8D4F" w14:textId="77777777" w:rsidR="003843EA" w:rsidRDefault="00A21561">
            <w:pPr>
              <w:widowControl/>
              <w:spacing w:line="276" w:lineRule="auto"/>
              <w:jc w:val="center"/>
              <w:rPr>
                <w:sz w:val="18"/>
              </w:rPr>
            </w:pPr>
            <w:r>
              <w:rPr>
                <w:rFonts w:hint="eastAsia"/>
                <w:sz w:val="18"/>
              </w:rPr>
              <w:t>核心配置类型</w:t>
            </w:r>
          </w:p>
        </w:tc>
        <w:tc>
          <w:tcPr>
            <w:tcW w:w="2919" w:type="dxa"/>
            <w:tcBorders>
              <w:top w:val="single" w:sz="4" w:space="0" w:color="000000"/>
              <w:left w:val="single" w:sz="4" w:space="0" w:color="000000"/>
              <w:bottom w:val="single" w:sz="4" w:space="0" w:color="000000"/>
              <w:right w:val="single" w:sz="8" w:space="0" w:color="000000"/>
            </w:tcBorders>
            <w:vAlign w:val="center"/>
          </w:tcPr>
          <w:p w14:paraId="0F0FC846" w14:textId="77777777" w:rsidR="003843EA" w:rsidRDefault="00A21561">
            <w:pPr>
              <w:pStyle w:val="aa"/>
              <w:rPr>
                <w:sz w:val="18"/>
              </w:rPr>
            </w:pPr>
            <w:r>
              <w:rPr>
                <w:rFonts w:hint="eastAsia"/>
                <w:sz w:val="18"/>
              </w:rPr>
              <w:t>1, PBOC</w:t>
            </w:r>
          </w:p>
          <w:p w14:paraId="6B82DE39" w14:textId="77777777" w:rsidR="003843EA" w:rsidRDefault="00A21561">
            <w:pPr>
              <w:pStyle w:val="aa"/>
              <w:rPr>
                <w:sz w:val="18"/>
              </w:rPr>
            </w:pPr>
            <w:r>
              <w:rPr>
                <w:rFonts w:hint="eastAsia"/>
                <w:sz w:val="18"/>
              </w:rPr>
              <w:t>2,VISA</w:t>
            </w:r>
          </w:p>
          <w:p w14:paraId="16943046" w14:textId="77777777" w:rsidR="003843EA" w:rsidRDefault="00A21561">
            <w:pPr>
              <w:pStyle w:val="aa"/>
              <w:rPr>
                <w:sz w:val="18"/>
              </w:rPr>
            </w:pPr>
            <w:r>
              <w:rPr>
                <w:rFonts w:hint="eastAsia"/>
                <w:sz w:val="18"/>
              </w:rPr>
              <w:t>3,MASTER</w:t>
            </w:r>
          </w:p>
          <w:p w14:paraId="4E0CBD87" w14:textId="77777777" w:rsidR="003843EA" w:rsidRDefault="00A21561">
            <w:pPr>
              <w:widowControl/>
              <w:spacing w:line="276" w:lineRule="auto"/>
              <w:rPr>
                <w:sz w:val="18"/>
              </w:rPr>
            </w:pPr>
            <w:r>
              <w:rPr>
                <w:rFonts w:hint="eastAsia"/>
                <w:sz w:val="18"/>
              </w:rPr>
              <w:t>4 JCB</w:t>
            </w:r>
          </w:p>
        </w:tc>
      </w:tr>
      <w:tr w:rsidR="003843EA" w14:paraId="44050110" w14:textId="77777777">
        <w:trPr>
          <w:jc w:val="right"/>
        </w:trPr>
        <w:tc>
          <w:tcPr>
            <w:tcW w:w="992" w:type="dxa"/>
            <w:tcBorders>
              <w:top w:val="single" w:sz="4" w:space="0" w:color="000000"/>
              <w:left w:val="single" w:sz="4" w:space="0" w:color="000000"/>
              <w:bottom w:val="single" w:sz="4" w:space="0" w:color="000000"/>
              <w:right w:val="single" w:sz="4" w:space="0" w:color="000000"/>
            </w:tcBorders>
            <w:vAlign w:val="center"/>
          </w:tcPr>
          <w:p w14:paraId="12B42D44" w14:textId="77777777" w:rsidR="003843EA" w:rsidRDefault="003843EA">
            <w:pPr>
              <w:widowControl/>
              <w:spacing w:line="276" w:lineRule="auto"/>
              <w:jc w:val="center"/>
              <w:rPr>
                <w:rFonts w:ascii="黑体"/>
                <w:kern w:val="0"/>
                <w:sz w:val="18"/>
                <w:szCs w:val="18"/>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25394D97" w14:textId="77777777" w:rsidR="003843EA" w:rsidRDefault="003843EA">
            <w:pPr>
              <w:widowControl/>
              <w:spacing w:line="276" w:lineRule="auto"/>
              <w:jc w:val="center"/>
              <w:rPr>
                <w:rFonts w:ascii="黑体"/>
                <w:b/>
                <w:bCs/>
                <w:kern w:val="0"/>
                <w:sz w:val="18"/>
                <w:szCs w:val="18"/>
              </w:rPr>
            </w:pPr>
          </w:p>
        </w:tc>
        <w:tc>
          <w:tcPr>
            <w:tcW w:w="1029" w:type="dxa"/>
            <w:tcBorders>
              <w:top w:val="single" w:sz="4" w:space="0" w:color="000000"/>
              <w:left w:val="single" w:sz="4" w:space="0" w:color="000000"/>
              <w:bottom w:val="single" w:sz="4" w:space="0" w:color="000000"/>
              <w:right w:val="single" w:sz="4" w:space="0" w:color="000000"/>
            </w:tcBorders>
            <w:vAlign w:val="center"/>
          </w:tcPr>
          <w:p w14:paraId="22626310" w14:textId="77777777" w:rsidR="003843EA" w:rsidRDefault="003843EA">
            <w:pPr>
              <w:widowControl/>
              <w:spacing w:line="276" w:lineRule="auto"/>
              <w:rPr>
                <w:rFonts w:ascii="黑体"/>
                <w:b/>
                <w:bCs/>
                <w:kern w:val="0"/>
                <w:sz w:val="18"/>
                <w:szCs w:val="18"/>
              </w:rPr>
            </w:pPr>
          </w:p>
        </w:tc>
        <w:tc>
          <w:tcPr>
            <w:tcW w:w="2919" w:type="dxa"/>
            <w:tcBorders>
              <w:top w:val="single" w:sz="4" w:space="0" w:color="000000"/>
              <w:left w:val="single" w:sz="4" w:space="0" w:color="000000"/>
              <w:bottom w:val="single" w:sz="4" w:space="0" w:color="000000"/>
              <w:right w:val="single" w:sz="4" w:space="0" w:color="000000"/>
            </w:tcBorders>
            <w:vAlign w:val="center"/>
          </w:tcPr>
          <w:p w14:paraId="337F220C" w14:textId="77777777" w:rsidR="003843EA" w:rsidRDefault="003843EA">
            <w:pPr>
              <w:widowControl/>
              <w:spacing w:line="276" w:lineRule="auto"/>
              <w:jc w:val="center"/>
              <w:rPr>
                <w:b/>
                <w:bCs/>
                <w:sz w:val="18"/>
              </w:rPr>
            </w:pPr>
          </w:p>
        </w:tc>
        <w:tc>
          <w:tcPr>
            <w:tcW w:w="2919" w:type="dxa"/>
            <w:tcBorders>
              <w:top w:val="single" w:sz="4" w:space="0" w:color="000000"/>
              <w:left w:val="single" w:sz="4" w:space="0" w:color="000000"/>
              <w:bottom w:val="single" w:sz="4" w:space="0" w:color="000000"/>
              <w:right w:val="single" w:sz="8" w:space="0" w:color="000000"/>
            </w:tcBorders>
            <w:vAlign w:val="center"/>
          </w:tcPr>
          <w:p w14:paraId="2F49F9E8" w14:textId="77777777" w:rsidR="003843EA" w:rsidRDefault="003843EA">
            <w:pPr>
              <w:pStyle w:val="aa"/>
              <w:rPr>
                <w:b/>
                <w:bCs/>
                <w:sz w:val="18"/>
              </w:rPr>
            </w:pPr>
          </w:p>
        </w:tc>
      </w:tr>
    </w:tbl>
    <w:p w14:paraId="0F069D1B" w14:textId="77777777" w:rsidR="003843EA" w:rsidRDefault="00A21561">
      <w:pPr>
        <w:pStyle w:val="MyText"/>
        <w:spacing w:line="276" w:lineRule="auto"/>
      </w:pPr>
      <w:r>
        <w:tab/>
      </w:r>
      <w:r>
        <w:rPr>
          <w:rFonts w:hint="eastAsia"/>
        </w:rPr>
        <w:t>说明：</w:t>
      </w:r>
    </w:p>
    <w:p w14:paraId="0BC5C391" w14:textId="77777777" w:rsidR="003843EA" w:rsidRDefault="00A21561">
      <w:pPr>
        <w:pStyle w:val="MyText"/>
        <w:spacing w:line="276" w:lineRule="auto"/>
        <w:ind w:firstLine="409"/>
      </w:pPr>
      <w:r>
        <w:rPr>
          <w:rFonts w:hint="eastAsia"/>
        </w:rPr>
        <w:t>删除一个</w:t>
      </w:r>
      <w:r>
        <w:t>AID时，只需传入AID标签</w:t>
      </w:r>
      <w:r>
        <w:rPr>
          <w:rFonts w:hint="eastAsia"/>
        </w:rPr>
        <w:t>；</w:t>
      </w:r>
    </w:p>
    <w:p w14:paraId="3CEC5257" w14:textId="77777777" w:rsidR="003843EA" w:rsidRDefault="00A21561">
      <w:pPr>
        <w:pStyle w:val="MyText"/>
        <w:spacing w:line="276" w:lineRule="auto"/>
        <w:ind w:firstLine="409"/>
      </w:pPr>
      <w:r>
        <w:rPr>
          <w:rFonts w:hint="eastAsia"/>
        </w:rPr>
        <w:t>当清除所有</w:t>
      </w:r>
      <w:r>
        <w:t>AID时，无需AID数据域。</w:t>
      </w:r>
    </w:p>
    <w:p w14:paraId="511FA414" w14:textId="77777777" w:rsidR="003843EA" w:rsidRDefault="00A21561">
      <w:pPr>
        <w:pStyle w:val="MyText"/>
        <w:spacing w:line="276" w:lineRule="auto"/>
        <w:ind w:leftChars="405" w:left="850" w:firstLine="410"/>
      </w:pPr>
      <w:r>
        <w:rPr>
          <w:rFonts w:hint="eastAsia"/>
        </w:rPr>
        <w:t>当读取</w:t>
      </w:r>
      <w:r>
        <w:t>AID列表时，无需公钥信息数据域，响应报文为若干个</w:t>
      </w:r>
      <w:r>
        <w:rPr>
          <w:kern w:val="0"/>
          <w:sz w:val="18"/>
          <w:szCs w:val="18"/>
        </w:rPr>
        <w:t>9F06串</w:t>
      </w:r>
    </w:p>
    <w:p w14:paraId="45E67040" w14:textId="77777777" w:rsidR="003843EA" w:rsidRDefault="00A21561">
      <w:pPr>
        <w:pStyle w:val="MyText"/>
        <w:spacing w:line="276" w:lineRule="auto"/>
        <w:ind w:leftChars="405" w:left="850" w:firstLine="410"/>
        <w:rPr>
          <w:kern w:val="0"/>
          <w:sz w:val="18"/>
          <w:szCs w:val="18"/>
        </w:rPr>
      </w:pPr>
      <w:r>
        <w:rPr>
          <w:rFonts w:hint="eastAsia"/>
        </w:rPr>
        <w:t>当读取指定</w:t>
      </w:r>
      <w:r>
        <w:t>AID时，请求报文需指定</w:t>
      </w:r>
      <w:r>
        <w:rPr>
          <w:kern w:val="0"/>
          <w:sz w:val="18"/>
          <w:szCs w:val="18"/>
        </w:rPr>
        <w:t>9F06。</w:t>
      </w:r>
    </w:p>
    <w:p w14:paraId="346D310D" w14:textId="77777777" w:rsidR="003843EA" w:rsidRDefault="003843EA">
      <w:pPr>
        <w:pStyle w:val="MyText"/>
        <w:spacing w:line="276" w:lineRule="auto"/>
        <w:ind w:firstLine="409"/>
      </w:pPr>
    </w:p>
    <w:p w14:paraId="5BFF857B" w14:textId="77777777" w:rsidR="003843EA" w:rsidRDefault="00A21561">
      <w:pPr>
        <w:pStyle w:val="MyDoc111New"/>
      </w:pPr>
      <w:bookmarkStart w:id="1172" w:name="_Toc7032"/>
      <w:bookmarkStart w:id="1173" w:name="_Toc2772"/>
      <w:bookmarkStart w:id="1174" w:name="_Toc453057449"/>
      <w:bookmarkStart w:id="1175" w:name="_Toc28867"/>
      <w:bookmarkStart w:id="1176" w:name="_Toc15138"/>
      <w:r>
        <w:t>PBOC设置终端属性</w:t>
      </w:r>
      <w:bookmarkEnd w:id="1172"/>
      <w:bookmarkEnd w:id="1173"/>
      <w:bookmarkEnd w:id="1174"/>
      <w:bookmarkEnd w:id="1175"/>
      <w:bookmarkEnd w:id="1176"/>
      <w:ins w:id="1177" w:author="Administrator" w:date="2018-04-27T11:07:00Z">
        <w:r>
          <w:t>0x1C 0x03</w:t>
        </w:r>
      </w:ins>
    </w:p>
    <w:p w14:paraId="74B09DA4" w14:textId="77777777" w:rsidR="003843EA" w:rsidRDefault="00A21561">
      <w:pPr>
        <w:pStyle w:val="MyText"/>
        <w:spacing w:line="276" w:lineRule="auto"/>
        <w:ind w:firstLine="409"/>
      </w:pPr>
      <w:r>
        <w:rPr>
          <w:rFonts w:hint="eastAsia"/>
        </w:rPr>
        <w:t>指令：</w:t>
      </w:r>
      <w:r>
        <w:t>0x1C 0x03</w:t>
      </w:r>
    </w:p>
    <w:p w14:paraId="369C943D" w14:textId="77777777" w:rsidR="003843EA" w:rsidRDefault="00A21561">
      <w:pPr>
        <w:pStyle w:val="MyText"/>
        <w:spacing w:line="276" w:lineRule="auto"/>
        <w:ind w:firstLine="409"/>
      </w:pPr>
      <w:r>
        <w:rPr>
          <w:rFonts w:hint="eastAsia"/>
        </w:rPr>
        <w:t>描述：该命令用于设置POS</w:t>
      </w:r>
      <w:r>
        <w:t>的PBOC终端的内核参数，该指令需要在设置AID前执行</w:t>
      </w:r>
    </w:p>
    <w:p w14:paraId="2FEFC526" w14:textId="77777777" w:rsidR="003843EA" w:rsidRDefault="00A21561">
      <w:pPr>
        <w:pStyle w:val="MyText"/>
        <w:numPr>
          <w:ilvl w:val="0"/>
          <w:numId w:val="4"/>
        </w:numPr>
        <w:spacing w:line="276" w:lineRule="auto"/>
      </w:pPr>
      <w:r>
        <w:rPr>
          <w:rFonts w:hint="eastAsia"/>
        </w:rPr>
        <w:t>请求报文</w:t>
      </w:r>
    </w:p>
    <w:p w14:paraId="1C6B063E" w14:textId="77777777" w:rsidR="003843EA" w:rsidRDefault="00A21561">
      <w:pPr>
        <w:pStyle w:val="MyText"/>
        <w:spacing w:line="276" w:lineRule="auto"/>
        <w:ind w:left="1680"/>
      </w:pPr>
      <w:r>
        <w:rPr>
          <w:rFonts w:hint="eastAsia"/>
        </w:rPr>
        <w:t>数据：</w:t>
      </w:r>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234480BC"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50DB3E48"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268" w:type="dxa"/>
            <w:tcBorders>
              <w:top w:val="single" w:sz="6" w:space="0" w:color="000000"/>
              <w:left w:val="nil"/>
              <w:bottom w:val="single" w:sz="6" w:space="0" w:color="000000"/>
              <w:right w:val="single" w:sz="4" w:space="0" w:color="000000"/>
            </w:tcBorders>
            <w:shd w:val="clear" w:color="auto" w:fill="E6E6E6"/>
          </w:tcPr>
          <w:p w14:paraId="05F12E1F"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数据域</w:t>
            </w:r>
          </w:p>
        </w:tc>
        <w:tc>
          <w:tcPr>
            <w:tcW w:w="1418" w:type="dxa"/>
            <w:tcBorders>
              <w:top w:val="single" w:sz="6" w:space="0" w:color="000000"/>
              <w:left w:val="nil"/>
              <w:bottom w:val="single" w:sz="6" w:space="0" w:color="000000"/>
              <w:right w:val="single" w:sz="6" w:space="0" w:color="000000"/>
            </w:tcBorders>
            <w:shd w:val="clear" w:color="auto" w:fill="E6E6E6"/>
          </w:tcPr>
          <w:p w14:paraId="10830633"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长度</w:t>
            </w:r>
          </w:p>
        </w:tc>
        <w:tc>
          <w:tcPr>
            <w:tcW w:w="4034" w:type="dxa"/>
            <w:tcBorders>
              <w:top w:val="single" w:sz="6" w:space="0" w:color="000000"/>
              <w:left w:val="nil"/>
              <w:bottom w:val="single" w:sz="6" w:space="0" w:color="000000"/>
              <w:right w:val="single" w:sz="6" w:space="0" w:color="000000"/>
            </w:tcBorders>
            <w:shd w:val="clear" w:color="auto" w:fill="E6E6E6"/>
          </w:tcPr>
          <w:p w14:paraId="0D918914" w14:textId="77777777" w:rsidR="003843EA" w:rsidRDefault="00A21561">
            <w:pPr>
              <w:widowControl/>
              <w:spacing w:line="276" w:lineRule="auto"/>
              <w:ind w:firstLine="420"/>
              <w:jc w:val="center"/>
              <w:rPr>
                <w:rFonts w:ascii="黑体"/>
                <w:b/>
                <w:bCs/>
                <w:kern w:val="0"/>
                <w:szCs w:val="21"/>
              </w:rPr>
            </w:pPr>
            <w:r>
              <w:rPr>
                <w:rFonts w:ascii="黑体" w:hAnsi="宋体" w:hint="eastAsia"/>
                <w:b/>
                <w:bCs/>
                <w:kern w:val="0"/>
                <w:szCs w:val="21"/>
              </w:rPr>
              <w:t>备注</w:t>
            </w:r>
          </w:p>
        </w:tc>
      </w:tr>
      <w:tr w:rsidR="003843EA" w14:paraId="5CC1B4AD"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160B762E" w14:textId="77777777" w:rsidR="003843EA" w:rsidRDefault="00A21561">
            <w:pPr>
              <w:pStyle w:val="p0"/>
              <w:spacing w:line="276" w:lineRule="auto"/>
              <w:jc w:val="center"/>
              <w:rPr>
                <w:rFonts w:ascii="黑体" w:eastAsia="黑体"/>
              </w:rPr>
            </w:pPr>
            <w:r>
              <w:rPr>
                <w:rFonts w:ascii="黑体" w:eastAsia="黑体"/>
              </w:rPr>
              <w:t>1</w:t>
            </w:r>
          </w:p>
        </w:tc>
        <w:tc>
          <w:tcPr>
            <w:tcW w:w="2268" w:type="dxa"/>
            <w:tcBorders>
              <w:top w:val="single" w:sz="6" w:space="0" w:color="000000"/>
              <w:left w:val="nil"/>
              <w:bottom w:val="single" w:sz="6" w:space="0" w:color="000000"/>
              <w:right w:val="single" w:sz="4" w:space="0" w:color="000000"/>
            </w:tcBorders>
            <w:vAlign w:val="center"/>
          </w:tcPr>
          <w:p w14:paraId="50C179EF" w14:textId="77777777" w:rsidR="003843EA" w:rsidRDefault="00A21561">
            <w:pPr>
              <w:rPr>
                <w:rFonts w:ascii="黑体"/>
              </w:rPr>
            </w:pPr>
            <w:r>
              <w:rPr>
                <w:rFonts w:ascii="黑体" w:hint="eastAsia"/>
              </w:rPr>
              <w:t>标签数据（TLV格式）</w:t>
            </w:r>
          </w:p>
        </w:tc>
        <w:tc>
          <w:tcPr>
            <w:tcW w:w="1418" w:type="dxa"/>
            <w:tcBorders>
              <w:top w:val="single" w:sz="6" w:space="0" w:color="000000"/>
              <w:left w:val="nil"/>
              <w:bottom w:val="single" w:sz="6" w:space="0" w:color="000000"/>
              <w:right w:val="single" w:sz="6" w:space="0" w:color="000000"/>
            </w:tcBorders>
            <w:vAlign w:val="center"/>
          </w:tcPr>
          <w:p w14:paraId="296F9AA5" w14:textId="77777777" w:rsidR="003843EA" w:rsidRDefault="00A21561">
            <w:pPr>
              <w:rPr>
                <w:rFonts w:ascii="黑体"/>
              </w:rPr>
            </w:pPr>
            <w:r>
              <w:rPr>
                <w:rFonts w:ascii="黑体"/>
              </w:rPr>
              <w:t>LL.</w:t>
            </w:r>
            <w:r>
              <w:rPr>
                <w:rFonts w:ascii="黑体" w:hint="eastAsia"/>
              </w:rPr>
              <w:t>4000</w:t>
            </w:r>
          </w:p>
        </w:tc>
        <w:tc>
          <w:tcPr>
            <w:tcW w:w="4034" w:type="dxa"/>
            <w:tcBorders>
              <w:top w:val="single" w:sz="6" w:space="0" w:color="000000"/>
              <w:left w:val="nil"/>
              <w:bottom w:val="single" w:sz="6" w:space="0" w:color="000000"/>
              <w:right w:val="single" w:sz="6" w:space="0" w:color="000000"/>
            </w:tcBorders>
          </w:tcPr>
          <w:p w14:paraId="398C7718" w14:textId="77777777" w:rsidR="003843EA" w:rsidRDefault="00A21561">
            <w:pPr>
              <w:rPr>
                <w:rFonts w:ascii="黑体"/>
              </w:rPr>
            </w:pPr>
            <w:r>
              <w:rPr>
                <w:rFonts w:ascii="黑体" w:hint="eastAsia"/>
              </w:rPr>
              <w:t>参考如下属性标签列表</w:t>
            </w:r>
          </w:p>
        </w:tc>
      </w:tr>
      <w:tr w:rsidR="003843EA" w14:paraId="20408A9D"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0E3D2C57" w14:textId="77777777" w:rsidR="003843EA" w:rsidRDefault="00A21561">
            <w:pPr>
              <w:pStyle w:val="p0"/>
              <w:spacing w:line="276" w:lineRule="auto"/>
              <w:jc w:val="center"/>
              <w:rPr>
                <w:rFonts w:ascii="黑体" w:eastAsia="黑体"/>
              </w:rPr>
            </w:pPr>
            <w:r>
              <w:rPr>
                <w:rFonts w:ascii="黑体" w:eastAsia="黑体" w:hint="eastAsia"/>
              </w:rPr>
              <w:t>2</w:t>
            </w:r>
          </w:p>
        </w:tc>
        <w:tc>
          <w:tcPr>
            <w:tcW w:w="2268" w:type="dxa"/>
            <w:tcBorders>
              <w:top w:val="single" w:sz="6" w:space="0" w:color="000000"/>
              <w:left w:val="nil"/>
              <w:bottom w:val="single" w:sz="6" w:space="0" w:color="000000"/>
              <w:right w:val="single" w:sz="4" w:space="0" w:color="000000"/>
            </w:tcBorders>
            <w:vAlign w:val="center"/>
          </w:tcPr>
          <w:p w14:paraId="5BDAB0C3" w14:textId="77777777" w:rsidR="003843EA" w:rsidRDefault="00A21561">
            <w:pPr>
              <w:rPr>
                <w:rFonts w:ascii="黑体"/>
              </w:rPr>
            </w:pPr>
            <w:r>
              <w:rPr>
                <w:rFonts w:ascii="黑体" w:hint="eastAsia"/>
              </w:rPr>
              <w:t>标识</w:t>
            </w:r>
          </w:p>
        </w:tc>
        <w:tc>
          <w:tcPr>
            <w:tcW w:w="1418" w:type="dxa"/>
            <w:tcBorders>
              <w:top w:val="single" w:sz="6" w:space="0" w:color="000000"/>
              <w:left w:val="nil"/>
              <w:bottom w:val="single" w:sz="6" w:space="0" w:color="000000"/>
              <w:right w:val="single" w:sz="6" w:space="0" w:color="000000"/>
            </w:tcBorders>
            <w:vAlign w:val="center"/>
          </w:tcPr>
          <w:p w14:paraId="6FBC1AA7" w14:textId="77777777" w:rsidR="003843EA" w:rsidRDefault="00A21561">
            <w:pPr>
              <w:rPr>
                <w:rFonts w:ascii="黑体"/>
              </w:rPr>
            </w:pPr>
            <w:r>
              <w:rPr>
                <w:rFonts w:ascii="黑体" w:hint="eastAsia"/>
              </w:rPr>
              <w:t>1</w:t>
            </w:r>
          </w:p>
        </w:tc>
        <w:tc>
          <w:tcPr>
            <w:tcW w:w="4034" w:type="dxa"/>
            <w:tcBorders>
              <w:top w:val="single" w:sz="6" w:space="0" w:color="000000"/>
              <w:left w:val="nil"/>
              <w:bottom w:val="single" w:sz="6" w:space="0" w:color="000000"/>
              <w:right w:val="single" w:sz="6" w:space="0" w:color="000000"/>
            </w:tcBorders>
          </w:tcPr>
          <w:p w14:paraId="1E577580" w14:textId="77777777" w:rsidR="003843EA" w:rsidRDefault="00A21561">
            <w:pPr>
              <w:rPr>
                <w:rFonts w:ascii="黑体"/>
              </w:rPr>
            </w:pPr>
            <w:r>
              <w:rPr>
                <w:rFonts w:ascii="黑体"/>
              </w:rPr>
              <w:t>0x0</w:t>
            </w:r>
            <w:r>
              <w:rPr>
                <w:rFonts w:ascii="黑体" w:hint="eastAsia"/>
              </w:rPr>
              <w:t>0通用</w:t>
            </w:r>
          </w:p>
          <w:p w14:paraId="1C437AA8" w14:textId="77777777" w:rsidR="003843EA" w:rsidRDefault="00A21561">
            <w:pPr>
              <w:rPr>
                <w:rFonts w:ascii="黑体"/>
              </w:rPr>
            </w:pPr>
            <w:r>
              <w:rPr>
                <w:rFonts w:ascii="黑体"/>
              </w:rPr>
              <w:t xml:space="preserve">0x01  </w:t>
            </w:r>
            <w:r>
              <w:rPr>
                <w:rFonts w:ascii="黑体" w:hint="eastAsia"/>
              </w:rPr>
              <w:t>银商</w:t>
            </w:r>
          </w:p>
          <w:p w14:paraId="63C539A0" w14:textId="77777777" w:rsidR="003843EA" w:rsidRDefault="00A21561">
            <w:pPr>
              <w:rPr>
                <w:rFonts w:ascii="黑体"/>
              </w:rPr>
            </w:pPr>
            <w:r>
              <w:rPr>
                <w:rFonts w:ascii="黑体"/>
              </w:rPr>
              <w:t xml:space="preserve">0x02  </w:t>
            </w:r>
            <w:r>
              <w:rPr>
                <w:rFonts w:ascii="黑体" w:hint="eastAsia"/>
              </w:rPr>
              <w:t>拉卡拉</w:t>
            </w:r>
          </w:p>
        </w:tc>
      </w:tr>
    </w:tbl>
    <w:p w14:paraId="67127A8E" w14:textId="77777777" w:rsidR="003843EA" w:rsidRDefault="003843EA">
      <w:pPr>
        <w:pStyle w:val="MyText"/>
        <w:spacing w:line="276" w:lineRule="auto"/>
        <w:ind w:left="1680"/>
      </w:pPr>
    </w:p>
    <w:p w14:paraId="4AF48B67" w14:textId="77777777" w:rsidR="003843EA" w:rsidRDefault="00A21561">
      <w:pPr>
        <w:pStyle w:val="MyText"/>
        <w:numPr>
          <w:ilvl w:val="0"/>
          <w:numId w:val="4"/>
        </w:numPr>
        <w:spacing w:line="276" w:lineRule="auto"/>
      </w:pPr>
      <w:r>
        <w:rPr>
          <w:rFonts w:hint="eastAsia"/>
        </w:rPr>
        <w:t>响应报文</w:t>
      </w:r>
    </w:p>
    <w:p w14:paraId="2294C4E3" w14:textId="77777777" w:rsidR="003843EA" w:rsidRDefault="00A21561">
      <w:pPr>
        <w:pStyle w:val="MyText"/>
        <w:spacing w:line="276" w:lineRule="auto"/>
        <w:ind w:leftChars="800" w:left="1680"/>
      </w:pPr>
      <w:r>
        <w:rPr>
          <w:rFonts w:hint="eastAsia"/>
        </w:rPr>
        <w:t>数据：无</w:t>
      </w:r>
    </w:p>
    <w:p w14:paraId="40520378" w14:textId="77777777" w:rsidR="003843EA" w:rsidRDefault="00A21561">
      <w:pPr>
        <w:pStyle w:val="p0"/>
        <w:spacing w:line="276" w:lineRule="auto"/>
        <w:ind w:left="840" w:firstLine="420"/>
        <w:rPr>
          <w:rFonts w:ascii="黑体" w:eastAsia="黑体" w:hAnsi="宋体"/>
        </w:rPr>
      </w:pPr>
      <w:r>
        <w:rPr>
          <w:rFonts w:ascii="黑体" w:eastAsia="黑体" w:hAnsi="宋体" w:hint="eastAsia"/>
          <w:kern w:val="2"/>
        </w:rPr>
        <w:t>交易属性标签列表</w:t>
      </w:r>
      <w:r>
        <w:rPr>
          <w:rFonts w:ascii="黑体" w:eastAsia="黑体" w:hAnsi="宋体" w:hint="eastAsia"/>
        </w:rPr>
        <w:t>：</w:t>
      </w:r>
    </w:p>
    <w:tbl>
      <w:tblPr>
        <w:tblW w:w="6742" w:type="dxa"/>
        <w:jc w:val="center"/>
        <w:tblLayout w:type="fixed"/>
        <w:tblLook w:val="04A0" w:firstRow="1" w:lastRow="0" w:firstColumn="1" w:lastColumn="0" w:noHBand="0" w:noVBand="1"/>
      </w:tblPr>
      <w:tblGrid>
        <w:gridCol w:w="945"/>
        <w:gridCol w:w="945"/>
        <w:gridCol w:w="1470"/>
        <w:gridCol w:w="1691"/>
        <w:gridCol w:w="1691"/>
      </w:tblGrid>
      <w:tr w:rsidR="003843EA" w14:paraId="1B2F9348" w14:textId="77777777">
        <w:trPr>
          <w:jc w:val="center"/>
        </w:trPr>
        <w:tc>
          <w:tcPr>
            <w:tcW w:w="945" w:type="dxa"/>
            <w:tcBorders>
              <w:top w:val="single" w:sz="8" w:space="0" w:color="000000"/>
              <w:left w:val="single" w:sz="4" w:space="0" w:color="000000"/>
              <w:bottom w:val="single" w:sz="8" w:space="0" w:color="000000"/>
              <w:right w:val="single" w:sz="4" w:space="0" w:color="000000"/>
            </w:tcBorders>
            <w:vAlign w:val="center"/>
          </w:tcPr>
          <w:p w14:paraId="255BE59E"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参数</w:t>
            </w:r>
            <w:r>
              <w:rPr>
                <w:rFonts w:ascii="黑体"/>
                <w:kern w:val="0"/>
                <w:sz w:val="18"/>
                <w:szCs w:val="18"/>
              </w:rPr>
              <w:t>tag</w:t>
            </w:r>
            <w:r>
              <w:rPr>
                <w:rFonts w:ascii="黑体" w:hAnsi="宋体" w:hint="eastAsia"/>
                <w:kern w:val="0"/>
                <w:sz w:val="18"/>
                <w:szCs w:val="18"/>
              </w:rPr>
              <w:t>值</w:t>
            </w:r>
          </w:p>
        </w:tc>
        <w:tc>
          <w:tcPr>
            <w:tcW w:w="945" w:type="dxa"/>
            <w:tcBorders>
              <w:top w:val="single" w:sz="8" w:space="0" w:color="000000"/>
              <w:left w:val="single" w:sz="4" w:space="0" w:color="000000"/>
              <w:bottom w:val="single" w:sz="8" w:space="0" w:color="000000"/>
              <w:right w:val="single" w:sz="4" w:space="0" w:color="000000"/>
            </w:tcBorders>
            <w:vAlign w:val="center"/>
          </w:tcPr>
          <w:p w14:paraId="51849BC4"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参数属性</w:t>
            </w:r>
          </w:p>
        </w:tc>
        <w:tc>
          <w:tcPr>
            <w:tcW w:w="1470" w:type="dxa"/>
            <w:tcBorders>
              <w:top w:val="single" w:sz="8" w:space="0" w:color="000000"/>
              <w:left w:val="single" w:sz="4" w:space="0" w:color="000000"/>
              <w:bottom w:val="single" w:sz="8" w:space="0" w:color="000000"/>
              <w:right w:val="single" w:sz="4" w:space="0" w:color="000000"/>
            </w:tcBorders>
            <w:vAlign w:val="center"/>
          </w:tcPr>
          <w:p w14:paraId="67587EF9"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参数长度（</w:t>
            </w:r>
            <w:r>
              <w:rPr>
                <w:rFonts w:ascii="黑体"/>
                <w:kern w:val="0"/>
                <w:sz w:val="18"/>
                <w:szCs w:val="18"/>
              </w:rPr>
              <w:t>byte</w:t>
            </w:r>
            <w:r>
              <w:rPr>
                <w:rFonts w:ascii="黑体" w:hAnsi="宋体" w:hint="eastAsia"/>
                <w:kern w:val="0"/>
                <w:sz w:val="18"/>
                <w:szCs w:val="18"/>
              </w:rPr>
              <w:t>）</w:t>
            </w:r>
          </w:p>
        </w:tc>
        <w:tc>
          <w:tcPr>
            <w:tcW w:w="1691" w:type="dxa"/>
            <w:tcBorders>
              <w:top w:val="single" w:sz="8" w:space="0" w:color="000000"/>
              <w:left w:val="single" w:sz="4" w:space="0" w:color="000000"/>
              <w:bottom w:val="single" w:sz="8" w:space="0" w:color="000000"/>
              <w:right w:val="single" w:sz="4" w:space="0" w:color="000000"/>
            </w:tcBorders>
            <w:vAlign w:val="center"/>
          </w:tcPr>
          <w:p w14:paraId="490C0F51"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参数名称</w:t>
            </w:r>
          </w:p>
        </w:tc>
        <w:tc>
          <w:tcPr>
            <w:tcW w:w="1691" w:type="dxa"/>
            <w:tcBorders>
              <w:top w:val="single" w:sz="8" w:space="0" w:color="000000"/>
              <w:left w:val="single" w:sz="4" w:space="0" w:color="000000"/>
              <w:bottom w:val="single" w:sz="8" w:space="0" w:color="000000"/>
              <w:right w:val="single" w:sz="8" w:space="0" w:color="000000"/>
            </w:tcBorders>
            <w:vAlign w:val="center"/>
          </w:tcPr>
          <w:p w14:paraId="6EB46FBD"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备注</w:t>
            </w:r>
          </w:p>
        </w:tc>
      </w:tr>
      <w:tr w:rsidR="003843EA" w14:paraId="5E5AE781" w14:textId="77777777">
        <w:trPr>
          <w:jc w:val="center"/>
        </w:trPr>
        <w:tc>
          <w:tcPr>
            <w:tcW w:w="945" w:type="dxa"/>
            <w:tcBorders>
              <w:top w:val="single" w:sz="8" w:space="0" w:color="000000"/>
              <w:left w:val="single" w:sz="4" w:space="0" w:color="000000"/>
              <w:bottom w:val="single" w:sz="4" w:space="0" w:color="000000"/>
              <w:right w:val="single" w:sz="4" w:space="0" w:color="000000"/>
            </w:tcBorders>
            <w:vAlign w:val="center"/>
          </w:tcPr>
          <w:p w14:paraId="0B32011C" w14:textId="77777777" w:rsidR="003843EA" w:rsidRDefault="00A21561">
            <w:pPr>
              <w:widowControl/>
              <w:spacing w:line="276" w:lineRule="auto"/>
              <w:jc w:val="center"/>
              <w:rPr>
                <w:rFonts w:ascii="黑体"/>
                <w:kern w:val="0"/>
                <w:sz w:val="18"/>
                <w:szCs w:val="18"/>
              </w:rPr>
            </w:pPr>
            <w:r>
              <w:rPr>
                <w:rFonts w:ascii="黑体"/>
                <w:kern w:val="0"/>
                <w:sz w:val="18"/>
                <w:szCs w:val="18"/>
              </w:rPr>
              <w:t>DF7A</w:t>
            </w:r>
          </w:p>
        </w:tc>
        <w:tc>
          <w:tcPr>
            <w:tcW w:w="945" w:type="dxa"/>
            <w:tcBorders>
              <w:top w:val="single" w:sz="8" w:space="0" w:color="000000"/>
              <w:left w:val="single" w:sz="4" w:space="0" w:color="000000"/>
              <w:bottom w:val="single" w:sz="4" w:space="0" w:color="000000"/>
              <w:right w:val="single" w:sz="4" w:space="0" w:color="000000"/>
            </w:tcBorders>
            <w:vAlign w:val="center"/>
          </w:tcPr>
          <w:p w14:paraId="18613B62"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470" w:type="dxa"/>
            <w:tcBorders>
              <w:top w:val="single" w:sz="8" w:space="0" w:color="000000"/>
              <w:left w:val="single" w:sz="4" w:space="0" w:color="000000"/>
              <w:bottom w:val="single" w:sz="4" w:space="0" w:color="000000"/>
              <w:right w:val="single" w:sz="4" w:space="0" w:color="000000"/>
            </w:tcBorders>
            <w:vAlign w:val="center"/>
          </w:tcPr>
          <w:p w14:paraId="652FD885" w14:textId="77777777" w:rsidR="003843EA" w:rsidRDefault="00A21561">
            <w:pPr>
              <w:widowControl/>
              <w:spacing w:line="276" w:lineRule="auto"/>
              <w:jc w:val="center"/>
              <w:rPr>
                <w:rFonts w:ascii="黑体"/>
                <w:kern w:val="0"/>
                <w:sz w:val="18"/>
                <w:szCs w:val="18"/>
              </w:rPr>
            </w:pPr>
            <w:r>
              <w:rPr>
                <w:rFonts w:ascii="黑体"/>
                <w:kern w:val="0"/>
                <w:sz w:val="18"/>
                <w:szCs w:val="18"/>
              </w:rPr>
              <w:t>7</w:t>
            </w:r>
          </w:p>
        </w:tc>
        <w:tc>
          <w:tcPr>
            <w:tcW w:w="1691" w:type="dxa"/>
            <w:tcBorders>
              <w:top w:val="single" w:sz="8" w:space="0" w:color="000000"/>
              <w:left w:val="single" w:sz="4" w:space="0" w:color="000000"/>
              <w:bottom w:val="single" w:sz="4" w:space="0" w:color="000000"/>
              <w:right w:val="single" w:sz="4" w:space="0" w:color="000000"/>
            </w:tcBorders>
            <w:vAlign w:val="center"/>
          </w:tcPr>
          <w:p w14:paraId="77924FD0" w14:textId="77777777" w:rsidR="003843EA" w:rsidRDefault="00A21561">
            <w:pPr>
              <w:widowControl/>
              <w:spacing w:line="276" w:lineRule="auto"/>
              <w:jc w:val="center"/>
              <w:rPr>
                <w:rFonts w:ascii="黑体"/>
                <w:kern w:val="0"/>
                <w:sz w:val="18"/>
                <w:szCs w:val="18"/>
              </w:rPr>
            </w:pPr>
            <w:r>
              <w:rPr>
                <w:rFonts w:ascii="黑体"/>
                <w:kern w:val="0"/>
                <w:sz w:val="18"/>
                <w:szCs w:val="18"/>
              </w:rPr>
              <w:t>ICS</w:t>
            </w:r>
          </w:p>
        </w:tc>
        <w:tc>
          <w:tcPr>
            <w:tcW w:w="1691" w:type="dxa"/>
            <w:tcBorders>
              <w:top w:val="single" w:sz="8" w:space="0" w:color="000000"/>
              <w:left w:val="single" w:sz="4" w:space="0" w:color="000000"/>
              <w:bottom w:val="single" w:sz="4" w:space="0" w:color="000000"/>
              <w:right w:val="single" w:sz="8" w:space="0" w:color="000000"/>
            </w:tcBorders>
            <w:vAlign w:val="center"/>
          </w:tcPr>
          <w:p w14:paraId="430CD52D" w14:textId="77777777" w:rsidR="003843EA" w:rsidRDefault="00A21561">
            <w:pPr>
              <w:widowControl/>
              <w:spacing w:line="276" w:lineRule="auto"/>
              <w:jc w:val="center"/>
              <w:rPr>
                <w:rFonts w:ascii="黑体"/>
                <w:kern w:val="0"/>
                <w:sz w:val="18"/>
                <w:szCs w:val="18"/>
              </w:rPr>
            </w:pPr>
            <w:r>
              <w:rPr>
                <w:rFonts w:ascii="黑体" w:hint="eastAsia"/>
                <w:sz w:val="18"/>
              </w:rPr>
              <w:t>终端ICS配置，见</w:t>
            </w:r>
            <w:r>
              <w:rPr>
                <w:rFonts w:ascii="黑体"/>
                <w:sz w:val="18"/>
              </w:rPr>
              <w:t>bit</w:t>
            </w:r>
            <w:r>
              <w:rPr>
                <w:rFonts w:ascii="黑体" w:hint="eastAsia"/>
                <w:sz w:val="18"/>
              </w:rPr>
              <w:t>位说明</w:t>
            </w:r>
          </w:p>
        </w:tc>
      </w:tr>
      <w:tr w:rsidR="003843EA" w14:paraId="0BFB397C" w14:textId="77777777">
        <w:trPr>
          <w:jc w:val="center"/>
        </w:trPr>
        <w:tc>
          <w:tcPr>
            <w:tcW w:w="945" w:type="dxa"/>
            <w:tcBorders>
              <w:top w:val="single" w:sz="4" w:space="0" w:color="000000"/>
              <w:left w:val="single" w:sz="4" w:space="0" w:color="000000"/>
              <w:bottom w:val="single" w:sz="4" w:space="0" w:color="000000"/>
              <w:right w:val="single" w:sz="4" w:space="0" w:color="000000"/>
            </w:tcBorders>
            <w:vAlign w:val="center"/>
          </w:tcPr>
          <w:p w14:paraId="607016A1" w14:textId="77777777" w:rsidR="003843EA" w:rsidRDefault="00A21561">
            <w:pPr>
              <w:widowControl/>
              <w:spacing w:line="276" w:lineRule="auto"/>
              <w:jc w:val="center"/>
              <w:rPr>
                <w:rFonts w:ascii="黑体"/>
                <w:kern w:val="0"/>
                <w:sz w:val="18"/>
                <w:szCs w:val="18"/>
              </w:rPr>
            </w:pPr>
            <w:r>
              <w:rPr>
                <w:rFonts w:ascii="黑体"/>
                <w:kern w:val="0"/>
                <w:sz w:val="18"/>
                <w:szCs w:val="18"/>
              </w:rPr>
              <w:t>9F35</w:t>
            </w:r>
          </w:p>
        </w:tc>
        <w:tc>
          <w:tcPr>
            <w:tcW w:w="945" w:type="dxa"/>
            <w:tcBorders>
              <w:top w:val="single" w:sz="4" w:space="0" w:color="000000"/>
              <w:left w:val="single" w:sz="4" w:space="0" w:color="000000"/>
              <w:bottom w:val="single" w:sz="4" w:space="0" w:color="000000"/>
              <w:right w:val="single" w:sz="4" w:space="0" w:color="000000"/>
            </w:tcBorders>
            <w:vAlign w:val="center"/>
          </w:tcPr>
          <w:p w14:paraId="4721055D" w14:textId="77777777" w:rsidR="003843EA" w:rsidRDefault="00A21561">
            <w:pPr>
              <w:widowControl/>
              <w:spacing w:line="276" w:lineRule="auto"/>
              <w:jc w:val="center"/>
              <w:rPr>
                <w:rFonts w:ascii="黑体"/>
                <w:kern w:val="0"/>
                <w:sz w:val="18"/>
                <w:szCs w:val="18"/>
              </w:rPr>
            </w:pPr>
            <w:r>
              <w:rPr>
                <w:rFonts w:ascii="黑体"/>
                <w:kern w:val="0"/>
                <w:sz w:val="18"/>
                <w:szCs w:val="18"/>
              </w:rPr>
              <w:t>N2</w:t>
            </w:r>
          </w:p>
        </w:tc>
        <w:tc>
          <w:tcPr>
            <w:tcW w:w="1470" w:type="dxa"/>
            <w:tcBorders>
              <w:top w:val="single" w:sz="4" w:space="0" w:color="000000"/>
              <w:left w:val="single" w:sz="4" w:space="0" w:color="000000"/>
              <w:bottom w:val="single" w:sz="4" w:space="0" w:color="000000"/>
              <w:right w:val="single" w:sz="4" w:space="0" w:color="000000"/>
            </w:tcBorders>
            <w:vAlign w:val="center"/>
          </w:tcPr>
          <w:p w14:paraId="58D7A9AF" w14:textId="77777777" w:rsidR="003843EA" w:rsidRDefault="00A21561">
            <w:pPr>
              <w:widowControl/>
              <w:spacing w:line="276" w:lineRule="auto"/>
              <w:jc w:val="center"/>
              <w:rPr>
                <w:rFonts w:ascii="黑体"/>
                <w:kern w:val="0"/>
                <w:sz w:val="18"/>
                <w:szCs w:val="18"/>
              </w:rPr>
            </w:pPr>
            <w:r>
              <w:rPr>
                <w:rFonts w:ascii="黑体"/>
                <w:kern w:val="0"/>
                <w:sz w:val="18"/>
                <w:szCs w:val="18"/>
              </w:rPr>
              <w:t>1</w:t>
            </w:r>
          </w:p>
        </w:tc>
        <w:tc>
          <w:tcPr>
            <w:tcW w:w="1691" w:type="dxa"/>
            <w:tcBorders>
              <w:top w:val="single" w:sz="4" w:space="0" w:color="000000"/>
              <w:left w:val="single" w:sz="4" w:space="0" w:color="000000"/>
              <w:bottom w:val="single" w:sz="4" w:space="0" w:color="000000"/>
              <w:right w:val="single" w:sz="4" w:space="0" w:color="000000"/>
            </w:tcBorders>
            <w:vAlign w:val="center"/>
          </w:tcPr>
          <w:p w14:paraId="649583CD"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终端类型</w:t>
            </w:r>
          </w:p>
        </w:tc>
        <w:tc>
          <w:tcPr>
            <w:tcW w:w="1691" w:type="dxa"/>
            <w:tcBorders>
              <w:top w:val="single" w:sz="4" w:space="0" w:color="000000"/>
              <w:left w:val="single" w:sz="4" w:space="0" w:color="000000"/>
              <w:bottom w:val="single" w:sz="4" w:space="0" w:color="000000"/>
              <w:right w:val="single" w:sz="8" w:space="0" w:color="000000"/>
            </w:tcBorders>
            <w:vAlign w:val="center"/>
          </w:tcPr>
          <w:p w14:paraId="56EE3885" w14:textId="77777777" w:rsidR="003843EA" w:rsidRDefault="003843EA">
            <w:pPr>
              <w:widowControl/>
              <w:spacing w:line="276" w:lineRule="auto"/>
              <w:jc w:val="center"/>
              <w:rPr>
                <w:rFonts w:ascii="黑体"/>
                <w:b/>
                <w:bCs/>
                <w:kern w:val="0"/>
                <w:sz w:val="18"/>
                <w:szCs w:val="18"/>
              </w:rPr>
            </w:pPr>
          </w:p>
        </w:tc>
      </w:tr>
      <w:tr w:rsidR="003843EA" w14:paraId="77AA403A" w14:textId="77777777">
        <w:trPr>
          <w:jc w:val="center"/>
        </w:trPr>
        <w:tc>
          <w:tcPr>
            <w:tcW w:w="945" w:type="dxa"/>
            <w:tcBorders>
              <w:top w:val="single" w:sz="4" w:space="0" w:color="000000"/>
              <w:left w:val="single" w:sz="4" w:space="0" w:color="000000"/>
              <w:bottom w:val="single" w:sz="4" w:space="0" w:color="000000"/>
              <w:right w:val="single" w:sz="4" w:space="0" w:color="000000"/>
            </w:tcBorders>
            <w:vAlign w:val="center"/>
          </w:tcPr>
          <w:p w14:paraId="3FD9047E" w14:textId="77777777" w:rsidR="003843EA" w:rsidRDefault="00A21561">
            <w:pPr>
              <w:widowControl/>
              <w:spacing w:line="276" w:lineRule="auto"/>
              <w:jc w:val="center"/>
              <w:rPr>
                <w:rFonts w:ascii="黑体"/>
                <w:kern w:val="0"/>
                <w:sz w:val="18"/>
                <w:szCs w:val="18"/>
              </w:rPr>
            </w:pPr>
            <w:r>
              <w:rPr>
                <w:rFonts w:ascii="黑体"/>
                <w:kern w:val="0"/>
                <w:sz w:val="18"/>
                <w:szCs w:val="18"/>
              </w:rPr>
              <w:lastRenderedPageBreak/>
              <w:t>9F33</w:t>
            </w:r>
          </w:p>
        </w:tc>
        <w:tc>
          <w:tcPr>
            <w:tcW w:w="945" w:type="dxa"/>
            <w:tcBorders>
              <w:top w:val="single" w:sz="4" w:space="0" w:color="000000"/>
              <w:left w:val="single" w:sz="4" w:space="0" w:color="000000"/>
              <w:bottom w:val="single" w:sz="4" w:space="0" w:color="000000"/>
              <w:right w:val="single" w:sz="4" w:space="0" w:color="000000"/>
            </w:tcBorders>
            <w:vAlign w:val="center"/>
          </w:tcPr>
          <w:p w14:paraId="038E2354"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470" w:type="dxa"/>
            <w:tcBorders>
              <w:top w:val="single" w:sz="4" w:space="0" w:color="000000"/>
              <w:left w:val="single" w:sz="4" w:space="0" w:color="000000"/>
              <w:bottom w:val="single" w:sz="4" w:space="0" w:color="000000"/>
              <w:right w:val="single" w:sz="4" w:space="0" w:color="000000"/>
            </w:tcBorders>
            <w:vAlign w:val="center"/>
          </w:tcPr>
          <w:p w14:paraId="7EEE00EA" w14:textId="77777777" w:rsidR="003843EA" w:rsidRDefault="00A21561">
            <w:pPr>
              <w:widowControl/>
              <w:spacing w:line="276" w:lineRule="auto"/>
              <w:jc w:val="center"/>
              <w:rPr>
                <w:rFonts w:ascii="黑体"/>
                <w:kern w:val="0"/>
                <w:sz w:val="18"/>
                <w:szCs w:val="18"/>
              </w:rPr>
            </w:pPr>
            <w:r>
              <w:rPr>
                <w:rFonts w:ascii="黑体"/>
                <w:kern w:val="0"/>
                <w:sz w:val="18"/>
                <w:szCs w:val="18"/>
              </w:rPr>
              <w:t>3</w:t>
            </w:r>
          </w:p>
        </w:tc>
        <w:tc>
          <w:tcPr>
            <w:tcW w:w="1691" w:type="dxa"/>
            <w:tcBorders>
              <w:top w:val="single" w:sz="4" w:space="0" w:color="000000"/>
              <w:left w:val="single" w:sz="4" w:space="0" w:color="000000"/>
              <w:bottom w:val="single" w:sz="4" w:space="0" w:color="000000"/>
              <w:right w:val="single" w:sz="4" w:space="0" w:color="000000"/>
            </w:tcBorders>
            <w:vAlign w:val="center"/>
          </w:tcPr>
          <w:p w14:paraId="0BA60214"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终端性能</w:t>
            </w:r>
          </w:p>
        </w:tc>
        <w:tc>
          <w:tcPr>
            <w:tcW w:w="1691" w:type="dxa"/>
            <w:tcBorders>
              <w:top w:val="single" w:sz="4" w:space="0" w:color="000000"/>
              <w:left w:val="single" w:sz="4" w:space="0" w:color="000000"/>
              <w:bottom w:val="single" w:sz="4" w:space="0" w:color="000000"/>
              <w:right w:val="single" w:sz="8" w:space="0" w:color="000000"/>
            </w:tcBorders>
            <w:vAlign w:val="center"/>
          </w:tcPr>
          <w:p w14:paraId="7AAA707C" w14:textId="77777777" w:rsidR="003843EA" w:rsidRDefault="003843EA">
            <w:pPr>
              <w:widowControl/>
              <w:spacing w:line="276" w:lineRule="auto"/>
              <w:jc w:val="center"/>
              <w:rPr>
                <w:rFonts w:ascii="黑体"/>
                <w:b/>
                <w:bCs/>
                <w:kern w:val="0"/>
                <w:sz w:val="18"/>
                <w:szCs w:val="18"/>
              </w:rPr>
            </w:pPr>
          </w:p>
        </w:tc>
      </w:tr>
      <w:tr w:rsidR="003843EA" w14:paraId="7E2A5883" w14:textId="77777777">
        <w:trPr>
          <w:jc w:val="center"/>
        </w:trPr>
        <w:tc>
          <w:tcPr>
            <w:tcW w:w="945" w:type="dxa"/>
            <w:tcBorders>
              <w:top w:val="single" w:sz="4" w:space="0" w:color="000000"/>
              <w:left w:val="single" w:sz="4" w:space="0" w:color="000000"/>
              <w:bottom w:val="single" w:sz="4" w:space="0" w:color="000000"/>
              <w:right w:val="single" w:sz="4" w:space="0" w:color="000000"/>
            </w:tcBorders>
            <w:vAlign w:val="center"/>
          </w:tcPr>
          <w:p w14:paraId="596EE296" w14:textId="77777777" w:rsidR="003843EA" w:rsidRDefault="00A21561">
            <w:pPr>
              <w:widowControl/>
              <w:spacing w:line="276" w:lineRule="auto"/>
              <w:jc w:val="center"/>
              <w:rPr>
                <w:rFonts w:ascii="黑体"/>
                <w:kern w:val="0"/>
                <w:sz w:val="18"/>
                <w:szCs w:val="18"/>
              </w:rPr>
            </w:pPr>
            <w:r>
              <w:rPr>
                <w:rFonts w:ascii="黑体"/>
                <w:kern w:val="0"/>
                <w:sz w:val="18"/>
                <w:szCs w:val="18"/>
              </w:rPr>
              <w:t>9F40</w:t>
            </w:r>
          </w:p>
        </w:tc>
        <w:tc>
          <w:tcPr>
            <w:tcW w:w="945" w:type="dxa"/>
            <w:tcBorders>
              <w:top w:val="single" w:sz="4" w:space="0" w:color="000000"/>
              <w:left w:val="single" w:sz="4" w:space="0" w:color="000000"/>
              <w:bottom w:val="single" w:sz="4" w:space="0" w:color="000000"/>
              <w:right w:val="single" w:sz="4" w:space="0" w:color="000000"/>
            </w:tcBorders>
            <w:vAlign w:val="center"/>
          </w:tcPr>
          <w:p w14:paraId="0DF77587"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470" w:type="dxa"/>
            <w:tcBorders>
              <w:top w:val="single" w:sz="4" w:space="0" w:color="000000"/>
              <w:left w:val="single" w:sz="4" w:space="0" w:color="000000"/>
              <w:bottom w:val="single" w:sz="4" w:space="0" w:color="000000"/>
              <w:right w:val="single" w:sz="4" w:space="0" w:color="000000"/>
            </w:tcBorders>
            <w:vAlign w:val="center"/>
          </w:tcPr>
          <w:p w14:paraId="69647822" w14:textId="77777777" w:rsidR="003843EA" w:rsidRDefault="00A21561">
            <w:pPr>
              <w:widowControl/>
              <w:spacing w:line="276" w:lineRule="auto"/>
              <w:jc w:val="center"/>
              <w:rPr>
                <w:rFonts w:ascii="黑体"/>
                <w:kern w:val="0"/>
                <w:sz w:val="18"/>
                <w:szCs w:val="18"/>
              </w:rPr>
            </w:pPr>
            <w:r>
              <w:rPr>
                <w:rFonts w:ascii="黑体"/>
                <w:kern w:val="0"/>
                <w:sz w:val="18"/>
                <w:szCs w:val="18"/>
              </w:rPr>
              <w:t>5</w:t>
            </w:r>
          </w:p>
        </w:tc>
        <w:tc>
          <w:tcPr>
            <w:tcW w:w="1691" w:type="dxa"/>
            <w:tcBorders>
              <w:top w:val="single" w:sz="4" w:space="0" w:color="000000"/>
              <w:left w:val="single" w:sz="4" w:space="0" w:color="000000"/>
              <w:bottom w:val="single" w:sz="4" w:space="0" w:color="000000"/>
              <w:right w:val="single" w:sz="4" w:space="0" w:color="000000"/>
            </w:tcBorders>
            <w:vAlign w:val="center"/>
          </w:tcPr>
          <w:p w14:paraId="4E61A41D"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终端附加性能</w:t>
            </w:r>
          </w:p>
        </w:tc>
        <w:tc>
          <w:tcPr>
            <w:tcW w:w="1691" w:type="dxa"/>
            <w:tcBorders>
              <w:top w:val="single" w:sz="4" w:space="0" w:color="000000"/>
              <w:left w:val="single" w:sz="4" w:space="0" w:color="000000"/>
              <w:bottom w:val="single" w:sz="4" w:space="0" w:color="000000"/>
              <w:right w:val="single" w:sz="8" w:space="0" w:color="000000"/>
            </w:tcBorders>
            <w:vAlign w:val="center"/>
          </w:tcPr>
          <w:p w14:paraId="12E1DEBB" w14:textId="77777777" w:rsidR="003843EA" w:rsidRDefault="003843EA">
            <w:pPr>
              <w:widowControl/>
              <w:spacing w:line="276" w:lineRule="auto"/>
              <w:jc w:val="center"/>
              <w:rPr>
                <w:rFonts w:ascii="黑体"/>
                <w:b/>
                <w:bCs/>
                <w:kern w:val="0"/>
                <w:sz w:val="18"/>
                <w:szCs w:val="18"/>
              </w:rPr>
            </w:pPr>
          </w:p>
        </w:tc>
      </w:tr>
      <w:tr w:rsidR="003843EA" w14:paraId="7AD54A06" w14:textId="77777777">
        <w:trPr>
          <w:jc w:val="center"/>
        </w:trPr>
        <w:tc>
          <w:tcPr>
            <w:tcW w:w="945" w:type="dxa"/>
            <w:tcBorders>
              <w:top w:val="single" w:sz="4" w:space="0" w:color="000000"/>
              <w:left w:val="single" w:sz="4" w:space="0" w:color="000000"/>
              <w:bottom w:val="single" w:sz="4" w:space="0" w:color="000000"/>
              <w:right w:val="single" w:sz="4" w:space="0" w:color="000000"/>
            </w:tcBorders>
            <w:vAlign w:val="center"/>
          </w:tcPr>
          <w:p w14:paraId="39929CB7" w14:textId="77777777" w:rsidR="003843EA" w:rsidRDefault="00A21561">
            <w:pPr>
              <w:widowControl/>
              <w:spacing w:line="276" w:lineRule="auto"/>
              <w:jc w:val="center"/>
              <w:rPr>
                <w:rFonts w:ascii="黑体"/>
                <w:kern w:val="0"/>
                <w:sz w:val="18"/>
                <w:szCs w:val="18"/>
              </w:rPr>
            </w:pPr>
            <w:r>
              <w:rPr>
                <w:rFonts w:ascii="黑体"/>
                <w:kern w:val="0"/>
                <w:sz w:val="18"/>
                <w:szCs w:val="18"/>
              </w:rPr>
              <w:t>9F39</w:t>
            </w:r>
          </w:p>
        </w:tc>
        <w:tc>
          <w:tcPr>
            <w:tcW w:w="945" w:type="dxa"/>
            <w:tcBorders>
              <w:top w:val="single" w:sz="4" w:space="0" w:color="000000"/>
              <w:left w:val="single" w:sz="4" w:space="0" w:color="000000"/>
              <w:bottom w:val="single" w:sz="4" w:space="0" w:color="000000"/>
              <w:right w:val="single" w:sz="4" w:space="0" w:color="000000"/>
            </w:tcBorders>
            <w:vAlign w:val="center"/>
          </w:tcPr>
          <w:p w14:paraId="4892ED86" w14:textId="77777777" w:rsidR="003843EA" w:rsidRDefault="00A21561">
            <w:pPr>
              <w:widowControl/>
              <w:spacing w:line="276" w:lineRule="auto"/>
              <w:jc w:val="center"/>
              <w:rPr>
                <w:rFonts w:ascii="黑体"/>
                <w:kern w:val="0"/>
                <w:sz w:val="18"/>
                <w:szCs w:val="18"/>
              </w:rPr>
            </w:pPr>
            <w:r>
              <w:rPr>
                <w:rFonts w:ascii="黑体"/>
                <w:kern w:val="0"/>
                <w:sz w:val="18"/>
                <w:szCs w:val="18"/>
              </w:rPr>
              <w:t>N2</w:t>
            </w:r>
          </w:p>
        </w:tc>
        <w:tc>
          <w:tcPr>
            <w:tcW w:w="1470" w:type="dxa"/>
            <w:tcBorders>
              <w:top w:val="single" w:sz="4" w:space="0" w:color="000000"/>
              <w:left w:val="single" w:sz="4" w:space="0" w:color="000000"/>
              <w:bottom w:val="single" w:sz="4" w:space="0" w:color="000000"/>
              <w:right w:val="single" w:sz="4" w:space="0" w:color="000000"/>
            </w:tcBorders>
            <w:vAlign w:val="center"/>
          </w:tcPr>
          <w:p w14:paraId="47AF0DBD" w14:textId="77777777" w:rsidR="003843EA" w:rsidRDefault="00A21561">
            <w:pPr>
              <w:widowControl/>
              <w:spacing w:line="276" w:lineRule="auto"/>
              <w:jc w:val="center"/>
              <w:rPr>
                <w:rFonts w:ascii="黑体"/>
                <w:kern w:val="0"/>
                <w:sz w:val="18"/>
                <w:szCs w:val="18"/>
              </w:rPr>
            </w:pPr>
            <w:r>
              <w:rPr>
                <w:rFonts w:ascii="黑体"/>
                <w:kern w:val="0"/>
                <w:sz w:val="18"/>
                <w:szCs w:val="18"/>
              </w:rPr>
              <w:t>1</w:t>
            </w:r>
          </w:p>
        </w:tc>
        <w:tc>
          <w:tcPr>
            <w:tcW w:w="1691" w:type="dxa"/>
            <w:tcBorders>
              <w:top w:val="single" w:sz="4" w:space="0" w:color="000000"/>
              <w:left w:val="single" w:sz="4" w:space="0" w:color="000000"/>
              <w:bottom w:val="single" w:sz="4" w:space="0" w:color="000000"/>
              <w:right w:val="single" w:sz="4" w:space="0" w:color="000000"/>
            </w:tcBorders>
            <w:vAlign w:val="center"/>
          </w:tcPr>
          <w:p w14:paraId="21AEE042" w14:textId="77777777" w:rsidR="003843EA" w:rsidRDefault="00A21561">
            <w:pPr>
              <w:widowControl/>
              <w:spacing w:line="276" w:lineRule="auto"/>
              <w:jc w:val="center"/>
              <w:rPr>
                <w:rFonts w:ascii="黑体"/>
                <w:kern w:val="0"/>
                <w:sz w:val="18"/>
                <w:szCs w:val="18"/>
              </w:rPr>
            </w:pPr>
            <w:r>
              <w:rPr>
                <w:rFonts w:ascii="黑体"/>
                <w:sz w:val="18"/>
              </w:rPr>
              <w:t>Pos entry</w:t>
            </w:r>
          </w:p>
        </w:tc>
        <w:tc>
          <w:tcPr>
            <w:tcW w:w="1691" w:type="dxa"/>
            <w:tcBorders>
              <w:top w:val="single" w:sz="4" w:space="0" w:color="000000"/>
              <w:left w:val="single" w:sz="4" w:space="0" w:color="000000"/>
              <w:bottom w:val="single" w:sz="4" w:space="0" w:color="000000"/>
              <w:right w:val="single" w:sz="8" w:space="0" w:color="000000"/>
            </w:tcBorders>
            <w:vAlign w:val="center"/>
          </w:tcPr>
          <w:p w14:paraId="4CDDFA39" w14:textId="77777777" w:rsidR="003843EA" w:rsidRDefault="003843EA">
            <w:pPr>
              <w:widowControl/>
              <w:spacing w:line="276" w:lineRule="auto"/>
              <w:jc w:val="center"/>
              <w:rPr>
                <w:rFonts w:ascii="黑体"/>
                <w:b/>
                <w:bCs/>
                <w:kern w:val="0"/>
                <w:sz w:val="18"/>
                <w:szCs w:val="18"/>
              </w:rPr>
            </w:pPr>
          </w:p>
        </w:tc>
      </w:tr>
      <w:tr w:rsidR="003843EA" w14:paraId="5C07F2D0" w14:textId="77777777">
        <w:trPr>
          <w:jc w:val="center"/>
        </w:trPr>
        <w:tc>
          <w:tcPr>
            <w:tcW w:w="945" w:type="dxa"/>
            <w:tcBorders>
              <w:top w:val="single" w:sz="4" w:space="0" w:color="000000"/>
              <w:left w:val="single" w:sz="4" w:space="0" w:color="000000"/>
              <w:bottom w:val="single" w:sz="4" w:space="0" w:color="000000"/>
              <w:right w:val="single" w:sz="4" w:space="0" w:color="000000"/>
            </w:tcBorders>
            <w:vAlign w:val="center"/>
          </w:tcPr>
          <w:p w14:paraId="6385C8E8" w14:textId="77777777" w:rsidR="003843EA" w:rsidRDefault="00A21561">
            <w:pPr>
              <w:widowControl/>
              <w:spacing w:line="276" w:lineRule="auto"/>
              <w:jc w:val="center"/>
              <w:rPr>
                <w:rFonts w:ascii="黑体"/>
                <w:kern w:val="0"/>
                <w:sz w:val="18"/>
                <w:szCs w:val="18"/>
              </w:rPr>
            </w:pPr>
            <w:r>
              <w:rPr>
                <w:rFonts w:ascii="黑体"/>
                <w:kern w:val="0"/>
                <w:sz w:val="18"/>
                <w:szCs w:val="18"/>
              </w:rPr>
              <w:t>9F01</w:t>
            </w:r>
          </w:p>
        </w:tc>
        <w:tc>
          <w:tcPr>
            <w:tcW w:w="945" w:type="dxa"/>
            <w:tcBorders>
              <w:top w:val="single" w:sz="4" w:space="0" w:color="000000"/>
              <w:left w:val="single" w:sz="4" w:space="0" w:color="000000"/>
              <w:bottom w:val="single" w:sz="4" w:space="0" w:color="000000"/>
              <w:right w:val="single" w:sz="4" w:space="0" w:color="000000"/>
            </w:tcBorders>
            <w:vAlign w:val="center"/>
          </w:tcPr>
          <w:p w14:paraId="1E794885" w14:textId="77777777" w:rsidR="003843EA" w:rsidRDefault="00A21561">
            <w:pPr>
              <w:widowControl/>
              <w:spacing w:line="276" w:lineRule="auto"/>
              <w:jc w:val="center"/>
              <w:rPr>
                <w:rFonts w:ascii="黑体"/>
                <w:kern w:val="0"/>
                <w:sz w:val="18"/>
                <w:szCs w:val="18"/>
              </w:rPr>
            </w:pPr>
            <w:r>
              <w:rPr>
                <w:rFonts w:ascii="黑体"/>
                <w:kern w:val="0"/>
                <w:sz w:val="18"/>
                <w:szCs w:val="18"/>
              </w:rPr>
              <w:t>N6-11</w:t>
            </w:r>
          </w:p>
        </w:tc>
        <w:tc>
          <w:tcPr>
            <w:tcW w:w="1470" w:type="dxa"/>
            <w:tcBorders>
              <w:top w:val="single" w:sz="4" w:space="0" w:color="000000"/>
              <w:left w:val="single" w:sz="4" w:space="0" w:color="000000"/>
              <w:bottom w:val="single" w:sz="4" w:space="0" w:color="000000"/>
              <w:right w:val="single" w:sz="4" w:space="0" w:color="000000"/>
            </w:tcBorders>
            <w:vAlign w:val="center"/>
          </w:tcPr>
          <w:p w14:paraId="2DDFE0CC" w14:textId="77777777" w:rsidR="003843EA" w:rsidRDefault="00A21561">
            <w:pPr>
              <w:widowControl/>
              <w:spacing w:line="276" w:lineRule="auto"/>
              <w:jc w:val="center"/>
              <w:rPr>
                <w:rFonts w:ascii="黑体"/>
                <w:kern w:val="0"/>
                <w:sz w:val="18"/>
                <w:szCs w:val="18"/>
              </w:rPr>
            </w:pPr>
            <w:r>
              <w:rPr>
                <w:rFonts w:ascii="黑体"/>
                <w:kern w:val="0"/>
                <w:sz w:val="18"/>
                <w:szCs w:val="18"/>
              </w:rPr>
              <w:t>6</w:t>
            </w:r>
          </w:p>
        </w:tc>
        <w:tc>
          <w:tcPr>
            <w:tcW w:w="1691" w:type="dxa"/>
            <w:tcBorders>
              <w:top w:val="single" w:sz="4" w:space="0" w:color="000000"/>
              <w:left w:val="single" w:sz="4" w:space="0" w:color="000000"/>
              <w:bottom w:val="single" w:sz="4" w:space="0" w:color="000000"/>
              <w:right w:val="single" w:sz="4" w:space="0" w:color="000000"/>
            </w:tcBorders>
            <w:vAlign w:val="center"/>
          </w:tcPr>
          <w:p w14:paraId="00BFBAB8" w14:textId="77777777" w:rsidR="003843EA" w:rsidRDefault="00A21561">
            <w:pPr>
              <w:widowControl/>
              <w:spacing w:line="276" w:lineRule="auto"/>
              <w:jc w:val="center"/>
              <w:rPr>
                <w:rFonts w:ascii="黑体"/>
                <w:kern w:val="0"/>
                <w:sz w:val="18"/>
                <w:szCs w:val="18"/>
              </w:rPr>
            </w:pPr>
            <w:proofErr w:type="spellStart"/>
            <w:r>
              <w:rPr>
                <w:rFonts w:ascii="黑体" w:hAnsi="宋体"/>
                <w:kern w:val="0"/>
                <w:sz w:val="18"/>
                <w:szCs w:val="18"/>
              </w:rPr>
              <w:t>Acq_id</w:t>
            </w:r>
            <w:proofErr w:type="spellEnd"/>
          </w:p>
        </w:tc>
        <w:tc>
          <w:tcPr>
            <w:tcW w:w="1691" w:type="dxa"/>
            <w:tcBorders>
              <w:top w:val="single" w:sz="4" w:space="0" w:color="000000"/>
              <w:left w:val="single" w:sz="4" w:space="0" w:color="000000"/>
              <w:bottom w:val="single" w:sz="4" w:space="0" w:color="000000"/>
              <w:right w:val="single" w:sz="8" w:space="0" w:color="000000"/>
            </w:tcBorders>
            <w:vAlign w:val="center"/>
          </w:tcPr>
          <w:p w14:paraId="566AD8B1" w14:textId="77777777" w:rsidR="003843EA" w:rsidRDefault="003843EA">
            <w:pPr>
              <w:widowControl/>
              <w:spacing w:line="276" w:lineRule="auto"/>
              <w:jc w:val="center"/>
              <w:rPr>
                <w:rFonts w:ascii="黑体"/>
                <w:b/>
                <w:bCs/>
                <w:kern w:val="0"/>
                <w:sz w:val="18"/>
                <w:szCs w:val="18"/>
              </w:rPr>
            </w:pPr>
          </w:p>
        </w:tc>
      </w:tr>
      <w:tr w:rsidR="003843EA" w14:paraId="70E1976E" w14:textId="77777777">
        <w:trPr>
          <w:jc w:val="center"/>
        </w:trPr>
        <w:tc>
          <w:tcPr>
            <w:tcW w:w="945" w:type="dxa"/>
            <w:tcBorders>
              <w:top w:val="single" w:sz="4" w:space="0" w:color="000000"/>
              <w:left w:val="single" w:sz="4" w:space="0" w:color="000000"/>
              <w:bottom w:val="single" w:sz="4" w:space="0" w:color="000000"/>
              <w:right w:val="single" w:sz="4" w:space="0" w:color="000000"/>
            </w:tcBorders>
            <w:vAlign w:val="center"/>
          </w:tcPr>
          <w:p w14:paraId="37FB0C2D"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9F15</w:t>
            </w:r>
          </w:p>
        </w:tc>
        <w:tc>
          <w:tcPr>
            <w:tcW w:w="945" w:type="dxa"/>
            <w:tcBorders>
              <w:top w:val="single" w:sz="4" w:space="0" w:color="000000"/>
              <w:left w:val="single" w:sz="4" w:space="0" w:color="000000"/>
              <w:bottom w:val="single" w:sz="4" w:space="0" w:color="000000"/>
              <w:right w:val="single" w:sz="4" w:space="0" w:color="000000"/>
            </w:tcBorders>
            <w:vAlign w:val="center"/>
          </w:tcPr>
          <w:p w14:paraId="350EE26E"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N4</w:t>
            </w:r>
          </w:p>
        </w:tc>
        <w:tc>
          <w:tcPr>
            <w:tcW w:w="1470" w:type="dxa"/>
            <w:tcBorders>
              <w:top w:val="single" w:sz="4" w:space="0" w:color="000000"/>
              <w:left w:val="single" w:sz="4" w:space="0" w:color="000000"/>
              <w:bottom w:val="single" w:sz="4" w:space="0" w:color="000000"/>
              <w:right w:val="single" w:sz="4" w:space="0" w:color="000000"/>
            </w:tcBorders>
            <w:vAlign w:val="center"/>
          </w:tcPr>
          <w:p w14:paraId="171165C3"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2</w:t>
            </w:r>
          </w:p>
        </w:tc>
        <w:tc>
          <w:tcPr>
            <w:tcW w:w="1691" w:type="dxa"/>
            <w:tcBorders>
              <w:top w:val="single" w:sz="4" w:space="0" w:color="000000"/>
              <w:left w:val="single" w:sz="4" w:space="0" w:color="000000"/>
              <w:bottom w:val="single" w:sz="4" w:space="0" w:color="000000"/>
              <w:right w:val="single" w:sz="4" w:space="0" w:color="000000"/>
            </w:tcBorders>
            <w:vAlign w:val="center"/>
          </w:tcPr>
          <w:p w14:paraId="1179AE7A" w14:textId="77777777" w:rsidR="003843EA" w:rsidRDefault="00A21561">
            <w:pPr>
              <w:widowControl/>
              <w:spacing w:line="276" w:lineRule="auto"/>
              <w:jc w:val="center"/>
              <w:rPr>
                <w:rFonts w:ascii="黑体" w:hAnsi="宋体"/>
                <w:kern w:val="0"/>
                <w:sz w:val="18"/>
                <w:szCs w:val="18"/>
              </w:rPr>
            </w:pPr>
            <w:r>
              <w:rPr>
                <w:rFonts w:ascii="黑体" w:hAnsi="宋体" w:hint="eastAsia"/>
                <w:kern w:val="0"/>
                <w:sz w:val="18"/>
                <w:szCs w:val="18"/>
              </w:rPr>
              <w:t>商户类型码</w:t>
            </w:r>
          </w:p>
        </w:tc>
        <w:tc>
          <w:tcPr>
            <w:tcW w:w="1691" w:type="dxa"/>
            <w:tcBorders>
              <w:top w:val="single" w:sz="4" w:space="0" w:color="000000"/>
              <w:left w:val="single" w:sz="4" w:space="0" w:color="000000"/>
              <w:bottom w:val="single" w:sz="4" w:space="0" w:color="000000"/>
              <w:right w:val="single" w:sz="8" w:space="0" w:color="000000"/>
            </w:tcBorders>
            <w:vAlign w:val="center"/>
          </w:tcPr>
          <w:p w14:paraId="0427407C" w14:textId="77777777" w:rsidR="003843EA" w:rsidRDefault="003843EA">
            <w:pPr>
              <w:widowControl/>
              <w:spacing w:line="276" w:lineRule="auto"/>
              <w:jc w:val="center"/>
              <w:rPr>
                <w:rFonts w:ascii="黑体" w:hAnsi="宋体"/>
                <w:b/>
                <w:bCs/>
                <w:kern w:val="0"/>
                <w:sz w:val="18"/>
                <w:szCs w:val="18"/>
              </w:rPr>
            </w:pPr>
          </w:p>
        </w:tc>
      </w:tr>
      <w:tr w:rsidR="003843EA" w14:paraId="5A267396" w14:textId="77777777">
        <w:trPr>
          <w:jc w:val="center"/>
        </w:trPr>
        <w:tc>
          <w:tcPr>
            <w:tcW w:w="945" w:type="dxa"/>
            <w:tcBorders>
              <w:top w:val="single" w:sz="4" w:space="0" w:color="000000"/>
              <w:left w:val="single" w:sz="4" w:space="0" w:color="000000"/>
              <w:bottom w:val="single" w:sz="8" w:space="0" w:color="000000"/>
              <w:right w:val="single" w:sz="4" w:space="0" w:color="000000"/>
            </w:tcBorders>
            <w:vAlign w:val="center"/>
          </w:tcPr>
          <w:p w14:paraId="197B549E"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9F16</w:t>
            </w:r>
          </w:p>
        </w:tc>
        <w:tc>
          <w:tcPr>
            <w:tcW w:w="945" w:type="dxa"/>
            <w:tcBorders>
              <w:top w:val="single" w:sz="4" w:space="0" w:color="000000"/>
              <w:left w:val="single" w:sz="4" w:space="0" w:color="000000"/>
              <w:bottom w:val="single" w:sz="8" w:space="0" w:color="000000"/>
              <w:right w:val="single" w:sz="4" w:space="0" w:color="000000"/>
            </w:tcBorders>
            <w:vAlign w:val="center"/>
          </w:tcPr>
          <w:p w14:paraId="2B69FC67"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Ans15</w:t>
            </w:r>
          </w:p>
        </w:tc>
        <w:tc>
          <w:tcPr>
            <w:tcW w:w="1470" w:type="dxa"/>
            <w:tcBorders>
              <w:top w:val="single" w:sz="4" w:space="0" w:color="000000"/>
              <w:left w:val="single" w:sz="4" w:space="0" w:color="000000"/>
              <w:bottom w:val="single" w:sz="8" w:space="0" w:color="000000"/>
              <w:right w:val="single" w:sz="4" w:space="0" w:color="000000"/>
            </w:tcBorders>
            <w:vAlign w:val="center"/>
          </w:tcPr>
          <w:p w14:paraId="1C04CE71"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15</w:t>
            </w:r>
          </w:p>
        </w:tc>
        <w:tc>
          <w:tcPr>
            <w:tcW w:w="1691" w:type="dxa"/>
            <w:tcBorders>
              <w:top w:val="single" w:sz="4" w:space="0" w:color="000000"/>
              <w:left w:val="single" w:sz="4" w:space="0" w:color="000000"/>
              <w:bottom w:val="single" w:sz="8" w:space="0" w:color="000000"/>
              <w:right w:val="single" w:sz="4" w:space="0" w:color="000000"/>
            </w:tcBorders>
            <w:vAlign w:val="center"/>
          </w:tcPr>
          <w:p w14:paraId="7F70826A" w14:textId="77777777" w:rsidR="003843EA" w:rsidRDefault="00A21561">
            <w:pPr>
              <w:widowControl/>
              <w:spacing w:line="276" w:lineRule="auto"/>
              <w:jc w:val="center"/>
              <w:rPr>
                <w:rFonts w:ascii="黑体" w:hAnsi="宋体"/>
                <w:kern w:val="0"/>
                <w:sz w:val="18"/>
                <w:szCs w:val="18"/>
              </w:rPr>
            </w:pPr>
            <w:r>
              <w:rPr>
                <w:rFonts w:ascii="黑体" w:hAnsi="宋体" w:hint="eastAsia"/>
                <w:kern w:val="0"/>
                <w:sz w:val="18"/>
                <w:szCs w:val="18"/>
              </w:rPr>
              <w:t>商户号码</w:t>
            </w:r>
          </w:p>
        </w:tc>
        <w:tc>
          <w:tcPr>
            <w:tcW w:w="1691" w:type="dxa"/>
            <w:tcBorders>
              <w:top w:val="single" w:sz="4" w:space="0" w:color="000000"/>
              <w:left w:val="single" w:sz="4" w:space="0" w:color="000000"/>
              <w:bottom w:val="single" w:sz="8" w:space="0" w:color="000000"/>
              <w:right w:val="single" w:sz="8" w:space="0" w:color="000000"/>
            </w:tcBorders>
            <w:vAlign w:val="center"/>
          </w:tcPr>
          <w:p w14:paraId="1A4813A5" w14:textId="77777777" w:rsidR="003843EA" w:rsidRDefault="003843EA">
            <w:pPr>
              <w:widowControl/>
              <w:spacing w:line="276" w:lineRule="auto"/>
              <w:jc w:val="center"/>
              <w:rPr>
                <w:rFonts w:ascii="黑体" w:hAnsi="宋体"/>
                <w:b/>
                <w:bCs/>
                <w:kern w:val="0"/>
                <w:sz w:val="18"/>
                <w:szCs w:val="18"/>
              </w:rPr>
            </w:pPr>
          </w:p>
        </w:tc>
      </w:tr>
      <w:tr w:rsidR="003843EA" w14:paraId="3F7A56D2" w14:textId="77777777">
        <w:trPr>
          <w:jc w:val="center"/>
        </w:trPr>
        <w:tc>
          <w:tcPr>
            <w:tcW w:w="945" w:type="dxa"/>
            <w:tcBorders>
              <w:top w:val="single" w:sz="4" w:space="0" w:color="000000"/>
              <w:left w:val="single" w:sz="4" w:space="0" w:color="000000"/>
              <w:bottom w:val="single" w:sz="8" w:space="0" w:color="000000"/>
              <w:right w:val="single" w:sz="4" w:space="0" w:color="000000"/>
            </w:tcBorders>
            <w:vAlign w:val="center"/>
          </w:tcPr>
          <w:p w14:paraId="102D28BF"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5F2A</w:t>
            </w:r>
          </w:p>
        </w:tc>
        <w:tc>
          <w:tcPr>
            <w:tcW w:w="945" w:type="dxa"/>
            <w:tcBorders>
              <w:top w:val="single" w:sz="4" w:space="0" w:color="000000"/>
              <w:left w:val="single" w:sz="4" w:space="0" w:color="000000"/>
              <w:bottom w:val="single" w:sz="8" w:space="0" w:color="000000"/>
              <w:right w:val="single" w:sz="4" w:space="0" w:color="000000"/>
            </w:tcBorders>
            <w:vAlign w:val="center"/>
          </w:tcPr>
          <w:p w14:paraId="2F80E667"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N3</w:t>
            </w:r>
          </w:p>
        </w:tc>
        <w:tc>
          <w:tcPr>
            <w:tcW w:w="1470" w:type="dxa"/>
            <w:tcBorders>
              <w:top w:val="single" w:sz="4" w:space="0" w:color="000000"/>
              <w:left w:val="single" w:sz="4" w:space="0" w:color="000000"/>
              <w:bottom w:val="single" w:sz="8" w:space="0" w:color="000000"/>
              <w:right w:val="single" w:sz="4" w:space="0" w:color="000000"/>
            </w:tcBorders>
            <w:vAlign w:val="center"/>
          </w:tcPr>
          <w:p w14:paraId="7F13CE0A"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2</w:t>
            </w:r>
          </w:p>
        </w:tc>
        <w:tc>
          <w:tcPr>
            <w:tcW w:w="1691" w:type="dxa"/>
            <w:tcBorders>
              <w:top w:val="single" w:sz="4" w:space="0" w:color="000000"/>
              <w:left w:val="single" w:sz="4" w:space="0" w:color="000000"/>
              <w:bottom w:val="single" w:sz="8" w:space="0" w:color="000000"/>
              <w:right w:val="single" w:sz="4" w:space="0" w:color="000000"/>
            </w:tcBorders>
            <w:vAlign w:val="center"/>
          </w:tcPr>
          <w:p w14:paraId="35D4408E" w14:textId="77777777" w:rsidR="003843EA" w:rsidRDefault="00A21561">
            <w:pPr>
              <w:widowControl/>
              <w:spacing w:line="276" w:lineRule="auto"/>
              <w:jc w:val="center"/>
              <w:rPr>
                <w:rFonts w:ascii="黑体" w:hAnsi="宋体"/>
                <w:kern w:val="0"/>
                <w:sz w:val="18"/>
                <w:szCs w:val="18"/>
              </w:rPr>
            </w:pPr>
            <w:r>
              <w:rPr>
                <w:rFonts w:ascii="黑体" w:hAnsi="宋体" w:hint="eastAsia"/>
                <w:kern w:val="0"/>
                <w:sz w:val="18"/>
                <w:szCs w:val="18"/>
              </w:rPr>
              <w:t>交易货币代码</w:t>
            </w:r>
          </w:p>
        </w:tc>
        <w:tc>
          <w:tcPr>
            <w:tcW w:w="1691" w:type="dxa"/>
            <w:tcBorders>
              <w:top w:val="single" w:sz="4" w:space="0" w:color="000000"/>
              <w:left w:val="single" w:sz="4" w:space="0" w:color="000000"/>
              <w:bottom w:val="single" w:sz="8" w:space="0" w:color="000000"/>
              <w:right w:val="single" w:sz="8" w:space="0" w:color="000000"/>
            </w:tcBorders>
            <w:vAlign w:val="center"/>
          </w:tcPr>
          <w:p w14:paraId="2ABD6938" w14:textId="77777777" w:rsidR="003843EA" w:rsidRDefault="003843EA">
            <w:pPr>
              <w:widowControl/>
              <w:spacing w:line="276" w:lineRule="auto"/>
              <w:jc w:val="center"/>
              <w:rPr>
                <w:rFonts w:ascii="黑体" w:hAnsi="宋体"/>
                <w:b/>
                <w:bCs/>
                <w:kern w:val="0"/>
                <w:sz w:val="18"/>
                <w:szCs w:val="18"/>
              </w:rPr>
            </w:pPr>
          </w:p>
        </w:tc>
      </w:tr>
      <w:tr w:rsidR="003843EA" w14:paraId="76680E59" w14:textId="77777777">
        <w:trPr>
          <w:jc w:val="center"/>
        </w:trPr>
        <w:tc>
          <w:tcPr>
            <w:tcW w:w="945" w:type="dxa"/>
            <w:tcBorders>
              <w:top w:val="single" w:sz="4" w:space="0" w:color="000000"/>
              <w:left w:val="single" w:sz="4" w:space="0" w:color="000000"/>
              <w:bottom w:val="single" w:sz="8" w:space="0" w:color="000000"/>
              <w:right w:val="single" w:sz="4" w:space="0" w:color="000000"/>
            </w:tcBorders>
            <w:vAlign w:val="center"/>
          </w:tcPr>
          <w:p w14:paraId="53618915"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5F36</w:t>
            </w:r>
          </w:p>
        </w:tc>
        <w:tc>
          <w:tcPr>
            <w:tcW w:w="945" w:type="dxa"/>
            <w:tcBorders>
              <w:top w:val="single" w:sz="4" w:space="0" w:color="000000"/>
              <w:left w:val="single" w:sz="4" w:space="0" w:color="000000"/>
              <w:bottom w:val="single" w:sz="8" w:space="0" w:color="000000"/>
              <w:right w:val="single" w:sz="4" w:space="0" w:color="000000"/>
            </w:tcBorders>
            <w:vAlign w:val="center"/>
          </w:tcPr>
          <w:p w14:paraId="5FD4DFD1"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N1</w:t>
            </w:r>
          </w:p>
        </w:tc>
        <w:tc>
          <w:tcPr>
            <w:tcW w:w="1470" w:type="dxa"/>
            <w:tcBorders>
              <w:top w:val="single" w:sz="4" w:space="0" w:color="000000"/>
              <w:left w:val="single" w:sz="4" w:space="0" w:color="000000"/>
              <w:bottom w:val="single" w:sz="8" w:space="0" w:color="000000"/>
              <w:right w:val="single" w:sz="4" w:space="0" w:color="000000"/>
            </w:tcBorders>
            <w:vAlign w:val="center"/>
          </w:tcPr>
          <w:p w14:paraId="049B3211"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1</w:t>
            </w:r>
          </w:p>
        </w:tc>
        <w:tc>
          <w:tcPr>
            <w:tcW w:w="1691" w:type="dxa"/>
            <w:tcBorders>
              <w:top w:val="single" w:sz="4" w:space="0" w:color="000000"/>
              <w:left w:val="single" w:sz="4" w:space="0" w:color="000000"/>
              <w:bottom w:val="single" w:sz="8" w:space="0" w:color="000000"/>
              <w:right w:val="single" w:sz="4" w:space="0" w:color="000000"/>
            </w:tcBorders>
            <w:vAlign w:val="center"/>
          </w:tcPr>
          <w:p w14:paraId="50DC612F" w14:textId="77777777" w:rsidR="003843EA" w:rsidRDefault="00A21561">
            <w:pPr>
              <w:widowControl/>
              <w:spacing w:line="276" w:lineRule="auto"/>
              <w:jc w:val="center"/>
              <w:rPr>
                <w:rFonts w:ascii="黑体" w:hAnsi="宋体"/>
                <w:kern w:val="0"/>
                <w:sz w:val="18"/>
                <w:szCs w:val="18"/>
              </w:rPr>
            </w:pPr>
            <w:r>
              <w:rPr>
                <w:rFonts w:ascii="黑体" w:hAnsi="宋体" w:hint="eastAsia"/>
                <w:kern w:val="0"/>
                <w:sz w:val="18"/>
                <w:szCs w:val="18"/>
              </w:rPr>
              <w:t>交易货币指数</w:t>
            </w:r>
          </w:p>
        </w:tc>
        <w:tc>
          <w:tcPr>
            <w:tcW w:w="1691" w:type="dxa"/>
            <w:tcBorders>
              <w:top w:val="single" w:sz="4" w:space="0" w:color="000000"/>
              <w:left w:val="single" w:sz="4" w:space="0" w:color="000000"/>
              <w:bottom w:val="single" w:sz="8" w:space="0" w:color="000000"/>
              <w:right w:val="single" w:sz="8" w:space="0" w:color="000000"/>
            </w:tcBorders>
            <w:vAlign w:val="center"/>
          </w:tcPr>
          <w:p w14:paraId="31892BF4" w14:textId="77777777" w:rsidR="003843EA" w:rsidRDefault="003843EA">
            <w:pPr>
              <w:widowControl/>
              <w:spacing w:line="276" w:lineRule="auto"/>
              <w:jc w:val="center"/>
              <w:rPr>
                <w:rFonts w:ascii="黑体" w:hAnsi="宋体"/>
                <w:b/>
                <w:bCs/>
                <w:kern w:val="0"/>
                <w:sz w:val="18"/>
                <w:szCs w:val="18"/>
              </w:rPr>
            </w:pPr>
          </w:p>
        </w:tc>
      </w:tr>
      <w:tr w:rsidR="003843EA" w14:paraId="7B7C86AA" w14:textId="77777777">
        <w:trPr>
          <w:jc w:val="center"/>
        </w:trPr>
        <w:tc>
          <w:tcPr>
            <w:tcW w:w="945" w:type="dxa"/>
            <w:tcBorders>
              <w:top w:val="single" w:sz="4" w:space="0" w:color="000000"/>
              <w:left w:val="single" w:sz="4" w:space="0" w:color="000000"/>
              <w:bottom w:val="single" w:sz="8" w:space="0" w:color="000000"/>
              <w:right w:val="single" w:sz="4" w:space="0" w:color="000000"/>
            </w:tcBorders>
            <w:vAlign w:val="center"/>
          </w:tcPr>
          <w:p w14:paraId="10FB5CF4"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9F3C</w:t>
            </w:r>
          </w:p>
        </w:tc>
        <w:tc>
          <w:tcPr>
            <w:tcW w:w="945" w:type="dxa"/>
            <w:tcBorders>
              <w:top w:val="single" w:sz="4" w:space="0" w:color="000000"/>
              <w:left w:val="single" w:sz="4" w:space="0" w:color="000000"/>
              <w:bottom w:val="single" w:sz="8" w:space="0" w:color="000000"/>
              <w:right w:val="single" w:sz="4" w:space="0" w:color="000000"/>
            </w:tcBorders>
            <w:vAlign w:val="center"/>
          </w:tcPr>
          <w:p w14:paraId="1629B06B"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N3</w:t>
            </w:r>
          </w:p>
        </w:tc>
        <w:tc>
          <w:tcPr>
            <w:tcW w:w="1470" w:type="dxa"/>
            <w:tcBorders>
              <w:top w:val="single" w:sz="4" w:space="0" w:color="000000"/>
              <w:left w:val="single" w:sz="4" w:space="0" w:color="000000"/>
              <w:bottom w:val="single" w:sz="8" w:space="0" w:color="000000"/>
              <w:right w:val="single" w:sz="4" w:space="0" w:color="000000"/>
            </w:tcBorders>
            <w:vAlign w:val="center"/>
          </w:tcPr>
          <w:p w14:paraId="5861C00D"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2</w:t>
            </w:r>
          </w:p>
        </w:tc>
        <w:tc>
          <w:tcPr>
            <w:tcW w:w="1691" w:type="dxa"/>
            <w:tcBorders>
              <w:top w:val="single" w:sz="4" w:space="0" w:color="000000"/>
              <w:left w:val="single" w:sz="4" w:space="0" w:color="000000"/>
              <w:bottom w:val="single" w:sz="8" w:space="0" w:color="000000"/>
              <w:right w:val="single" w:sz="4" w:space="0" w:color="000000"/>
            </w:tcBorders>
            <w:vAlign w:val="center"/>
          </w:tcPr>
          <w:p w14:paraId="3911A1FE" w14:textId="77777777" w:rsidR="003843EA" w:rsidRDefault="00A21561">
            <w:pPr>
              <w:widowControl/>
              <w:spacing w:line="276" w:lineRule="auto"/>
              <w:jc w:val="center"/>
              <w:rPr>
                <w:rFonts w:ascii="黑体" w:hAnsi="宋体"/>
                <w:kern w:val="0"/>
                <w:sz w:val="18"/>
                <w:szCs w:val="18"/>
              </w:rPr>
            </w:pPr>
            <w:r>
              <w:rPr>
                <w:rFonts w:ascii="黑体" w:hAnsi="宋体" w:hint="eastAsia"/>
                <w:kern w:val="0"/>
                <w:sz w:val="18"/>
                <w:szCs w:val="18"/>
              </w:rPr>
              <w:t>交易参考货币代码</w:t>
            </w:r>
          </w:p>
        </w:tc>
        <w:tc>
          <w:tcPr>
            <w:tcW w:w="1691" w:type="dxa"/>
            <w:tcBorders>
              <w:top w:val="single" w:sz="4" w:space="0" w:color="000000"/>
              <w:left w:val="single" w:sz="4" w:space="0" w:color="000000"/>
              <w:bottom w:val="single" w:sz="8" w:space="0" w:color="000000"/>
              <w:right w:val="single" w:sz="8" w:space="0" w:color="000000"/>
            </w:tcBorders>
            <w:vAlign w:val="center"/>
          </w:tcPr>
          <w:p w14:paraId="74805CFF" w14:textId="77777777" w:rsidR="003843EA" w:rsidRDefault="003843EA">
            <w:pPr>
              <w:widowControl/>
              <w:spacing w:line="276" w:lineRule="auto"/>
              <w:jc w:val="center"/>
              <w:rPr>
                <w:rFonts w:ascii="黑体" w:hAnsi="宋体"/>
                <w:b/>
                <w:bCs/>
                <w:kern w:val="0"/>
                <w:sz w:val="18"/>
                <w:szCs w:val="18"/>
              </w:rPr>
            </w:pPr>
          </w:p>
        </w:tc>
      </w:tr>
      <w:tr w:rsidR="003843EA" w14:paraId="78D9DE07" w14:textId="77777777">
        <w:trPr>
          <w:jc w:val="center"/>
        </w:trPr>
        <w:tc>
          <w:tcPr>
            <w:tcW w:w="945" w:type="dxa"/>
            <w:tcBorders>
              <w:top w:val="single" w:sz="4" w:space="0" w:color="000000"/>
              <w:left w:val="single" w:sz="4" w:space="0" w:color="000000"/>
              <w:bottom w:val="single" w:sz="8" w:space="0" w:color="000000"/>
              <w:right w:val="single" w:sz="4" w:space="0" w:color="000000"/>
            </w:tcBorders>
            <w:vAlign w:val="center"/>
          </w:tcPr>
          <w:p w14:paraId="7347147A"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9F3D</w:t>
            </w:r>
          </w:p>
        </w:tc>
        <w:tc>
          <w:tcPr>
            <w:tcW w:w="945" w:type="dxa"/>
            <w:tcBorders>
              <w:top w:val="single" w:sz="4" w:space="0" w:color="000000"/>
              <w:left w:val="single" w:sz="4" w:space="0" w:color="000000"/>
              <w:bottom w:val="single" w:sz="8" w:space="0" w:color="000000"/>
              <w:right w:val="single" w:sz="4" w:space="0" w:color="000000"/>
            </w:tcBorders>
            <w:vAlign w:val="center"/>
          </w:tcPr>
          <w:p w14:paraId="08E97BBE"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N1</w:t>
            </w:r>
          </w:p>
        </w:tc>
        <w:tc>
          <w:tcPr>
            <w:tcW w:w="1470" w:type="dxa"/>
            <w:tcBorders>
              <w:top w:val="single" w:sz="4" w:space="0" w:color="000000"/>
              <w:left w:val="single" w:sz="4" w:space="0" w:color="000000"/>
              <w:bottom w:val="single" w:sz="8" w:space="0" w:color="000000"/>
              <w:right w:val="single" w:sz="4" w:space="0" w:color="000000"/>
            </w:tcBorders>
            <w:vAlign w:val="center"/>
          </w:tcPr>
          <w:p w14:paraId="003CDF66"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1</w:t>
            </w:r>
          </w:p>
        </w:tc>
        <w:tc>
          <w:tcPr>
            <w:tcW w:w="1691" w:type="dxa"/>
            <w:tcBorders>
              <w:top w:val="single" w:sz="4" w:space="0" w:color="000000"/>
              <w:left w:val="single" w:sz="4" w:space="0" w:color="000000"/>
              <w:bottom w:val="single" w:sz="8" w:space="0" w:color="000000"/>
              <w:right w:val="single" w:sz="4" w:space="0" w:color="000000"/>
            </w:tcBorders>
            <w:vAlign w:val="center"/>
          </w:tcPr>
          <w:p w14:paraId="3A530873" w14:textId="77777777" w:rsidR="003843EA" w:rsidRDefault="00A21561">
            <w:pPr>
              <w:widowControl/>
              <w:spacing w:line="276" w:lineRule="auto"/>
              <w:jc w:val="center"/>
              <w:rPr>
                <w:rFonts w:ascii="黑体" w:hAnsi="宋体"/>
                <w:kern w:val="0"/>
                <w:sz w:val="18"/>
                <w:szCs w:val="18"/>
              </w:rPr>
            </w:pPr>
            <w:r>
              <w:rPr>
                <w:rFonts w:ascii="黑体" w:hAnsi="宋体" w:hint="eastAsia"/>
                <w:kern w:val="0"/>
                <w:sz w:val="18"/>
                <w:szCs w:val="18"/>
              </w:rPr>
              <w:t>交易参考货币指数</w:t>
            </w:r>
          </w:p>
        </w:tc>
        <w:tc>
          <w:tcPr>
            <w:tcW w:w="1691" w:type="dxa"/>
            <w:tcBorders>
              <w:top w:val="single" w:sz="4" w:space="0" w:color="000000"/>
              <w:left w:val="single" w:sz="4" w:space="0" w:color="000000"/>
              <w:bottom w:val="single" w:sz="8" w:space="0" w:color="000000"/>
              <w:right w:val="single" w:sz="8" w:space="0" w:color="000000"/>
            </w:tcBorders>
            <w:vAlign w:val="center"/>
          </w:tcPr>
          <w:p w14:paraId="1E77E6B1" w14:textId="77777777" w:rsidR="003843EA" w:rsidRDefault="003843EA">
            <w:pPr>
              <w:widowControl/>
              <w:spacing w:line="276" w:lineRule="auto"/>
              <w:jc w:val="center"/>
              <w:rPr>
                <w:rFonts w:ascii="黑体" w:hAnsi="宋体"/>
                <w:b/>
                <w:bCs/>
                <w:kern w:val="0"/>
                <w:sz w:val="18"/>
                <w:szCs w:val="18"/>
              </w:rPr>
            </w:pPr>
          </w:p>
        </w:tc>
      </w:tr>
      <w:tr w:rsidR="003843EA" w14:paraId="1B7FFFED" w14:textId="77777777">
        <w:trPr>
          <w:jc w:val="center"/>
        </w:trPr>
        <w:tc>
          <w:tcPr>
            <w:tcW w:w="945" w:type="dxa"/>
            <w:tcBorders>
              <w:top w:val="single" w:sz="4" w:space="0" w:color="000000"/>
              <w:left w:val="single" w:sz="4" w:space="0" w:color="000000"/>
              <w:bottom w:val="single" w:sz="8" w:space="0" w:color="000000"/>
              <w:right w:val="single" w:sz="4" w:space="0" w:color="000000"/>
            </w:tcBorders>
            <w:vAlign w:val="center"/>
          </w:tcPr>
          <w:p w14:paraId="5927A88E"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9F1A</w:t>
            </w:r>
          </w:p>
        </w:tc>
        <w:tc>
          <w:tcPr>
            <w:tcW w:w="945" w:type="dxa"/>
            <w:tcBorders>
              <w:top w:val="single" w:sz="4" w:space="0" w:color="000000"/>
              <w:left w:val="single" w:sz="4" w:space="0" w:color="000000"/>
              <w:bottom w:val="single" w:sz="8" w:space="0" w:color="000000"/>
              <w:right w:val="single" w:sz="4" w:space="0" w:color="000000"/>
            </w:tcBorders>
            <w:vAlign w:val="center"/>
          </w:tcPr>
          <w:p w14:paraId="617A2CB8"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N3</w:t>
            </w:r>
          </w:p>
        </w:tc>
        <w:tc>
          <w:tcPr>
            <w:tcW w:w="1470" w:type="dxa"/>
            <w:tcBorders>
              <w:top w:val="single" w:sz="4" w:space="0" w:color="000000"/>
              <w:left w:val="single" w:sz="4" w:space="0" w:color="000000"/>
              <w:bottom w:val="single" w:sz="8" w:space="0" w:color="000000"/>
              <w:right w:val="single" w:sz="4" w:space="0" w:color="000000"/>
            </w:tcBorders>
            <w:vAlign w:val="center"/>
          </w:tcPr>
          <w:p w14:paraId="27128695"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2</w:t>
            </w:r>
          </w:p>
        </w:tc>
        <w:tc>
          <w:tcPr>
            <w:tcW w:w="1691" w:type="dxa"/>
            <w:tcBorders>
              <w:top w:val="single" w:sz="4" w:space="0" w:color="000000"/>
              <w:left w:val="single" w:sz="4" w:space="0" w:color="000000"/>
              <w:bottom w:val="single" w:sz="8" w:space="0" w:color="000000"/>
              <w:right w:val="single" w:sz="4" w:space="0" w:color="000000"/>
            </w:tcBorders>
            <w:vAlign w:val="center"/>
          </w:tcPr>
          <w:p w14:paraId="0CC1BFA6" w14:textId="77777777" w:rsidR="003843EA" w:rsidRDefault="00A21561">
            <w:pPr>
              <w:widowControl/>
              <w:spacing w:line="276" w:lineRule="auto"/>
              <w:jc w:val="center"/>
              <w:rPr>
                <w:rFonts w:ascii="黑体" w:hAnsi="宋体"/>
                <w:kern w:val="0"/>
                <w:sz w:val="18"/>
                <w:szCs w:val="18"/>
              </w:rPr>
            </w:pPr>
            <w:r>
              <w:rPr>
                <w:rFonts w:ascii="黑体" w:hAnsi="宋体" w:hint="eastAsia"/>
                <w:kern w:val="0"/>
                <w:sz w:val="18"/>
                <w:szCs w:val="18"/>
              </w:rPr>
              <w:t>终端国家代码</w:t>
            </w:r>
          </w:p>
        </w:tc>
        <w:tc>
          <w:tcPr>
            <w:tcW w:w="1691" w:type="dxa"/>
            <w:tcBorders>
              <w:top w:val="single" w:sz="4" w:space="0" w:color="000000"/>
              <w:left w:val="single" w:sz="4" w:space="0" w:color="000000"/>
              <w:bottom w:val="single" w:sz="8" w:space="0" w:color="000000"/>
              <w:right w:val="single" w:sz="8" w:space="0" w:color="000000"/>
            </w:tcBorders>
            <w:vAlign w:val="center"/>
          </w:tcPr>
          <w:p w14:paraId="7FE1FBA6" w14:textId="77777777" w:rsidR="003843EA" w:rsidRDefault="003843EA">
            <w:pPr>
              <w:widowControl/>
              <w:spacing w:line="276" w:lineRule="auto"/>
              <w:jc w:val="center"/>
              <w:rPr>
                <w:rFonts w:ascii="黑体" w:hAnsi="宋体"/>
                <w:b/>
                <w:bCs/>
                <w:kern w:val="0"/>
                <w:sz w:val="18"/>
                <w:szCs w:val="18"/>
              </w:rPr>
            </w:pPr>
          </w:p>
        </w:tc>
      </w:tr>
      <w:tr w:rsidR="003843EA" w14:paraId="4448B89C" w14:textId="77777777">
        <w:trPr>
          <w:jc w:val="center"/>
        </w:trPr>
        <w:tc>
          <w:tcPr>
            <w:tcW w:w="945" w:type="dxa"/>
            <w:tcBorders>
              <w:top w:val="single" w:sz="4" w:space="0" w:color="000000"/>
              <w:left w:val="single" w:sz="4" w:space="0" w:color="000000"/>
              <w:bottom w:val="single" w:sz="8" w:space="0" w:color="000000"/>
              <w:right w:val="single" w:sz="4" w:space="0" w:color="000000"/>
            </w:tcBorders>
            <w:vAlign w:val="center"/>
          </w:tcPr>
          <w:p w14:paraId="1889DAE0"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9F1E</w:t>
            </w:r>
          </w:p>
        </w:tc>
        <w:tc>
          <w:tcPr>
            <w:tcW w:w="945" w:type="dxa"/>
            <w:tcBorders>
              <w:top w:val="single" w:sz="4" w:space="0" w:color="000000"/>
              <w:left w:val="single" w:sz="4" w:space="0" w:color="000000"/>
              <w:bottom w:val="single" w:sz="8" w:space="0" w:color="000000"/>
              <w:right w:val="single" w:sz="4" w:space="0" w:color="000000"/>
            </w:tcBorders>
            <w:vAlign w:val="center"/>
          </w:tcPr>
          <w:p w14:paraId="7B9E8A8E"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An8</w:t>
            </w:r>
          </w:p>
        </w:tc>
        <w:tc>
          <w:tcPr>
            <w:tcW w:w="1470" w:type="dxa"/>
            <w:tcBorders>
              <w:top w:val="single" w:sz="4" w:space="0" w:color="000000"/>
              <w:left w:val="single" w:sz="4" w:space="0" w:color="000000"/>
              <w:bottom w:val="single" w:sz="8" w:space="0" w:color="000000"/>
              <w:right w:val="single" w:sz="4" w:space="0" w:color="000000"/>
            </w:tcBorders>
            <w:vAlign w:val="center"/>
          </w:tcPr>
          <w:p w14:paraId="0C3658DC"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8</w:t>
            </w:r>
          </w:p>
        </w:tc>
        <w:tc>
          <w:tcPr>
            <w:tcW w:w="1691" w:type="dxa"/>
            <w:tcBorders>
              <w:top w:val="single" w:sz="4" w:space="0" w:color="000000"/>
              <w:left w:val="single" w:sz="4" w:space="0" w:color="000000"/>
              <w:bottom w:val="single" w:sz="8" w:space="0" w:color="000000"/>
              <w:right w:val="single" w:sz="4" w:space="0" w:color="000000"/>
            </w:tcBorders>
            <w:vAlign w:val="center"/>
          </w:tcPr>
          <w:p w14:paraId="1BFB995C"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IFD序列号</w:t>
            </w:r>
          </w:p>
        </w:tc>
        <w:tc>
          <w:tcPr>
            <w:tcW w:w="1691" w:type="dxa"/>
            <w:tcBorders>
              <w:top w:val="single" w:sz="4" w:space="0" w:color="000000"/>
              <w:left w:val="single" w:sz="4" w:space="0" w:color="000000"/>
              <w:bottom w:val="single" w:sz="8" w:space="0" w:color="000000"/>
              <w:right w:val="single" w:sz="8" w:space="0" w:color="000000"/>
            </w:tcBorders>
            <w:vAlign w:val="center"/>
          </w:tcPr>
          <w:p w14:paraId="1E37230F" w14:textId="77777777" w:rsidR="003843EA" w:rsidRDefault="003843EA">
            <w:pPr>
              <w:widowControl/>
              <w:spacing w:line="276" w:lineRule="auto"/>
              <w:jc w:val="center"/>
              <w:rPr>
                <w:rFonts w:ascii="黑体" w:hAnsi="宋体"/>
                <w:b/>
                <w:bCs/>
                <w:kern w:val="0"/>
                <w:sz w:val="18"/>
                <w:szCs w:val="18"/>
              </w:rPr>
            </w:pPr>
          </w:p>
        </w:tc>
      </w:tr>
      <w:tr w:rsidR="003843EA" w14:paraId="41004EAA" w14:textId="77777777">
        <w:trPr>
          <w:jc w:val="center"/>
        </w:trPr>
        <w:tc>
          <w:tcPr>
            <w:tcW w:w="945" w:type="dxa"/>
            <w:tcBorders>
              <w:top w:val="single" w:sz="4" w:space="0" w:color="000000"/>
              <w:left w:val="single" w:sz="4" w:space="0" w:color="000000"/>
              <w:bottom w:val="single" w:sz="8" w:space="0" w:color="000000"/>
              <w:right w:val="single" w:sz="4" w:space="0" w:color="000000"/>
            </w:tcBorders>
            <w:vAlign w:val="center"/>
          </w:tcPr>
          <w:p w14:paraId="34DF216C"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9F1C</w:t>
            </w:r>
          </w:p>
        </w:tc>
        <w:tc>
          <w:tcPr>
            <w:tcW w:w="945" w:type="dxa"/>
            <w:tcBorders>
              <w:top w:val="single" w:sz="4" w:space="0" w:color="000000"/>
              <w:left w:val="single" w:sz="4" w:space="0" w:color="000000"/>
              <w:bottom w:val="single" w:sz="8" w:space="0" w:color="000000"/>
              <w:right w:val="single" w:sz="4" w:space="0" w:color="000000"/>
            </w:tcBorders>
            <w:vAlign w:val="center"/>
          </w:tcPr>
          <w:p w14:paraId="6F120386"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An8</w:t>
            </w:r>
          </w:p>
        </w:tc>
        <w:tc>
          <w:tcPr>
            <w:tcW w:w="1470" w:type="dxa"/>
            <w:tcBorders>
              <w:top w:val="single" w:sz="4" w:space="0" w:color="000000"/>
              <w:left w:val="single" w:sz="4" w:space="0" w:color="000000"/>
              <w:bottom w:val="single" w:sz="8" w:space="0" w:color="000000"/>
              <w:right w:val="single" w:sz="4" w:space="0" w:color="000000"/>
            </w:tcBorders>
            <w:vAlign w:val="center"/>
          </w:tcPr>
          <w:p w14:paraId="211E1CF9"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8</w:t>
            </w:r>
          </w:p>
        </w:tc>
        <w:tc>
          <w:tcPr>
            <w:tcW w:w="1691" w:type="dxa"/>
            <w:tcBorders>
              <w:top w:val="single" w:sz="4" w:space="0" w:color="000000"/>
              <w:left w:val="single" w:sz="4" w:space="0" w:color="000000"/>
              <w:bottom w:val="single" w:sz="8" w:space="0" w:color="000000"/>
              <w:right w:val="single" w:sz="4" w:space="0" w:color="000000"/>
            </w:tcBorders>
            <w:vAlign w:val="center"/>
          </w:tcPr>
          <w:p w14:paraId="1B4A4883" w14:textId="77777777" w:rsidR="003843EA" w:rsidRDefault="00A21561">
            <w:pPr>
              <w:widowControl/>
              <w:spacing w:line="276" w:lineRule="auto"/>
              <w:jc w:val="center"/>
              <w:rPr>
                <w:rFonts w:ascii="黑体" w:hAnsi="宋体"/>
                <w:kern w:val="0"/>
                <w:sz w:val="18"/>
                <w:szCs w:val="18"/>
              </w:rPr>
            </w:pPr>
            <w:r>
              <w:rPr>
                <w:rFonts w:ascii="黑体" w:hAnsi="宋体" w:hint="eastAsia"/>
                <w:kern w:val="0"/>
                <w:sz w:val="18"/>
                <w:szCs w:val="18"/>
              </w:rPr>
              <w:t>终端号</w:t>
            </w:r>
          </w:p>
        </w:tc>
        <w:tc>
          <w:tcPr>
            <w:tcW w:w="1691" w:type="dxa"/>
            <w:tcBorders>
              <w:top w:val="single" w:sz="4" w:space="0" w:color="000000"/>
              <w:left w:val="single" w:sz="4" w:space="0" w:color="000000"/>
              <w:bottom w:val="single" w:sz="8" w:space="0" w:color="000000"/>
              <w:right w:val="single" w:sz="8" w:space="0" w:color="000000"/>
            </w:tcBorders>
            <w:vAlign w:val="center"/>
          </w:tcPr>
          <w:p w14:paraId="0BCC8B15" w14:textId="77777777" w:rsidR="003843EA" w:rsidRDefault="003843EA">
            <w:pPr>
              <w:widowControl/>
              <w:spacing w:line="276" w:lineRule="auto"/>
              <w:jc w:val="center"/>
              <w:rPr>
                <w:rFonts w:ascii="黑体" w:hAnsi="宋体"/>
                <w:b/>
                <w:bCs/>
                <w:kern w:val="0"/>
                <w:sz w:val="18"/>
                <w:szCs w:val="18"/>
              </w:rPr>
            </w:pPr>
          </w:p>
        </w:tc>
      </w:tr>
      <w:tr w:rsidR="003843EA" w14:paraId="0241FF6D" w14:textId="77777777">
        <w:trPr>
          <w:jc w:val="center"/>
        </w:trPr>
        <w:tc>
          <w:tcPr>
            <w:tcW w:w="945" w:type="dxa"/>
            <w:tcBorders>
              <w:top w:val="single" w:sz="4" w:space="0" w:color="000000"/>
              <w:left w:val="single" w:sz="4" w:space="0" w:color="000000"/>
              <w:bottom w:val="single" w:sz="8" w:space="0" w:color="000000"/>
              <w:right w:val="single" w:sz="4" w:space="0" w:color="000000"/>
            </w:tcBorders>
            <w:vAlign w:val="center"/>
          </w:tcPr>
          <w:p w14:paraId="43D6A5C7"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DF44</w:t>
            </w:r>
          </w:p>
        </w:tc>
        <w:tc>
          <w:tcPr>
            <w:tcW w:w="945" w:type="dxa"/>
            <w:tcBorders>
              <w:top w:val="single" w:sz="4" w:space="0" w:color="000000"/>
              <w:left w:val="single" w:sz="4" w:space="0" w:color="000000"/>
              <w:bottom w:val="single" w:sz="8" w:space="0" w:color="000000"/>
              <w:right w:val="single" w:sz="4" w:space="0" w:color="000000"/>
            </w:tcBorders>
            <w:vAlign w:val="center"/>
          </w:tcPr>
          <w:p w14:paraId="1CA28ADA"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b</w:t>
            </w:r>
          </w:p>
        </w:tc>
        <w:tc>
          <w:tcPr>
            <w:tcW w:w="1470" w:type="dxa"/>
            <w:tcBorders>
              <w:top w:val="single" w:sz="4" w:space="0" w:color="000000"/>
              <w:left w:val="single" w:sz="4" w:space="0" w:color="000000"/>
              <w:bottom w:val="single" w:sz="8" w:space="0" w:color="000000"/>
              <w:right w:val="single" w:sz="4" w:space="0" w:color="000000"/>
            </w:tcBorders>
            <w:vAlign w:val="center"/>
          </w:tcPr>
          <w:p w14:paraId="22B59295"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var</w:t>
            </w:r>
          </w:p>
        </w:tc>
        <w:tc>
          <w:tcPr>
            <w:tcW w:w="1691" w:type="dxa"/>
            <w:tcBorders>
              <w:top w:val="single" w:sz="4" w:space="0" w:color="000000"/>
              <w:left w:val="single" w:sz="4" w:space="0" w:color="000000"/>
              <w:bottom w:val="single" w:sz="8" w:space="0" w:color="000000"/>
              <w:right w:val="single" w:sz="4" w:space="0" w:color="000000"/>
            </w:tcBorders>
            <w:vAlign w:val="center"/>
          </w:tcPr>
          <w:p w14:paraId="2AC51940" w14:textId="77777777" w:rsidR="003843EA" w:rsidRDefault="00A21561">
            <w:pPr>
              <w:widowControl/>
              <w:spacing w:line="276" w:lineRule="auto"/>
              <w:jc w:val="center"/>
              <w:rPr>
                <w:rFonts w:ascii="黑体" w:hAnsi="宋体"/>
                <w:kern w:val="0"/>
                <w:sz w:val="18"/>
                <w:szCs w:val="18"/>
              </w:rPr>
            </w:pPr>
            <w:r>
              <w:rPr>
                <w:rFonts w:ascii="黑体" w:hAnsi="宋体" w:hint="eastAsia"/>
                <w:kern w:val="0"/>
                <w:sz w:val="18"/>
                <w:szCs w:val="18"/>
              </w:rPr>
              <w:t>缺省</w:t>
            </w:r>
            <w:r>
              <w:rPr>
                <w:rFonts w:ascii="黑体" w:hAnsi="宋体"/>
                <w:kern w:val="0"/>
                <w:sz w:val="18"/>
                <w:szCs w:val="18"/>
              </w:rPr>
              <w:t>DDOL</w:t>
            </w:r>
          </w:p>
        </w:tc>
        <w:tc>
          <w:tcPr>
            <w:tcW w:w="1691" w:type="dxa"/>
            <w:tcBorders>
              <w:top w:val="single" w:sz="4" w:space="0" w:color="000000"/>
              <w:left w:val="single" w:sz="4" w:space="0" w:color="000000"/>
              <w:bottom w:val="single" w:sz="8" w:space="0" w:color="000000"/>
              <w:right w:val="single" w:sz="8" w:space="0" w:color="000000"/>
            </w:tcBorders>
            <w:vAlign w:val="center"/>
          </w:tcPr>
          <w:p w14:paraId="66666BCA" w14:textId="77777777" w:rsidR="003843EA" w:rsidRDefault="003843EA">
            <w:pPr>
              <w:widowControl/>
              <w:spacing w:line="276" w:lineRule="auto"/>
              <w:jc w:val="center"/>
              <w:rPr>
                <w:rFonts w:ascii="黑体" w:hAnsi="宋体"/>
                <w:b/>
                <w:bCs/>
                <w:kern w:val="0"/>
                <w:sz w:val="18"/>
                <w:szCs w:val="18"/>
              </w:rPr>
            </w:pPr>
          </w:p>
        </w:tc>
      </w:tr>
      <w:tr w:rsidR="003843EA" w14:paraId="2BB2D4D5" w14:textId="77777777">
        <w:trPr>
          <w:jc w:val="center"/>
        </w:trPr>
        <w:tc>
          <w:tcPr>
            <w:tcW w:w="945" w:type="dxa"/>
            <w:tcBorders>
              <w:top w:val="single" w:sz="4" w:space="0" w:color="000000"/>
              <w:left w:val="single" w:sz="4" w:space="0" w:color="000000"/>
              <w:bottom w:val="single" w:sz="8" w:space="0" w:color="000000"/>
              <w:right w:val="single" w:sz="4" w:space="0" w:color="000000"/>
            </w:tcBorders>
            <w:vAlign w:val="center"/>
          </w:tcPr>
          <w:p w14:paraId="38F0A04F"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DF45</w:t>
            </w:r>
          </w:p>
        </w:tc>
        <w:tc>
          <w:tcPr>
            <w:tcW w:w="945" w:type="dxa"/>
            <w:tcBorders>
              <w:top w:val="single" w:sz="4" w:space="0" w:color="000000"/>
              <w:left w:val="single" w:sz="4" w:space="0" w:color="000000"/>
              <w:bottom w:val="single" w:sz="8" w:space="0" w:color="000000"/>
              <w:right w:val="single" w:sz="4" w:space="0" w:color="000000"/>
            </w:tcBorders>
            <w:vAlign w:val="center"/>
          </w:tcPr>
          <w:p w14:paraId="0242DAE3"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b</w:t>
            </w:r>
          </w:p>
        </w:tc>
        <w:tc>
          <w:tcPr>
            <w:tcW w:w="1470" w:type="dxa"/>
            <w:tcBorders>
              <w:top w:val="single" w:sz="4" w:space="0" w:color="000000"/>
              <w:left w:val="single" w:sz="4" w:space="0" w:color="000000"/>
              <w:bottom w:val="single" w:sz="8" w:space="0" w:color="000000"/>
              <w:right w:val="single" w:sz="4" w:space="0" w:color="000000"/>
            </w:tcBorders>
            <w:vAlign w:val="center"/>
          </w:tcPr>
          <w:p w14:paraId="59D3D4F6"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var</w:t>
            </w:r>
          </w:p>
        </w:tc>
        <w:tc>
          <w:tcPr>
            <w:tcW w:w="1691" w:type="dxa"/>
            <w:tcBorders>
              <w:top w:val="single" w:sz="4" w:space="0" w:color="000000"/>
              <w:left w:val="single" w:sz="4" w:space="0" w:color="000000"/>
              <w:bottom w:val="single" w:sz="8" w:space="0" w:color="000000"/>
              <w:right w:val="single" w:sz="4" w:space="0" w:color="000000"/>
            </w:tcBorders>
            <w:vAlign w:val="center"/>
          </w:tcPr>
          <w:p w14:paraId="2E9DB870" w14:textId="77777777" w:rsidR="003843EA" w:rsidRDefault="00A21561">
            <w:pPr>
              <w:widowControl/>
              <w:spacing w:line="276" w:lineRule="auto"/>
              <w:jc w:val="center"/>
              <w:rPr>
                <w:rFonts w:ascii="黑体" w:hAnsi="宋体"/>
                <w:kern w:val="0"/>
                <w:sz w:val="18"/>
                <w:szCs w:val="18"/>
              </w:rPr>
            </w:pPr>
            <w:r>
              <w:rPr>
                <w:rFonts w:ascii="黑体" w:hAnsi="宋体" w:hint="eastAsia"/>
                <w:kern w:val="0"/>
                <w:sz w:val="18"/>
                <w:szCs w:val="18"/>
              </w:rPr>
              <w:t>缺省</w:t>
            </w:r>
            <w:r>
              <w:rPr>
                <w:rFonts w:ascii="黑体" w:hAnsi="宋体"/>
                <w:kern w:val="0"/>
                <w:sz w:val="18"/>
                <w:szCs w:val="18"/>
              </w:rPr>
              <w:t>TDOL</w:t>
            </w:r>
          </w:p>
        </w:tc>
        <w:tc>
          <w:tcPr>
            <w:tcW w:w="1691" w:type="dxa"/>
            <w:tcBorders>
              <w:top w:val="single" w:sz="4" w:space="0" w:color="000000"/>
              <w:left w:val="single" w:sz="4" w:space="0" w:color="000000"/>
              <w:bottom w:val="single" w:sz="8" w:space="0" w:color="000000"/>
              <w:right w:val="single" w:sz="8" w:space="0" w:color="000000"/>
            </w:tcBorders>
            <w:vAlign w:val="center"/>
          </w:tcPr>
          <w:p w14:paraId="73B96DB6" w14:textId="77777777" w:rsidR="003843EA" w:rsidRDefault="003843EA">
            <w:pPr>
              <w:widowControl/>
              <w:spacing w:line="276" w:lineRule="auto"/>
              <w:jc w:val="center"/>
              <w:rPr>
                <w:rFonts w:ascii="黑体" w:hAnsi="宋体"/>
                <w:b/>
                <w:bCs/>
                <w:kern w:val="0"/>
                <w:sz w:val="18"/>
                <w:szCs w:val="18"/>
              </w:rPr>
            </w:pPr>
          </w:p>
        </w:tc>
      </w:tr>
      <w:tr w:rsidR="003843EA" w14:paraId="1C64A49D" w14:textId="77777777">
        <w:trPr>
          <w:jc w:val="center"/>
        </w:trPr>
        <w:tc>
          <w:tcPr>
            <w:tcW w:w="945" w:type="dxa"/>
            <w:tcBorders>
              <w:top w:val="single" w:sz="4" w:space="0" w:color="000000"/>
              <w:left w:val="single" w:sz="4" w:space="0" w:color="000000"/>
              <w:bottom w:val="single" w:sz="8" w:space="0" w:color="000000"/>
              <w:right w:val="single" w:sz="4" w:space="0" w:color="000000"/>
            </w:tcBorders>
            <w:vAlign w:val="center"/>
          </w:tcPr>
          <w:p w14:paraId="069BB0A5"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DF01</w:t>
            </w:r>
          </w:p>
        </w:tc>
        <w:tc>
          <w:tcPr>
            <w:tcW w:w="945" w:type="dxa"/>
            <w:tcBorders>
              <w:top w:val="single" w:sz="4" w:space="0" w:color="000000"/>
              <w:left w:val="single" w:sz="4" w:space="0" w:color="000000"/>
              <w:bottom w:val="single" w:sz="8" w:space="0" w:color="000000"/>
              <w:right w:val="single" w:sz="4" w:space="0" w:color="000000"/>
            </w:tcBorders>
            <w:vAlign w:val="center"/>
          </w:tcPr>
          <w:p w14:paraId="1DD46570"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B</w:t>
            </w:r>
          </w:p>
        </w:tc>
        <w:tc>
          <w:tcPr>
            <w:tcW w:w="1470" w:type="dxa"/>
            <w:tcBorders>
              <w:top w:val="single" w:sz="4" w:space="0" w:color="000000"/>
              <w:left w:val="single" w:sz="4" w:space="0" w:color="000000"/>
              <w:bottom w:val="single" w:sz="8" w:space="0" w:color="000000"/>
              <w:right w:val="single" w:sz="4" w:space="0" w:color="000000"/>
            </w:tcBorders>
            <w:vAlign w:val="center"/>
          </w:tcPr>
          <w:p w14:paraId="784435B4"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1</w:t>
            </w:r>
          </w:p>
        </w:tc>
        <w:tc>
          <w:tcPr>
            <w:tcW w:w="1691" w:type="dxa"/>
            <w:tcBorders>
              <w:top w:val="single" w:sz="4" w:space="0" w:color="000000"/>
              <w:left w:val="single" w:sz="4" w:space="0" w:color="000000"/>
              <w:bottom w:val="single" w:sz="8" w:space="0" w:color="000000"/>
              <w:right w:val="single" w:sz="4" w:space="0" w:color="000000"/>
            </w:tcBorders>
            <w:vAlign w:val="center"/>
          </w:tcPr>
          <w:p w14:paraId="6BCD272F" w14:textId="77777777" w:rsidR="003843EA" w:rsidRDefault="00A21561">
            <w:pPr>
              <w:widowControl/>
              <w:spacing w:line="276" w:lineRule="auto"/>
              <w:jc w:val="center"/>
              <w:rPr>
                <w:rFonts w:ascii="黑体" w:hAnsi="宋体"/>
                <w:kern w:val="0"/>
                <w:sz w:val="18"/>
                <w:szCs w:val="18"/>
              </w:rPr>
            </w:pPr>
            <w:r>
              <w:rPr>
                <w:rFonts w:ascii="黑体" w:hAnsi="宋体" w:hint="eastAsia"/>
                <w:kern w:val="0"/>
                <w:sz w:val="18"/>
                <w:szCs w:val="18"/>
              </w:rPr>
              <w:t>是否支持部分</w:t>
            </w:r>
            <w:r>
              <w:rPr>
                <w:rFonts w:ascii="黑体" w:hAnsi="宋体"/>
                <w:kern w:val="0"/>
                <w:sz w:val="18"/>
                <w:szCs w:val="18"/>
              </w:rPr>
              <w:t>AID匹配</w:t>
            </w:r>
          </w:p>
        </w:tc>
        <w:tc>
          <w:tcPr>
            <w:tcW w:w="1691" w:type="dxa"/>
            <w:tcBorders>
              <w:top w:val="single" w:sz="4" w:space="0" w:color="000000"/>
              <w:left w:val="single" w:sz="4" w:space="0" w:color="000000"/>
              <w:bottom w:val="single" w:sz="8" w:space="0" w:color="000000"/>
              <w:right w:val="single" w:sz="8" w:space="0" w:color="000000"/>
            </w:tcBorders>
            <w:vAlign w:val="center"/>
          </w:tcPr>
          <w:p w14:paraId="38652C63" w14:textId="77777777" w:rsidR="003843EA" w:rsidRDefault="003843EA">
            <w:pPr>
              <w:widowControl/>
              <w:spacing w:line="276" w:lineRule="auto"/>
              <w:jc w:val="center"/>
              <w:rPr>
                <w:rFonts w:ascii="黑体" w:hAnsi="宋体"/>
                <w:b/>
                <w:bCs/>
                <w:kern w:val="0"/>
                <w:sz w:val="18"/>
                <w:szCs w:val="18"/>
              </w:rPr>
            </w:pPr>
          </w:p>
        </w:tc>
      </w:tr>
      <w:tr w:rsidR="003843EA" w14:paraId="7F7D2088" w14:textId="77777777">
        <w:trPr>
          <w:jc w:val="center"/>
        </w:trPr>
        <w:tc>
          <w:tcPr>
            <w:tcW w:w="945" w:type="dxa"/>
            <w:tcBorders>
              <w:top w:val="single" w:sz="4" w:space="0" w:color="000000"/>
              <w:left w:val="single" w:sz="4" w:space="0" w:color="000000"/>
              <w:bottom w:val="single" w:sz="4" w:space="0" w:color="000000"/>
              <w:right w:val="single" w:sz="4" w:space="0" w:color="000000"/>
            </w:tcBorders>
            <w:vAlign w:val="center"/>
          </w:tcPr>
          <w:p w14:paraId="5C0BDBEC"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DF40</w:t>
            </w:r>
          </w:p>
        </w:tc>
        <w:tc>
          <w:tcPr>
            <w:tcW w:w="945" w:type="dxa"/>
            <w:tcBorders>
              <w:top w:val="single" w:sz="4" w:space="0" w:color="000000"/>
              <w:left w:val="single" w:sz="4" w:space="0" w:color="000000"/>
              <w:bottom w:val="single" w:sz="4" w:space="0" w:color="000000"/>
              <w:right w:val="single" w:sz="4" w:space="0" w:color="000000"/>
            </w:tcBorders>
            <w:vAlign w:val="center"/>
          </w:tcPr>
          <w:p w14:paraId="4E00D21D" w14:textId="77777777" w:rsidR="003843EA" w:rsidRDefault="003843EA">
            <w:pPr>
              <w:widowControl/>
              <w:spacing w:line="276" w:lineRule="auto"/>
              <w:jc w:val="center"/>
              <w:rPr>
                <w:rFonts w:ascii="黑体" w:hAnsi="宋体"/>
                <w:b/>
                <w:bCs/>
                <w:kern w:val="0"/>
                <w:sz w:val="18"/>
                <w:szCs w:val="18"/>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10897329" w14:textId="77777777" w:rsidR="003843EA" w:rsidRDefault="003843EA">
            <w:pPr>
              <w:widowControl/>
              <w:spacing w:line="276" w:lineRule="auto"/>
              <w:jc w:val="center"/>
              <w:rPr>
                <w:rFonts w:ascii="黑体" w:hAnsi="宋体"/>
                <w:b/>
                <w:bCs/>
                <w:kern w:val="0"/>
                <w:sz w:val="18"/>
                <w:szCs w:val="18"/>
              </w:rPr>
            </w:pPr>
          </w:p>
        </w:tc>
        <w:tc>
          <w:tcPr>
            <w:tcW w:w="1691" w:type="dxa"/>
            <w:tcBorders>
              <w:top w:val="single" w:sz="4" w:space="0" w:color="000000"/>
              <w:left w:val="single" w:sz="4" w:space="0" w:color="000000"/>
              <w:bottom w:val="single" w:sz="4" w:space="0" w:color="000000"/>
              <w:right w:val="single" w:sz="4" w:space="0" w:color="000000"/>
            </w:tcBorders>
            <w:vAlign w:val="center"/>
          </w:tcPr>
          <w:p w14:paraId="0413B075"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 xml:space="preserve">Fallback </w:t>
            </w:r>
            <w:proofErr w:type="spellStart"/>
            <w:r>
              <w:rPr>
                <w:rFonts w:ascii="黑体" w:hAnsi="宋体"/>
                <w:kern w:val="0"/>
                <w:sz w:val="18"/>
                <w:szCs w:val="18"/>
              </w:rPr>
              <w:t>posentry</w:t>
            </w:r>
            <w:proofErr w:type="spellEnd"/>
          </w:p>
        </w:tc>
        <w:tc>
          <w:tcPr>
            <w:tcW w:w="1691" w:type="dxa"/>
            <w:tcBorders>
              <w:top w:val="single" w:sz="4" w:space="0" w:color="000000"/>
              <w:left w:val="single" w:sz="4" w:space="0" w:color="000000"/>
              <w:bottom w:val="single" w:sz="4" w:space="0" w:color="000000"/>
              <w:right w:val="single" w:sz="8" w:space="0" w:color="000000"/>
            </w:tcBorders>
            <w:vAlign w:val="center"/>
          </w:tcPr>
          <w:p w14:paraId="026533B4" w14:textId="77777777" w:rsidR="003843EA" w:rsidRDefault="003843EA">
            <w:pPr>
              <w:widowControl/>
              <w:spacing w:line="276" w:lineRule="auto"/>
              <w:jc w:val="center"/>
              <w:rPr>
                <w:rFonts w:ascii="黑体" w:hAnsi="宋体"/>
                <w:b/>
                <w:bCs/>
                <w:kern w:val="0"/>
                <w:sz w:val="18"/>
                <w:szCs w:val="18"/>
              </w:rPr>
            </w:pPr>
          </w:p>
        </w:tc>
      </w:tr>
      <w:tr w:rsidR="003843EA" w14:paraId="2572FEAC" w14:textId="77777777">
        <w:trPr>
          <w:jc w:val="center"/>
        </w:trPr>
        <w:tc>
          <w:tcPr>
            <w:tcW w:w="945" w:type="dxa"/>
            <w:tcBorders>
              <w:top w:val="single" w:sz="4" w:space="0" w:color="000000"/>
              <w:left w:val="single" w:sz="4" w:space="0" w:color="000000"/>
              <w:bottom w:val="single" w:sz="8" w:space="0" w:color="000000"/>
              <w:right w:val="single" w:sz="4" w:space="0" w:color="000000"/>
            </w:tcBorders>
            <w:vAlign w:val="center"/>
          </w:tcPr>
          <w:p w14:paraId="7E55FEAF"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9F66</w:t>
            </w:r>
          </w:p>
        </w:tc>
        <w:tc>
          <w:tcPr>
            <w:tcW w:w="945" w:type="dxa"/>
            <w:tcBorders>
              <w:top w:val="single" w:sz="4" w:space="0" w:color="000000"/>
              <w:left w:val="single" w:sz="4" w:space="0" w:color="000000"/>
              <w:bottom w:val="single" w:sz="8" w:space="0" w:color="000000"/>
              <w:right w:val="single" w:sz="4" w:space="0" w:color="000000"/>
            </w:tcBorders>
            <w:vAlign w:val="center"/>
          </w:tcPr>
          <w:p w14:paraId="44188B77"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b</w:t>
            </w:r>
          </w:p>
        </w:tc>
        <w:tc>
          <w:tcPr>
            <w:tcW w:w="1470" w:type="dxa"/>
            <w:tcBorders>
              <w:top w:val="single" w:sz="4" w:space="0" w:color="000000"/>
              <w:left w:val="single" w:sz="4" w:space="0" w:color="000000"/>
              <w:bottom w:val="single" w:sz="8" w:space="0" w:color="000000"/>
              <w:right w:val="single" w:sz="4" w:space="0" w:color="000000"/>
            </w:tcBorders>
            <w:vAlign w:val="center"/>
          </w:tcPr>
          <w:p w14:paraId="7CAB32DD"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4</w:t>
            </w:r>
          </w:p>
        </w:tc>
        <w:tc>
          <w:tcPr>
            <w:tcW w:w="1691" w:type="dxa"/>
            <w:tcBorders>
              <w:top w:val="single" w:sz="4" w:space="0" w:color="000000"/>
              <w:left w:val="single" w:sz="4" w:space="0" w:color="000000"/>
              <w:bottom w:val="single" w:sz="8" w:space="0" w:color="000000"/>
              <w:right w:val="single" w:sz="4" w:space="0" w:color="000000"/>
            </w:tcBorders>
            <w:vAlign w:val="center"/>
          </w:tcPr>
          <w:p w14:paraId="4ECB31EF" w14:textId="77777777" w:rsidR="003843EA" w:rsidRDefault="003843EA">
            <w:pPr>
              <w:widowControl/>
              <w:spacing w:line="276" w:lineRule="auto"/>
              <w:jc w:val="center"/>
              <w:rPr>
                <w:rFonts w:ascii="黑体" w:hAnsi="宋体"/>
                <w:b/>
                <w:bCs/>
                <w:kern w:val="0"/>
                <w:sz w:val="18"/>
                <w:szCs w:val="18"/>
              </w:rPr>
            </w:pPr>
          </w:p>
        </w:tc>
        <w:tc>
          <w:tcPr>
            <w:tcW w:w="1691" w:type="dxa"/>
            <w:tcBorders>
              <w:top w:val="single" w:sz="4" w:space="0" w:color="000000"/>
              <w:left w:val="single" w:sz="4" w:space="0" w:color="000000"/>
              <w:bottom w:val="single" w:sz="8" w:space="0" w:color="000000"/>
              <w:right w:val="single" w:sz="8" w:space="0" w:color="000000"/>
            </w:tcBorders>
            <w:vAlign w:val="center"/>
          </w:tcPr>
          <w:p w14:paraId="64477C28" w14:textId="77777777" w:rsidR="003843EA" w:rsidRDefault="003843EA">
            <w:pPr>
              <w:widowControl/>
              <w:spacing w:line="276" w:lineRule="auto"/>
              <w:jc w:val="center"/>
              <w:rPr>
                <w:rFonts w:ascii="黑体" w:hAnsi="宋体"/>
                <w:b/>
                <w:bCs/>
                <w:kern w:val="0"/>
                <w:sz w:val="18"/>
                <w:szCs w:val="18"/>
              </w:rPr>
            </w:pPr>
          </w:p>
        </w:tc>
      </w:tr>
    </w:tbl>
    <w:p w14:paraId="47A0D4CA" w14:textId="77777777" w:rsidR="003843EA" w:rsidRDefault="003843EA">
      <w:pPr>
        <w:widowControl/>
        <w:spacing w:line="276" w:lineRule="auto"/>
        <w:jc w:val="center"/>
        <w:rPr>
          <w:rFonts w:ascii="黑体" w:hAnsi="宋体"/>
          <w:kern w:val="0"/>
          <w:sz w:val="18"/>
          <w:szCs w:val="18"/>
        </w:rPr>
      </w:pPr>
    </w:p>
    <w:p w14:paraId="00102E17" w14:textId="77777777" w:rsidR="003843EA" w:rsidRDefault="00A21561">
      <w:pPr>
        <w:pStyle w:val="MyDoc111New"/>
      </w:pPr>
      <w:bookmarkStart w:id="1178" w:name="_Toc29869"/>
      <w:bookmarkStart w:id="1179" w:name="_Toc27510"/>
      <w:bookmarkStart w:id="1180" w:name="_Toc453057450"/>
      <w:bookmarkStart w:id="1181" w:name="_Toc4456"/>
      <w:bookmarkStart w:id="1182" w:name="_Toc21328"/>
      <w:r>
        <w:t>PBOC</w:t>
      </w:r>
      <w:r>
        <w:rPr>
          <w:rFonts w:hint="eastAsia"/>
        </w:rPr>
        <w:t>取交易数据</w:t>
      </w:r>
      <w:bookmarkEnd w:id="1178"/>
      <w:bookmarkEnd w:id="1179"/>
      <w:bookmarkEnd w:id="1180"/>
      <w:bookmarkEnd w:id="1181"/>
      <w:bookmarkEnd w:id="1182"/>
      <w:ins w:id="1183" w:author="Administrator" w:date="2018-04-27T11:07:00Z">
        <w:r>
          <w:t>0x1C  0x04</w:t>
        </w:r>
      </w:ins>
    </w:p>
    <w:p w14:paraId="07C4E0A1" w14:textId="77777777" w:rsidR="003843EA" w:rsidRDefault="00A21561">
      <w:pPr>
        <w:pStyle w:val="MyText"/>
        <w:spacing w:line="276" w:lineRule="auto"/>
        <w:ind w:firstLine="409"/>
      </w:pPr>
      <w:r>
        <w:rPr>
          <w:rFonts w:hint="eastAsia"/>
        </w:rPr>
        <w:t>指令号：</w:t>
      </w:r>
      <w:r>
        <w:t>0x1C  0x04</w:t>
      </w:r>
    </w:p>
    <w:p w14:paraId="26EA43C7" w14:textId="77777777" w:rsidR="003843EA" w:rsidRDefault="00A21561">
      <w:pPr>
        <w:pStyle w:val="MyText"/>
        <w:spacing w:line="276" w:lineRule="auto"/>
        <w:ind w:firstLine="409"/>
      </w:pPr>
      <w:r>
        <w:rPr>
          <w:rFonts w:hint="eastAsia"/>
        </w:rPr>
        <w:t>描述：该指令用于获取POS</w:t>
      </w:r>
      <w:r>
        <w:t>终端中PBOC交易过程中的交易相关数据</w:t>
      </w:r>
    </w:p>
    <w:p w14:paraId="0436EEC6" w14:textId="77777777" w:rsidR="003843EA" w:rsidRDefault="00A21561">
      <w:pPr>
        <w:pStyle w:val="MyText"/>
        <w:numPr>
          <w:ilvl w:val="0"/>
          <w:numId w:val="4"/>
        </w:numPr>
        <w:spacing w:line="276" w:lineRule="auto"/>
      </w:pPr>
      <w:r>
        <w:rPr>
          <w:rFonts w:hint="eastAsia"/>
        </w:rPr>
        <w:t>输入数据：</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775"/>
        <w:gridCol w:w="1843"/>
        <w:gridCol w:w="3452"/>
      </w:tblGrid>
      <w:tr w:rsidR="003843EA" w14:paraId="117D17D1" w14:textId="77777777">
        <w:trPr>
          <w:jc w:val="right"/>
        </w:trPr>
        <w:tc>
          <w:tcPr>
            <w:tcW w:w="452" w:type="dxa"/>
            <w:tcBorders>
              <w:right w:val="single" w:sz="4" w:space="0" w:color="auto"/>
            </w:tcBorders>
            <w:shd w:val="clear" w:color="auto" w:fill="E6E6E6"/>
          </w:tcPr>
          <w:p w14:paraId="4A72DC26" w14:textId="77777777" w:rsidR="003843EA" w:rsidRDefault="00A21561">
            <w:pPr>
              <w:jc w:val="center"/>
              <w:rPr>
                <w:rFonts w:ascii="黑体"/>
                <w:b/>
              </w:rPr>
            </w:pPr>
            <w:r>
              <w:rPr>
                <w:rFonts w:ascii="黑体"/>
                <w:b/>
              </w:rPr>
              <w:t>ID</w:t>
            </w:r>
          </w:p>
        </w:tc>
        <w:tc>
          <w:tcPr>
            <w:tcW w:w="2775" w:type="dxa"/>
            <w:tcBorders>
              <w:left w:val="single" w:sz="4" w:space="0" w:color="auto"/>
              <w:right w:val="single" w:sz="4" w:space="0" w:color="auto"/>
            </w:tcBorders>
            <w:shd w:val="clear" w:color="auto" w:fill="E6E6E6"/>
          </w:tcPr>
          <w:p w14:paraId="33747CD1" w14:textId="77777777" w:rsidR="003843EA" w:rsidRDefault="00A21561">
            <w:pPr>
              <w:jc w:val="center"/>
              <w:rPr>
                <w:rFonts w:ascii="黑体"/>
                <w:b/>
              </w:rPr>
            </w:pPr>
            <w:r>
              <w:rPr>
                <w:rFonts w:ascii="黑体" w:hint="eastAsia"/>
                <w:b/>
                <w:szCs w:val="21"/>
              </w:rPr>
              <w:t>数据域</w:t>
            </w:r>
          </w:p>
        </w:tc>
        <w:tc>
          <w:tcPr>
            <w:tcW w:w="1843" w:type="dxa"/>
            <w:tcBorders>
              <w:left w:val="single" w:sz="4" w:space="0" w:color="auto"/>
            </w:tcBorders>
            <w:shd w:val="clear" w:color="auto" w:fill="E6E6E6"/>
          </w:tcPr>
          <w:p w14:paraId="16E51DB1" w14:textId="77777777" w:rsidR="003843EA" w:rsidRDefault="00A21561">
            <w:pPr>
              <w:jc w:val="center"/>
              <w:rPr>
                <w:rFonts w:ascii="黑体"/>
                <w:b/>
              </w:rPr>
            </w:pPr>
            <w:r>
              <w:rPr>
                <w:rFonts w:ascii="黑体" w:hint="eastAsia"/>
                <w:b/>
              </w:rPr>
              <w:t>长度</w:t>
            </w:r>
          </w:p>
        </w:tc>
        <w:tc>
          <w:tcPr>
            <w:tcW w:w="3452" w:type="dxa"/>
            <w:shd w:val="clear" w:color="auto" w:fill="E6E6E6"/>
          </w:tcPr>
          <w:p w14:paraId="6EB0D8E1" w14:textId="77777777" w:rsidR="003843EA" w:rsidRDefault="00A21561">
            <w:pPr>
              <w:ind w:firstLine="420"/>
              <w:jc w:val="center"/>
              <w:rPr>
                <w:rFonts w:ascii="黑体"/>
                <w:b/>
              </w:rPr>
            </w:pPr>
            <w:r>
              <w:rPr>
                <w:rFonts w:ascii="黑体" w:hint="eastAsia"/>
                <w:b/>
              </w:rPr>
              <w:t>备注</w:t>
            </w:r>
          </w:p>
        </w:tc>
      </w:tr>
      <w:tr w:rsidR="003843EA" w14:paraId="3A45029D" w14:textId="77777777">
        <w:trPr>
          <w:jc w:val="right"/>
        </w:trPr>
        <w:tc>
          <w:tcPr>
            <w:tcW w:w="452" w:type="dxa"/>
            <w:tcBorders>
              <w:right w:val="single" w:sz="4" w:space="0" w:color="auto"/>
            </w:tcBorders>
            <w:vAlign w:val="center"/>
          </w:tcPr>
          <w:p w14:paraId="07076BF2" w14:textId="77777777" w:rsidR="003843EA" w:rsidRDefault="00A21561">
            <w:pPr>
              <w:jc w:val="center"/>
              <w:rPr>
                <w:rFonts w:ascii="黑体"/>
              </w:rPr>
            </w:pPr>
            <w:r>
              <w:rPr>
                <w:rFonts w:ascii="黑体"/>
              </w:rPr>
              <w:t>1</w:t>
            </w:r>
          </w:p>
        </w:tc>
        <w:tc>
          <w:tcPr>
            <w:tcW w:w="2775" w:type="dxa"/>
            <w:tcBorders>
              <w:left w:val="single" w:sz="4" w:space="0" w:color="auto"/>
              <w:right w:val="single" w:sz="4" w:space="0" w:color="auto"/>
            </w:tcBorders>
            <w:vAlign w:val="center"/>
          </w:tcPr>
          <w:p w14:paraId="42C4CD2C" w14:textId="77777777" w:rsidR="003843EA" w:rsidRDefault="00A21561">
            <w:pPr>
              <w:pStyle w:val="a4"/>
              <w:ind w:firstLine="0"/>
              <w:rPr>
                <w:rFonts w:ascii="黑体" w:eastAsia="黑体"/>
              </w:rPr>
            </w:pPr>
            <w:r>
              <w:rPr>
                <w:rFonts w:ascii="黑体" w:eastAsia="黑体" w:hint="eastAsia"/>
              </w:rPr>
              <w:t>请求交易填写PBOC交易相关的标签对象列表(TLV格式中的T的标签列表)</w:t>
            </w:r>
          </w:p>
        </w:tc>
        <w:tc>
          <w:tcPr>
            <w:tcW w:w="1843" w:type="dxa"/>
            <w:tcBorders>
              <w:left w:val="single" w:sz="4" w:space="0" w:color="auto"/>
            </w:tcBorders>
            <w:vAlign w:val="center"/>
          </w:tcPr>
          <w:p w14:paraId="12FFFBE9" w14:textId="77777777" w:rsidR="003843EA" w:rsidRDefault="00A21561">
            <w:pPr>
              <w:ind w:firstLineChars="150" w:firstLine="315"/>
              <w:rPr>
                <w:rFonts w:ascii="黑体"/>
              </w:rPr>
            </w:pPr>
            <w:r>
              <w:rPr>
                <w:rFonts w:ascii="黑体"/>
              </w:rPr>
              <w:t>LL..</w:t>
            </w:r>
            <w:r>
              <w:rPr>
                <w:rFonts w:ascii="黑体" w:hint="eastAsia"/>
              </w:rPr>
              <w:t>4000</w:t>
            </w:r>
          </w:p>
        </w:tc>
        <w:tc>
          <w:tcPr>
            <w:tcW w:w="3452" w:type="dxa"/>
          </w:tcPr>
          <w:p w14:paraId="016FD4D8" w14:textId="77777777" w:rsidR="003843EA" w:rsidRDefault="00A21561">
            <w:pPr>
              <w:rPr>
                <w:rFonts w:ascii="黑体"/>
              </w:rPr>
            </w:pPr>
            <w:r>
              <w:rPr>
                <w:rFonts w:ascii="黑体" w:hint="eastAsia"/>
              </w:rPr>
              <w:t>参考下表:简化流程标签列表</w:t>
            </w:r>
          </w:p>
        </w:tc>
      </w:tr>
      <w:tr w:rsidR="003843EA" w14:paraId="4DB25EC8" w14:textId="77777777">
        <w:trPr>
          <w:jc w:val="right"/>
        </w:trPr>
        <w:tc>
          <w:tcPr>
            <w:tcW w:w="452" w:type="dxa"/>
            <w:tcBorders>
              <w:right w:val="single" w:sz="4" w:space="0" w:color="auto"/>
            </w:tcBorders>
            <w:vAlign w:val="center"/>
          </w:tcPr>
          <w:p w14:paraId="048217F5" w14:textId="77777777" w:rsidR="003843EA" w:rsidRDefault="00A21561">
            <w:pPr>
              <w:jc w:val="center"/>
              <w:rPr>
                <w:rFonts w:ascii="黑体"/>
              </w:rPr>
            </w:pPr>
            <w:r>
              <w:rPr>
                <w:rFonts w:ascii="黑体" w:hint="eastAsia"/>
              </w:rPr>
              <w:t>2</w:t>
            </w:r>
          </w:p>
        </w:tc>
        <w:tc>
          <w:tcPr>
            <w:tcW w:w="2775" w:type="dxa"/>
            <w:tcBorders>
              <w:left w:val="single" w:sz="4" w:space="0" w:color="auto"/>
              <w:right w:val="single" w:sz="4" w:space="0" w:color="auto"/>
            </w:tcBorders>
            <w:vAlign w:val="center"/>
          </w:tcPr>
          <w:p w14:paraId="0DDDC58F" w14:textId="77777777" w:rsidR="003843EA" w:rsidRDefault="00A21561">
            <w:pPr>
              <w:pStyle w:val="a4"/>
              <w:ind w:firstLine="0"/>
              <w:rPr>
                <w:rFonts w:ascii="黑体" w:eastAsia="黑体"/>
              </w:rPr>
            </w:pPr>
            <w:r>
              <w:rPr>
                <w:rFonts w:ascii="黑体" w:eastAsia="黑体" w:hAnsi="新宋体" w:hint="eastAsia"/>
              </w:rPr>
              <w:t>标识</w:t>
            </w:r>
          </w:p>
        </w:tc>
        <w:tc>
          <w:tcPr>
            <w:tcW w:w="1843" w:type="dxa"/>
            <w:tcBorders>
              <w:left w:val="single" w:sz="4" w:space="0" w:color="auto"/>
            </w:tcBorders>
            <w:vAlign w:val="center"/>
          </w:tcPr>
          <w:p w14:paraId="0FF0B13B" w14:textId="77777777" w:rsidR="003843EA" w:rsidRDefault="00A21561">
            <w:pPr>
              <w:ind w:firstLineChars="150" w:firstLine="315"/>
              <w:rPr>
                <w:rFonts w:ascii="黑体"/>
              </w:rPr>
            </w:pPr>
            <w:r>
              <w:rPr>
                <w:rFonts w:ascii="黑体" w:hint="eastAsia"/>
              </w:rPr>
              <w:t>1</w:t>
            </w:r>
          </w:p>
        </w:tc>
        <w:tc>
          <w:tcPr>
            <w:tcW w:w="3452" w:type="dxa"/>
          </w:tcPr>
          <w:p w14:paraId="1FCBD357" w14:textId="77777777" w:rsidR="003843EA" w:rsidRDefault="00A21561">
            <w:pPr>
              <w:pStyle w:val="p0"/>
              <w:spacing w:line="276" w:lineRule="auto"/>
              <w:rPr>
                <w:rFonts w:ascii="黑体" w:eastAsia="黑体" w:hAnsi="新宋体"/>
              </w:rPr>
            </w:pPr>
            <w:r>
              <w:rPr>
                <w:rFonts w:ascii="黑体" w:eastAsia="黑体"/>
              </w:rPr>
              <w:t>0x0</w:t>
            </w:r>
            <w:r>
              <w:rPr>
                <w:rFonts w:ascii="黑体" w:eastAsia="黑体" w:hint="eastAsia"/>
              </w:rPr>
              <w:t>0</w:t>
            </w:r>
            <w:r>
              <w:rPr>
                <w:rFonts w:ascii="黑体" w:eastAsia="黑体" w:hAnsi="新宋体" w:hint="eastAsia"/>
              </w:rPr>
              <w:t>通用</w:t>
            </w:r>
          </w:p>
          <w:p w14:paraId="69777F34" w14:textId="77777777" w:rsidR="003843EA" w:rsidRDefault="00A21561">
            <w:pPr>
              <w:pStyle w:val="p0"/>
              <w:spacing w:line="276" w:lineRule="auto"/>
              <w:rPr>
                <w:rFonts w:ascii="黑体" w:eastAsia="黑体"/>
              </w:rPr>
            </w:pPr>
            <w:r>
              <w:rPr>
                <w:rFonts w:ascii="黑体" w:eastAsia="黑体"/>
              </w:rPr>
              <w:t xml:space="preserve">0x01  </w:t>
            </w:r>
            <w:r>
              <w:rPr>
                <w:rFonts w:ascii="黑体" w:eastAsia="黑体" w:hAnsi="新宋体" w:hint="eastAsia"/>
              </w:rPr>
              <w:t>银商</w:t>
            </w:r>
          </w:p>
          <w:p w14:paraId="2857DC7D" w14:textId="77777777" w:rsidR="003843EA" w:rsidRDefault="00A21561">
            <w:pPr>
              <w:rPr>
                <w:rFonts w:ascii="黑体"/>
              </w:rPr>
            </w:pPr>
            <w:r>
              <w:rPr>
                <w:rFonts w:ascii="黑体"/>
              </w:rPr>
              <w:t xml:space="preserve">0x02  </w:t>
            </w:r>
            <w:r>
              <w:rPr>
                <w:rFonts w:ascii="黑体" w:hAnsi="新宋体" w:hint="eastAsia"/>
              </w:rPr>
              <w:t>拉卡拉</w:t>
            </w:r>
          </w:p>
        </w:tc>
      </w:tr>
    </w:tbl>
    <w:p w14:paraId="4EEB0169" w14:textId="77777777" w:rsidR="003843EA" w:rsidRDefault="00A21561">
      <w:pPr>
        <w:pStyle w:val="MyText"/>
        <w:spacing w:line="276" w:lineRule="auto"/>
        <w:ind w:firstLine="409"/>
      </w:pPr>
      <w:r>
        <w:rPr>
          <w:rFonts w:hint="eastAsia"/>
        </w:rPr>
        <w:t>参考的标签列表如下：</w:t>
      </w:r>
    </w:p>
    <w:tbl>
      <w:tblPr>
        <w:tblW w:w="5041"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1471"/>
        <w:gridCol w:w="945"/>
        <w:gridCol w:w="1470"/>
        <w:gridCol w:w="1155"/>
      </w:tblGrid>
      <w:tr w:rsidR="003843EA" w14:paraId="483C6072" w14:textId="77777777">
        <w:trPr>
          <w:cantSplit/>
          <w:tblHeader/>
          <w:jc w:val="center"/>
        </w:trPr>
        <w:tc>
          <w:tcPr>
            <w:tcW w:w="1471" w:type="dxa"/>
            <w:tcBorders>
              <w:top w:val="single" w:sz="8" w:space="0" w:color="auto"/>
              <w:bottom w:val="single" w:sz="8" w:space="0" w:color="auto"/>
            </w:tcBorders>
            <w:vAlign w:val="center"/>
          </w:tcPr>
          <w:p w14:paraId="28A2026C" w14:textId="77777777" w:rsidR="003843EA" w:rsidRDefault="00A21561">
            <w:pPr>
              <w:jc w:val="center"/>
              <w:rPr>
                <w:rFonts w:ascii="黑体"/>
                <w:b/>
              </w:rPr>
            </w:pPr>
            <w:r>
              <w:rPr>
                <w:rFonts w:ascii="黑体" w:hint="eastAsia"/>
                <w:b/>
              </w:rPr>
              <w:t>Tag标签值</w:t>
            </w:r>
          </w:p>
        </w:tc>
        <w:tc>
          <w:tcPr>
            <w:tcW w:w="945" w:type="dxa"/>
            <w:tcBorders>
              <w:top w:val="single" w:sz="8" w:space="0" w:color="auto"/>
              <w:bottom w:val="single" w:sz="8" w:space="0" w:color="auto"/>
            </w:tcBorders>
            <w:vAlign w:val="center"/>
          </w:tcPr>
          <w:p w14:paraId="6A43A493" w14:textId="77777777" w:rsidR="003843EA" w:rsidRDefault="00A21561">
            <w:pPr>
              <w:jc w:val="center"/>
              <w:rPr>
                <w:rFonts w:ascii="黑体"/>
                <w:b/>
              </w:rPr>
            </w:pPr>
            <w:r>
              <w:rPr>
                <w:rFonts w:ascii="黑体" w:hint="eastAsia"/>
                <w:b/>
              </w:rPr>
              <w:t>参数属性</w:t>
            </w:r>
          </w:p>
        </w:tc>
        <w:tc>
          <w:tcPr>
            <w:tcW w:w="1470" w:type="dxa"/>
            <w:tcBorders>
              <w:top w:val="single" w:sz="8" w:space="0" w:color="auto"/>
              <w:bottom w:val="single" w:sz="8" w:space="0" w:color="auto"/>
            </w:tcBorders>
            <w:vAlign w:val="center"/>
          </w:tcPr>
          <w:p w14:paraId="400D9636" w14:textId="77777777" w:rsidR="003843EA" w:rsidRDefault="00A21561">
            <w:pPr>
              <w:jc w:val="center"/>
              <w:rPr>
                <w:rFonts w:ascii="黑体"/>
                <w:b/>
              </w:rPr>
            </w:pPr>
            <w:r>
              <w:rPr>
                <w:rFonts w:ascii="黑体" w:hint="eastAsia"/>
                <w:b/>
              </w:rPr>
              <w:t>参数长度（byte）</w:t>
            </w:r>
          </w:p>
        </w:tc>
        <w:tc>
          <w:tcPr>
            <w:tcW w:w="1155" w:type="dxa"/>
            <w:tcBorders>
              <w:top w:val="single" w:sz="8" w:space="0" w:color="auto"/>
              <w:bottom w:val="single" w:sz="8" w:space="0" w:color="auto"/>
            </w:tcBorders>
            <w:vAlign w:val="center"/>
          </w:tcPr>
          <w:p w14:paraId="6448644A" w14:textId="77777777" w:rsidR="003843EA" w:rsidRDefault="00A21561">
            <w:pPr>
              <w:jc w:val="center"/>
              <w:rPr>
                <w:rFonts w:ascii="黑体"/>
                <w:b/>
              </w:rPr>
            </w:pPr>
            <w:r>
              <w:rPr>
                <w:rFonts w:ascii="黑体" w:hint="eastAsia"/>
                <w:b/>
              </w:rPr>
              <w:t>备注</w:t>
            </w:r>
          </w:p>
        </w:tc>
      </w:tr>
      <w:tr w:rsidR="003843EA" w14:paraId="522A23A8" w14:textId="77777777">
        <w:trPr>
          <w:cantSplit/>
          <w:jc w:val="center"/>
        </w:trPr>
        <w:tc>
          <w:tcPr>
            <w:tcW w:w="1471" w:type="dxa"/>
            <w:tcBorders>
              <w:top w:val="single" w:sz="8" w:space="0" w:color="auto"/>
            </w:tcBorders>
            <w:vAlign w:val="center"/>
          </w:tcPr>
          <w:p w14:paraId="4F4CCF07" w14:textId="77777777" w:rsidR="003843EA" w:rsidRDefault="00A21561">
            <w:pPr>
              <w:pStyle w:val="aa"/>
              <w:jc w:val="center"/>
              <w:rPr>
                <w:rFonts w:ascii="黑体" w:eastAsia="黑体"/>
                <w:sz w:val="18"/>
              </w:rPr>
            </w:pPr>
            <w:r>
              <w:rPr>
                <w:rFonts w:ascii="黑体" w:eastAsia="黑体"/>
                <w:sz w:val="18"/>
              </w:rPr>
              <w:t>5A</w:t>
            </w:r>
          </w:p>
        </w:tc>
        <w:tc>
          <w:tcPr>
            <w:tcW w:w="945" w:type="dxa"/>
            <w:tcBorders>
              <w:top w:val="single" w:sz="8" w:space="0" w:color="auto"/>
            </w:tcBorders>
            <w:vAlign w:val="center"/>
          </w:tcPr>
          <w:p w14:paraId="50AF22AC" w14:textId="77777777" w:rsidR="003843EA" w:rsidRDefault="00A21561">
            <w:pPr>
              <w:pStyle w:val="aa"/>
              <w:jc w:val="center"/>
              <w:rPr>
                <w:rFonts w:ascii="黑体" w:eastAsia="黑体"/>
                <w:sz w:val="18"/>
              </w:rPr>
            </w:pPr>
            <w:r>
              <w:rPr>
                <w:rFonts w:ascii="黑体" w:eastAsia="黑体"/>
                <w:sz w:val="18"/>
              </w:rPr>
              <w:t>b</w:t>
            </w:r>
          </w:p>
        </w:tc>
        <w:tc>
          <w:tcPr>
            <w:tcW w:w="1470" w:type="dxa"/>
            <w:tcBorders>
              <w:top w:val="single" w:sz="8" w:space="0" w:color="auto"/>
            </w:tcBorders>
            <w:vAlign w:val="center"/>
          </w:tcPr>
          <w:p w14:paraId="69D2063C" w14:textId="77777777" w:rsidR="003843EA" w:rsidRDefault="00A21561">
            <w:pPr>
              <w:pStyle w:val="aa"/>
              <w:jc w:val="center"/>
              <w:rPr>
                <w:rFonts w:ascii="黑体" w:eastAsia="黑体"/>
                <w:sz w:val="18"/>
              </w:rPr>
            </w:pPr>
            <w:r>
              <w:rPr>
                <w:rFonts w:ascii="黑体" w:eastAsia="黑体"/>
                <w:sz w:val="18"/>
              </w:rPr>
              <w:t>5</w:t>
            </w:r>
          </w:p>
        </w:tc>
        <w:tc>
          <w:tcPr>
            <w:tcW w:w="1155" w:type="dxa"/>
            <w:tcBorders>
              <w:top w:val="single" w:sz="8" w:space="0" w:color="auto"/>
            </w:tcBorders>
            <w:vAlign w:val="center"/>
          </w:tcPr>
          <w:p w14:paraId="39461F43" w14:textId="77777777" w:rsidR="003843EA" w:rsidRDefault="00A21561">
            <w:pPr>
              <w:pStyle w:val="aa"/>
              <w:rPr>
                <w:rFonts w:ascii="黑体" w:eastAsia="黑体"/>
                <w:sz w:val="18"/>
              </w:rPr>
            </w:pPr>
            <w:r>
              <w:rPr>
                <w:rFonts w:ascii="黑体" w:eastAsia="黑体" w:hint="eastAsia"/>
                <w:sz w:val="18"/>
              </w:rPr>
              <w:t>卡号</w:t>
            </w:r>
          </w:p>
        </w:tc>
      </w:tr>
      <w:tr w:rsidR="003843EA" w14:paraId="67A5B9FC" w14:textId="77777777">
        <w:trPr>
          <w:cantSplit/>
          <w:jc w:val="center"/>
        </w:trPr>
        <w:tc>
          <w:tcPr>
            <w:tcW w:w="1471" w:type="dxa"/>
            <w:vAlign w:val="center"/>
          </w:tcPr>
          <w:p w14:paraId="35A6C776" w14:textId="77777777" w:rsidR="003843EA" w:rsidRDefault="00A21561">
            <w:pPr>
              <w:pStyle w:val="aa"/>
              <w:spacing w:after="0"/>
              <w:jc w:val="center"/>
              <w:rPr>
                <w:rFonts w:ascii="黑体" w:eastAsia="黑体"/>
                <w:sz w:val="18"/>
              </w:rPr>
            </w:pPr>
            <w:r>
              <w:rPr>
                <w:rFonts w:ascii="黑体" w:eastAsia="黑体" w:hint="eastAsia"/>
                <w:sz w:val="18"/>
              </w:rPr>
              <w:t>5F34</w:t>
            </w:r>
          </w:p>
        </w:tc>
        <w:tc>
          <w:tcPr>
            <w:tcW w:w="945" w:type="dxa"/>
            <w:vAlign w:val="center"/>
          </w:tcPr>
          <w:p w14:paraId="5A3ED521" w14:textId="77777777" w:rsidR="003843EA" w:rsidRDefault="00A21561">
            <w:pPr>
              <w:pStyle w:val="aa"/>
              <w:spacing w:after="0"/>
              <w:jc w:val="center"/>
              <w:rPr>
                <w:rFonts w:ascii="黑体" w:eastAsia="黑体"/>
                <w:sz w:val="18"/>
              </w:rPr>
            </w:pPr>
            <w:r>
              <w:rPr>
                <w:rFonts w:ascii="黑体" w:eastAsia="黑体"/>
                <w:sz w:val="18"/>
              </w:rPr>
              <w:t>b</w:t>
            </w:r>
          </w:p>
        </w:tc>
        <w:tc>
          <w:tcPr>
            <w:tcW w:w="1470" w:type="dxa"/>
            <w:vAlign w:val="center"/>
          </w:tcPr>
          <w:p w14:paraId="378335F8" w14:textId="77777777" w:rsidR="003843EA" w:rsidRDefault="00A21561">
            <w:pPr>
              <w:pStyle w:val="aa"/>
              <w:spacing w:after="0"/>
              <w:jc w:val="center"/>
              <w:rPr>
                <w:rFonts w:ascii="黑体" w:eastAsia="黑体"/>
                <w:sz w:val="18"/>
              </w:rPr>
            </w:pPr>
            <w:r>
              <w:rPr>
                <w:rFonts w:ascii="黑体" w:eastAsia="黑体"/>
                <w:sz w:val="18"/>
              </w:rPr>
              <w:t>1</w:t>
            </w:r>
          </w:p>
        </w:tc>
        <w:tc>
          <w:tcPr>
            <w:tcW w:w="1155" w:type="dxa"/>
            <w:vAlign w:val="center"/>
          </w:tcPr>
          <w:p w14:paraId="3FBA42E9" w14:textId="77777777" w:rsidR="003843EA" w:rsidRDefault="00A21561">
            <w:pPr>
              <w:pStyle w:val="aa"/>
              <w:spacing w:after="0"/>
              <w:rPr>
                <w:rFonts w:ascii="黑体" w:eastAsia="黑体"/>
                <w:sz w:val="18"/>
              </w:rPr>
            </w:pPr>
            <w:r>
              <w:rPr>
                <w:rFonts w:ascii="黑体" w:eastAsia="黑体" w:hint="eastAsia"/>
                <w:sz w:val="18"/>
              </w:rPr>
              <w:t>卡序列号</w:t>
            </w:r>
          </w:p>
        </w:tc>
      </w:tr>
      <w:tr w:rsidR="003843EA" w14:paraId="0600AF6B" w14:textId="77777777">
        <w:trPr>
          <w:cantSplit/>
          <w:jc w:val="center"/>
        </w:trPr>
        <w:tc>
          <w:tcPr>
            <w:tcW w:w="1471" w:type="dxa"/>
            <w:vAlign w:val="center"/>
          </w:tcPr>
          <w:p w14:paraId="5BDCF47A" w14:textId="77777777" w:rsidR="003843EA" w:rsidRDefault="00A21561">
            <w:pPr>
              <w:pStyle w:val="aa"/>
              <w:spacing w:after="0"/>
              <w:jc w:val="center"/>
              <w:rPr>
                <w:rFonts w:ascii="黑体" w:eastAsia="黑体"/>
                <w:sz w:val="18"/>
              </w:rPr>
            </w:pPr>
            <w:r>
              <w:rPr>
                <w:rFonts w:ascii="黑体" w:eastAsia="黑体"/>
                <w:sz w:val="18"/>
              </w:rPr>
              <w:t>5F24</w:t>
            </w:r>
          </w:p>
        </w:tc>
        <w:tc>
          <w:tcPr>
            <w:tcW w:w="945" w:type="dxa"/>
            <w:vAlign w:val="center"/>
          </w:tcPr>
          <w:p w14:paraId="469BD6CB" w14:textId="77777777" w:rsidR="003843EA" w:rsidRDefault="00A21561">
            <w:pPr>
              <w:pStyle w:val="aa"/>
              <w:spacing w:after="0"/>
              <w:jc w:val="center"/>
              <w:rPr>
                <w:rFonts w:ascii="黑体" w:eastAsia="黑体"/>
                <w:sz w:val="18"/>
              </w:rPr>
            </w:pPr>
            <w:r>
              <w:rPr>
                <w:rFonts w:ascii="黑体" w:eastAsia="黑体"/>
                <w:sz w:val="18"/>
              </w:rPr>
              <w:t>n8</w:t>
            </w:r>
          </w:p>
        </w:tc>
        <w:tc>
          <w:tcPr>
            <w:tcW w:w="1470" w:type="dxa"/>
            <w:vAlign w:val="center"/>
          </w:tcPr>
          <w:p w14:paraId="638C07DB" w14:textId="77777777" w:rsidR="003843EA" w:rsidRDefault="00A21561">
            <w:pPr>
              <w:pStyle w:val="aa"/>
              <w:spacing w:after="0"/>
              <w:jc w:val="center"/>
              <w:rPr>
                <w:rFonts w:ascii="黑体" w:eastAsia="黑体"/>
                <w:sz w:val="18"/>
              </w:rPr>
            </w:pPr>
            <w:r>
              <w:rPr>
                <w:rFonts w:ascii="黑体" w:eastAsia="黑体"/>
                <w:sz w:val="18"/>
              </w:rPr>
              <w:t>4</w:t>
            </w:r>
          </w:p>
        </w:tc>
        <w:tc>
          <w:tcPr>
            <w:tcW w:w="1155" w:type="dxa"/>
            <w:vAlign w:val="center"/>
          </w:tcPr>
          <w:p w14:paraId="0E163BCC" w14:textId="77777777" w:rsidR="003843EA" w:rsidRDefault="00A21561">
            <w:pPr>
              <w:pStyle w:val="aa"/>
              <w:spacing w:after="0"/>
              <w:rPr>
                <w:rFonts w:ascii="黑体" w:eastAsia="黑体"/>
                <w:sz w:val="18"/>
              </w:rPr>
            </w:pPr>
            <w:r>
              <w:rPr>
                <w:rFonts w:ascii="黑体" w:eastAsia="黑体" w:hint="eastAsia"/>
                <w:sz w:val="18"/>
              </w:rPr>
              <w:t>有效期</w:t>
            </w:r>
          </w:p>
        </w:tc>
      </w:tr>
      <w:tr w:rsidR="003843EA" w14:paraId="41055A68" w14:textId="77777777">
        <w:trPr>
          <w:cantSplit/>
          <w:jc w:val="center"/>
        </w:trPr>
        <w:tc>
          <w:tcPr>
            <w:tcW w:w="1471" w:type="dxa"/>
            <w:tcBorders>
              <w:bottom w:val="single" w:sz="8" w:space="0" w:color="auto"/>
            </w:tcBorders>
            <w:vAlign w:val="center"/>
          </w:tcPr>
          <w:p w14:paraId="63565916" w14:textId="77777777" w:rsidR="003843EA" w:rsidRDefault="00A21561">
            <w:pPr>
              <w:pStyle w:val="aa"/>
              <w:spacing w:after="0"/>
              <w:jc w:val="center"/>
              <w:rPr>
                <w:rFonts w:ascii="黑体" w:eastAsia="黑体"/>
                <w:sz w:val="18"/>
              </w:rPr>
            </w:pPr>
            <w:r>
              <w:rPr>
                <w:rFonts w:ascii="黑体" w:eastAsia="黑体"/>
                <w:sz w:val="18"/>
              </w:rPr>
              <w:lastRenderedPageBreak/>
              <w:t>DF75</w:t>
            </w:r>
          </w:p>
        </w:tc>
        <w:tc>
          <w:tcPr>
            <w:tcW w:w="945" w:type="dxa"/>
            <w:tcBorders>
              <w:bottom w:val="single" w:sz="8" w:space="0" w:color="auto"/>
            </w:tcBorders>
            <w:vAlign w:val="center"/>
          </w:tcPr>
          <w:p w14:paraId="02A48A32" w14:textId="77777777" w:rsidR="003843EA" w:rsidRDefault="00A21561">
            <w:pPr>
              <w:pStyle w:val="aa"/>
              <w:spacing w:after="0"/>
              <w:jc w:val="center"/>
              <w:rPr>
                <w:rFonts w:ascii="黑体" w:eastAsia="黑体"/>
                <w:sz w:val="18"/>
              </w:rPr>
            </w:pPr>
            <w:r>
              <w:rPr>
                <w:rFonts w:ascii="黑体" w:eastAsia="黑体"/>
                <w:sz w:val="18"/>
              </w:rPr>
              <w:t>B</w:t>
            </w:r>
          </w:p>
        </w:tc>
        <w:tc>
          <w:tcPr>
            <w:tcW w:w="1470" w:type="dxa"/>
            <w:tcBorders>
              <w:bottom w:val="single" w:sz="8" w:space="0" w:color="auto"/>
            </w:tcBorders>
            <w:vAlign w:val="center"/>
          </w:tcPr>
          <w:p w14:paraId="7D565489" w14:textId="77777777" w:rsidR="003843EA" w:rsidRDefault="00A21561">
            <w:pPr>
              <w:pStyle w:val="aa"/>
              <w:spacing w:after="0"/>
              <w:jc w:val="center"/>
              <w:rPr>
                <w:rFonts w:ascii="黑体" w:eastAsia="黑体"/>
                <w:sz w:val="18"/>
              </w:rPr>
            </w:pPr>
            <w:r>
              <w:rPr>
                <w:rFonts w:ascii="黑体" w:eastAsia="黑体"/>
                <w:sz w:val="18"/>
              </w:rPr>
              <w:t>1</w:t>
            </w:r>
          </w:p>
        </w:tc>
        <w:tc>
          <w:tcPr>
            <w:tcW w:w="1155" w:type="dxa"/>
            <w:tcBorders>
              <w:bottom w:val="single" w:sz="8" w:space="0" w:color="auto"/>
            </w:tcBorders>
            <w:vAlign w:val="center"/>
          </w:tcPr>
          <w:p w14:paraId="73F60AB3" w14:textId="77777777" w:rsidR="003843EA" w:rsidRDefault="00A21561">
            <w:pPr>
              <w:pStyle w:val="aa"/>
              <w:spacing w:after="0"/>
              <w:rPr>
                <w:rFonts w:ascii="黑体" w:eastAsia="黑体"/>
                <w:sz w:val="18"/>
              </w:rPr>
            </w:pPr>
            <w:r>
              <w:rPr>
                <w:rFonts w:ascii="黑体" w:eastAsia="黑体" w:hint="eastAsia"/>
                <w:sz w:val="18"/>
              </w:rPr>
              <w:t>执行结果</w:t>
            </w:r>
          </w:p>
        </w:tc>
      </w:tr>
    </w:tbl>
    <w:p w14:paraId="056A187C" w14:textId="77777777" w:rsidR="003843EA" w:rsidRDefault="003843EA">
      <w:pPr>
        <w:rPr>
          <w:rFonts w:ascii="黑体"/>
          <w:b/>
        </w:rPr>
      </w:pPr>
    </w:p>
    <w:p w14:paraId="5239F236" w14:textId="77777777" w:rsidR="003843EA" w:rsidRDefault="00A21561">
      <w:pPr>
        <w:pStyle w:val="MyText"/>
        <w:numPr>
          <w:ilvl w:val="0"/>
          <w:numId w:val="4"/>
        </w:numPr>
        <w:spacing w:line="276" w:lineRule="auto"/>
      </w:pPr>
      <w:r>
        <w:rPr>
          <w:rFonts w:hint="eastAsia"/>
        </w:rPr>
        <w:t>输出数据：</w:t>
      </w:r>
    </w:p>
    <w:p w14:paraId="140DDF0E" w14:textId="77777777" w:rsidR="003843EA" w:rsidRDefault="003843EA">
      <w:pPr>
        <w:rPr>
          <w:rFonts w:ascii="黑体"/>
          <w:b/>
        </w:rPr>
      </w:pP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775"/>
        <w:gridCol w:w="1843"/>
        <w:gridCol w:w="3452"/>
      </w:tblGrid>
      <w:tr w:rsidR="003843EA" w14:paraId="7B5318B6" w14:textId="77777777">
        <w:trPr>
          <w:jc w:val="right"/>
        </w:trPr>
        <w:tc>
          <w:tcPr>
            <w:tcW w:w="452" w:type="dxa"/>
            <w:tcBorders>
              <w:right w:val="single" w:sz="4" w:space="0" w:color="auto"/>
            </w:tcBorders>
            <w:shd w:val="clear" w:color="auto" w:fill="E6E6E6"/>
          </w:tcPr>
          <w:p w14:paraId="7332E2F7" w14:textId="77777777" w:rsidR="003843EA" w:rsidRDefault="00A21561">
            <w:pPr>
              <w:jc w:val="center"/>
              <w:rPr>
                <w:rFonts w:ascii="黑体"/>
                <w:b/>
              </w:rPr>
            </w:pPr>
            <w:r>
              <w:rPr>
                <w:rFonts w:ascii="黑体"/>
                <w:b/>
              </w:rPr>
              <w:t>ID</w:t>
            </w:r>
          </w:p>
        </w:tc>
        <w:tc>
          <w:tcPr>
            <w:tcW w:w="2775" w:type="dxa"/>
            <w:tcBorders>
              <w:left w:val="single" w:sz="4" w:space="0" w:color="auto"/>
              <w:right w:val="single" w:sz="4" w:space="0" w:color="auto"/>
            </w:tcBorders>
            <w:shd w:val="clear" w:color="auto" w:fill="E6E6E6"/>
          </w:tcPr>
          <w:p w14:paraId="023A177E" w14:textId="77777777" w:rsidR="003843EA" w:rsidRDefault="00A21561">
            <w:pPr>
              <w:jc w:val="center"/>
              <w:rPr>
                <w:rFonts w:ascii="黑体"/>
                <w:b/>
              </w:rPr>
            </w:pPr>
            <w:r>
              <w:rPr>
                <w:rFonts w:ascii="黑体" w:hint="eastAsia"/>
                <w:b/>
                <w:szCs w:val="21"/>
              </w:rPr>
              <w:t>数据域</w:t>
            </w:r>
          </w:p>
        </w:tc>
        <w:tc>
          <w:tcPr>
            <w:tcW w:w="1843" w:type="dxa"/>
            <w:tcBorders>
              <w:left w:val="single" w:sz="4" w:space="0" w:color="auto"/>
            </w:tcBorders>
            <w:shd w:val="clear" w:color="auto" w:fill="E6E6E6"/>
          </w:tcPr>
          <w:p w14:paraId="09A3F6B2" w14:textId="77777777" w:rsidR="003843EA" w:rsidRDefault="00A21561">
            <w:pPr>
              <w:jc w:val="center"/>
              <w:rPr>
                <w:rFonts w:ascii="黑体"/>
                <w:b/>
              </w:rPr>
            </w:pPr>
            <w:r>
              <w:rPr>
                <w:rFonts w:ascii="黑体" w:hint="eastAsia"/>
                <w:b/>
              </w:rPr>
              <w:t>长度</w:t>
            </w:r>
          </w:p>
        </w:tc>
        <w:tc>
          <w:tcPr>
            <w:tcW w:w="3452" w:type="dxa"/>
            <w:shd w:val="clear" w:color="auto" w:fill="E6E6E6"/>
          </w:tcPr>
          <w:p w14:paraId="723BCDCD" w14:textId="77777777" w:rsidR="003843EA" w:rsidRDefault="00A21561">
            <w:pPr>
              <w:ind w:firstLine="420"/>
              <w:jc w:val="center"/>
              <w:rPr>
                <w:rFonts w:ascii="黑体"/>
                <w:b/>
              </w:rPr>
            </w:pPr>
            <w:r>
              <w:rPr>
                <w:rFonts w:ascii="黑体" w:hint="eastAsia"/>
                <w:b/>
              </w:rPr>
              <w:t>备注</w:t>
            </w:r>
          </w:p>
        </w:tc>
      </w:tr>
      <w:tr w:rsidR="003843EA" w14:paraId="6A71DC22" w14:textId="77777777">
        <w:trPr>
          <w:jc w:val="right"/>
        </w:trPr>
        <w:tc>
          <w:tcPr>
            <w:tcW w:w="452" w:type="dxa"/>
            <w:tcBorders>
              <w:right w:val="single" w:sz="4" w:space="0" w:color="auto"/>
            </w:tcBorders>
            <w:vAlign w:val="center"/>
          </w:tcPr>
          <w:p w14:paraId="3DE7FAB9" w14:textId="77777777" w:rsidR="003843EA" w:rsidRDefault="00A21561">
            <w:pPr>
              <w:jc w:val="center"/>
              <w:rPr>
                <w:rFonts w:ascii="黑体"/>
              </w:rPr>
            </w:pPr>
            <w:r>
              <w:rPr>
                <w:rFonts w:ascii="黑体"/>
              </w:rPr>
              <w:t>1</w:t>
            </w:r>
          </w:p>
        </w:tc>
        <w:tc>
          <w:tcPr>
            <w:tcW w:w="2775" w:type="dxa"/>
            <w:tcBorders>
              <w:left w:val="single" w:sz="4" w:space="0" w:color="auto"/>
              <w:right w:val="single" w:sz="4" w:space="0" w:color="auto"/>
            </w:tcBorders>
            <w:vAlign w:val="center"/>
          </w:tcPr>
          <w:p w14:paraId="078A67BF" w14:textId="77777777" w:rsidR="003843EA" w:rsidRDefault="00A21561">
            <w:pPr>
              <w:pStyle w:val="a4"/>
              <w:ind w:firstLine="0"/>
              <w:rPr>
                <w:rFonts w:ascii="黑体" w:eastAsia="黑体"/>
              </w:rPr>
            </w:pPr>
            <w:r>
              <w:rPr>
                <w:rFonts w:ascii="黑体" w:eastAsia="黑体" w:hint="eastAsia"/>
              </w:rPr>
              <w:t>交易相关数据(TLV格式)</w:t>
            </w:r>
          </w:p>
        </w:tc>
        <w:tc>
          <w:tcPr>
            <w:tcW w:w="1843" w:type="dxa"/>
            <w:tcBorders>
              <w:left w:val="single" w:sz="4" w:space="0" w:color="auto"/>
            </w:tcBorders>
            <w:vAlign w:val="center"/>
          </w:tcPr>
          <w:p w14:paraId="63BACA60" w14:textId="77777777" w:rsidR="003843EA" w:rsidRDefault="00A21561">
            <w:pPr>
              <w:ind w:firstLineChars="150" w:firstLine="315"/>
              <w:rPr>
                <w:rFonts w:ascii="黑体"/>
              </w:rPr>
            </w:pPr>
            <w:r>
              <w:rPr>
                <w:rFonts w:ascii="黑体"/>
              </w:rPr>
              <w:t>LL..</w:t>
            </w:r>
            <w:r>
              <w:rPr>
                <w:rFonts w:ascii="黑体" w:hint="eastAsia"/>
              </w:rPr>
              <w:t>4000</w:t>
            </w:r>
          </w:p>
        </w:tc>
        <w:tc>
          <w:tcPr>
            <w:tcW w:w="3452" w:type="dxa"/>
          </w:tcPr>
          <w:p w14:paraId="0FF2A35D" w14:textId="77777777" w:rsidR="003843EA" w:rsidRDefault="003843EA">
            <w:pPr>
              <w:rPr>
                <w:rFonts w:ascii="黑体"/>
                <w:b/>
                <w:bCs/>
                <w:sz w:val="32"/>
              </w:rPr>
            </w:pPr>
          </w:p>
        </w:tc>
      </w:tr>
    </w:tbl>
    <w:p w14:paraId="2D16EAC8" w14:textId="77777777" w:rsidR="003843EA" w:rsidRDefault="003843EA">
      <w:pPr>
        <w:rPr>
          <w:rFonts w:ascii="黑体"/>
          <w:b/>
        </w:rPr>
      </w:pPr>
    </w:p>
    <w:p w14:paraId="6339B9BE" w14:textId="77777777" w:rsidR="003843EA" w:rsidRDefault="003843EA">
      <w:pPr>
        <w:pStyle w:val="MyText"/>
        <w:spacing w:line="276" w:lineRule="auto"/>
        <w:ind w:firstLine="409"/>
      </w:pPr>
    </w:p>
    <w:p w14:paraId="3897ABFB" w14:textId="77777777" w:rsidR="003843EA" w:rsidRDefault="00A21561">
      <w:pPr>
        <w:pStyle w:val="MyDoc111New"/>
      </w:pPr>
      <w:bookmarkStart w:id="1184" w:name="_Toc27562"/>
      <w:bookmarkStart w:id="1185" w:name="_Toc453057451"/>
      <w:bookmarkStart w:id="1186" w:name="_Toc17770"/>
      <w:bookmarkStart w:id="1187" w:name="_Toc11653"/>
      <w:bookmarkStart w:id="1188" w:name="_Toc21931"/>
      <w:r>
        <w:t>PBOC执行标准流程</w:t>
      </w:r>
      <w:bookmarkEnd w:id="1184"/>
      <w:bookmarkEnd w:id="1185"/>
      <w:bookmarkEnd w:id="1186"/>
      <w:bookmarkEnd w:id="1187"/>
      <w:bookmarkEnd w:id="1188"/>
      <w:ins w:id="1189" w:author="Administrator" w:date="2018-04-27T11:07:00Z">
        <w:r>
          <w:t>0x1C 0x05</w:t>
        </w:r>
      </w:ins>
    </w:p>
    <w:p w14:paraId="2DAD7CA0" w14:textId="77777777" w:rsidR="003843EA" w:rsidRDefault="00A21561">
      <w:pPr>
        <w:pStyle w:val="MyText"/>
        <w:spacing w:line="276" w:lineRule="auto"/>
        <w:ind w:firstLine="409"/>
      </w:pPr>
      <w:r>
        <w:rPr>
          <w:rFonts w:hint="eastAsia"/>
        </w:rPr>
        <w:t>指令：</w:t>
      </w:r>
      <w:r>
        <w:t>0x1C 0x05</w:t>
      </w:r>
    </w:p>
    <w:p w14:paraId="7392C1B1" w14:textId="77777777" w:rsidR="003843EA" w:rsidRDefault="00A21561">
      <w:pPr>
        <w:pStyle w:val="MyText"/>
        <w:spacing w:line="276" w:lineRule="auto"/>
        <w:ind w:firstLine="409"/>
      </w:pPr>
      <w:r>
        <w:rPr>
          <w:rFonts w:hint="eastAsia"/>
        </w:rPr>
        <w:t>描述：该指令用于POS</w:t>
      </w:r>
      <w:r>
        <w:t>执行PBOC标准流程</w:t>
      </w:r>
    </w:p>
    <w:p w14:paraId="601D8CA6" w14:textId="77777777" w:rsidR="003843EA" w:rsidRDefault="00A21561">
      <w:pPr>
        <w:pStyle w:val="MyText"/>
        <w:numPr>
          <w:ilvl w:val="0"/>
          <w:numId w:val="4"/>
        </w:numPr>
        <w:spacing w:line="276" w:lineRule="auto"/>
      </w:pPr>
      <w:r>
        <w:rPr>
          <w:rFonts w:hint="eastAsia"/>
        </w:rPr>
        <w:t>请求报文</w:t>
      </w:r>
    </w:p>
    <w:p w14:paraId="68A9A521" w14:textId="77777777" w:rsidR="003843EA" w:rsidRDefault="00A21561">
      <w:pPr>
        <w:pStyle w:val="MyText"/>
        <w:spacing w:line="276" w:lineRule="auto"/>
        <w:ind w:left="1680"/>
      </w:pPr>
      <w:r>
        <w:rPr>
          <w:rFonts w:hint="eastAsia"/>
        </w:rPr>
        <w:t>数据：</w:t>
      </w:r>
    </w:p>
    <w:tbl>
      <w:tblPr>
        <w:tblW w:w="8287" w:type="dxa"/>
        <w:jc w:val="right"/>
        <w:tblLayout w:type="fixed"/>
        <w:tblLook w:val="04A0" w:firstRow="1" w:lastRow="0" w:firstColumn="1" w:lastColumn="0" w:noHBand="0" w:noVBand="1"/>
      </w:tblPr>
      <w:tblGrid>
        <w:gridCol w:w="567"/>
        <w:gridCol w:w="2268"/>
        <w:gridCol w:w="1418"/>
        <w:gridCol w:w="4034"/>
      </w:tblGrid>
      <w:tr w:rsidR="003843EA" w14:paraId="4EA9669F" w14:textId="77777777">
        <w:trPr>
          <w:trHeight w:val="464"/>
          <w:jc w:val="right"/>
        </w:trPr>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4F30C13F"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268" w:type="dxa"/>
            <w:tcBorders>
              <w:top w:val="single" w:sz="6" w:space="0" w:color="000000"/>
              <w:left w:val="nil"/>
              <w:bottom w:val="single" w:sz="6" w:space="0" w:color="000000"/>
              <w:right w:val="single" w:sz="4" w:space="0" w:color="000000"/>
            </w:tcBorders>
            <w:shd w:val="clear" w:color="auto" w:fill="E6E6E6"/>
          </w:tcPr>
          <w:p w14:paraId="1C727B0F"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数据域</w:t>
            </w:r>
          </w:p>
        </w:tc>
        <w:tc>
          <w:tcPr>
            <w:tcW w:w="1418" w:type="dxa"/>
            <w:tcBorders>
              <w:top w:val="single" w:sz="6" w:space="0" w:color="000000"/>
              <w:left w:val="nil"/>
              <w:bottom w:val="single" w:sz="6" w:space="0" w:color="000000"/>
              <w:right w:val="single" w:sz="6" w:space="0" w:color="000000"/>
            </w:tcBorders>
            <w:shd w:val="clear" w:color="auto" w:fill="E6E6E6"/>
          </w:tcPr>
          <w:p w14:paraId="6EE7BAE0"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长度</w:t>
            </w:r>
          </w:p>
        </w:tc>
        <w:tc>
          <w:tcPr>
            <w:tcW w:w="4034" w:type="dxa"/>
            <w:tcBorders>
              <w:top w:val="single" w:sz="6" w:space="0" w:color="000000"/>
              <w:left w:val="nil"/>
              <w:bottom w:val="single" w:sz="6" w:space="0" w:color="000000"/>
              <w:right w:val="single" w:sz="6" w:space="0" w:color="000000"/>
            </w:tcBorders>
            <w:shd w:val="clear" w:color="auto" w:fill="E6E6E6"/>
          </w:tcPr>
          <w:p w14:paraId="4AF907B4" w14:textId="77777777" w:rsidR="003843EA" w:rsidRDefault="00A21561">
            <w:pPr>
              <w:widowControl/>
              <w:spacing w:line="276" w:lineRule="auto"/>
              <w:ind w:firstLine="420"/>
              <w:jc w:val="center"/>
              <w:rPr>
                <w:rFonts w:ascii="黑体"/>
                <w:b/>
                <w:bCs/>
                <w:kern w:val="0"/>
                <w:szCs w:val="21"/>
              </w:rPr>
            </w:pPr>
            <w:r>
              <w:rPr>
                <w:rFonts w:ascii="黑体" w:hAnsi="宋体" w:hint="eastAsia"/>
                <w:b/>
                <w:bCs/>
                <w:kern w:val="0"/>
                <w:szCs w:val="21"/>
              </w:rPr>
              <w:t>备注</w:t>
            </w:r>
          </w:p>
        </w:tc>
      </w:tr>
      <w:tr w:rsidR="003843EA" w14:paraId="4532CB26" w14:textId="77777777">
        <w:trPr>
          <w:trHeight w:val="718"/>
          <w:jc w:val="right"/>
        </w:trPr>
        <w:tc>
          <w:tcPr>
            <w:tcW w:w="567" w:type="dxa"/>
            <w:tcBorders>
              <w:top w:val="single" w:sz="6" w:space="0" w:color="000000"/>
              <w:left w:val="single" w:sz="6" w:space="0" w:color="000000"/>
              <w:bottom w:val="single" w:sz="6" w:space="0" w:color="000000"/>
              <w:right w:val="single" w:sz="4" w:space="0" w:color="000000"/>
            </w:tcBorders>
            <w:vAlign w:val="center"/>
          </w:tcPr>
          <w:p w14:paraId="53D2C09F" w14:textId="77777777" w:rsidR="003843EA" w:rsidRDefault="00A21561">
            <w:pPr>
              <w:pStyle w:val="p0"/>
              <w:spacing w:line="276" w:lineRule="auto"/>
              <w:jc w:val="center"/>
              <w:rPr>
                <w:rFonts w:ascii="黑体" w:eastAsia="黑体"/>
              </w:rPr>
            </w:pPr>
            <w:r>
              <w:rPr>
                <w:rFonts w:ascii="黑体" w:eastAsia="黑体"/>
              </w:rPr>
              <w:t>1</w:t>
            </w:r>
          </w:p>
        </w:tc>
        <w:tc>
          <w:tcPr>
            <w:tcW w:w="2268" w:type="dxa"/>
            <w:tcBorders>
              <w:top w:val="single" w:sz="6" w:space="0" w:color="000000"/>
              <w:left w:val="nil"/>
              <w:bottom w:val="single" w:sz="6" w:space="0" w:color="000000"/>
              <w:right w:val="single" w:sz="4" w:space="0" w:color="000000"/>
            </w:tcBorders>
            <w:vAlign w:val="center"/>
          </w:tcPr>
          <w:p w14:paraId="57346BF4" w14:textId="77777777" w:rsidR="003843EA" w:rsidRDefault="00A21561">
            <w:pPr>
              <w:pStyle w:val="p15"/>
              <w:spacing w:after="0" w:line="276" w:lineRule="auto"/>
              <w:rPr>
                <w:rFonts w:ascii="黑体" w:eastAsia="黑体"/>
                <w:sz w:val="21"/>
                <w:szCs w:val="21"/>
              </w:rPr>
            </w:pPr>
            <w:r>
              <w:rPr>
                <w:rFonts w:ascii="黑体" w:eastAsia="黑体" w:hAnsi="宋体" w:hint="eastAsia"/>
                <w:sz w:val="21"/>
                <w:szCs w:val="21"/>
              </w:rPr>
              <w:t>交易相关数据</w:t>
            </w:r>
            <w:r>
              <w:rPr>
                <w:rFonts w:ascii="黑体" w:eastAsia="黑体"/>
                <w:sz w:val="21"/>
                <w:szCs w:val="21"/>
              </w:rPr>
              <w:t xml:space="preserve"> (TLV</w:t>
            </w:r>
            <w:r>
              <w:rPr>
                <w:rFonts w:ascii="黑体" w:eastAsia="黑体" w:hAnsi="宋体" w:hint="eastAsia"/>
                <w:sz w:val="21"/>
                <w:szCs w:val="21"/>
              </w:rPr>
              <w:t>格式</w:t>
            </w:r>
            <w:r>
              <w:rPr>
                <w:rFonts w:ascii="黑体" w:eastAsia="黑体"/>
                <w:sz w:val="21"/>
                <w:szCs w:val="21"/>
              </w:rPr>
              <w:t>)</w:t>
            </w:r>
          </w:p>
        </w:tc>
        <w:tc>
          <w:tcPr>
            <w:tcW w:w="1418" w:type="dxa"/>
            <w:tcBorders>
              <w:top w:val="single" w:sz="6" w:space="0" w:color="000000"/>
              <w:left w:val="nil"/>
              <w:bottom w:val="single" w:sz="6" w:space="0" w:color="000000"/>
              <w:right w:val="single" w:sz="6" w:space="0" w:color="000000"/>
            </w:tcBorders>
            <w:vAlign w:val="center"/>
          </w:tcPr>
          <w:p w14:paraId="111E4177" w14:textId="77777777" w:rsidR="003843EA" w:rsidRDefault="00A21561">
            <w:pPr>
              <w:pStyle w:val="p0"/>
              <w:spacing w:line="276" w:lineRule="auto"/>
              <w:ind w:firstLine="315"/>
              <w:rPr>
                <w:rFonts w:ascii="黑体" w:eastAsia="黑体"/>
              </w:rPr>
            </w:pPr>
            <w:r>
              <w:rPr>
                <w:rFonts w:ascii="黑体" w:eastAsia="黑体"/>
              </w:rPr>
              <w:t>LL..</w:t>
            </w:r>
            <w:r>
              <w:rPr>
                <w:rFonts w:ascii="黑体" w:eastAsia="黑体" w:hint="eastAsia"/>
              </w:rPr>
              <w:t>4000</w:t>
            </w:r>
          </w:p>
        </w:tc>
        <w:tc>
          <w:tcPr>
            <w:tcW w:w="4034" w:type="dxa"/>
            <w:tcBorders>
              <w:top w:val="single" w:sz="6" w:space="0" w:color="000000"/>
              <w:left w:val="nil"/>
              <w:bottom w:val="single" w:sz="6" w:space="0" w:color="000000"/>
              <w:right w:val="single" w:sz="6" w:space="0" w:color="000000"/>
            </w:tcBorders>
          </w:tcPr>
          <w:p w14:paraId="50C23331" w14:textId="77777777" w:rsidR="003843EA" w:rsidRDefault="00A21561">
            <w:pPr>
              <w:pStyle w:val="p15"/>
              <w:spacing w:after="0" w:line="276" w:lineRule="auto"/>
              <w:rPr>
                <w:rFonts w:ascii="黑体" w:eastAsia="黑体"/>
                <w:sz w:val="21"/>
                <w:szCs w:val="21"/>
              </w:rPr>
            </w:pPr>
            <w:r>
              <w:rPr>
                <w:rFonts w:ascii="黑体" w:eastAsia="黑体" w:hAnsi="宋体" w:hint="eastAsia"/>
                <w:sz w:val="21"/>
                <w:szCs w:val="21"/>
              </w:rPr>
              <w:t>参考如下标签列表</w:t>
            </w:r>
          </w:p>
        </w:tc>
      </w:tr>
      <w:tr w:rsidR="003843EA" w14:paraId="33801712" w14:textId="77777777">
        <w:trPr>
          <w:trHeight w:val="718"/>
          <w:jc w:val="right"/>
        </w:trPr>
        <w:tc>
          <w:tcPr>
            <w:tcW w:w="567" w:type="dxa"/>
            <w:tcBorders>
              <w:top w:val="single" w:sz="6" w:space="0" w:color="000000"/>
              <w:left w:val="single" w:sz="6" w:space="0" w:color="000000"/>
              <w:bottom w:val="single" w:sz="6" w:space="0" w:color="000000"/>
              <w:right w:val="single" w:sz="4" w:space="0" w:color="000000"/>
            </w:tcBorders>
            <w:vAlign w:val="center"/>
          </w:tcPr>
          <w:p w14:paraId="48A83D4E" w14:textId="77777777" w:rsidR="003843EA" w:rsidRDefault="00A21561">
            <w:pPr>
              <w:pStyle w:val="p0"/>
              <w:spacing w:line="276" w:lineRule="auto"/>
              <w:rPr>
                <w:rFonts w:ascii="黑体" w:eastAsia="黑体"/>
              </w:rPr>
            </w:pPr>
            <w:r>
              <w:rPr>
                <w:rFonts w:ascii="黑体" w:eastAsia="黑体" w:hint="eastAsia"/>
              </w:rPr>
              <w:t>2</w:t>
            </w:r>
          </w:p>
        </w:tc>
        <w:tc>
          <w:tcPr>
            <w:tcW w:w="2268" w:type="dxa"/>
            <w:tcBorders>
              <w:top w:val="single" w:sz="6" w:space="0" w:color="000000"/>
              <w:left w:val="nil"/>
              <w:bottom w:val="single" w:sz="6" w:space="0" w:color="000000"/>
              <w:right w:val="single" w:sz="4" w:space="0" w:color="000000"/>
            </w:tcBorders>
            <w:vAlign w:val="center"/>
          </w:tcPr>
          <w:p w14:paraId="7944C4A1" w14:textId="77777777" w:rsidR="003843EA" w:rsidRDefault="00A21561">
            <w:pPr>
              <w:pStyle w:val="p15"/>
              <w:spacing w:after="0" w:line="276" w:lineRule="auto"/>
              <w:rPr>
                <w:rFonts w:ascii="黑体" w:eastAsia="黑体"/>
                <w:sz w:val="21"/>
                <w:szCs w:val="21"/>
              </w:rPr>
            </w:pPr>
            <w:r>
              <w:rPr>
                <w:rFonts w:ascii="黑体" w:eastAsia="黑体" w:hint="eastAsia"/>
                <w:sz w:val="21"/>
                <w:szCs w:val="21"/>
              </w:rPr>
              <w:t>标识</w:t>
            </w:r>
          </w:p>
        </w:tc>
        <w:tc>
          <w:tcPr>
            <w:tcW w:w="1418" w:type="dxa"/>
            <w:tcBorders>
              <w:top w:val="single" w:sz="6" w:space="0" w:color="000000"/>
              <w:left w:val="nil"/>
              <w:bottom w:val="single" w:sz="6" w:space="0" w:color="000000"/>
              <w:right w:val="single" w:sz="6" w:space="0" w:color="000000"/>
            </w:tcBorders>
            <w:vAlign w:val="center"/>
          </w:tcPr>
          <w:p w14:paraId="5E3858E3" w14:textId="77777777" w:rsidR="003843EA" w:rsidRDefault="00A21561">
            <w:pPr>
              <w:pStyle w:val="p0"/>
              <w:spacing w:line="276" w:lineRule="auto"/>
              <w:ind w:firstLine="315"/>
              <w:rPr>
                <w:rFonts w:ascii="黑体" w:eastAsia="黑体"/>
              </w:rPr>
            </w:pPr>
            <w:r>
              <w:rPr>
                <w:rFonts w:ascii="黑体" w:eastAsia="黑体" w:hint="eastAsia"/>
              </w:rPr>
              <w:t>1</w:t>
            </w:r>
          </w:p>
        </w:tc>
        <w:tc>
          <w:tcPr>
            <w:tcW w:w="4034" w:type="dxa"/>
            <w:tcBorders>
              <w:top w:val="single" w:sz="6" w:space="0" w:color="000000"/>
              <w:left w:val="nil"/>
              <w:bottom w:val="single" w:sz="6" w:space="0" w:color="000000"/>
              <w:right w:val="single" w:sz="6" w:space="0" w:color="000000"/>
            </w:tcBorders>
          </w:tcPr>
          <w:p w14:paraId="32B6D4CE" w14:textId="77777777" w:rsidR="003843EA" w:rsidRDefault="00A21561">
            <w:pPr>
              <w:pStyle w:val="p0"/>
              <w:spacing w:line="276" w:lineRule="auto"/>
              <w:rPr>
                <w:rFonts w:ascii="黑体" w:eastAsia="黑体" w:hAnsi="新宋体"/>
              </w:rPr>
            </w:pPr>
            <w:r>
              <w:rPr>
                <w:rFonts w:ascii="黑体" w:eastAsia="黑体"/>
              </w:rPr>
              <w:t>0x0</w:t>
            </w:r>
            <w:r>
              <w:rPr>
                <w:rFonts w:ascii="黑体" w:eastAsia="黑体" w:hint="eastAsia"/>
              </w:rPr>
              <w:t>0</w:t>
            </w:r>
            <w:r>
              <w:rPr>
                <w:rFonts w:ascii="黑体" w:eastAsia="黑体" w:hAnsi="新宋体" w:hint="eastAsia"/>
              </w:rPr>
              <w:t>通用</w:t>
            </w:r>
          </w:p>
          <w:p w14:paraId="2B0EC299" w14:textId="77777777" w:rsidR="003843EA" w:rsidRDefault="00A21561">
            <w:pPr>
              <w:pStyle w:val="p0"/>
              <w:spacing w:line="276" w:lineRule="auto"/>
              <w:rPr>
                <w:rFonts w:ascii="黑体" w:eastAsia="黑体"/>
              </w:rPr>
            </w:pPr>
            <w:r>
              <w:rPr>
                <w:rFonts w:ascii="黑体" w:eastAsia="黑体"/>
              </w:rPr>
              <w:t xml:space="preserve">0x01  </w:t>
            </w:r>
            <w:r>
              <w:rPr>
                <w:rFonts w:ascii="黑体" w:eastAsia="黑体" w:hAnsi="新宋体" w:hint="eastAsia"/>
              </w:rPr>
              <w:t>银商</w:t>
            </w:r>
          </w:p>
          <w:p w14:paraId="704C204D" w14:textId="77777777" w:rsidR="003843EA" w:rsidRDefault="00A21561">
            <w:pPr>
              <w:pStyle w:val="p0"/>
              <w:spacing w:line="276" w:lineRule="auto"/>
              <w:rPr>
                <w:rFonts w:ascii="黑体" w:eastAsia="黑体" w:hAnsi="宋体"/>
                <w:b/>
                <w:bCs/>
              </w:rPr>
            </w:pPr>
            <w:r>
              <w:rPr>
                <w:rFonts w:ascii="黑体" w:eastAsia="黑体"/>
              </w:rPr>
              <w:t xml:space="preserve">0x02  </w:t>
            </w:r>
            <w:r>
              <w:rPr>
                <w:rFonts w:ascii="黑体" w:eastAsia="黑体" w:hint="eastAsia"/>
              </w:rPr>
              <w:t>拉卡拉</w:t>
            </w:r>
          </w:p>
        </w:tc>
      </w:tr>
    </w:tbl>
    <w:p w14:paraId="5401D2FF" w14:textId="77777777" w:rsidR="003843EA" w:rsidRDefault="00A21561">
      <w:pPr>
        <w:pStyle w:val="MyText"/>
        <w:spacing w:line="276" w:lineRule="auto"/>
        <w:ind w:left="1680"/>
      </w:pPr>
      <w:r>
        <w:rPr>
          <w:rFonts w:hint="eastAsia"/>
        </w:rPr>
        <w:t>标签列表：</w:t>
      </w:r>
    </w:p>
    <w:tbl>
      <w:tblPr>
        <w:tblW w:w="8415" w:type="dxa"/>
        <w:jc w:val="right"/>
        <w:tblLayout w:type="fixed"/>
        <w:tblLook w:val="04A0" w:firstRow="1" w:lastRow="0" w:firstColumn="1" w:lastColumn="0" w:noHBand="0" w:noVBand="1"/>
      </w:tblPr>
      <w:tblGrid>
        <w:gridCol w:w="1451"/>
        <w:gridCol w:w="871"/>
        <w:gridCol w:w="957"/>
        <w:gridCol w:w="2525"/>
        <w:gridCol w:w="2611"/>
      </w:tblGrid>
      <w:tr w:rsidR="003843EA" w14:paraId="4D575C48" w14:textId="77777777">
        <w:trPr>
          <w:jc w:val="right"/>
        </w:trPr>
        <w:tc>
          <w:tcPr>
            <w:tcW w:w="1451" w:type="dxa"/>
            <w:tcBorders>
              <w:top w:val="single" w:sz="8" w:space="0" w:color="000000"/>
              <w:left w:val="single" w:sz="4" w:space="0" w:color="000000"/>
              <w:bottom w:val="single" w:sz="8" w:space="0" w:color="000000"/>
              <w:right w:val="single" w:sz="4" w:space="0" w:color="000000"/>
            </w:tcBorders>
            <w:vAlign w:val="center"/>
          </w:tcPr>
          <w:p w14:paraId="65086916" w14:textId="77777777" w:rsidR="003843EA" w:rsidRDefault="00A21561">
            <w:pPr>
              <w:widowControl/>
              <w:spacing w:line="276" w:lineRule="auto"/>
              <w:jc w:val="center"/>
              <w:rPr>
                <w:rFonts w:ascii="黑体"/>
                <w:kern w:val="0"/>
                <w:sz w:val="18"/>
                <w:szCs w:val="18"/>
              </w:rPr>
            </w:pPr>
            <w:r>
              <w:rPr>
                <w:rFonts w:ascii="黑体"/>
                <w:kern w:val="0"/>
                <w:sz w:val="18"/>
                <w:szCs w:val="18"/>
              </w:rPr>
              <w:t>tag</w:t>
            </w:r>
            <w:r>
              <w:rPr>
                <w:rFonts w:ascii="黑体" w:hAnsi="宋体" w:hint="eastAsia"/>
                <w:kern w:val="0"/>
                <w:sz w:val="18"/>
                <w:szCs w:val="18"/>
              </w:rPr>
              <w:t>标签值</w:t>
            </w:r>
          </w:p>
        </w:tc>
        <w:tc>
          <w:tcPr>
            <w:tcW w:w="871" w:type="dxa"/>
            <w:tcBorders>
              <w:top w:val="single" w:sz="8" w:space="0" w:color="000000"/>
              <w:left w:val="single" w:sz="4" w:space="0" w:color="000000"/>
              <w:bottom w:val="single" w:sz="8" w:space="0" w:color="000000"/>
              <w:right w:val="single" w:sz="4" w:space="0" w:color="000000"/>
            </w:tcBorders>
            <w:vAlign w:val="center"/>
          </w:tcPr>
          <w:p w14:paraId="0EB452C7"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属性</w:t>
            </w:r>
          </w:p>
        </w:tc>
        <w:tc>
          <w:tcPr>
            <w:tcW w:w="957" w:type="dxa"/>
            <w:tcBorders>
              <w:top w:val="single" w:sz="8" w:space="0" w:color="000000"/>
              <w:left w:val="single" w:sz="4" w:space="0" w:color="000000"/>
              <w:bottom w:val="single" w:sz="8" w:space="0" w:color="000000"/>
              <w:right w:val="single" w:sz="4" w:space="0" w:color="000000"/>
            </w:tcBorders>
            <w:vAlign w:val="center"/>
          </w:tcPr>
          <w:p w14:paraId="36D85158"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长度</w:t>
            </w:r>
          </w:p>
          <w:p w14:paraId="23B56786"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（单位：字节）</w:t>
            </w:r>
          </w:p>
        </w:tc>
        <w:tc>
          <w:tcPr>
            <w:tcW w:w="2525" w:type="dxa"/>
            <w:tcBorders>
              <w:top w:val="single" w:sz="8" w:space="0" w:color="000000"/>
              <w:left w:val="single" w:sz="4" w:space="0" w:color="000000"/>
              <w:bottom w:val="single" w:sz="8" w:space="0" w:color="000000"/>
              <w:right w:val="single" w:sz="4" w:space="0" w:color="000000"/>
            </w:tcBorders>
            <w:vAlign w:val="center"/>
          </w:tcPr>
          <w:p w14:paraId="01514F42"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名称</w:t>
            </w:r>
          </w:p>
        </w:tc>
        <w:tc>
          <w:tcPr>
            <w:tcW w:w="2611" w:type="dxa"/>
            <w:tcBorders>
              <w:top w:val="single" w:sz="8" w:space="0" w:color="000000"/>
              <w:left w:val="single" w:sz="4" w:space="0" w:color="000000"/>
              <w:bottom w:val="single" w:sz="8" w:space="0" w:color="000000"/>
              <w:right w:val="single" w:sz="8" w:space="0" w:color="000000"/>
            </w:tcBorders>
          </w:tcPr>
          <w:p w14:paraId="275A46B5"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备注</w:t>
            </w:r>
          </w:p>
        </w:tc>
      </w:tr>
      <w:tr w:rsidR="003843EA" w14:paraId="02E3D8AB" w14:textId="77777777">
        <w:trPr>
          <w:jc w:val="right"/>
        </w:trPr>
        <w:tc>
          <w:tcPr>
            <w:tcW w:w="1451" w:type="dxa"/>
            <w:tcBorders>
              <w:top w:val="single" w:sz="8" w:space="0" w:color="000000"/>
              <w:left w:val="single" w:sz="4" w:space="0" w:color="000000"/>
              <w:bottom w:val="single" w:sz="4" w:space="0" w:color="000000"/>
              <w:right w:val="single" w:sz="4" w:space="0" w:color="000000"/>
            </w:tcBorders>
            <w:vAlign w:val="center"/>
          </w:tcPr>
          <w:p w14:paraId="2B7C02EC" w14:textId="77777777" w:rsidR="003843EA" w:rsidRDefault="00A21561">
            <w:pPr>
              <w:widowControl/>
              <w:spacing w:line="276" w:lineRule="auto"/>
              <w:jc w:val="center"/>
              <w:rPr>
                <w:rFonts w:ascii="黑体"/>
                <w:kern w:val="0"/>
                <w:sz w:val="18"/>
                <w:szCs w:val="18"/>
              </w:rPr>
            </w:pPr>
            <w:r>
              <w:rPr>
                <w:rFonts w:ascii="黑体"/>
                <w:kern w:val="0"/>
                <w:sz w:val="18"/>
                <w:szCs w:val="18"/>
              </w:rPr>
              <w:t>9F</w:t>
            </w:r>
            <w:r>
              <w:rPr>
                <w:rFonts w:ascii="黑体" w:hAnsi="宋体"/>
                <w:kern w:val="0"/>
                <w:sz w:val="18"/>
                <w:szCs w:val="18"/>
              </w:rPr>
              <w:t>02</w:t>
            </w:r>
          </w:p>
        </w:tc>
        <w:tc>
          <w:tcPr>
            <w:tcW w:w="871" w:type="dxa"/>
            <w:tcBorders>
              <w:top w:val="single" w:sz="8" w:space="0" w:color="000000"/>
              <w:left w:val="single" w:sz="4" w:space="0" w:color="000000"/>
              <w:bottom w:val="single" w:sz="4" w:space="0" w:color="000000"/>
              <w:right w:val="single" w:sz="4" w:space="0" w:color="000000"/>
            </w:tcBorders>
            <w:vAlign w:val="center"/>
          </w:tcPr>
          <w:p w14:paraId="4F88E1EA" w14:textId="77777777" w:rsidR="003843EA" w:rsidRDefault="00A21561">
            <w:pPr>
              <w:widowControl/>
              <w:spacing w:line="276" w:lineRule="auto"/>
              <w:jc w:val="center"/>
              <w:rPr>
                <w:rFonts w:ascii="黑体"/>
                <w:kern w:val="0"/>
                <w:sz w:val="18"/>
                <w:szCs w:val="18"/>
              </w:rPr>
            </w:pPr>
            <w:r>
              <w:rPr>
                <w:rFonts w:ascii="黑体" w:hAnsi="宋体"/>
                <w:kern w:val="0"/>
                <w:sz w:val="18"/>
                <w:szCs w:val="18"/>
              </w:rPr>
              <w:t>n12</w:t>
            </w:r>
          </w:p>
        </w:tc>
        <w:tc>
          <w:tcPr>
            <w:tcW w:w="957" w:type="dxa"/>
            <w:tcBorders>
              <w:top w:val="single" w:sz="8" w:space="0" w:color="000000"/>
              <w:left w:val="single" w:sz="4" w:space="0" w:color="000000"/>
              <w:bottom w:val="single" w:sz="4" w:space="0" w:color="000000"/>
              <w:right w:val="single" w:sz="4" w:space="0" w:color="000000"/>
            </w:tcBorders>
            <w:vAlign w:val="center"/>
          </w:tcPr>
          <w:p w14:paraId="514FA11A" w14:textId="77777777" w:rsidR="003843EA" w:rsidRDefault="00A21561">
            <w:pPr>
              <w:widowControl/>
              <w:spacing w:line="276" w:lineRule="auto"/>
              <w:jc w:val="center"/>
              <w:rPr>
                <w:rFonts w:ascii="黑体"/>
                <w:kern w:val="0"/>
                <w:sz w:val="18"/>
                <w:szCs w:val="18"/>
              </w:rPr>
            </w:pPr>
            <w:r>
              <w:rPr>
                <w:rFonts w:ascii="黑体" w:hAnsi="宋体"/>
                <w:kern w:val="0"/>
                <w:sz w:val="18"/>
                <w:szCs w:val="18"/>
              </w:rPr>
              <w:t>6</w:t>
            </w:r>
          </w:p>
        </w:tc>
        <w:tc>
          <w:tcPr>
            <w:tcW w:w="2525" w:type="dxa"/>
            <w:tcBorders>
              <w:top w:val="single" w:sz="8" w:space="0" w:color="000000"/>
              <w:left w:val="single" w:sz="4" w:space="0" w:color="000000"/>
              <w:bottom w:val="single" w:sz="4" w:space="0" w:color="000000"/>
              <w:right w:val="single" w:sz="4" w:space="0" w:color="000000"/>
            </w:tcBorders>
            <w:vAlign w:val="center"/>
          </w:tcPr>
          <w:p w14:paraId="76E44D24"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授权金额</w:t>
            </w:r>
          </w:p>
        </w:tc>
        <w:tc>
          <w:tcPr>
            <w:tcW w:w="2611" w:type="dxa"/>
            <w:tcBorders>
              <w:top w:val="single" w:sz="8" w:space="0" w:color="000000"/>
              <w:left w:val="single" w:sz="4" w:space="0" w:color="000000"/>
              <w:bottom w:val="single" w:sz="4" w:space="0" w:color="000000"/>
              <w:right w:val="single" w:sz="8" w:space="0" w:color="000000"/>
            </w:tcBorders>
          </w:tcPr>
          <w:p w14:paraId="2F705118" w14:textId="77777777" w:rsidR="003843EA" w:rsidRDefault="003843EA">
            <w:pPr>
              <w:widowControl/>
              <w:spacing w:line="276" w:lineRule="auto"/>
              <w:jc w:val="center"/>
              <w:rPr>
                <w:rFonts w:ascii="黑体"/>
                <w:b/>
                <w:bCs/>
                <w:kern w:val="0"/>
                <w:sz w:val="18"/>
                <w:szCs w:val="18"/>
              </w:rPr>
            </w:pPr>
          </w:p>
        </w:tc>
      </w:tr>
      <w:tr w:rsidR="003843EA" w14:paraId="6C122D52"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79FBCE84" w14:textId="77777777" w:rsidR="003843EA" w:rsidRDefault="00A21561">
            <w:pPr>
              <w:widowControl/>
              <w:spacing w:line="276" w:lineRule="auto"/>
              <w:jc w:val="center"/>
              <w:rPr>
                <w:rFonts w:ascii="黑体"/>
                <w:kern w:val="0"/>
                <w:sz w:val="18"/>
                <w:szCs w:val="18"/>
              </w:rPr>
            </w:pPr>
            <w:r>
              <w:rPr>
                <w:rFonts w:ascii="黑体"/>
                <w:kern w:val="0"/>
                <w:sz w:val="18"/>
                <w:szCs w:val="18"/>
              </w:rPr>
              <w:t>9</w:t>
            </w:r>
            <w:r>
              <w:rPr>
                <w:rFonts w:ascii="黑体" w:hAnsi="宋体"/>
                <w:kern w:val="0"/>
                <w:sz w:val="18"/>
                <w:szCs w:val="18"/>
              </w:rPr>
              <w:t>F03</w:t>
            </w:r>
          </w:p>
        </w:tc>
        <w:tc>
          <w:tcPr>
            <w:tcW w:w="871" w:type="dxa"/>
            <w:tcBorders>
              <w:top w:val="single" w:sz="4" w:space="0" w:color="000000"/>
              <w:left w:val="single" w:sz="4" w:space="0" w:color="000000"/>
              <w:bottom w:val="single" w:sz="4" w:space="0" w:color="000000"/>
              <w:right w:val="single" w:sz="4" w:space="0" w:color="000000"/>
            </w:tcBorders>
            <w:vAlign w:val="center"/>
          </w:tcPr>
          <w:p w14:paraId="4C2E9936" w14:textId="77777777" w:rsidR="003843EA" w:rsidRDefault="00A21561">
            <w:pPr>
              <w:widowControl/>
              <w:spacing w:line="276" w:lineRule="auto"/>
              <w:jc w:val="center"/>
              <w:rPr>
                <w:rFonts w:ascii="黑体"/>
                <w:kern w:val="0"/>
                <w:sz w:val="18"/>
                <w:szCs w:val="18"/>
              </w:rPr>
            </w:pPr>
            <w:r>
              <w:rPr>
                <w:rFonts w:ascii="黑体"/>
                <w:kern w:val="0"/>
                <w:sz w:val="18"/>
                <w:szCs w:val="18"/>
              </w:rPr>
              <w:t>N1</w:t>
            </w:r>
            <w:r>
              <w:rPr>
                <w:rFonts w:ascii="黑体" w:hAnsi="宋体"/>
                <w:kern w:val="0"/>
                <w:sz w:val="18"/>
                <w:szCs w:val="18"/>
              </w:rPr>
              <w:t>2</w:t>
            </w:r>
          </w:p>
        </w:tc>
        <w:tc>
          <w:tcPr>
            <w:tcW w:w="957" w:type="dxa"/>
            <w:tcBorders>
              <w:top w:val="single" w:sz="4" w:space="0" w:color="000000"/>
              <w:left w:val="single" w:sz="4" w:space="0" w:color="000000"/>
              <w:bottom w:val="single" w:sz="4" w:space="0" w:color="000000"/>
              <w:right w:val="single" w:sz="4" w:space="0" w:color="000000"/>
            </w:tcBorders>
            <w:vAlign w:val="center"/>
          </w:tcPr>
          <w:p w14:paraId="32B895BE" w14:textId="77777777" w:rsidR="003843EA" w:rsidRDefault="00A21561">
            <w:pPr>
              <w:widowControl/>
              <w:spacing w:line="276" w:lineRule="auto"/>
              <w:jc w:val="center"/>
              <w:rPr>
                <w:rFonts w:ascii="黑体"/>
                <w:kern w:val="0"/>
                <w:sz w:val="18"/>
                <w:szCs w:val="18"/>
              </w:rPr>
            </w:pPr>
            <w:r>
              <w:rPr>
                <w:rFonts w:ascii="黑体" w:hAnsi="宋体"/>
                <w:kern w:val="0"/>
                <w:sz w:val="18"/>
                <w:szCs w:val="18"/>
              </w:rPr>
              <w:t>6</w:t>
            </w:r>
          </w:p>
        </w:tc>
        <w:tc>
          <w:tcPr>
            <w:tcW w:w="2525" w:type="dxa"/>
            <w:tcBorders>
              <w:top w:val="single" w:sz="4" w:space="0" w:color="000000"/>
              <w:left w:val="single" w:sz="4" w:space="0" w:color="000000"/>
              <w:bottom w:val="single" w:sz="4" w:space="0" w:color="000000"/>
              <w:right w:val="single" w:sz="4" w:space="0" w:color="000000"/>
            </w:tcBorders>
            <w:vAlign w:val="center"/>
          </w:tcPr>
          <w:p w14:paraId="6E556DCA"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授权金额（其他）</w:t>
            </w:r>
          </w:p>
        </w:tc>
        <w:tc>
          <w:tcPr>
            <w:tcW w:w="2611" w:type="dxa"/>
            <w:tcBorders>
              <w:top w:val="single" w:sz="4" w:space="0" w:color="000000"/>
              <w:left w:val="single" w:sz="4" w:space="0" w:color="000000"/>
              <w:bottom w:val="single" w:sz="4" w:space="0" w:color="000000"/>
              <w:right w:val="single" w:sz="8" w:space="0" w:color="000000"/>
            </w:tcBorders>
          </w:tcPr>
          <w:p w14:paraId="5E61E16E" w14:textId="77777777" w:rsidR="003843EA" w:rsidRDefault="003843EA">
            <w:pPr>
              <w:widowControl/>
              <w:spacing w:line="276" w:lineRule="auto"/>
              <w:jc w:val="center"/>
              <w:rPr>
                <w:rFonts w:ascii="黑体"/>
                <w:b/>
                <w:bCs/>
                <w:kern w:val="0"/>
                <w:sz w:val="18"/>
                <w:szCs w:val="18"/>
              </w:rPr>
            </w:pPr>
          </w:p>
        </w:tc>
      </w:tr>
      <w:tr w:rsidR="003843EA" w14:paraId="3C1024F2"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1061A65E" w14:textId="77777777" w:rsidR="003843EA" w:rsidRDefault="00A21561">
            <w:pPr>
              <w:widowControl/>
              <w:spacing w:line="276" w:lineRule="auto"/>
              <w:jc w:val="center"/>
              <w:rPr>
                <w:rFonts w:ascii="黑体"/>
                <w:kern w:val="0"/>
                <w:sz w:val="18"/>
                <w:szCs w:val="18"/>
              </w:rPr>
            </w:pPr>
            <w:r>
              <w:rPr>
                <w:rFonts w:ascii="黑体"/>
                <w:kern w:val="0"/>
                <w:sz w:val="18"/>
                <w:szCs w:val="18"/>
              </w:rPr>
              <w:t>9</w:t>
            </w:r>
            <w:r>
              <w:rPr>
                <w:rFonts w:ascii="黑体" w:hAnsi="宋体"/>
                <w:kern w:val="0"/>
                <w:sz w:val="18"/>
                <w:szCs w:val="18"/>
              </w:rPr>
              <w:t>C</w:t>
            </w:r>
          </w:p>
        </w:tc>
        <w:tc>
          <w:tcPr>
            <w:tcW w:w="871" w:type="dxa"/>
            <w:tcBorders>
              <w:top w:val="single" w:sz="4" w:space="0" w:color="000000"/>
              <w:left w:val="single" w:sz="4" w:space="0" w:color="000000"/>
              <w:bottom w:val="single" w:sz="4" w:space="0" w:color="000000"/>
              <w:right w:val="single" w:sz="4" w:space="0" w:color="000000"/>
            </w:tcBorders>
            <w:vAlign w:val="center"/>
          </w:tcPr>
          <w:p w14:paraId="0D381621"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957" w:type="dxa"/>
            <w:tcBorders>
              <w:top w:val="single" w:sz="4" w:space="0" w:color="000000"/>
              <w:left w:val="single" w:sz="4" w:space="0" w:color="000000"/>
              <w:bottom w:val="single" w:sz="4" w:space="0" w:color="000000"/>
              <w:right w:val="single" w:sz="4" w:space="0" w:color="000000"/>
            </w:tcBorders>
            <w:vAlign w:val="center"/>
          </w:tcPr>
          <w:p w14:paraId="3BB5A962" w14:textId="77777777" w:rsidR="003843EA" w:rsidRDefault="00A21561">
            <w:pPr>
              <w:widowControl/>
              <w:spacing w:line="276" w:lineRule="auto"/>
              <w:jc w:val="center"/>
              <w:rPr>
                <w:rFonts w:ascii="黑体"/>
                <w:kern w:val="0"/>
                <w:sz w:val="18"/>
                <w:szCs w:val="18"/>
              </w:rPr>
            </w:pPr>
            <w:r>
              <w:rPr>
                <w:rFonts w:ascii="黑体" w:hAnsi="宋体"/>
                <w:kern w:val="0"/>
                <w:sz w:val="18"/>
                <w:szCs w:val="18"/>
              </w:rPr>
              <w:t>1</w:t>
            </w:r>
          </w:p>
        </w:tc>
        <w:tc>
          <w:tcPr>
            <w:tcW w:w="2525" w:type="dxa"/>
            <w:tcBorders>
              <w:top w:val="single" w:sz="4" w:space="0" w:color="000000"/>
              <w:left w:val="single" w:sz="4" w:space="0" w:color="000000"/>
              <w:bottom w:val="single" w:sz="4" w:space="0" w:color="000000"/>
              <w:right w:val="single" w:sz="4" w:space="0" w:color="000000"/>
            </w:tcBorders>
            <w:vAlign w:val="center"/>
          </w:tcPr>
          <w:p w14:paraId="432FF3B0"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交易类型</w:t>
            </w:r>
          </w:p>
        </w:tc>
        <w:tc>
          <w:tcPr>
            <w:tcW w:w="2611" w:type="dxa"/>
            <w:tcBorders>
              <w:top w:val="single" w:sz="4" w:space="0" w:color="000000"/>
              <w:left w:val="single" w:sz="4" w:space="0" w:color="000000"/>
              <w:bottom w:val="single" w:sz="4" w:space="0" w:color="000000"/>
              <w:right w:val="single" w:sz="8" w:space="0" w:color="000000"/>
            </w:tcBorders>
          </w:tcPr>
          <w:p w14:paraId="21A46DAC"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根据</w:t>
            </w:r>
            <w:r>
              <w:rPr>
                <w:rFonts w:ascii="黑体"/>
                <w:kern w:val="0"/>
                <w:sz w:val="18"/>
                <w:szCs w:val="18"/>
              </w:rPr>
              <w:t>ISO 8583:1997</w:t>
            </w:r>
            <w:r>
              <w:rPr>
                <w:rFonts w:ascii="黑体" w:hAnsi="宋体" w:hint="eastAsia"/>
                <w:kern w:val="0"/>
                <w:sz w:val="18"/>
                <w:szCs w:val="18"/>
              </w:rPr>
              <w:t>定义的处理码前</w:t>
            </w:r>
            <w:r>
              <w:rPr>
                <w:rFonts w:ascii="黑体"/>
                <w:kern w:val="0"/>
                <w:sz w:val="18"/>
                <w:szCs w:val="18"/>
              </w:rPr>
              <w:t>2</w:t>
            </w:r>
            <w:r>
              <w:rPr>
                <w:rFonts w:ascii="黑体" w:hAnsi="宋体" w:hint="eastAsia"/>
                <w:kern w:val="0"/>
                <w:sz w:val="18"/>
                <w:szCs w:val="18"/>
              </w:rPr>
              <w:t>位，金融交易类型</w:t>
            </w:r>
          </w:p>
        </w:tc>
      </w:tr>
      <w:tr w:rsidR="003843EA" w14:paraId="2743675B"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52661A00" w14:textId="77777777" w:rsidR="003843EA" w:rsidRDefault="00A21561">
            <w:pPr>
              <w:widowControl/>
              <w:spacing w:line="276" w:lineRule="auto"/>
              <w:jc w:val="center"/>
              <w:rPr>
                <w:rFonts w:ascii="黑体"/>
                <w:kern w:val="0"/>
                <w:sz w:val="18"/>
                <w:szCs w:val="18"/>
              </w:rPr>
            </w:pPr>
            <w:r>
              <w:rPr>
                <w:rFonts w:ascii="黑体" w:hAnsi="宋体"/>
                <w:kern w:val="0"/>
                <w:sz w:val="18"/>
                <w:szCs w:val="18"/>
              </w:rPr>
              <w:t>DF7C</w:t>
            </w:r>
          </w:p>
        </w:tc>
        <w:tc>
          <w:tcPr>
            <w:tcW w:w="871" w:type="dxa"/>
            <w:tcBorders>
              <w:top w:val="single" w:sz="4" w:space="0" w:color="000000"/>
              <w:left w:val="single" w:sz="4" w:space="0" w:color="000000"/>
              <w:bottom w:val="single" w:sz="4" w:space="0" w:color="000000"/>
              <w:right w:val="single" w:sz="4" w:space="0" w:color="000000"/>
            </w:tcBorders>
            <w:vAlign w:val="center"/>
          </w:tcPr>
          <w:p w14:paraId="320053C8" w14:textId="77777777" w:rsidR="003843EA" w:rsidRDefault="00A21561">
            <w:pPr>
              <w:widowControl/>
              <w:spacing w:line="276" w:lineRule="auto"/>
              <w:jc w:val="center"/>
              <w:rPr>
                <w:rFonts w:ascii="黑体"/>
                <w:kern w:val="0"/>
                <w:sz w:val="18"/>
                <w:szCs w:val="18"/>
              </w:rPr>
            </w:pPr>
            <w:r>
              <w:rPr>
                <w:rFonts w:ascii="黑体" w:hAnsi="宋体"/>
                <w:kern w:val="0"/>
                <w:sz w:val="18"/>
                <w:szCs w:val="18"/>
              </w:rPr>
              <w:t>B</w:t>
            </w:r>
          </w:p>
        </w:tc>
        <w:tc>
          <w:tcPr>
            <w:tcW w:w="957" w:type="dxa"/>
            <w:tcBorders>
              <w:top w:val="single" w:sz="4" w:space="0" w:color="000000"/>
              <w:left w:val="single" w:sz="4" w:space="0" w:color="000000"/>
              <w:bottom w:val="single" w:sz="4" w:space="0" w:color="000000"/>
              <w:right w:val="single" w:sz="4" w:space="0" w:color="000000"/>
            </w:tcBorders>
            <w:vAlign w:val="center"/>
          </w:tcPr>
          <w:p w14:paraId="519AFB11" w14:textId="77777777" w:rsidR="003843EA" w:rsidRDefault="00A21561">
            <w:pPr>
              <w:widowControl/>
              <w:spacing w:line="276" w:lineRule="auto"/>
              <w:jc w:val="center"/>
              <w:rPr>
                <w:rFonts w:ascii="黑体"/>
                <w:kern w:val="0"/>
                <w:sz w:val="18"/>
                <w:szCs w:val="18"/>
              </w:rPr>
            </w:pPr>
            <w:r>
              <w:rPr>
                <w:rFonts w:ascii="黑体" w:hAnsi="宋体"/>
                <w:kern w:val="0"/>
                <w:sz w:val="18"/>
                <w:szCs w:val="18"/>
              </w:rPr>
              <w:t>1</w:t>
            </w:r>
          </w:p>
        </w:tc>
        <w:tc>
          <w:tcPr>
            <w:tcW w:w="2525" w:type="dxa"/>
            <w:tcBorders>
              <w:top w:val="single" w:sz="4" w:space="0" w:color="000000"/>
              <w:left w:val="single" w:sz="4" w:space="0" w:color="000000"/>
              <w:bottom w:val="single" w:sz="4" w:space="0" w:color="000000"/>
              <w:right w:val="single" w:sz="4" w:space="0" w:color="000000"/>
            </w:tcBorders>
            <w:vAlign w:val="center"/>
          </w:tcPr>
          <w:p w14:paraId="419EAC18"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自定义的交易类型</w:t>
            </w:r>
          </w:p>
        </w:tc>
        <w:tc>
          <w:tcPr>
            <w:tcW w:w="2611" w:type="dxa"/>
            <w:tcBorders>
              <w:top w:val="single" w:sz="4" w:space="0" w:color="000000"/>
              <w:left w:val="single" w:sz="4" w:space="0" w:color="000000"/>
              <w:bottom w:val="single" w:sz="4" w:space="0" w:color="000000"/>
              <w:right w:val="single" w:sz="8" w:space="0" w:color="000000"/>
            </w:tcBorders>
          </w:tcPr>
          <w:p w14:paraId="7F3CE44A" w14:textId="77777777" w:rsidR="003843EA" w:rsidRDefault="00A21561">
            <w:pPr>
              <w:widowControl/>
              <w:spacing w:line="276" w:lineRule="auto"/>
              <w:jc w:val="left"/>
              <w:rPr>
                <w:rFonts w:ascii="黑体"/>
                <w:kern w:val="0"/>
                <w:sz w:val="18"/>
                <w:szCs w:val="18"/>
              </w:rPr>
            </w:pPr>
            <w:r>
              <w:rPr>
                <w:rFonts w:ascii="黑体" w:hint="eastAsia"/>
                <w:kern w:val="0"/>
                <w:sz w:val="18"/>
                <w:szCs w:val="18"/>
              </w:rPr>
              <w:t>0x01/*标准的授权过程*/</w:t>
            </w:r>
          </w:p>
          <w:p w14:paraId="5E0EE756" w14:textId="77777777" w:rsidR="003843EA" w:rsidRDefault="00A21561">
            <w:pPr>
              <w:widowControl/>
              <w:spacing w:line="276" w:lineRule="auto"/>
              <w:jc w:val="left"/>
              <w:rPr>
                <w:rFonts w:ascii="黑体"/>
                <w:kern w:val="0"/>
                <w:sz w:val="18"/>
                <w:szCs w:val="18"/>
              </w:rPr>
            </w:pPr>
            <w:r>
              <w:rPr>
                <w:rFonts w:ascii="黑体" w:hint="eastAsia"/>
                <w:kern w:val="0"/>
                <w:sz w:val="18"/>
                <w:szCs w:val="18"/>
              </w:rPr>
              <w:t>0x0A/*电子现金日志*/</w:t>
            </w:r>
          </w:p>
          <w:p w14:paraId="7CCDC334" w14:textId="77777777" w:rsidR="003843EA" w:rsidRDefault="00A21561">
            <w:pPr>
              <w:widowControl/>
              <w:spacing w:line="276" w:lineRule="auto"/>
              <w:jc w:val="left"/>
              <w:rPr>
                <w:rFonts w:ascii="黑体"/>
                <w:kern w:val="0"/>
                <w:sz w:val="18"/>
                <w:szCs w:val="18"/>
              </w:rPr>
            </w:pPr>
            <w:r>
              <w:rPr>
                <w:rFonts w:ascii="黑体" w:hint="eastAsia"/>
                <w:kern w:val="0"/>
                <w:sz w:val="18"/>
                <w:szCs w:val="18"/>
              </w:rPr>
              <w:t>0x0B/*电子现金消费*/</w:t>
            </w:r>
          </w:p>
          <w:p w14:paraId="7CC6907B" w14:textId="77777777" w:rsidR="003843EA" w:rsidRDefault="00A21561">
            <w:pPr>
              <w:widowControl/>
              <w:spacing w:line="276" w:lineRule="auto"/>
              <w:jc w:val="left"/>
              <w:rPr>
                <w:rFonts w:ascii="黑体"/>
                <w:kern w:val="0"/>
                <w:sz w:val="18"/>
                <w:szCs w:val="18"/>
              </w:rPr>
            </w:pPr>
            <w:r>
              <w:rPr>
                <w:rFonts w:ascii="黑体" w:hint="eastAsia"/>
                <w:kern w:val="0"/>
                <w:sz w:val="18"/>
                <w:szCs w:val="18"/>
              </w:rPr>
              <w:t>0x0E/*电子现金圈存日志*/</w:t>
            </w:r>
          </w:p>
          <w:p w14:paraId="68A1C2C8" w14:textId="77777777" w:rsidR="003843EA" w:rsidRDefault="00A21561">
            <w:pPr>
              <w:widowControl/>
              <w:spacing w:line="276" w:lineRule="auto"/>
              <w:jc w:val="left"/>
              <w:rPr>
                <w:rFonts w:ascii="黑体"/>
                <w:kern w:val="0"/>
                <w:sz w:val="18"/>
                <w:szCs w:val="18"/>
              </w:rPr>
            </w:pPr>
            <w:r>
              <w:rPr>
                <w:rFonts w:ascii="黑体" w:hint="eastAsia"/>
                <w:kern w:val="0"/>
                <w:sz w:val="18"/>
                <w:szCs w:val="18"/>
              </w:rPr>
              <w:t>0x21/*电子现金指定账户圈存*/</w:t>
            </w:r>
          </w:p>
          <w:p w14:paraId="20BA557D" w14:textId="77777777" w:rsidR="003843EA" w:rsidRDefault="00A21561">
            <w:pPr>
              <w:widowControl/>
              <w:spacing w:line="276" w:lineRule="auto"/>
              <w:jc w:val="left"/>
              <w:rPr>
                <w:rFonts w:ascii="黑体"/>
                <w:kern w:val="0"/>
                <w:sz w:val="18"/>
                <w:szCs w:val="18"/>
              </w:rPr>
            </w:pPr>
            <w:r>
              <w:rPr>
                <w:rFonts w:ascii="黑体" w:hint="eastAsia"/>
                <w:kern w:val="0"/>
                <w:sz w:val="18"/>
                <w:szCs w:val="18"/>
              </w:rPr>
              <w:t>0x22/*电子现金非指定账户圈存*/</w:t>
            </w:r>
          </w:p>
          <w:p w14:paraId="276E664B" w14:textId="77777777" w:rsidR="003843EA" w:rsidRDefault="00A21561">
            <w:pPr>
              <w:widowControl/>
              <w:spacing w:line="276" w:lineRule="auto"/>
              <w:jc w:val="left"/>
              <w:rPr>
                <w:rFonts w:ascii="黑体"/>
                <w:kern w:val="0"/>
                <w:sz w:val="18"/>
                <w:szCs w:val="18"/>
              </w:rPr>
            </w:pPr>
            <w:r>
              <w:rPr>
                <w:rFonts w:ascii="黑体" w:hint="eastAsia"/>
                <w:kern w:val="0"/>
                <w:sz w:val="18"/>
                <w:szCs w:val="18"/>
              </w:rPr>
              <w:t>0x23/*电子现金现金圈存*/</w:t>
            </w:r>
          </w:p>
          <w:p w14:paraId="51570278" w14:textId="77777777" w:rsidR="003843EA" w:rsidRDefault="00A21561">
            <w:pPr>
              <w:widowControl/>
              <w:spacing w:line="276" w:lineRule="auto"/>
              <w:jc w:val="left"/>
              <w:rPr>
                <w:rFonts w:ascii="黑体"/>
                <w:kern w:val="0"/>
                <w:sz w:val="18"/>
                <w:szCs w:val="18"/>
              </w:rPr>
            </w:pPr>
            <w:r>
              <w:rPr>
                <w:rFonts w:ascii="黑体" w:hint="eastAsia"/>
                <w:kern w:val="0"/>
                <w:sz w:val="18"/>
                <w:szCs w:val="18"/>
              </w:rPr>
              <w:lastRenderedPageBreak/>
              <w:t>0x24/*电子现金圈提(暂未实现)*/</w:t>
            </w:r>
          </w:p>
          <w:p w14:paraId="12068A6A" w14:textId="77777777" w:rsidR="003843EA" w:rsidRDefault="00A21561">
            <w:pPr>
              <w:widowControl/>
              <w:spacing w:line="276" w:lineRule="auto"/>
              <w:jc w:val="left"/>
              <w:rPr>
                <w:rFonts w:ascii="黑体"/>
                <w:kern w:val="0"/>
                <w:sz w:val="18"/>
                <w:szCs w:val="18"/>
              </w:rPr>
            </w:pPr>
            <w:r>
              <w:rPr>
                <w:rFonts w:ascii="黑体" w:hint="eastAsia"/>
                <w:kern w:val="0"/>
                <w:sz w:val="18"/>
                <w:szCs w:val="18"/>
              </w:rPr>
              <w:t>0x25/*电子现金余额查询</w:t>
            </w:r>
          </w:p>
          <w:p w14:paraId="1FF8CFAA" w14:textId="77777777" w:rsidR="003843EA" w:rsidRDefault="00A21561">
            <w:pPr>
              <w:widowControl/>
              <w:spacing w:line="276" w:lineRule="auto"/>
              <w:jc w:val="left"/>
              <w:rPr>
                <w:rFonts w:ascii="黑体"/>
                <w:kern w:val="0"/>
                <w:sz w:val="18"/>
                <w:szCs w:val="18"/>
              </w:rPr>
            </w:pPr>
            <w:r>
              <w:rPr>
                <w:rFonts w:ascii="黑体" w:hint="eastAsia"/>
                <w:kern w:val="0"/>
                <w:sz w:val="18"/>
                <w:szCs w:val="18"/>
              </w:rPr>
              <w:t>0x26/*电子现金现金圈存撤销*/</w:t>
            </w:r>
          </w:p>
        </w:tc>
      </w:tr>
      <w:tr w:rsidR="003843EA" w14:paraId="3B777CC7"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5FE0C32E" w14:textId="77777777" w:rsidR="003843EA" w:rsidRDefault="00A21561">
            <w:pPr>
              <w:widowControl/>
              <w:spacing w:line="276" w:lineRule="auto"/>
              <w:jc w:val="center"/>
              <w:rPr>
                <w:rFonts w:ascii="黑体" w:hAnsi="宋体"/>
                <w:kern w:val="0"/>
                <w:sz w:val="18"/>
                <w:szCs w:val="18"/>
              </w:rPr>
            </w:pPr>
            <w:r>
              <w:rPr>
                <w:rFonts w:ascii="黑体" w:hAnsi="宋体" w:hint="eastAsia"/>
                <w:kern w:val="0"/>
                <w:sz w:val="18"/>
                <w:szCs w:val="18"/>
              </w:rPr>
              <w:lastRenderedPageBreak/>
              <w:t>DF70</w:t>
            </w:r>
          </w:p>
        </w:tc>
        <w:tc>
          <w:tcPr>
            <w:tcW w:w="871" w:type="dxa"/>
            <w:tcBorders>
              <w:top w:val="single" w:sz="4" w:space="0" w:color="000000"/>
              <w:left w:val="single" w:sz="4" w:space="0" w:color="000000"/>
              <w:bottom w:val="single" w:sz="4" w:space="0" w:color="000000"/>
              <w:right w:val="single" w:sz="4" w:space="0" w:color="000000"/>
            </w:tcBorders>
            <w:vAlign w:val="center"/>
          </w:tcPr>
          <w:p w14:paraId="4CACB399" w14:textId="77777777" w:rsidR="003843EA" w:rsidRDefault="00A21561">
            <w:pPr>
              <w:widowControl/>
              <w:spacing w:line="276" w:lineRule="auto"/>
              <w:jc w:val="center"/>
              <w:rPr>
                <w:rFonts w:ascii="黑体"/>
                <w:kern w:val="0"/>
                <w:sz w:val="18"/>
                <w:szCs w:val="18"/>
              </w:rPr>
            </w:pPr>
            <w:r>
              <w:rPr>
                <w:rFonts w:ascii="黑体" w:hint="eastAsia"/>
                <w:kern w:val="0"/>
                <w:sz w:val="18"/>
                <w:szCs w:val="18"/>
              </w:rPr>
              <w:t>B</w:t>
            </w:r>
          </w:p>
        </w:tc>
        <w:tc>
          <w:tcPr>
            <w:tcW w:w="957" w:type="dxa"/>
            <w:tcBorders>
              <w:top w:val="single" w:sz="4" w:space="0" w:color="000000"/>
              <w:left w:val="single" w:sz="4" w:space="0" w:color="000000"/>
              <w:bottom w:val="single" w:sz="4" w:space="0" w:color="000000"/>
              <w:right w:val="single" w:sz="4" w:space="0" w:color="000000"/>
            </w:tcBorders>
            <w:vAlign w:val="center"/>
          </w:tcPr>
          <w:p w14:paraId="1872C00A" w14:textId="77777777" w:rsidR="003843EA" w:rsidRDefault="00A21561">
            <w:pPr>
              <w:widowControl/>
              <w:spacing w:line="276" w:lineRule="auto"/>
              <w:jc w:val="center"/>
              <w:rPr>
                <w:rFonts w:ascii="黑体" w:hAnsi="宋体"/>
                <w:kern w:val="0"/>
                <w:sz w:val="18"/>
                <w:szCs w:val="18"/>
              </w:rPr>
            </w:pPr>
            <w:r>
              <w:rPr>
                <w:rFonts w:ascii="黑体" w:hAnsi="宋体" w:hint="eastAsia"/>
                <w:kern w:val="0"/>
                <w:sz w:val="18"/>
                <w:szCs w:val="18"/>
              </w:rPr>
              <w:t>1</w:t>
            </w:r>
          </w:p>
        </w:tc>
        <w:tc>
          <w:tcPr>
            <w:tcW w:w="2525" w:type="dxa"/>
            <w:tcBorders>
              <w:top w:val="single" w:sz="4" w:space="0" w:color="000000"/>
              <w:left w:val="single" w:sz="4" w:space="0" w:color="000000"/>
              <w:bottom w:val="single" w:sz="4" w:space="0" w:color="000000"/>
              <w:right w:val="single" w:sz="4" w:space="0" w:color="000000"/>
            </w:tcBorders>
            <w:vAlign w:val="center"/>
          </w:tcPr>
          <w:p w14:paraId="053DEFBE" w14:textId="77777777" w:rsidR="003843EA" w:rsidRDefault="00A21561">
            <w:pPr>
              <w:widowControl/>
              <w:spacing w:line="276" w:lineRule="auto"/>
              <w:jc w:val="center"/>
              <w:rPr>
                <w:rFonts w:ascii="黑体" w:hAnsi="宋体"/>
                <w:kern w:val="0"/>
                <w:sz w:val="18"/>
                <w:szCs w:val="18"/>
              </w:rPr>
            </w:pPr>
            <w:r>
              <w:rPr>
                <w:rFonts w:hint="eastAsia"/>
                <w:sz w:val="18"/>
                <w:lang w:val="en-GB"/>
              </w:rPr>
              <w:t>当前卡片介质，非接、接触</w:t>
            </w:r>
            <w:r>
              <w:rPr>
                <w:rFonts w:hint="eastAsia"/>
                <w:sz w:val="18"/>
                <w:lang w:val="en-GB"/>
              </w:rPr>
              <w:t>1</w:t>
            </w:r>
            <w:r>
              <w:rPr>
                <w:rFonts w:hint="eastAsia"/>
                <w:sz w:val="18"/>
                <w:lang w:val="en-GB"/>
              </w:rPr>
              <w:t>）</w:t>
            </w:r>
          </w:p>
        </w:tc>
        <w:tc>
          <w:tcPr>
            <w:tcW w:w="2611" w:type="dxa"/>
            <w:tcBorders>
              <w:top w:val="single" w:sz="4" w:space="0" w:color="000000"/>
              <w:left w:val="single" w:sz="4" w:space="0" w:color="000000"/>
              <w:bottom w:val="single" w:sz="4" w:space="0" w:color="000000"/>
              <w:right w:val="single" w:sz="8" w:space="0" w:color="000000"/>
            </w:tcBorders>
          </w:tcPr>
          <w:p w14:paraId="3422F0AA" w14:textId="77777777" w:rsidR="003843EA" w:rsidRDefault="00A21561">
            <w:pPr>
              <w:pStyle w:val="aa"/>
              <w:jc w:val="center"/>
              <w:rPr>
                <w:sz w:val="18"/>
              </w:rPr>
            </w:pPr>
            <w:r>
              <w:rPr>
                <w:rFonts w:hint="eastAsia"/>
                <w:sz w:val="18"/>
              </w:rPr>
              <w:t>0x00</w:t>
            </w:r>
            <w:r>
              <w:rPr>
                <w:rFonts w:hint="eastAsia"/>
                <w:sz w:val="18"/>
              </w:rPr>
              <w:t>接触式</w:t>
            </w:r>
            <w:r>
              <w:rPr>
                <w:rFonts w:hint="eastAsia"/>
                <w:sz w:val="18"/>
              </w:rPr>
              <w:t>0x01</w:t>
            </w:r>
            <w:r>
              <w:rPr>
                <w:rFonts w:hint="eastAsia"/>
                <w:sz w:val="18"/>
              </w:rPr>
              <w:t>非接触</w:t>
            </w:r>
          </w:p>
        </w:tc>
      </w:tr>
      <w:tr w:rsidR="003843EA" w14:paraId="488C4690"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71FAC205" w14:textId="77777777" w:rsidR="003843EA" w:rsidRDefault="00A21561">
            <w:pPr>
              <w:widowControl/>
              <w:spacing w:line="276" w:lineRule="auto"/>
              <w:jc w:val="center"/>
              <w:rPr>
                <w:rFonts w:ascii="黑体"/>
                <w:kern w:val="0"/>
                <w:sz w:val="18"/>
                <w:szCs w:val="18"/>
              </w:rPr>
            </w:pPr>
            <w:r>
              <w:rPr>
                <w:rFonts w:ascii="黑体" w:hAnsi="宋体"/>
                <w:kern w:val="0"/>
                <w:sz w:val="18"/>
                <w:szCs w:val="18"/>
              </w:rPr>
              <w:t>DF71</w:t>
            </w:r>
          </w:p>
        </w:tc>
        <w:tc>
          <w:tcPr>
            <w:tcW w:w="871" w:type="dxa"/>
            <w:tcBorders>
              <w:top w:val="single" w:sz="4" w:space="0" w:color="000000"/>
              <w:left w:val="single" w:sz="4" w:space="0" w:color="000000"/>
              <w:bottom w:val="single" w:sz="4" w:space="0" w:color="000000"/>
              <w:right w:val="single" w:sz="4" w:space="0" w:color="000000"/>
            </w:tcBorders>
            <w:vAlign w:val="center"/>
          </w:tcPr>
          <w:p w14:paraId="3BF230F4"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957" w:type="dxa"/>
            <w:tcBorders>
              <w:top w:val="single" w:sz="4" w:space="0" w:color="000000"/>
              <w:left w:val="single" w:sz="4" w:space="0" w:color="000000"/>
              <w:bottom w:val="single" w:sz="4" w:space="0" w:color="000000"/>
              <w:right w:val="single" w:sz="4" w:space="0" w:color="000000"/>
            </w:tcBorders>
            <w:vAlign w:val="center"/>
          </w:tcPr>
          <w:p w14:paraId="554CD349" w14:textId="77777777" w:rsidR="003843EA" w:rsidRDefault="00A21561">
            <w:pPr>
              <w:widowControl/>
              <w:spacing w:line="276" w:lineRule="auto"/>
              <w:jc w:val="center"/>
              <w:rPr>
                <w:rFonts w:ascii="黑体"/>
                <w:kern w:val="0"/>
                <w:sz w:val="18"/>
                <w:szCs w:val="18"/>
              </w:rPr>
            </w:pPr>
            <w:r>
              <w:rPr>
                <w:rFonts w:ascii="黑体" w:hAnsi="宋体"/>
                <w:kern w:val="0"/>
                <w:sz w:val="18"/>
                <w:szCs w:val="18"/>
              </w:rPr>
              <w:t>1</w:t>
            </w:r>
          </w:p>
        </w:tc>
        <w:tc>
          <w:tcPr>
            <w:tcW w:w="2525" w:type="dxa"/>
            <w:tcBorders>
              <w:top w:val="single" w:sz="4" w:space="0" w:color="000000"/>
              <w:left w:val="single" w:sz="4" w:space="0" w:color="000000"/>
              <w:bottom w:val="single" w:sz="4" w:space="0" w:color="000000"/>
              <w:right w:val="single" w:sz="4" w:space="0" w:color="000000"/>
            </w:tcBorders>
            <w:vAlign w:val="center"/>
          </w:tcPr>
          <w:p w14:paraId="7F527EC4" w14:textId="77777777" w:rsidR="003843EA" w:rsidRDefault="00A21561">
            <w:pPr>
              <w:widowControl/>
              <w:spacing w:line="276" w:lineRule="auto"/>
              <w:jc w:val="center"/>
              <w:rPr>
                <w:rFonts w:ascii="黑体"/>
                <w:kern w:val="0"/>
                <w:sz w:val="18"/>
                <w:szCs w:val="18"/>
              </w:rPr>
            </w:pPr>
            <w:r>
              <w:rPr>
                <w:rFonts w:ascii="黑体" w:hAnsi="宋体"/>
                <w:kern w:val="0"/>
                <w:sz w:val="18"/>
                <w:szCs w:val="18"/>
              </w:rPr>
              <w:t>PBOC流程指示</w:t>
            </w:r>
            <w:r>
              <w:rPr>
                <w:rFonts w:ascii="黑体"/>
                <w:kern w:val="0"/>
                <w:sz w:val="18"/>
                <w:szCs w:val="18"/>
              </w:rPr>
              <w:t>2)</w:t>
            </w:r>
          </w:p>
        </w:tc>
        <w:tc>
          <w:tcPr>
            <w:tcW w:w="2611" w:type="dxa"/>
            <w:tcBorders>
              <w:top w:val="single" w:sz="4" w:space="0" w:color="000000"/>
              <w:left w:val="single" w:sz="4" w:space="0" w:color="000000"/>
              <w:bottom w:val="single" w:sz="4" w:space="0" w:color="000000"/>
              <w:right w:val="single" w:sz="8" w:space="0" w:color="000000"/>
            </w:tcBorders>
          </w:tcPr>
          <w:p w14:paraId="1AD630F2" w14:textId="77777777" w:rsidR="003843EA" w:rsidRDefault="00A21561">
            <w:pPr>
              <w:widowControl/>
              <w:spacing w:line="276" w:lineRule="auto"/>
              <w:rPr>
                <w:rFonts w:ascii="黑体"/>
                <w:kern w:val="0"/>
                <w:sz w:val="18"/>
                <w:szCs w:val="18"/>
              </w:rPr>
            </w:pPr>
            <w:r>
              <w:rPr>
                <w:rFonts w:ascii="黑体" w:hAnsi="宋体"/>
                <w:kern w:val="0"/>
                <w:sz w:val="18"/>
                <w:szCs w:val="18"/>
              </w:rPr>
              <w:t>0x01,</w:t>
            </w:r>
            <w:r>
              <w:rPr>
                <w:rFonts w:ascii="黑体" w:hAnsi="宋体"/>
                <w:kern w:val="0"/>
                <w:sz w:val="18"/>
                <w:szCs w:val="18"/>
              </w:rPr>
              <w:tab/>
              <w:t>/*读应用数据</w:t>
            </w:r>
            <w:r>
              <w:rPr>
                <w:rFonts w:ascii="黑体"/>
                <w:kern w:val="0"/>
                <w:sz w:val="18"/>
                <w:szCs w:val="18"/>
              </w:rPr>
              <w:t>*/</w:t>
            </w:r>
          </w:p>
          <w:p w14:paraId="2620849D" w14:textId="77777777" w:rsidR="003843EA" w:rsidRDefault="00A21561">
            <w:pPr>
              <w:pStyle w:val="aa"/>
              <w:rPr>
                <w:rFonts w:ascii="黑体" w:eastAsia="黑体"/>
                <w:kern w:val="0"/>
                <w:sz w:val="18"/>
                <w:szCs w:val="18"/>
              </w:rPr>
            </w:pPr>
            <w:r>
              <w:rPr>
                <w:rFonts w:ascii="黑体" w:eastAsia="黑体" w:hAnsi="宋体"/>
                <w:kern w:val="0"/>
                <w:sz w:val="18"/>
                <w:szCs w:val="18"/>
              </w:rPr>
              <w:t>0x06,</w:t>
            </w:r>
            <w:r>
              <w:rPr>
                <w:rFonts w:ascii="黑体" w:eastAsia="黑体" w:hAnsi="宋体"/>
                <w:kern w:val="0"/>
                <w:sz w:val="18"/>
                <w:szCs w:val="18"/>
              </w:rPr>
              <w:tab/>
              <w:t>/*第一次密文生成</w:t>
            </w:r>
            <w:r>
              <w:rPr>
                <w:rFonts w:ascii="黑体" w:eastAsia="黑体"/>
                <w:kern w:val="0"/>
                <w:sz w:val="18"/>
                <w:szCs w:val="18"/>
              </w:rPr>
              <w:t>*/</w:t>
            </w:r>
          </w:p>
        </w:tc>
      </w:tr>
      <w:tr w:rsidR="003843EA" w14:paraId="0A61F4B3"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487BDFBF" w14:textId="77777777" w:rsidR="003843EA" w:rsidRDefault="00A21561">
            <w:pPr>
              <w:widowControl/>
              <w:spacing w:line="276" w:lineRule="auto"/>
              <w:jc w:val="center"/>
              <w:rPr>
                <w:rFonts w:ascii="黑体"/>
                <w:kern w:val="0"/>
                <w:sz w:val="18"/>
                <w:szCs w:val="18"/>
              </w:rPr>
            </w:pPr>
            <w:r>
              <w:rPr>
                <w:rFonts w:ascii="黑体" w:hAnsi="宋体"/>
                <w:kern w:val="0"/>
                <w:sz w:val="18"/>
                <w:szCs w:val="18"/>
              </w:rPr>
              <w:t>DF72</w:t>
            </w:r>
          </w:p>
        </w:tc>
        <w:tc>
          <w:tcPr>
            <w:tcW w:w="871" w:type="dxa"/>
            <w:tcBorders>
              <w:top w:val="single" w:sz="4" w:space="0" w:color="000000"/>
              <w:left w:val="single" w:sz="4" w:space="0" w:color="000000"/>
              <w:bottom w:val="single" w:sz="4" w:space="0" w:color="000000"/>
              <w:right w:val="single" w:sz="4" w:space="0" w:color="000000"/>
            </w:tcBorders>
            <w:vAlign w:val="center"/>
          </w:tcPr>
          <w:p w14:paraId="53438FA2"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957" w:type="dxa"/>
            <w:tcBorders>
              <w:top w:val="single" w:sz="4" w:space="0" w:color="000000"/>
              <w:left w:val="single" w:sz="4" w:space="0" w:color="000000"/>
              <w:bottom w:val="single" w:sz="4" w:space="0" w:color="000000"/>
              <w:right w:val="single" w:sz="4" w:space="0" w:color="000000"/>
            </w:tcBorders>
            <w:vAlign w:val="center"/>
          </w:tcPr>
          <w:p w14:paraId="61EA0D3F" w14:textId="77777777" w:rsidR="003843EA" w:rsidRDefault="00A21561">
            <w:pPr>
              <w:widowControl/>
              <w:spacing w:line="276" w:lineRule="auto"/>
              <w:jc w:val="center"/>
              <w:rPr>
                <w:rFonts w:ascii="黑体"/>
                <w:kern w:val="0"/>
                <w:sz w:val="18"/>
                <w:szCs w:val="18"/>
              </w:rPr>
            </w:pPr>
            <w:r>
              <w:rPr>
                <w:rFonts w:ascii="黑体" w:hAnsi="宋体"/>
                <w:kern w:val="0"/>
                <w:sz w:val="18"/>
                <w:szCs w:val="18"/>
              </w:rPr>
              <w:t>1</w:t>
            </w:r>
          </w:p>
        </w:tc>
        <w:tc>
          <w:tcPr>
            <w:tcW w:w="2525" w:type="dxa"/>
            <w:tcBorders>
              <w:top w:val="single" w:sz="4" w:space="0" w:color="000000"/>
              <w:left w:val="single" w:sz="4" w:space="0" w:color="000000"/>
              <w:bottom w:val="single" w:sz="4" w:space="0" w:color="000000"/>
              <w:right w:val="single" w:sz="4" w:space="0" w:color="000000"/>
            </w:tcBorders>
            <w:vAlign w:val="center"/>
          </w:tcPr>
          <w:p w14:paraId="6B0B0A18"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强制联机标识</w:t>
            </w:r>
          </w:p>
        </w:tc>
        <w:tc>
          <w:tcPr>
            <w:tcW w:w="2611" w:type="dxa"/>
            <w:tcBorders>
              <w:top w:val="single" w:sz="4" w:space="0" w:color="000000"/>
              <w:left w:val="single" w:sz="4" w:space="0" w:color="000000"/>
              <w:bottom w:val="single" w:sz="4" w:space="0" w:color="000000"/>
              <w:right w:val="single" w:sz="8" w:space="0" w:color="000000"/>
            </w:tcBorders>
          </w:tcPr>
          <w:p w14:paraId="218F1D40" w14:textId="77777777" w:rsidR="003843EA" w:rsidRDefault="00A21561">
            <w:pPr>
              <w:widowControl/>
              <w:spacing w:line="276" w:lineRule="auto"/>
              <w:jc w:val="center"/>
              <w:rPr>
                <w:rFonts w:ascii="黑体"/>
                <w:kern w:val="0"/>
                <w:sz w:val="18"/>
                <w:szCs w:val="18"/>
              </w:rPr>
            </w:pPr>
            <w:r>
              <w:rPr>
                <w:rFonts w:ascii="黑体" w:hAnsi="宋体"/>
                <w:kern w:val="0"/>
                <w:sz w:val="18"/>
                <w:szCs w:val="18"/>
              </w:rPr>
              <w:t xml:space="preserve">0x00 </w:t>
            </w:r>
            <w:r>
              <w:rPr>
                <w:rFonts w:ascii="黑体" w:hAnsi="宋体" w:hint="eastAsia"/>
                <w:kern w:val="0"/>
                <w:sz w:val="18"/>
                <w:szCs w:val="18"/>
              </w:rPr>
              <w:t>不强制，</w:t>
            </w:r>
            <w:r>
              <w:rPr>
                <w:rFonts w:ascii="黑体"/>
                <w:kern w:val="0"/>
                <w:sz w:val="18"/>
                <w:szCs w:val="18"/>
              </w:rPr>
              <w:t>0x01</w:t>
            </w:r>
            <w:r>
              <w:rPr>
                <w:rFonts w:ascii="黑体" w:hAnsi="宋体" w:hint="eastAsia"/>
                <w:kern w:val="0"/>
                <w:sz w:val="18"/>
                <w:szCs w:val="18"/>
              </w:rPr>
              <w:t>强制联机</w:t>
            </w:r>
          </w:p>
        </w:tc>
      </w:tr>
      <w:tr w:rsidR="003843EA" w14:paraId="72006992"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6AF51F56" w14:textId="77777777" w:rsidR="003843EA" w:rsidRDefault="00A21561">
            <w:pPr>
              <w:widowControl/>
              <w:spacing w:line="276" w:lineRule="auto"/>
              <w:jc w:val="center"/>
              <w:rPr>
                <w:rFonts w:ascii="黑体"/>
                <w:kern w:val="0"/>
                <w:sz w:val="18"/>
                <w:szCs w:val="18"/>
              </w:rPr>
            </w:pPr>
            <w:r>
              <w:rPr>
                <w:rFonts w:ascii="黑体" w:hAnsi="宋体"/>
                <w:kern w:val="0"/>
                <w:sz w:val="18"/>
                <w:szCs w:val="18"/>
              </w:rPr>
              <w:t>DF73</w:t>
            </w:r>
          </w:p>
        </w:tc>
        <w:tc>
          <w:tcPr>
            <w:tcW w:w="871" w:type="dxa"/>
            <w:tcBorders>
              <w:top w:val="single" w:sz="4" w:space="0" w:color="000000"/>
              <w:left w:val="single" w:sz="4" w:space="0" w:color="000000"/>
              <w:bottom w:val="single" w:sz="4" w:space="0" w:color="000000"/>
              <w:right w:val="single" w:sz="4" w:space="0" w:color="000000"/>
            </w:tcBorders>
            <w:vAlign w:val="center"/>
          </w:tcPr>
          <w:p w14:paraId="58C01BCE"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957" w:type="dxa"/>
            <w:tcBorders>
              <w:top w:val="single" w:sz="4" w:space="0" w:color="000000"/>
              <w:left w:val="single" w:sz="4" w:space="0" w:color="000000"/>
              <w:bottom w:val="single" w:sz="4" w:space="0" w:color="000000"/>
              <w:right w:val="single" w:sz="4" w:space="0" w:color="000000"/>
            </w:tcBorders>
            <w:vAlign w:val="center"/>
          </w:tcPr>
          <w:p w14:paraId="5CF78786" w14:textId="77777777" w:rsidR="003843EA" w:rsidRDefault="00A21561">
            <w:pPr>
              <w:widowControl/>
              <w:spacing w:line="276" w:lineRule="auto"/>
              <w:jc w:val="center"/>
              <w:rPr>
                <w:rFonts w:ascii="黑体"/>
                <w:kern w:val="0"/>
                <w:sz w:val="18"/>
                <w:szCs w:val="18"/>
              </w:rPr>
            </w:pPr>
            <w:r>
              <w:rPr>
                <w:rFonts w:ascii="黑体" w:hAnsi="宋体"/>
                <w:kern w:val="0"/>
                <w:sz w:val="18"/>
                <w:szCs w:val="18"/>
              </w:rPr>
              <w:t>1</w:t>
            </w:r>
          </w:p>
        </w:tc>
        <w:tc>
          <w:tcPr>
            <w:tcW w:w="2525" w:type="dxa"/>
            <w:tcBorders>
              <w:top w:val="single" w:sz="4" w:space="0" w:color="000000"/>
              <w:left w:val="single" w:sz="4" w:space="0" w:color="000000"/>
              <w:bottom w:val="single" w:sz="4" w:space="0" w:color="000000"/>
              <w:right w:val="single" w:sz="4" w:space="0" w:color="000000"/>
            </w:tcBorders>
            <w:vAlign w:val="center"/>
          </w:tcPr>
          <w:p w14:paraId="1F1709C8"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账户选择标识</w:t>
            </w:r>
          </w:p>
        </w:tc>
        <w:tc>
          <w:tcPr>
            <w:tcW w:w="2611" w:type="dxa"/>
            <w:tcBorders>
              <w:top w:val="single" w:sz="4" w:space="0" w:color="000000"/>
              <w:left w:val="single" w:sz="4" w:space="0" w:color="000000"/>
              <w:bottom w:val="single" w:sz="4" w:space="0" w:color="000000"/>
              <w:right w:val="single" w:sz="8" w:space="0" w:color="000000"/>
            </w:tcBorders>
          </w:tcPr>
          <w:p w14:paraId="51DEF8EC" w14:textId="77777777" w:rsidR="003843EA" w:rsidRDefault="00A21561">
            <w:pPr>
              <w:widowControl/>
              <w:spacing w:line="276" w:lineRule="auto"/>
              <w:jc w:val="center"/>
              <w:rPr>
                <w:rFonts w:ascii="黑体"/>
                <w:kern w:val="0"/>
                <w:sz w:val="18"/>
                <w:szCs w:val="18"/>
              </w:rPr>
            </w:pPr>
            <w:r>
              <w:rPr>
                <w:rFonts w:ascii="黑体" w:hAnsi="宋体"/>
                <w:kern w:val="0"/>
                <w:sz w:val="18"/>
                <w:szCs w:val="18"/>
              </w:rPr>
              <w:t xml:space="preserve">0x00 </w:t>
            </w:r>
            <w:r>
              <w:rPr>
                <w:rFonts w:ascii="黑体" w:hAnsi="宋体" w:hint="eastAsia"/>
                <w:kern w:val="0"/>
                <w:sz w:val="18"/>
                <w:szCs w:val="18"/>
              </w:rPr>
              <w:t>不支持，</w:t>
            </w:r>
            <w:r>
              <w:rPr>
                <w:rFonts w:ascii="黑体"/>
                <w:kern w:val="0"/>
                <w:sz w:val="18"/>
                <w:szCs w:val="18"/>
              </w:rPr>
              <w:t>0x01</w:t>
            </w:r>
            <w:r>
              <w:rPr>
                <w:rFonts w:ascii="黑体" w:hAnsi="宋体" w:hint="eastAsia"/>
                <w:kern w:val="0"/>
                <w:sz w:val="18"/>
                <w:szCs w:val="18"/>
              </w:rPr>
              <w:t>支持</w:t>
            </w:r>
          </w:p>
        </w:tc>
      </w:tr>
      <w:tr w:rsidR="003843EA" w14:paraId="27AAB8B1"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14DEFF33"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DF74</w:t>
            </w:r>
          </w:p>
        </w:tc>
        <w:tc>
          <w:tcPr>
            <w:tcW w:w="871" w:type="dxa"/>
            <w:tcBorders>
              <w:top w:val="single" w:sz="4" w:space="0" w:color="000000"/>
              <w:left w:val="single" w:sz="4" w:space="0" w:color="000000"/>
              <w:bottom w:val="single" w:sz="4" w:space="0" w:color="000000"/>
              <w:right w:val="single" w:sz="4" w:space="0" w:color="000000"/>
            </w:tcBorders>
            <w:vAlign w:val="center"/>
          </w:tcPr>
          <w:p w14:paraId="49F1166D"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957" w:type="dxa"/>
            <w:tcBorders>
              <w:top w:val="single" w:sz="4" w:space="0" w:color="000000"/>
              <w:left w:val="single" w:sz="4" w:space="0" w:color="000000"/>
              <w:bottom w:val="single" w:sz="4" w:space="0" w:color="000000"/>
              <w:right w:val="single" w:sz="4" w:space="0" w:color="000000"/>
            </w:tcBorders>
            <w:vAlign w:val="center"/>
          </w:tcPr>
          <w:p w14:paraId="40F637B4"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VAR</w:t>
            </w:r>
          </w:p>
        </w:tc>
        <w:tc>
          <w:tcPr>
            <w:tcW w:w="2525" w:type="dxa"/>
            <w:tcBorders>
              <w:top w:val="single" w:sz="4" w:space="0" w:color="000000"/>
              <w:left w:val="single" w:sz="4" w:space="0" w:color="000000"/>
              <w:bottom w:val="single" w:sz="4" w:space="0" w:color="000000"/>
              <w:right w:val="single" w:sz="4" w:space="0" w:color="000000"/>
            </w:tcBorders>
            <w:vAlign w:val="center"/>
          </w:tcPr>
          <w:p w14:paraId="40C3C1A4" w14:textId="77777777" w:rsidR="003843EA" w:rsidRDefault="00A21561">
            <w:pPr>
              <w:widowControl/>
              <w:spacing w:line="276" w:lineRule="auto"/>
              <w:jc w:val="center"/>
              <w:rPr>
                <w:rFonts w:ascii="黑体" w:hAnsi="宋体"/>
                <w:kern w:val="0"/>
                <w:sz w:val="18"/>
                <w:szCs w:val="18"/>
              </w:rPr>
            </w:pPr>
            <w:r>
              <w:rPr>
                <w:rFonts w:ascii="黑体" w:hAnsi="宋体" w:hint="eastAsia"/>
                <w:kern w:val="0"/>
                <w:sz w:val="18"/>
                <w:szCs w:val="18"/>
              </w:rPr>
              <w:t>附加数据</w:t>
            </w:r>
          </w:p>
        </w:tc>
        <w:tc>
          <w:tcPr>
            <w:tcW w:w="2611" w:type="dxa"/>
            <w:tcBorders>
              <w:top w:val="single" w:sz="4" w:space="0" w:color="000000"/>
              <w:left w:val="single" w:sz="4" w:space="0" w:color="000000"/>
              <w:bottom w:val="single" w:sz="4" w:space="0" w:color="000000"/>
              <w:right w:val="single" w:sz="8" w:space="0" w:color="000000"/>
            </w:tcBorders>
          </w:tcPr>
          <w:p w14:paraId="30E894D5" w14:textId="77777777" w:rsidR="003843EA" w:rsidRDefault="00A21561">
            <w:pPr>
              <w:widowControl/>
              <w:spacing w:line="276" w:lineRule="auto"/>
              <w:jc w:val="center"/>
              <w:rPr>
                <w:rFonts w:ascii="黑体" w:hAnsi="宋体"/>
                <w:kern w:val="0"/>
                <w:sz w:val="18"/>
                <w:szCs w:val="18"/>
              </w:rPr>
            </w:pPr>
            <w:r>
              <w:rPr>
                <w:rFonts w:ascii="黑体" w:hAnsi="宋体" w:hint="eastAsia"/>
                <w:kern w:val="0"/>
                <w:sz w:val="18"/>
                <w:szCs w:val="18"/>
              </w:rPr>
              <w:t>自定义:</w:t>
            </w:r>
          </w:p>
          <w:p w14:paraId="65A28A91" w14:textId="77777777" w:rsidR="003843EA" w:rsidRDefault="00A21561">
            <w:pPr>
              <w:widowControl/>
              <w:spacing w:line="276" w:lineRule="auto"/>
              <w:jc w:val="center"/>
              <w:rPr>
                <w:rFonts w:ascii="黑体" w:hAnsi="宋体"/>
                <w:kern w:val="0"/>
                <w:sz w:val="18"/>
                <w:szCs w:val="18"/>
              </w:rPr>
            </w:pPr>
            <w:r>
              <w:rPr>
                <w:rFonts w:ascii="黑体" w:hAnsi="宋体" w:hint="eastAsia"/>
                <w:kern w:val="0"/>
                <w:sz w:val="18"/>
                <w:szCs w:val="18"/>
              </w:rPr>
              <w:t>联机密码参数</w:t>
            </w:r>
          </w:p>
        </w:tc>
      </w:tr>
      <w:tr w:rsidR="003843EA" w14:paraId="33B7DF9E"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5B7C13E0" w14:textId="77777777" w:rsidR="003843EA" w:rsidRDefault="00A21561">
            <w:pPr>
              <w:widowControl/>
              <w:spacing w:line="276" w:lineRule="auto"/>
              <w:jc w:val="center"/>
              <w:rPr>
                <w:rFonts w:ascii="黑体" w:hAnsi="宋体"/>
                <w:kern w:val="0"/>
                <w:sz w:val="18"/>
                <w:szCs w:val="18"/>
              </w:rPr>
            </w:pPr>
            <w:r>
              <w:rPr>
                <w:rFonts w:ascii="黑体" w:hAnsi="宋体" w:hint="eastAsia"/>
                <w:kern w:val="0"/>
                <w:sz w:val="18"/>
                <w:szCs w:val="18"/>
              </w:rPr>
              <w:t>DF35</w:t>
            </w:r>
          </w:p>
        </w:tc>
        <w:tc>
          <w:tcPr>
            <w:tcW w:w="871" w:type="dxa"/>
            <w:tcBorders>
              <w:top w:val="single" w:sz="4" w:space="0" w:color="000000"/>
              <w:left w:val="single" w:sz="4" w:space="0" w:color="000000"/>
              <w:bottom w:val="single" w:sz="4" w:space="0" w:color="000000"/>
              <w:right w:val="single" w:sz="4" w:space="0" w:color="000000"/>
            </w:tcBorders>
            <w:vAlign w:val="center"/>
          </w:tcPr>
          <w:p w14:paraId="42134D58" w14:textId="77777777" w:rsidR="003843EA" w:rsidRDefault="00A21561">
            <w:pPr>
              <w:widowControl/>
              <w:spacing w:line="276" w:lineRule="auto"/>
              <w:jc w:val="center"/>
              <w:rPr>
                <w:rFonts w:ascii="黑体"/>
                <w:kern w:val="0"/>
                <w:sz w:val="18"/>
                <w:szCs w:val="18"/>
              </w:rPr>
            </w:pPr>
            <w:r>
              <w:rPr>
                <w:rFonts w:ascii="黑体" w:hint="eastAsia"/>
                <w:kern w:val="0"/>
                <w:sz w:val="18"/>
                <w:szCs w:val="18"/>
              </w:rPr>
              <w:t>B</w:t>
            </w:r>
          </w:p>
        </w:tc>
        <w:tc>
          <w:tcPr>
            <w:tcW w:w="957" w:type="dxa"/>
            <w:tcBorders>
              <w:top w:val="single" w:sz="4" w:space="0" w:color="000000"/>
              <w:left w:val="single" w:sz="4" w:space="0" w:color="000000"/>
              <w:bottom w:val="single" w:sz="4" w:space="0" w:color="000000"/>
              <w:right w:val="single" w:sz="4" w:space="0" w:color="000000"/>
            </w:tcBorders>
            <w:vAlign w:val="center"/>
          </w:tcPr>
          <w:p w14:paraId="798B020E" w14:textId="77777777" w:rsidR="003843EA" w:rsidRDefault="00A21561">
            <w:pPr>
              <w:widowControl/>
              <w:spacing w:line="276" w:lineRule="auto"/>
              <w:jc w:val="center"/>
              <w:rPr>
                <w:rFonts w:ascii="黑体" w:hAnsi="宋体"/>
                <w:kern w:val="0"/>
                <w:sz w:val="18"/>
                <w:szCs w:val="18"/>
              </w:rPr>
            </w:pPr>
            <w:r>
              <w:rPr>
                <w:rFonts w:ascii="黑体" w:hAnsi="宋体" w:hint="eastAsia"/>
                <w:kern w:val="0"/>
                <w:sz w:val="18"/>
                <w:szCs w:val="18"/>
              </w:rPr>
              <w:t>VAR</w:t>
            </w:r>
          </w:p>
        </w:tc>
        <w:tc>
          <w:tcPr>
            <w:tcW w:w="2525" w:type="dxa"/>
            <w:tcBorders>
              <w:top w:val="single" w:sz="4" w:space="0" w:color="000000"/>
              <w:left w:val="single" w:sz="4" w:space="0" w:color="000000"/>
              <w:bottom w:val="single" w:sz="4" w:space="0" w:color="000000"/>
              <w:right w:val="single" w:sz="4" w:space="0" w:color="000000"/>
            </w:tcBorders>
            <w:vAlign w:val="center"/>
          </w:tcPr>
          <w:p w14:paraId="64DAD22A" w14:textId="77777777" w:rsidR="003843EA" w:rsidRDefault="00A21561">
            <w:pPr>
              <w:widowControl/>
              <w:spacing w:line="276" w:lineRule="auto"/>
              <w:jc w:val="center"/>
              <w:rPr>
                <w:rFonts w:ascii="黑体" w:hAnsi="宋体"/>
                <w:kern w:val="0"/>
                <w:sz w:val="18"/>
                <w:szCs w:val="18"/>
              </w:rPr>
            </w:pPr>
            <w:r>
              <w:rPr>
                <w:rFonts w:hint="eastAsia"/>
                <w:sz w:val="18"/>
                <w:lang w:val="en-GB"/>
              </w:rPr>
              <w:t>需要响应的标签对象列表，该标签内容为合法的</w:t>
            </w:r>
            <w:r>
              <w:rPr>
                <w:rFonts w:hint="eastAsia"/>
                <w:sz w:val="18"/>
                <w:lang w:val="en-GB"/>
              </w:rPr>
              <w:t>PBOC</w:t>
            </w:r>
            <w:r>
              <w:rPr>
                <w:rFonts w:hint="eastAsia"/>
                <w:sz w:val="18"/>
                <w:lang w:val="en-GB"/>
              </w:rPr>
              <w:t>标签的列表</w:t>
            </w:r>
            <w:r>
              <w:rPr>
                <w:rFonts w:hint="eastAsia"/>
                <w:sz w:val="18"/>
                <w:lang w:val="en-GB"/>
              </w:rPr>
              <w:t>,</w:t>
            </w:r>
            <w:r>
              <w:rPr>
                <w:rFonts w:hint="eastAsia"/>
                <w:sz w:val="18"/>
                <w:lang w:val="en-GB"/>
              </w:rPr>
              <w:t>即</w:t>
            </w:r>
            <w:r>
              <w:rPr>
                <w:rFonts w:hint="eastAsia"/>
                <w:sz w:val="18"/>
                <w:lang w:val="en-GB"/>
              </w:rPr>
              <w:t>TLV</w:t>
            </w:r>
            <w:r>
              <w:rPr>
                <w:rFonts w:hint="eastAsia"/>
                <w:sz w:val="18"/>
                <w:lang w:val="en-GB"/>
              </w:rPr>
              <w:t>中</w:t>
            </w:r>
            <w:r>
              <w:rPr>
                <w:rFonts w:hint="eastAsia"/>
                <w:sz w:val="18"/>
                <w:lang w:val="en-GB"/>
              </w:rPr>
              <w:t>T</w:t>
            </w:r>
            <w:r>
              <w:rPr>
                <w:rFonts w:hint="eastAsia"/>
                <w:sz w:val="18"/>
                <w:lang w:val="en-GB"/>
              </w:rPr>
              <w:t>的列表</w:t>
            </w:r>
          </w:p>
        </w:tc>
        <w:tc>
          <w:tcPr>
            <w:tcW w:w="2611" w:type="dxa"/>
            <w:tcBorders>
              <w:top w:val="single" w:sz="4" w:space="0" w:color="000000"/>
              <w:left w:val="single" w:sz="4" w:space="0" w:color="000000"/>
              <w:bottom w:val="single" w:sz="4" w:space="0" w:color="000000"/>
              <w:right w:val="single" w:sz="8" w:space="0" w:color="000000"/>
            </w:tcBorders>
          </w:tcPr>
          <w:p w14:paraId="39BD717F" w14:textId="77777777" w:rsidR="003843EA" w:rsidRDefault="00A21561">
            <w:pPr>
              <w:widowControl/>
              <w:spacing w:line="276" w:lineRule="auto"/>
              <w:jc w:val="center"/>
              <w:rPr>
                <w:rFonts w:ascii="黑体" w:hAnsi="宋体"/>
                <w:kern w:val="0"/>
                <w:sz w:val="18"/>
                <w:szCs w:val="18"/>
              </w:rPr>
            </w:pPr>
            <w:r>
              <w:rPr>
                <w:rFonts w:hint="eastAsia"/>
                <w:sz w:val="18"/>
              </w:rPr>
              <w:t>参考输出数据中的</w:t>
            </w:r>
            <w:r>
              <w:rPr>
                <w:rFonts w:hint="eastAsia"/>
                <w:sz w:val="18"/>
              </w:rPr>
              <w:t>tag</w:t>
            </w:r>
            <w:r>
              <w:rPr>
                <w:rFonts w:hint="eastAsia"/>
                <w:sz w:val="18"/>
              </w:rPr>
              <w:t>标签值。如果标签值含有</w:t>
            </w:r>
            <w:r>
              <w:rPr>
                <w:rFonts w:hint="eastAsia"/>
                <w:sz w:val="18"/>
              </w:rPr>
              <w:t>DF78</w:t>
            </w:r>
            <w:r>
              <w:rPr>
                <w:rFonts w:hint="eastAsia"/>
                <w:sz w:val="18"/>
              </w:rPr>
              <w:t>，则将</w:t>
            </w:r>
            <w:r>
              <w:rPr>
                <w:rFonts w:hint="eastAsia"/>
                <w:sz w:val="18"/>
              </w:rPr>
              <w:t>55</w:t>
            </w:r>
            <w:r>
              <w:rPr>
                <w:rFonts w:hint="eastAsia"/>
                <w:sz w:val="18"/>
              </w:rPr>
              <w:t>域</w:t>
            </w:r>
            <w:r>
              <w:rPr>
                <w:rFonts w:hint="eastAsia"/>
                <w:sz w:val="18"/>
              </w:rPr>
              <w:t>tag</w:t>
            </w:r>
            <w:r>
              <w:rPr>
                <w:rFonts w:hint="eastAsia"/>
                <w:sz w:val="18"/>
              </w:rPr>
              <w:t>打包到</w:t>
            </w:r>
            <w:r>
              <w:rPr>
                <w:rFonts w:hint="eastAsia"/>
                <w:sz w:val="18"/>
              </w:rPr>
              <w:t>DF78</w:t>
            </w:r>
            <w:r>
              <w:rPr>
                <w:rFonts w:hint="eastAsia"/>
                <w:sz w:val="18"/>
              </w:rPr>
              <w:t>，原始的</w:t>
            </w:r>
            <w:r>
              <w:rPr>
                <w:rFonts w:hint="eastAsia"/>
                <w:sz w:val="18"/>
              </w:rPr>
              <w:t>55</w:t>
            </w:r>
            <w:r>
              <w:rPr>
                <w:rFonts w:hint="eastAsia"/>
                <w:sz w:val="18"/>
              </w:rPr>
              <w:t>域</w:t>
            </w:r>
            <w:r>
              <w:rPr>
                <w:rFonts w:hint="eastAsia"/>
                <w:sz w:val="18"/>
              </w:rPr>
              <w:t>tag</w:t>
            </w:r>
            <w:r>
              <w:rPr>
                <w:rFonts w:hint="eastAsia"/>
                <w:sz w:val="18"/>
              </w:rPr>
              <w:t>不上传</w:t>
            </w:r>
          </w:p>
        </w:tc>
      </w:tr>
      <w:tr w:rsidR="003843EA" w14:paraId="7B389EFE"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300A7901" w14:textId="77777777" w:rsidR="003843EA" w:rsidRDefault="00A21561">
            <w:pPr>
              <w:widowControl/>
              <w:spacing w:line="276" w:lineRule="auto"/>
              <w:jc w:val="center"/>
              <w:rPr>
                <w:rFonts w:ascii="黑体" w:hAnsi="宋体"/>
                <w:color w:val="FF0000"/>
                <w:kern w:val="0"/>
                <w:sz w:val="18"/>
                <w:szCs w:val="18"/>
              </w:rPr>
            </w:pPr>
            <w:r>
              <w:rPr>
                <w:color w:val="FF0000"/>
                <w:sz w:val="18"/>
              </w:rPr>
              <w:t>4F</w:t>
            </w:r>
          </w:p>
        </w:tc>
        <w:tc>
          <w:tcPr>
            <w:tcW w:w="871" w:type="dxa"/>
            <w:tcBorders>
              <w:top w:val="single" w:sz="4" w:space="0" w:color="000000"/>
              <w:left w:val="single" w:sz="4" w:space="0" w:color="000000"/>
              <w:bottom w:val="single" w:sz="4" w:space="0" w:color="000000"/>
              <w:right w:val="single" w:sz="4" w:space="0" w:color="000000"/>
            </w:tcBorders>
            <w:vAlign w:val="center"/>
          </w:tcPr>
          <w:p w14:paraId="1CD0F594" w14:textId="77777777" w:rsidR="003843EA" w:rsidRDefault="00A21561">
            <w:pPr>
              <w:widowControl/>
              <w:spacing w:line="276" w:lineRule="auto"/>
              <w:jc w:val="center"/>
              <w:rPr>
                <w:rFonts w:ascii="黑体"/>
                <w:color w:val="FF0000"/>
                <w:kern w:val="0"/>
                <w:sz w:val="18"/>
                <w:szCs w:val="18"/>
              </w:rPr>
            </w:pPr>
            <w:r>
              <w:rPr>
                <w:color w:val="FF0000"/>
                <w:sz w:val="18"/>
              </w:rPr>
              <w:t>B</w:t>
            </w:r>
          </w:p>
        </w:tc>
        <w:tc>
          <w:tcPr>
            <w:tcW w:w="957" w:type="dxa"/>
            <w:tcBorders>
              <w:top w:val="single" w:sz="4" w:space="0" w:color="000000"/>
              <w:left w:val="single" w:sz="4" w:space="0" w:color="000000"/>
              <w:bottom w:val="single" w:sz="4" w:space="0" w:color="000000"/>
              <w:right w:val="single" w:sz="4" w:space="0" w:color="000000"/>
            </w:tcBorders>
            <w:vAlign w:val="center"/>
          </w:tcPr>
          <w:p w14:paraId="1769FCEB" w14:textId="77777777" w:rsidR="003843EA" w:rsidRDefault="00A21561">
            <w:pPr>
              <w:widowControl/>
              <w:spacing w:line="276" w:lineRule="auto"/>
              <w:jc w:val="center"/>
              <w:rPr>
                <w:rFonts w:ascii="黑体" w:hAnsi="宋体"/>
                <w:color w:val="FF0000"/>
                <w:kern w:val="0"/>
                <w:sz w:val="18"/>
                <w:szCs w:val="18"/>
              </w:rPr>
            </w:pPr>
            <w:r>
              <w:rPr>
                <w:color w:val="FF0000"/>
                <w:sz w:val="18"/>
              </w:rPr>
              <w:t>5-16</w:t>
            </w:r>
          </w:p>
        </w:tc>
        <w:tc>
          <w:tcPr>
            <w:tcW w:w="2525" w:type="dxa"/>
            <w:tcBorders>
              <w:top w:val="single" w:sz="4" w:space="0" w:color="000000"/>
              <w:left w:val="single" w:sz="4" w:space="0" w:color="000000"/>
              <w:bottom w:val="single" w:sz="4" w:space="0" w:color="000000"/>
              <w:right w:val="single" w:sz="4" w:space="0" w:color="000000"/>
            </w:tcBorders>
            <w:vAlign w:val="center"/>
          </w:tcPr>
          <w:p w14:paraId="58188827" w14:textId="77777777" w:rsidR="003843EA" w:rsidRDefault="00A21561">
            <w:pPr>
              <w:widowControl/>
              <w:spacing w:line="276" w:lineRule="auto"/>
              <w:jc w:val="center"/>
              <w:rPr>
                <w:color w:val="FF0000"/>
                <w:sz w:val="18"/>
                <w:lang w:val="en-GB"/>
              </w:rPr>
            </w:pPr>
            <w:r>
              <w:rPr>
                <w:rFonts w:hint="eastAsia"/>
                <w:color w:val="FF0000"/>
                <w:sz w:val="18"/>
              </w:rPr>
              <w:t>选中的</w:t>
            </w:r>
            <w:r>
              <w:rPr>
                <w:color w:val="FF0000"/>
                <w:sz w:val="18"/>
              </w:rPr>
              <w:t>AID</w:t>
            </w:r>
          </w:p>
        </w:tc>
        <w:tc>
          <w:tcPr>
            <w:tcW w:w="2611" w:type="dxa"/>
            <w:tcBorders>
              <w:top w:val="single" w:sz="4" w:space="0" w:color="000000"/>
              <w:left w:val="single" w:sz="4" w:space="0" w:color="000000"/>
              <w:bottom w:val="single" w:sz="4" w:space="0" w:color="000000"/>
              <w:right w:val="single" w:sz="8" w:space="0" w:color="000000"/>
            </w:tcBorders>
          </w:tcPr>
          <w:p w14:paraId="402C36A1" w14:textId="77777777" w:rsidR="003843EA" w:rsidRDefault="00A21561">
            <w:pPr>
              <w:widowControl/>
              <w:spacing w:line="276" w:lineRule="auto"/>
              <w:jc w:val="center"/>
              <w:rPr>
                <w:color w:val="FF0000"/>
                <w:sz w:val="18"/>
              </w:rPr>
            </w:pPr>
            <w:r>
              <w:rPr>
                <w:rFonts w:hint="eastAsia"/>
                <w:color w:val="FF0000"/>
                <w:sz w:val="18"/>
              </w:rPr>
              <w:t>当</w:t>
            </w:r>
            <w:r>
              <w:rPr>
                <w:rFonts w:hint="eastAsia"/>
                <w:color w:val="FF0000"/>
                <w:sz w:val="18"/>
              </w:rPr>
              <w:t>POS</w:t>
            </w:r>
            <w:r>
              <w:rPr>
                <w:rFonts w:hint="eastAsia"/>
                <w:color w:val="FF0000"/>
                <w:sz w:val="18"/>
              </w:rPr>
              <w:t>为不具备显示能力时由外部显示并选择的</w:t>
            </w:r>
            <w:r>
              <w:rPr>
                <w:color w:val="FF0000"/>
                <w:sz w:val="18"/>
              </w:rPr>
              <w:t>AID</w:t>
            </w:r>
          </w:p>
        </w:tc>
      </w:tr>
    </w:tbl>
    <w:p w14:paraId="463874AD" w14:textId="77777777" w:rsidR="003843EA" w:rsidRDefault="003843EA">
      <w:pPr>
        <w:pStyle w:val="MyText"/>
        <w:spacing w:line="276" w:lineRule="auto"/>
        <w:ind w:left="1680"/>
      </w:pPr>
    </w:p>
    <w:p w14:paraId="7EE0FB2B" w14:textId="77777777" w:rsidR="003843EA" w:rsidRDefault="00A21561">
      <w:pPr>
        <w:pStyle w:val="MyText"/>
        <w:numPr>
          <w:ilvl w:val="0"/>
          <w:numId w:val="4"/>
        </w:numPr>
        <w:spacing w:line="276" w:lineRule="auto"/>
      </w:pPr>
      <w:r>
        <w:rPr>
          <w:rFonts w:hint="eastAsia"/>
        </w:rPr>
        <w:t>响应报文</w:t>
      </w:r>
    </w:p>
    <w:p w14:paraId="18109729" w14:textId="77777777" w:rsidR="003843EA" w:rsidRDefault="00A21561">
      <w:pPr>
        <w:pStyle w:val="MyText"/>
        <w:spacing w:line="276" w:lineRule="auto"/>
        <w:ind w:leftChars="800" w:left="1680"/>
      </w:pPr>
      <w:r>
        <w:rPr>
          <w:rFonts w:hint="eastAsia"/>
        </w:rPr>
        <w:t>数据：</w:t>
      </w:r>
    </w:p>
    <w:tbl>
      <w:tblPr>
        <w:tblW w:w="8287" w:type="dxa"/>
        <w:jc w:val="right"/>
        <w:tblLayout w:type="fixed"/>
        <w:tblLook w:val="04A0" w:firstRow="1" w:lastRow="0" w:firstColumn="1" w:lastColumn="0" w:noHBand="0" w:noVBand="1"/>
      </w:tblPr>
      <w:tblGrid>
        <w:gridCol w:w="567"/>
        <w:gridCol w:w="2268"/>
        <w:gridCol w:w="1418"/>
        <w:gridCol w:w="4034"/>
      </w:tblGrid>
      <w:tr w:rsidR="003843EA" w14:paraId="4EFFC427" w14:textId="77777777">
        <w:trPr>
          <w:jc w:val="right"/>
        </w:trPr>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4F83C128"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268" w:type="dxa"/>
            <w:tcBorders>
              <w:top w:val="single" w:sz="6" w:space="0" w:color="000000"/>
              <w:left w:val="nil"/>
              <w:bottom w:val="single" w:sz="6" w:space="0" w:color="000000"/>
              <w:right w:val="single" w:sz="4" w:space="0" w:color="000000"/>
            </w:tcBorders>
            <w:shd w:val="clear" w:color="auto" w:fill="E6E6E6"/>
          </w:tcPr>
          <w:p w14:paraId="0C95FD64"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数据域</w:t>
            </w:r>
          </w:p>
        </w:tc>
        <w:tc>
          <w:tcPr>
            <w:tcW w:w="1418" w:type="dxa"/>
            <w:tcBorders>
              <w:top w:val="single" w:sz="6" w:space="0" w:color="000000"/>
              <w:left w:val="nil"/>
              <w:bottom w:val="single" w:sz="6" w:space="0" w:color="000000"/>
              <w:right w:val="single" w:sz="6" w:space="0" w:color="000000"/>
            </w:tcBorders>
            <w:shd w:val="clear" w:color="auto" w:fill="E6E6E6"/>
          </w:tcPr>
          <w:p w14:paraId="7126A158"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长度</w:t>
            </w:r>
          </w:p>
        </w:tc>
        <w:tc>
          <w:tcPr>
            <w:tcW w:w="4034" w:type="dxa"/>
            <w:tcBorders>
              <w:top w:val="single" w:sz="6" w:space="0" w:color="000000"/>
              <w:left w:val="nil"/>
              <w:bottom w:val="single" w:sz="6" w:space="0" w:color="000000"/>
              <w:right w:val="single" w:sz="6" w:space="0" w:color="000000"/>
            </w:tcBorders>
            <w:shd w:val="clear" w:color="auto" w:fill="E6E6E6"/>
          </w:tcPr>
          <w:p w14:paraId="720899C3" w14:textId="77777777" w:rsidR="003843EA" w:rsidRDefault="00A21561">
            <w:pPr>
              <w:widowControl/>
              <w:spacing w:line="276" w:lineRule="auto"/>
              <w:ind w:firstLine="420"/>
              <w:jc w:val="center"/>
              <w:rPr>
                <w:rFonts w:ascii="黑体"/>
                <w:b/>
                <w:bCs/>
                <w:kern w:val="0"/>
                <w:szCs w:val="21"/>
              </w:rPr>
            </w:pPr>
            <w:r>
              <w:rPr>
                <w:rFonts w:ascii="黑体" w:hAnsi="宋体" w:hint="eastAsia"/>
                <w:b/>
                <w:bCs/>
                <w:kern w:val="0"/>
                <w:szCs w:val="21"/>
              </w:rPr>
              <w:t>备注</w:t>
            </w:r>
          </w:p>
        </w:tc>
      </w:tr>
      <w:tr w:rsidR="003843EA" w14:paraId="63DE20E8" w14:textId="77777777">
        <w:trPr>
          <w:jc w:val="right"/>
        </w:trPr>
        <w:tc>
          <w:tcPr>
            <w:tcW w:w="567" w:type="dxa"/>
            <w:tcBorders>
              <w:top w:val="single" w:sz="6" w:space="0" w:color="000000"/>
              <w:left w:val="single" w:sz="6" w:space="0" w:color="000000"/>
              <w:bottom w:val="single" w:sz="6" w:space="0" w:color="000000"/>
              <w:right w:val="single" w:sz="4" w:space="0" w:color="000000"/>
            </w:tcBorders>
            <w:vAlign w:val="center"/>
          </w:tcPr>
          <w:p w14:paraId="4514DED0" w14:textId="77777777" w:rsidR="003843EA" w:rsidRDefault="00A21561">
            <w:pPr>
              <w:pStyle w:val="p0"/>
              <w:spacing w:line="276" w:lineRule="auto"/>
              <w:jc w:val="center"/>
              <w:rPr>
                <w:rFonts w:ascii="黑体" w:eastAsia="黑体"/>
              </w:rPr>
            </w:pPr>
            <w:r>
              <w:rPr>
                <w:rFonts w:ascii="黑体" w:eastAsia="黑体"/>
              </w:rPr>
              <w:t>1</w:t>
            </w:r>
          </w:p>
        </w:tc>
        <w:tc>
          <w:tcPr>
            <w:tcW w:w="2268" w:type="dxa"/>
            <w:tcBorders>
              <w:top w:val="single" w:sz="6" w:space="0" w:color="000000"/>
              <w:left w:val="nil"/>
              <w:bottom w:val="single" w:sz="6" w:space="0" w:color="000000"/>
              <w:right w:val="single" w:sz="4" w:space="0" w:color="000000"/>
            </w:tcBorders>
            <w:vAlign w:val="center"/>
          </w:tcPr>
          <w:p w14:paraId="4CB4B8D0" w14:textId="77777777" w:rsidR="003843EA" w:rsidRDefault="00A21561">
            <w:pPr>
              <w:pStyle w:val="p15"/>
              <w:spacing w:after="0" w:line="276" w:lineRule="auto"/>
              <w:rPr>
                <w:rFonts w:ascii="黑体" w:eastAsia="黑体"/>
                <w:sz w:val="21"/>
                <w:szCs w:val="21"/>
              </w:rPr>
            </w:pPr>
            <w:r>
              <w:rPr>
                <w:rFonts w:ascii="黑体" w:eastAsia="黑体" w:hAnsi="宋体" w:hint="eastAsia"/>
                <w:sz w:val="21"/>
                <w:szCs w:val="21"/>
              </w:rPr>
              <w:t>交易相关数据</w:t>
            </w:r>
            <w:r>
              <w:rPr>
                <w:rFonts w:ascii="黑体" w:eastAsia="黑体"/>
                <w:sz w:val="21"/>
                <w:szCs w:val="21"/>
              </w:rPr>
              <w:t xml:space="preserve"> (TLV</w:t>
            </w:r>
            <w:r>
              <w:rPr>
                <w:rFonts w:ascii="黑体" w:eastAsia="黑体" w:hAnsi="宋体" w:hint="eastAsia"/>
                <w:sz w:val="21"/>
                <w:szCs w:val="21"/>
              </w:rPr>
              <w:t>格式</w:t>
            </w:r>
            <w:r>
              <w:rPr>
                <w:rFonts w:ascii="黑体" w:eastAsia="黑体"/>
                <w:sz w:val="21"/>
                <w:szCs w:val="21"/>
              </w:rPr>
              <w:t>)</w:t>
            </w:r>
          </w:p>
        </w:tc>
        <w:tc>
          <w:tcPr>
            <w:tcW w:w="1418" w:type="dxa"/>
            <w:tcBorders>
              <w:top w:val="single" w:sz="6" w:space="0" w:color="000000"/>
              <w:left w:val="nil"/>
              <w:bottom w:val="single" w:sz="6" w:space="0" w:color="000000"/>
              <w:right w:val="single" w:sz="6" w:space="0" w:color="000000"/>
            </w:tcBorders>
            <w:vAlign w:val="center"/>
          </w:tcPr>
          <w:p w14:paraId="4C22E8F1" w14:textId="77777777" w:rsidR="003843EA" w:rsidRDefault="00A21561">
            <w:pPr>
              <w:pStyle w:val="p0"/>
              <w:spacing w:line="276" w:lineRule="auto"/>
              <w:ind w:firstLine="315"/>
              <w:rPr>
                <w:rFonts w:ascii="黑体" w:eastAsia="黑体"/>
              </w:rPr>
            </w:pPr>
            <w:r>
              <w:rPr>
                <w:rFonts w:ascii="黑体" w:eastAsia="黑体"/>
              </w:rPr>
              <w:t>LL..</w:t>
            </w:r>
            <w:r>
              <w:rPr>
                <w:rFonts w:ascii="黑体" w:eastAsia="黑体" w:hint="eastAsia"/>
              </w:rPr>
              <w:t>4000</w:t>
            </w:r>
          </w:p>
        </w:tc>
        <w:tc>
          <w:tcPr>
            <w:tcW w:w="4034" w:type="dxa"/>
            <w:tcBorders>
              <w:top w:val="single" w:sz="6" w:space="0" w:color="000000"/>
              <w:left w:val="nil"/>
              <w:bottom w:val="single" w:sz="6" w:space="0" w:color="000000"/>
              <w:right w:val="single" w:sz="6" w:space="0" w:color="000000"/>
            </w:tcBorders>
          </w:tcPr>
          <w:p w14:paraId="724F362C" w14:textId="77777777" w:rsidR="003843EA" w:rsidRDefault="00A21561">
            <w:pPr>
              <w:pStyle w:val="p15"/>
              <w:spacing w:after="0" w:line="276" w:lineRule="auto"/>
              <w:rPr>
                <w:rFonts w:ascii="黑体" w:eastAsia="黑体"/>
                <w:sz w:val="21"/>
                <w:szCs w:val="21"/>
              </w:rPr>
            </w:pPr>
            <w:r>
              <w:rPr>
                <w:rFonts w:ascii="黑体" w:eastAsia="黑体" w:hAnsi="宋体" w:hint="eastAsia"/>
                <w:sz w:val="21"/>
                <w:szCs w:val="21"/>
              </w:rPr>
              <w:t>参考如下标签列表</w:t>
            </w:r>
          </w:p>
        </w:tc>
      </w:tr>
    </w:tbl>
    <w:p w14:paraId="5BA145E9" w14:textId="77777777" w:rsidR="003843EA" w:rsidRDefault="003843EA">
      <w:pPr>
        <w:pStyle w:val="MyText"/>
        <w:spacing w:line="276" w:lineRule="auto"/>
        <w:ind w:leftChars="800" w:left="1680"/>
      </w:pPr>
    </w:p>
    <w:p w14:paraId="5503EF7C" w14:textId="77777777" w:rsidR="003843EA" w:rsidRDefault="00A21561">
      <w:pPr>
        <w:widowControl/>
        <w:spacing w:line="276" w:lineRule="auto"/>
        <w:ind w:firstLineChars="450" w:firstLine="945"/>
        <w:rPr>
          <w:rFonts w:ascii="黑体"/>
          <w:color w:val="FF0000"/>
          <w:kern w:val="0"/>
          <w:szCs w:val="21"/>
        </w:rPr>
      </w:pPr>
      <w:r>
        <w:rPr>
          <w:rFonts w:ascii="黑体" w:hAnsi="宋体" w:cs="宋体" w:hint="eastAsia"/>
          <w:color w:val="FF0000"/>
          <w:kern w:val="0"/>
          <w:szCs w:val="21"/>
        </w:rPr>
        <w:t>标签列表</w:t>
      </w:r>
    </w:p>
    <w:tbl>
      <w:tblPr>
        <w:tblW w:w="8321" w:type="dxa"/>
        <w:jc w:val="right"/>
        <w:tblLayout w:type="fixed"/>
        <w:tblLook w:val="04A0" w:firstRow="1" w:lastRow="0" w:firstColumn="1" w:lastColumn="0" w:noHBand="0" w:noVBand="1"/>
      </w:tblPr>
      <w:tblGrid>
        <w:gridCol w:w="1451"/>
        <w:gridCol w:w="1451"/>
        <w:gridCol w:w="1451"/>
        <w:gridCol w:w="1451"/>
        <w:gridCol w:w="2517"/>
      </w:tblGrid>
      <w:tr w:rsidR="003843EA" w14:paraId="5A6158E5" w14:textId="77777777">
        <w:trPr>
          <w:jc w:val="right"/>
        </w:trPr>
        <w:tc>
          <w:tcPr>
            <w:tcW w:w="1451" w:type="dxa"/>
            <w:tcBorders>
              <w:top w:val="single" w:sz="8" w:space="0" w:color="000000"/>
              <w:left w:val="single" w:sz="4" w:space="0" w:color="000000"/>
              <w:bottom w:val="single" w:sz="8" w:space="0" w:color="000000"/>
              <w:right w:val="single" w:sz="4" w:space="0" w:color="000000"/>
            </w:tcBorders>
            <w:vAlign w:val="center"/>
          </w:tcPr>
          <w:p w14:paraId="13073AD9" w14:textId="77777777" w:rsidR="003843EA" w:rsidRDefault="00A21561">
            <w:pPr>
              <w:widowControl/>
              <w:spacing w:line="276" w:lineRule="auto"/>
              <w:jc w:val="center"/>
              <w:rPr>
                <w:rFonts w:ascii="黑体"/>
                <w:kern w:val="0"/>
                <w:sz w:val="18"/>
                <w:szCs w:val="18"/>
              </w:rPr>
            </w:pPr>
            <w:r>
              <w:rPr>
                <w:rFonts w:ascii="黑体"/>
                <w:kern w:val="0"/>
                <w:sz w:val="18"/>
                <w:szCs w:val="18"/>
              </w:rPr>
              <w:t>tag</w:t>
            </w:r>
            <w:r>
              <w:rPr>
                <w:rFonts w:ascii="黑体" w:hAnsi="宋体" w:hint="eastAsia"/>
                <w:kern w:val="0"/>
                <w:sz w:val="18"/>
                <w:szCs w:val="18"/>
              </w:rPr>
              <w:t>标签值</w:t>
            </w:r>
          </w:p>
        </w:tc>
        <w:tc>
          <w:tcPr>
            <w:tcW w:w="1451" w:type="dxa"/>
            <w:tcBorders>
              <w:top w:val="single" w:sz="8" w:space="0" w:color="000000"/>
              <w:left w:val="single" w:sz="4" w:space="0" w:color="000000"/>
              <w:bottom w:val="single" w:sz="8" w:space="0" w:color="000000"/>
              <w:right w:val="single" w:sz="4" w:space="0" w:color="000000"/>
            </w:tcBorders>
            <w:vAlign w:val="center"/>
          </w:tcPr>
          <w:p w14:paraId="17693F4C"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属性</w:t>
            </w:r>
          </w:p>
        </w:tc>
        <w:tc>
          <w:tcPr>
            <w:tcW w:w="1451" w:type="dxa"/>
            <w:tcBorders>
              <w:top w:val="single" w:sz="8" w:space="0" w:color="000000"/>
              <w:left w:val="single" w:sz="4" w:space="0" w:color="000000"/>
              <w:bottom w:val="single" w:sz="8" w:space="0" w:color="000000"/>
              <w:right w:val="single" w:sz="4" w:space="0" w:color="000000"/>
            </w:tcBorders>
            <w:vAlign w:val="center"/>
          </w:tcPr>
          <w:p w14:paraId="3BADFD62"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长度</w:t>
            </w:r>
          </w:p>
          <w:p w14:paraId="1CDE69FA"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（单位：字节）</w:t>
            </w:r>
          </w:p>
        </w:tc>
        <w:tc>
          <w:tcPr>
            <w:tcW w:w="1451" w:type="dxa"/>
            <w:tcBorders>
              <w:top w:val="single" w:sz="8" w:space="0" w:color="000000"/>
              <w:left w:val="single" w:sz="4" w:space="0" w:color="000000"/>
              <w:bottom w:val="single" w:sz="8" w:space="0" w:color="000000"/>
              <w:right w:val="single" w:sz="8" w:space="0" w:color="000000"/>
            </w:tcBorders>
            <w:vAlign w:val="center"/>
          </w:tcPr>
          <w:p w14:paraId="1B945957"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名称</w:t>
            </w:r>
          </w:p>
        </w:tc>
        <w:tc>
          <w:tcPr>
            <w:tcW w:w="2517" w:type="dxa"/>
            <w:tcBorders>
              <w:top w:val="single" w:sz="8" w:space="0" w:color="000000"/>
              <w:left w:val="single" w:sz="4" w:space="0" w:color="000000"/>
              <w:bottom w:val="single" w:sz="8" w:space="0" w:color="000000"/>
              <w:right w:val="single" w:sz="8" w:space="0" w:color="000000"/>
            </w:tcBorders>
            <w:vAlign w:val="center"/>
          </w:tcPr>
          <w:p w14:paraId="253416F4"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备注</w:t>
            </w:r>
          </w:p>
        </w:tc>
      </w:tr>
      <w:tr w:rsidR="003843EA" w14:paraId="6F450C21" w14:textId="77777777">
        <w:trPr>
          <w:jc w:val="right"/>
        </w:trPr>
        <w:tc>
          <w:tcPr>
            <w:tcW w:w="1451" w:type="dxa"/>
            <w:tcBorders>
              <w:top w:val="single" w:sz="8" w:space="0" w:color="000000"/>
              <w:left w:val="single" w:sz="4" w:space="0" w:color="000000"/>
              <w:bottom w:val="single" w:sz="8" w:space="0" w:color="000000"/>
              <w:right w:val="single" w:sz="4" w:space="0" w:color="000000"/>
            </w:tcBorders>
            <w:vAlign w:val="center"/>
          </w:tcPr>
          <w:p w14:paraId="639C2341" w14:textId="77777777" w:rsidR="003843EA" w:rsidRDefault="00A21561">
            <w:pPr>
              <w:widowControl/>
              <w:spacing w:line="276" w:lineRule="auto"/>
              <w:jc w:val="center"/>
              <w:rPr>
                <w:rFonts w:ascii="黑体"/>
                <w:kern w:val="0"/>
                <w:sz w:val="18"/>
                <w:szCs w:val="18"/>
              </w:rPr>
            </w:pPr>
            <w:r>
              <w:rPr>
                <w:rFonts w:ascii="黑体"/>
                <w:kern w:val="0"/>
                <w:sz w:val="18"/>
                <w:szCs w:val="18"/>
              </w:rPr>
              <w:t>9F06</w:t>
            </w:r>
          </w:p>
        </w:tc>
        <w:tc>
          <w:tcPr>
            <w:tcW w:w="1451" w:type="dxa"/>
            <w:tcBorders>
              <w:top w:val="single" w:sz="8" w:space="0" w:color="000000"/>
              <w:left w:val="single" w:sz="4" w:space="0" w:color="000000"/>
              <w:bottom w:val="single" w:sz="8" w:space="0" w:color="000000"/>
              <w:right w:val="single" w:sz="4" w:space="0" w:color="000000"/>
            </w:tcBorders>
            <w:vAlign w:val="center"/>
          </w:tcPr>
          <w:p w14:paraId="78015B30"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B</w:t>
            </w:r>
          </w:p>
        </w:tc>
        <w:tc>
          <w:tcPr>
            <w:tcW w:w="1451" w:type="dxa"/>
            <w:tcBorders>
              <w:top w:val="single" w:sz="8" w:space="0" w:color="000000"/>
              <w:left w:val="single" w:sz="4" w:space="0" w:color="000000"/>
              <w:bottom w:val="single" w:sz="8" w:space="0" w:color="000000"/>
              <w:right w:val="single" w:sz="4" w:space="0" w:color="000000"/>
            </w:tcBorders>
            <w:vAlign w:val="center"/>
          </w:tcPr>
          <w:p w14:paraId="671433D3"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5-16</w:t>
            </w:r>
          </w:p>
        </w:tc>
        <w:tc>
          <w:tcPr>
            <w:tcW w:w="1451" w:type="dxa"/>
            <w:tcBorders>
              <w:top w:val="single" w:sz="8" w:space="0" w:color="000000"/>
              <w:left w:val="single" w:sz="4" w:space="0" w:color="000000"/>
              <w:bottom w:val="single" w:sz="8" w:space="0" w:color="000000"/>
              <w:right w:val="single" w:sz="8" w:space="0" w:color="000000"/>
            </w:tcBorders>
            <w:vAlign w:val="center"/>
          </w:tcPr>
          <w:p w14:paraId="0D151B5E" w14:textId="77777777" w:rsidR="003843EA" w:rsidRDefault="00A21561">
            <w:pPr>
              <w:widowControl/>
              <w:spacing w:line="276" w:lineRule="auto"/>
              <w:rPr>
                <w:rFonts w:ascii="黑体" w:hAnsi="宋体"/>
                <w:kern w:val="0"/>
                <w:sz w:val="18"/>
                <w:szCs w:val="18"/>
              </w:rPr>
            </w:pPr>
            <w:r>
              <w:rPr>
                <w:rFonts w:ascii="黑体" w:hAnsi="宋体" w:hint="eastAsia"/>
                <w:kern w:val="0"/>
                <w:sz w:val="18"/>
                <w:szCs w:val="18"/>
              </w:rPr>
              <w:t>卡片</w:t>
            </w:r>
            <w:r>
              <w:rPr>
                <w:rFonts w:ascii="黑体" w:hAnsi="宋体"/>
                <w:kern w:val="0"/>
                <w:sz w:val="18"/>
                <w:szCs w:val="18"/>
              </w:rPr>
              <w:t>AID</w:t>
            </w:r>
          </w:p>
        </w:tc>
        <w:tc>
          <w:tcPr>
            <w:tcW w:w="2517" w:type="dxa"/>
            <w:tcBorders>
              <w:top w:val="single" w:sz="8" w:space="0" w:color="000000"/>
              <w:left w:val="single" w:sz="4" w:space="0" w:color="000000"/>
              <w:bottom w:val="single" w:sz="8" w:space="0" w:color="000000"/>
              <w:right w:val="single" w:sz="8" w:space="0" w:color="000000"/>
            </w:tcBorders>
            <w:vAlign w:val="center"/>
          </w:tcPr>
          <w:p w14:paraId="7DC7A655" w14:textId="77777777" w:rsidR="003843EA" w:rsidRDefault="003843EA">
            <w:pPr>
              <w:widowControl/>
              <w:spacing w:line="276" w:lineRule="auto"/>
              <w:jc w:val="center"/>
              <w:rPr>
                <w:rFonts w:ascii="黑体" w:hAnsi="宋体"/>
                <w:b/>
                <w:bCs/>
                <w:kern w:val="0"/>
                <w:sz w:val="18"/>
                <w:szCs w:val="18"/>
              </w:rPr>
            </w:pPr>
          </w:p>
        </w:tc>
      </w:tr>
      <w:tr w:rsidR="003843EA" w14:paraId="2AA4C9E3" w14:textId="77777777">
        <w:trPr>
          <w:jc w:val="right"/>
        </w:trPr>
        <w:tc>
          <w:tcPr>
            <w:tcW w:w="1451" w:type="dxa"/>
            <w:tcBorders>
              <w:top w:val="single" w:sz="8" w:space="0" w:color="000000"/>
              <w:left w:val="single" w:sz="4" w:space="0" w:color="000000"/>
              <w:bottom w:val="single" w:sz="4" w:space="0" w:color="000000"/>
              <w:right w:val="single" w:sz="4" w:space="0" w:color="000000"/>
            </w:tcBorders>
            <w:vAlign w:val="center"/>
          </w:tcPr>
          <w:p w14:paraId="46EF3491" w14:textId="77777777" w:rsidR="003843EA" w:rsidRDefault="00A21561">
            <w:pPr>
              <w:widowControl/>
              <w:spacing w:line="276" w:lineRule="auto"/>
              <w:jc w:val="center"/>
              <w:rPr>
                <w:rFonts w:ascii="黑体"/>
                <w:kern w:val="0"/>
                <w:sz w:val="18"/>
                <w:szCs w:val="18"/>
              </w:rPr>
            </w:pPr>
            <w:r>
              <w:rPr>
                <w:rFonts w:ascii="黑体"/>
                <w:kern w:val="0"/>
                <w:sz w:val="18"/>
                <w:szCs w:val="18"/>
              </w:rPr>
              <w:t>9F26</w:t>
            </w:r>
          </w:p>
        </w:tc>
        <w:tc>
          <w:tcPr>
            <w:tcW w:w="1451" w:type="dxa"/>
            <w:tcBorders>
              <w:top w:val="single" w:sz="8" w:space="0" w:color="000000"/>
              <w:left w:val="single" w:sz="4" w:space="0" w:color="000000"/>
              <w:bottom w:val="single" w:sz="4" w:space="0" w:color="000000"/>
              <w:right w:val="single" w:sz="4" w:space="0" w:color="000000"/>
            </w:tcBorders>
            <w:vAlign w:val="center"/>
          </w:tcPr>
          <w:p w14:paraId="61C06BC6"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451" w:type="dxa"/>
            <w:tcBorders>
              <w:top w:val="single" w:sz="8" w:space="0" w:color="000000"/>
              <w:left w:val="single" w:sz="4" w:space="0" w:color="000000"/>
              <w:bottom w:val="single" w:sz="4" w:space="0" w:color="000000"/>
              <w:right w:val="single" w:sz="4" w:space="0" w:color="000000"/>
            </w:tcBorders>
            <w:vAlign w:val="center"/>
          </w:tcPr>
          <w:p w14:paraId="2DF3879D" w14:textId="77777777" w:rsidR="003843EA" w:rsidRDefault="00A21561">
            <w:pPr>
              <w:widowControl/>
              <w:spacing w:line="276" w:lineRule="auto"/>
              <w:jc w:val="center"/>
              <w:rPr>
                <w:rFonts w:ascii="黑体"/>
                <w:kern w:val="0"/>
                <w:sz w:val="18"/>
                <w:szCs w:val="18"/>
              </w:rPr>
            </w:pPr>
            <w:r>
              <w:rPr>
                <w:rFonts w:ascii="黑体"/>
                <w:kern w:val="0"/>
                <w:sz w:val="18"/>
                <w:szCs w:val="18"/>
              </w:rPr>
              <w:t>8</w:t>
            </w:r>
          </w:p>
        </w:tc>
        <w:tc>
          <w:tcPr>
            <w:tcW w:w="1451" w:type="dxa"/>
            <w:tcBorders>
              <w:top w:val="single" w:sz="8" w:space="0" w:color="000000"/>
              <w:left w:val="single" w:sz="4" w:space="0" w:color="000000"/>
              <w:bottom w:val="single" w:sz="4" w:space="0" w:color="000000"/>
              <w:right w:val="single" w:sz="8" w:space="0" w:color="000000"/>
            </w:tcBorders>
            <w:vAlign w:val="center"/>
          </w:tcPr>
          <w:p w14:paraId="72A64F19"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应用密文</w:t>
            </w:r>
          </w:p>
        </w:tc>
        <w:tc>
          <w:tcPr>
            <w:tcW w:w="2517" w:type="dxa"/>
            <w:tcBorders>
              <w:top w:val="single" w:sz="8" w:space="0" w:color="000000"/>
              <w:left w:val="single" w:sz="4" w:space="0" w:color="000000"/>
              <w:bottom w:val="single" w:sz="4" w:space="0" w:color="000000"/>
              <w:right w:val="single" w:sz="8" w:space="0" w:color="000000"/>
            </w:tcBorders>
            <w:vAlign w:val="center"/>
          </w:tcPr>
          <w:p w14:paraId="713573B5" w14:textId="77777777" w:rsidR="003843EA" w:rsidRDefault="00A21561">
            <w:pPr>
              <w:widowControl/>
              <w:spacing w:line="276" w:lineRule="auto"/>
              <w:jc w:val="center"/>
              <w:rPr>
                <w:rFonts w:ascii="黑体"/>
                <w:kern w:val="0"/>
                <w:sz w:val="18"/>
                <w:szCs w:val="18"/>
              </w:rPr>
            </w:pPr>
            <w:r>
              <w:rPr>
                <w:rFonts w:ascii="黑体"/>
                <w:kern w:val="0"/>
                <w:sz w:val="18"/>
                <w:szCs w:val="18"/>
              </w:rPr>
              <w:t>AC</w:t>
            </w:r>
          </w:p>
        </w:tc>
      </w:tr>
      <w:tr w:rsidR="003843EA" w14:paraId="47D0AD26"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0EE1C8EF" w14:textId="77777777" w:rsidR="003843EA" w:rsidRDefault="00A21561">
            <w:pPr>
              <w:widowControl/>
              <w:spacing w:line="276" w:lineRule="auto"/>
              <w:jc w:val="center"/>
              <w:rPr>
                <w:rFonts w:ascii="黑体"/>
                <w:kern w:val="0"/>
                <w:sz w:val="18"/>
                <w:szCs w:val="18"/>
              </w:rPr>
            </w:pPr>
            <w:r>
              <w:rPr>
                <w:rFonts w:ascii="黑体"/>
                <w:kern w:val="0"/>
                <w:sz w:val="18"/>
                <w:szCs w:val="18"/>
              </w:rPr>
              <w:t>9F27</w:t>
            </w:r>
          </w:p>
        </w:tc>
        <w:tc>
          <w:tcPr>
            <w:tcW w:w="1451" w:type="dxa"/>
            <w:tcBorders>
              <w:top w:val="single" w:sz="4" w:space="0" w:color="000000"/>
              <w:left w:val="single" w:sz="4" w:space="0" w:color="000000"/>
              <w:bottom w:val="single" w:sz="4" w:space="0" w:color="000000"/>
              <w:right w:val="single" w:sz="4" w:space="0" w:color="000000"/>
            </w:tcBorders>
            <w:vAlign w:val="center"/>
          </w:tcPr>
          <w:p w14:paraId="06E62689"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451" w:type="dxa"/>
            <w:tcBorders>
              <w:top w:val="single" w:sz="4" w:space="0" w:color="000000"/>
              <w:left w:val="single" w:sz="4" w:space="0" w:color="000000"/>
              <w:bottom w:val="single" w:sz="4" w:space="0" w:color="000000"/>
              <w:right w:val="single" w:sz="4" w:space="0" w:color="000000"/>
            </w:tcBorders>
            <w:vAlign w:val="center"/>
          </w:tcPr>
          <w:p w14:paraId="4661019A" w14:textId="77777777" w:rsidR="003843EA" w:rsidRDefault="00A21561">
            <w:pPr>
              <w:widowControl/>
              <w:spacing w:line="276" w:lineRule="auto"/>
              <w:jc w:val="center"/>
              <w:rPr>
                <w:rFonts w:ascii="黑体"/>
                <w:kern w:val="0"/>
                <w:sz w:val="18"/>
                <w:szCs w:val="18"/>
              </w:rPr>
            </w:pPr>
            <w:r>
              <w:rPr>
                <w:rFonts w:ascii="黑体"/>
                <w:kern w:val="0"/>
                <w:sz w:val="18"/>
                <w:szCs w:val="18"/>
              </w:rPr>
              <w:t>1</w:t>
            </w:r>
          </w:p>
        </w:tc>
        <w:tc>
          <w:tcPr>
            <w:tcW w:w="1451" w:type="dxa"/>
            <w:tcBorders>
              <w:top w:val="single" w:sz="4" w:space="0" w:color="000000"/>
              <w:left w:val="single" w:sz="4" w:space="0" w:color="000000"/>
              <w:bottom w:val="single" w:sz="4" w:space="0" w:color="000000"/>
              <w:right w:val="single" w:sz="8" w:space="0" w:color="000000"/>
            </w:tcBorders>
            <w:vAlign w:val="center"/>
          </w:tcPr>
          <w:p w14:paraId="128754C1"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密文信息数据</w:t>
            </w:r>
          </w:p>
        </w:tc>
        <w:tc>
          <w:tcPr>
            <w:tcW w:w="2517" w:type="dxa"/>
            <w:tcBorders>
              <w:top w:val="single" w:sz="4" w:space="0" w:color="000000"/>
              <w:left w:val="single" w:sz="4" w:space="0" w:color="000000"/>
              <w:bottom w:val="single" w:sz="4" w:space="0" w:color="000000"/>
              <w:right w:val="single" w:sz="8" w:space="0" w:color="000000"/>
            </w:tcBorders>
            <w:vAlign w:val="center"/>
          </w:tcPr>
          <w:p w14:paraId="6CCB217D" w14:textId="77777777" w:rsidR="003843EA" w:rsidRDefault="003843EA">
            <w:pPr>
              <w:widowControl/>
              <w:spacing w:line="276" w:lineRule="auto"/>
              <w:jc w:val="center"/>
              <w:rPr>
                <w:rFonts w:ascii="黑体"/>
                <w:b/>
                <w:bCs/>
                <w:kern w:val="0"/>
                <w:sz w:val="18"/>
                <w:szCs w:val="18"/>
              </w:rPr>
            </w:pPr>
          </w:p>
        </w:tc>
      </w:tr>
      <w:tr w:rsidR="003843EA" w14:paraId="4C2B4DC2"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2B8F64A5" w14:textId="77777777" w:rsidR="003843EA" w:rsidRDefault="00A21561">
            <w:pPr>
              <w:widowControl/>
              <w:spacing w:line="276" w:lineRule="auto"/>
              <w:jc w:val="center"/>
              <w:rPr>
                <w:rFonts w:ascii="黑体"/>
                <w:kern w:val="0"/>
                <w:sz w:val="18"/>
                <w:szCs w:val="18"/>
              </w:rPr>
            </w:pPr>
            <w:r>
              <w:rPr>
                <w:rFonts w:ascii="黑体"/>
                <w:kern w:val="0"/>
                <w:sz w:val="18"/>
                <w:szCs w:val="18"/>
              </w:rPr>
              <w:t>9F10</w:t>
            </w:r>
          </w:p>
        </w:tc>
        <w:tc>
          <w:tcPr>
            <w:tcW w:w="1451" w:type="dxa"/>
            <w:tcBorders>
              <w:top w:val="single" w:sz="4" w:space="0" w:color="000000"/>
              <w:left w:val="single" w:sz="4" w:space="0" w:color="000000"/>
              <w:bottom w:val="single" w:sz="4" w:space="0" w:color="000000"/>
              <w:right w:val="single" w:sz="4" w:space="0" w:color="000000"/>
            </w:tcBorders>
            <w:vAlign w:val="center"/>
          </w:tcPr>
          <w:p w14:paraId="3714DF9D"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451" w:type="dxa"/>
            <w:tcBorders>
              <w:top w:val="single" w:sz="4" w:space="0" w:color="000000"/>
              <w:left w:val="single" w:sz="4" w:space="0" w:color="000000"/>
              <w:bottom w:val="single" w:sz="4" w:space="0" w:color="000000"/>
              <w:right w:val="single" w:sz="4" w:space="0" w:color="000000"/>
            </w:tcBorders>
            <w:vAlign w:val="center"/>
          </w:tcPr>
          <w:p w14:paraId="36D3636D"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最大到</w:t>
            </w:r>
            <w:r>
              <w:rPr>
                <w:rFonts w:ascii="黑体"/>
                <w:kern w:val="0"/>
                <w:sz w:val="18"/>
                <w:szCs w:val="18"/>
              </w:rPr>
              <w:t>32</w:t>
            </w:r>
          </w:p>
        </w:tc>
        <w:tc>
          <w:tcPr>
            <w:tcW w:w="1451" w:type="dxa"/>
            <w:tcBorders>
              <w:top w:val="single" w:sz="4" w:space="0" w:color="000000"/>
              <w:left w:val="single" w:sz="4" w:space="0" w:color="000000"/>
              <w:bottom w:val="single" w:sz="4" w:space="0" w:color="000000"/>
              <w:right w:val="single" w:sz="8" w:space="0" w:color="000000"/>
            </w:tcBorders>
            <w:vAlign w:val="center"/>
          </w:tcPr>
          <w:p w14:paraId="669A1AD2"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发卡行应用数据</w:t>
            </w:r>
          </w:p>
        </w:tc>
        <w:tc>
          <w:tcPr>
            <w:tcW w:w="2517" w:type="dxa"/>
            <w:tcBorders>
              <w:top w:val="single" w:sz="4" w:space="0" w:color="000000"/>
              <w:left w:val="single" w:sz="4" w:space="0" w:color="000000"/>
              <w:bottom w:val="single" w:sz="4" w:space="0" w:color="000000"/>
              <w:right w:val="single" w:sz="8" w:space="0" w:color="000000"/>
            </w:tcBorders>
            <w:vAlign w:val="center"/>
          </w:tcPr>
          <w:p w14:paraId="4103DC68" w14:textId="77777777" w:rsidR="003843EA" w:rsidRDefault="00A21561">
            <w:pPr>
              <w:widowControl/>
              <w:spacing w:line="276" w:lineRule="auto"/>
              <w:jc w:val="center"/>
              <w:rPr>
                <w:rFonts w:ascii="黑体"/>
                <w:kern w:val="0"/>
                <w:sz w:val="18"/>
                <w:szCs w:val="18"/>
              </w:rPr>
            </w:pPr>
            <w:r>
              <w:rPr>
                <w:rFonts w:ascii="黑体"/>
                <w:kern w:val="0"/>
                <w:sz w:val="18"/>
                <w:szCs w:val="18"/>
              </w:rPr>
              <w:t>IAD</w:t>
            </w:r>
          </w:p>
        </w:tc>
      </w:tr>
      <w:tr w:rsidR="003843EA" w14:paraId="2062B817"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3452EC5C" w14:textId="77777777" w:rsidR="003843EA" w:rsidRDefault="00A21561">
            <w:pPr>
              <w:widowControl/>
              <w:spacing w:line="276" w:lineRule="auto"/>
              <w:jc w:val="center"/>
              <w:rPr>
                <w:rFonts w:ascii="黑体"/>
                <w:kern w:val="0"/>
                <w:sz w:val="18"/>
                <w:szCs w:val="18"/>
              </w:rPr>
            </w:pPr>
            <w:r>
              <w:rPr>
                <w:rFonts w:ascii="黑体"/>
                <w:kern w:val="0"/>
                <w:sz w:val="18"/>
                <w:szCs w:val="18"/>
              </w:rPr>
              <w:t>9F37</w:t>
            </w:r>
          </w:p>
        </w:tc>
        <w:tc>
          <w:tcPr>
            <w:tcW w:w="1451" w:type="dxa"/>
            <w:tcBorders>
              <w:top w:val="single" w:sz="4" w:space="0" w:color="000000"/>
              <w:left w:val="single" w:sz="4" w:space="0" w:color="000000"/>
              <w:bottom w:val="single" w:sz="4" w:space="0" w:color="000000"/>
              <w:right w:val="single" w:sz="4" w:space="0" w:color="000000"/>
            </w:tcBorders>
            <w:vAlign w:val="center"/>
          </w:tcPr>
          <w:p w14:paraId="6C4259F0"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451" w:type="dxa"/>
            <w:tcBorders>
              <w:top w:val="single" w:sz="4" w:space="0" w:color="000000"/>
              <w:left w:val="single" w:sz="4" w:space="0" w:color="000000"/>
              <w:bottom w:val="single" w:sz="4" w:space="0" w:color="000000"/>
              <w:right w:val="single" w:sz="4" w:space="0" w:color="000000"/>
            </w:tcBorders>
            <w:vAlign w:val="center"/>
          </w:tcPr>
          <w:p w14:paraId="48814832" w14:textId="77777777" w:rsidR="003843EA" w:rsidRDefault="00A21561">
            <w:pPr>
              <w:widowControl/>
              <w:spacing w:line="276" w:lineRule="auto"/>
              <w:jc w:val="center"/>
              <w:rPr>
                <w:rFonts w:ascii="黑体"/>
                <w:kern w:val="0"/>
                <w:sz w:val="18"/>
                <w:szCs w:val="18"/>
              </w:rPr>
            </w:pPr>
            <w:r>
              <w:rPr>
                <w:rFonts w:ascii="黑体"/>
                <w:kern w:val="0"/>
                <w:sz w:val="18"/>
                <w:szCs w:val="18"/>
              </w:rPr>
              <w:t>4</w:t>
            </w:r>
          </w:p>
        </w:tc>
        <w:tc>
          <w:tcPr>
            <w:tcW w:w="1451" w:type="dxa"/>
            <w:tcBorders>
              <w:top w:val="single" w:sz="4" w:space="0" w:color="000000"/>
              <w:left w:val="single" w:sz="4" w:space="0" w:color="000000"/>
              <w:bottom w:val="single" w:sz="4" w:space="0" w:color="000000"/>
              <w:right w:val="single" w:sz="8" w:space="0" w:color="000000"/>
            </w:tcBorders>
            <w:vAlign w:val="center"/>
          </w:tcPr>
          <w:p w14:paraId="22BB7152"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不可预知数</w:t>
            </w:r>
          </w:p>
        </w:tc>
        <w:tc>
          <w:tcPr>
            <w:tcW w:w="2517" w:type="dxa"/>
            <w:tcBorders>
              <w:top w:val="single" w:sz="4" w:space="0" w:color="000000"/>
              <w:left w:val="single" w:sz="4" w:space="0" w:color="000000"/>
              <w:bottom w:val="single" w:sz="4" w:space="0" w:color="000000"/>
              <w:right w:val="single" w:sz="8" w:space="0" w:color="000000"/>
            </w:tcBorders>
            <w:vAlign w:val="center"/>
          </w:tcPr>
          <w:p w14:paraId="0BF71163" w14:textId="77777777" w:rsidR="003843EA" w:rsidRDefault="003843EA">
            <w:pPr>
              <w:widowControl/>
              <w:spacing w:line="276" w:lineRule="auto"/>
              <w:jc w:val="center"/>
              <w:rPr>
                <w:rFonts w:ascii="黑体"/>
                <w:b/>
                <w:bCs/>
                <w:kern w:val="0"/>
                <w:sz w:val="18"/>
                <w:szCs w:val="18"/>
              </w:rPr>
            </w:pPr>
          </w:p>
        </w:tc>
      </w:tr>
      <w:tr w:rsidR="003843EA" w14:paraId="4EBD009C"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063D1BE2" w14:textId="77777777" w:rsidR="003843EA" w:rsidRDefault="00A21561">
            <w:pPr>
              <w:widowControl/>
              <w:spacing w:line="276" w:lineRule="auto"/>
              <w:jc w:val="center"/>
              <w:rPr>
                <w:rFonts w:ascii="黑体"/>
                <w:kern w:val="0"/>
                <w:sz w:val="18"/>
                <w:szCs w:val="18"/>
              </w:rPr>
            </w:pPr>
            <w:r>
              <w:rPr>
                <w:rFonts w:ascii="黑体"/>
                <w:kern w:val="0"/>
                <w:sz w:val="18"/>
                <w:szCs w:val="18"/>
              </w:rPr>
              <w:t>9F36</w:t>
            </w:r>
          </w:p>
        </w:tc>
        <w:tc>
          <w:tcPr>
            <w:tcW w:w="1451" w:type="dxa"/>
            <w:tcBorders>
              <w:top w:val="single" w:sz="4" w:space="0" w:color="000000"/>
              <w:left w:val="single" w:sz="4" w:space="0" w:color="000000"/>
              <w:bottom w:val="single" w:sz="4" w:space="0" w:color="000000"/>
              <w:right w:val="single" w:sz="4" w:space="0" w:color="000000"/>
            </w:tcBorders>
            <w:vAlign w:val="center"/>
          </w:tcPr>
          <w:p w14:paraId="71635230"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451" w:type="dxa"/>
            <w:tcBorders>
              <w:top w:val="single" w:sz="4" w:space="0" w:color="000000"/>
              <w:left w:val="single" w:sz="4" w:space="0" w:color="000000"/>
              <w:bottom w:val="single" w:sz="4" w:space="0" w:color="000000"/>
              <w:right w:val="single" w:sz="4" w:space="0" w:color="000000"/>
            </w:tcBorders>
            <w:vAlign w:val="center"/>
          </w:tcPr>
          <w:p w14:paraId="0A54F846" w14:textId="77777777" w:rsidR="003843EA" w:rsidRDefault="00A21561">
            <w:pPr>
              <w:widowControl/>
              <w:spacing w:line="276" w:lineRule="auto"/>
              <w:jc w:val="center"/>
              <w:rPr>
                <w:rFonts w:ascii="黑体"/>
                <w:kern w:val="0"/>
                <w:sz w:val="18"/>
                <w:szCs w:val="18"/>
              </w:rPr>
            </w:pPr>
            <w:r>
              <w:rPr>
                <w:rFonts w:ascii="黑体"/>
                <w:kern w:val="0"/>
                <w:sz w:val="18"/>
                <w:szCs w:val="18"/>
              </w:rPr>
              <w:t>2</w:t>
            </w:r>
          </w:p>
        </w:tc>
        <w:tc>
          <w:tcPr>
            <w:tcW w:w="1451" w:type="dxa"/>
            <w:tcBorders>
              <w:top w:val="single" w:sz="4" w:space="0" w:color="000000"/>
              <w:left w:val="single" w:sz="4" w:space="0" w:color="000000"/>
              <w:bottom w:val="single" w:sz="4" w:space="0" w:color="000000"/>
              <w:right w:val="single" w:sz="8" w:space="0" w:color="000000"/>
            </w:tcBorders>
            <w:vAlign w:val="center"/>
          </w:tcPr>
          <w:p w14:paraId="78C53A37"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应用交易计数器</w:t>
            </w:r>
          </w:p>
        </w:tc>
        <w:tc>
          <w:tcPr>
            <w:tcW w:w="2517" w:type="dxa"/>
            <w:tcBorders>
              <w:top w:val="single" w:sz="4" w:space="0" w:color="000000"/>
              <w:left w:val="single" w:sz="4" w:space="0" w:color="000000"/>
              <w:bottom w:val="single" w:sz="4" w:space="0" w:color="000000"/>
              <w:right w:val="single" w:sz="8" w:space="0" w:color="000000"/>
            </w:tcBorders>
            <w:vAlign w:val="center"/>
          </w:tcPr>
          <w:p w14:paraId="4157574D" w14:textId="77777777" w:rsidR="003843EA" w:rsidRDefault="00A21561">
            <w:pPr>
              <w:widowControl/>
              <w:spacing w:line="276" w:lineRule="auto"/>
              <w:jc w:val="center"/>
              <w:rPr>
                <w:rFonts w:ascii="黑体"/>
                <w:kern w:val="0"/>
                <w:sz w:val="18"/>
                <w:szCs w:val="18"/>
              </w:rPr>
            </w:pPr>
            <w:r>
              <w:rPr>
                <w:rFonts w:ascii="黑体"/>
                <w:kern w:val="0"/>
                <w:sz w:val="18"/>
                <w:szCs w:val="18"/>
              </w:rPr>
              <w:t>ATC</w:t>
            </w:r>
          </w:p>
        </w:tc>
      </w:tr>
      <w:tr w:rsidR="003843EA" w14:paraId="1752EE45"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43CD4021" w14:textId="77777777" w:rsidR="003843EA" w:rsidRDefault="00A21561">
            <w:pPr>
              <w:widowControl/>
              <w:spacing w:line="276" w:lineRule="auto"/>
              <w:jc w:val="center"/>
              <w:rPr>
                <w:rFonts w:ascii="黑体"/>
                <w:kern w:val="0"/>
                <w:sz w:val="18"/>
                <w:szCs w:val="18"/>
              </w:rPr>
            </w:pPr>
            <w:r>
              <w:rPr>
                <w:rFonts w:ascii="黑体"/>
                <w:kern w:val="0"/>
                <w:sz w:val="18"/>
                <w:szCs w:val="18"/>
              </w:rPr>
              <w:lastRenderedPageBreak/>
              <w:t>95</w:t>
            </w:r>
          </w:p>
        </w:tc>
        <w:tc>
          <w:tcPr>
            <w:tcW w:w="1451" w:type="dxa"/>
            <w:tcBorders>
              <w:top w:val="single" w:sz="4" w:space="0" w:color="000000"/>
              <w:left w:val="single" w:sz="4" w:space="0" w:color="000000"/>
              <w:bottom w:val="single" w:sz="4" w:space="0" w:color="000000"/>
              <w:right w:val="single" w:sz="4" w:space="0" w:color="000000"/>
            </w:tcBorders>
            <w:vAlign w:val="center"/>
          </w:tcPr>
          <w:p w14:paraId="34221B90"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451" w:type="dxa"/>
            <w:tcBorders>
              <w:top w:val="single" w:sz="4" w:space="0" w:color="000000"/>
              <w:left w:val="single" w:sz="4" w:space="0" w:color="000000"/>
              <w:bottom w:val="single" w:sz="4" w:space="0" w:color="000000"/>
              <w:right w:val="single" w:sz="4" w:space="0" w:color="000000"/>
            </w:tcBorders>
            <w:vAlign w:val="center"/>
          </w:tcPr>
          <w:p w14:paraId="1B883A88" w14:textId="77777777" w:rsidR="003843EA" w:rsidRDefault="00A21561">
            <w:pPr>
              <w:widowControl/>
              <w:spacing w:line="276" w:lineRule="auto"/>
              <w:jc w:val="center"/>
              <w:rPr>
                <w:rFonts w:ascii="黑体"/>
                <w:kern w:val="0"/>
                <w:sz w:val="18"/>
                <w:szCs w:val="18"/>
              </w:rPr>
            </w:pPr>
            <w:r>
              <w:rPr>
                <w:rFonts w:ascii="黑体"/>
                <w:kern w:val="0"/>
                <w:sz w:val="18"/>
                <w:szCs w:val="18"/>
              </w:rPr>
              <w:t>5</w:t>
            </w:r>
          </w:p>
        </w:tc>
        <w:tc>
          <w:tcPr>
            <w:tcW w:w="1451" w:type="dxa"/>
            <w:tcBorders>
              <w:top w:val="single" w:sz="4" w:space="0" w:color="000000"/>
              <w:left w:val="single" w:sz="4" w:space="0" w:color="000000"/>
              <w:bottom w:val="single" w:sz="4" w:space="0" w:color="000000"/>
              <w:right w:val="single" w:sz="8" w:space="0" w:color="000000"/>
            </w:tcBorders>
            <w:vAlign w:val="center"/>
          </w:tcPr>
          <w:p w14:paraId="543A375E"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终端验证结果</w:t>
            </w:r>
          </w:p>
        </w:tc>
        <w:tc>
          <w:tcPr>
            <w:tcW w:w="2517" w:type="dxa"/>
            <w:tcBorders>
              <w:top w:val="single" w:sz="4" w:space="0" w:color="000000"/>
              <w:left w:val="single" w:sz="4" w:space="0" w:color="000000"/>
              <w:bottom w:val="single" w:sz="4" w:space="0" w:color="000000"/>
              <w:right w:val="single" w:sz="8" w:space="0" w:color="000000"/>
            </w:tcBorders>
            <w:vAlign w:val="center"/>
          </w:tcPr>
          <w:p w14:paraId="586AE152" w14:textId="77777777" w:rsidR="003843EA" w:rsidRDefault="00A21561">
            <w:pPr>
              <w:widowControl/>
              <w:spacing w:line="276" w:lineRule="auto"/>
              <w:jc w:val="center"/>
              <w:rPr>
                <w:rFonts w:ascii="黑体"/>
                <w:kern w:val="0"/>
                <w:sz w:val="18"/>
                <w:szCs w:val="18"/>
              </w:rPr>
            </w:pPr>
            <w:r>
              <w:rPr>
                <w:rFonts w:ascii="黑体"/>
                <w:kern w:val="0"/>
                <w:sz w:val="18"/>
                <w:szCs w:val="18"/>
              </w:rPr>
              <w:t>TVR</w:t>
            </w:r>
          </w:p>
        </w:tc>
      </w:tr>
      <w:tr w:rsidR="003843EA" w14:paraId="266037DD"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638B7A9F" w14:textId="77777777" w:rsidR="003843EA" w:rsidRDefault="00A21561">
            <w:pPr>
              <w:widowControl/>
              <w:spacing w:line="276" w:lineRule="auto"/>
              <w:jc w:val="center"/>
              <w:rPr>
                <w:rFonts w:ascii="黑体"/>
                <w:kern w:val="0"/>
                <w:sz w:val="18"/>
                <w:szCs w:val="18"/>
              </w:rPr>
            </w:pPr>
            <w:r>
              <w:rPr>
                <w:rFonts w:ascii="黑体"/>
                <w:kern w:val="0"/>
                <w:sz w:val="18"/>
                <w:szCs w:val="18"/>
              </w:rPr>
              <w:t>9A</w:t>
            </w:r>
          </w:p>
        </w:tc>
        <w:tc>
          <w:tcPr>
            <w:tcW w:w="1451" w:type="dxa"/>
            <w:tcBorders>
              <w:top w:val="single" w:sz="4" w:space="0" w:color="000000"/>
              <w:left w:val="single" w:sz="4" w:space="0" w:color="000000"/>
              <w:bottom w:val="single" w:sz="4" w:space="0" w:color="000000"/>
              <w:right w:val="single" w:sz="4" w:space="0" w:color="000000"/>
            </w:tcBorders>
            <w:vAlign w:val="center"/>
          </w:tcPr>
          <w:p w14:paraId="78EC1062" w14:textId="77777777" w:rsidR="003843EA" w:rsidRDefault="00A21561">
            <w:pPr>
              <w:widowControl/>
              <w:spacing w:line="276" w:lineRule="auto"/>
              <w:jc w:val="center"/>
              <w:rPr>
                <w:rFonts w:ascii="黑体"/>
                <w:kern w:val="0"/>
                <w:sz w:val="18"/>
                <w:szCs w:val="18"/>
              </w:rPr>
            </w:pPr>
            <w:r>
              <w:rPr>
                <w:rFonts w:ascii="黑体"/>
                <w:kern w:val="0"/>
                <w:sz w:val="18"/>
                <w:szCs w:val="18"/>
              </w:rPr>
              <w:t>CN</w:t>
            </w:r>
            <w:r>
              <w:rPr>
                <w:rFonts w:ascii="黑体" w:hAnsi="宋体" w:hint="eastAsia"/>
                <w:kern w:val="0"/>
                <w:sz w:val="18"/>
                <w:szCs w:val="18"/>
              </w:rPr>
              <w:t>（包含</w:t>
            </w:r>
            <w:r>
              <w:rPr>
                <w:rFonts w:ascii="黑体"/>
                <w:kern w:val="0"/>
                <w:sz w:val="18"/>
                <w:szCs w:val="18"/>
              </w:rPr>
              <w:t>6</w:t>
            </w:r>
            <w:r>
              <w:rPr>
                <w:rFonts w:ascii="黑体" w:hAnsi="宋体" w:hint="eastAsia"/>
                <w:kern w:val="0"/>
                <w:sz w:val="18"/>
                <w:szCs w:val="18"/>
              </w:rPr>
              <w:t>位有效数字，格式</w:t>
            </w:r>
            <w:r>
              <w:rPr>
                <w:rFonts w:ascii="黑体"/>
                <w:kern w:val="0"/>
                <w:sz w:val="18"/>
                <w:szCs w:val="18"/>
              </w:rPr>
              <w:t>YYMMDD</w:t>
            </w:r>
            <w:r>
              <w:rPr>
                <w:rFonts w:ascii="黑体" w:hAnsi="宋体" w:hint="eastAsia"/>
                <w:kern w:val="0"/>
                <w:sz w:val="18"/>
                <w:szCs w:val="18"/>
              </w:rPr>
              <w:t>）</w:t>
            </w:r>
          </w:p>
        </w:tc>
        <w:tc>
          <w:tcPr>
            <w:tcW w:w="1451" w:type="dxa"/>
            <w:tcBorders>
              <w:top w:val="single" w:sz="4" w:space="0" w:color="000000"/>
              <w:left w:val="single" w:sz="4" w:space="0" w:color="000000"/>
              <w:bottom w:val="single" w:sz="4" w:space="0" w:color="000000"/>
              <w:right w:val="single" w:sz="4" w:space="0" w:color="000000"/>
            </w:tcBorders>
            <w:vAlign w:val="center"/>
          </w:tcPr>
          <w:p w14:paraId="133D6BA7" w14:textId="77777777" w:rsidR="003843EA" w:rsidRDefault="00A21561">
            <w:pPr>
              <w:widowControl/>
              <w:spacing w:line="276" w:lineRule="auto"/>
              <w:jc w:val="center"/>
              <w:rPr>
                <w:rFonts w:ascii="黑体"/>
                <w:kern w:val="0"/>
                <w:sz w:val="18"/>
                <w:szCs w:val="18"/>
              </w:rPr>
            </w:pPr>
            <w:r>
              <w:rPr>
                <w:rFonts w:ascii="黑体"/>
                <w:kern w:val="0"/>
                <w:sz w:val="18"/>
                <w:szCs w:val="18"/>
              </w:rPr>
              <w:t>3</w:t>
            </w:r>
          </w:p>
        </w:tc>
        <w:tc>
          <w:tcPr>
            <w:tcW w:w="1451" w:type="dxa"/>
            <w:tcBorders>
              <w:top w:val="single" w:sz="4" w:space="0" w:color="000000"/>
              <w:left w:val="single" w:sz="4" w:space="0" w:color="000000"/>
              <w:bottom w:val="single" w:sz="4" w:space="0" w:color="000000"/>
              <w:right w:val="single" w:sz="8" w:space="0" w:color="000000"/>
            </w:tcBorders>
            <w:vAlign w:val="center"/>
          </w:tcPr>
          <w:p w14:paraId="36579672"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交易日期</w:t>
            </w:r>
          </w:p>
        </w:tc>
        <w:tc>
          <w:tcPr>
            <w:tcW w:w="2517" w:type="dxa"/>
            <w:tcBorders>
              <w:top w:val="single" w:sz="4" w:space="0" w:color="000000"/>
              <w:left w:val="single" w:sz="4" w:space="0" w:color="000000"/>
              <w:bottom w:val="single" w:sz="4" w:space="0" w:color="000000"/>
              <w:right w:val="single" w:sz="8" w:space="0" w:color="000000"/>
            </w:tcBorders>
            <w:vAlign w:val="center"/>
          </w:tcPr>
          <w:p w14:paraId="593376C5" w14:textId="77777777" w:rsidR="003843EA" w:rsidRDefault="003843EA">
            <w:pPr>
              <w:widowControl/>
              <w:spacing w:line="276" w:lineRule="auto"/>
              <w:jc w:val="center"/>
              <w:rPr>
                <w:rFonts w:ascii="黑体"/>
                <w:b/>
                <w:bCs/>
                <w:kern w:val="0"/>
                <w:sz w:val="18"/>
                <w:szCs w:val="18"/>
              </w:rPr>
            </w:pPr>
          </w:p>
        </w:tc>
      </w:tr>
      <w:tr w:rsidR="003843EA" w14:paraId="2CB2CFC1"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544BDA06" w14:textId="77777777" w:rsidR="003843EA" w:rsidRDefault="00A21561">
            <w:pPr>
              <w:widowControl/>
              <w:spacing w:line="276" w:lineRule="auto"/>
              <w:jc w:val="center"/>
              <w:rPr>
                <w:rFonts w:ascii="黑体"/>
                <w:kern w:val="0"/>
                <w:sz w:val="18"/>
                <w:szCs w:val="18"/>
              </w:rPr>
            </w:pPr>
            <w:r>
              <w:rPr>
                <w:rFonts w:ascii="黑体"/>
                <w:kern w:val="0"/>
                <w:sz w:val="18"/>
                <w:szCs w:val="18"/>
              </w:rPr>
              <w:t>9C</w:t>
            </w:r>
          </w:p>
        </w:tc>
        <w:tc>
          <w:tcPr>
            <w:tcW w:w="1451" w:type="dxa"/>
            <w:tcBorders>
              <w:top w:val="single" w:sz="4" w:space="0" w:color="000000"/>
              <w:left w:val="single" w:sz="4" w:space="0" w:color="000000"/>
              <w:bottom w:val="single" w:sz="4" w:space="0" w:color="000000"/>
              <w:right w:val="single" w:sz="4" w:space="0" w:color="000000"/>
            </w:tcBorders>
            <w:vAlign w:val="center"/>
          </w:tcPr>
          <w:p w14:paraId="7CF7EF9E" w14:textId="77777777" w:rsidR="003843EA" w:rsidRDefault="00A21561">
            <w:pPr>
              <w:widowControl/>
              <w:spacing w:line="276" w:lineRule="auto"/>
              <w:jc w:val="center"/>
              <w:rPr>
                <w:rFonts w:ascii="黑体"/>
                <w:kern w:val="0"/>
                <w:sz w:val="18"/>
                <w:szCs w:val="18"/>
              </w:rPr>
            </w:pPr>
            <w:r>
              <w:rPr>
                <w:rFonts w:ascii="黑体"/>
                <w:kern w:val="0"/>
                <w:sz w:val="18"/>
                <w:szCs w:val="18"/>
              </w:rPr>
              <w:t>CN</w:t>
            </w:r>
            <w:r>
              <w:rPr>
                <w:rFonts w:ascii="黑体" w:hAnsi="宋体" w:hint="eastAsia"/>
                <w:kern w:val="0"/>
                <w:sz w:val="18"/>
                <w:szCs w:val="18"/>
              </w:rPr>
              <w:t>（包含</w:t>
            </w:r>
            <w:r>
              <w:rPr>
                <w:rFonts w:ascii="黑体"/>
                <w:kern w:val="0"/>
                <w:sz w:val="18"/>
                <w:szCs w:val="18"/>
              </w:rPr>
              <w:t>2</w:t>
            </w:r>
            <w:r>
              <w:rPr>
                <w:rFonts w:ascii="黑体" w:hAnsi="宋体" w:hint="eastAsia"/>
                <w:kern w:val="0"/>
                <w:sz w:val="18"/>
                <w:szCs w:val="18"/>
              </w:rPr>
              <w:t>位有效数字）</w:t>
            </w:r>
          </w:p>
        </w:tc>
        <w:tc>
          <w:tcPr>
            <w:tcW w:w="1451" w:type="dxa"/>
            <w:tcBorders>
              <w:top w:val="single" w:sz="4" w:space="0" w:color="000000"/>
              <w:left w:val="single" w:sz="4" w:space="0" w:color="000000"/>
              <w:bottom w:val="single" w:sz="4" w:space="0" w:color="000000"/>
              <w:right w:val="single" w:sz="4" w:space="0" w:color="000000"/>
            </w:tcBorders>
            <w:vAlign w:val="center"/>
          </w:tcPr>
          <w:p w14:paraId="4EB07FA0" w14:textId="77777777" w:rsidR="003843EA" w:rsidRDefault="00A21561">
            <w:pPr>
              <w:widowControl/>
              <w:spacing w:line="276" w:lineRule="auto"/>
              <w:jc w:val="center"/>
              <w:rPr>
                <w:rFonts w:ascii="黑体"/>
                <w:kern w:val="0"/>
                <w:sz w:val="18"/>
                <w:szCs w:val="18"/>
              </w:rPr>
            </w:pPr>
            <w:r>
              <w:rPr>
                <w:rFonts w:ascii="黑体"/>
                <w:kern w:val="0"/>
                <w:sz w:val="18"/>
                <w:szCs w:val="18"/>
              </w:rPr>
              <w:t>1</w:t>
            </w:r>
          </w:p>
        </w:tc>
        <w:tc>
          <w:tcPr>
            <w:tcW w:w="1451" w:type="dxa"/>
            <w:tcBorders>
              <w:top w:val="single" w:sz="4" w:space="0" w:color="000000"/>
              <w:left w:val="single" w:sz="4" w:space="0" w:color="000000"/>
              <w:bottom w:val="single" w:sz="4" w:space="0" w:color="000000"/>
              <w:right w:val="single" w:sz="8" w:space="0" w:color="000000"/>
            </w:tcBorders>
            <w:vAlign w:val="center"/>
          </w:tcPr>
          <w:p w14:paraId="641D0772"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交易类型</w:t>
            </w:r>
          </w:p>
        </w:tc>
        <w:tc>
          <w:tcPr>
            <w:tcW w:w="2517" w:type="dxa"/>
            <w:tcBorders>
              <w:top w:val="single" w:sz="4" w:space="0" w:color="000000"/>
              <w:left w:val="single" w:sz="4" w:space="0" w:color="000000"/>
              <w:bottom w:val="single" w:sz="4" w:space="0" w:color="000000"/>
              <w:right w:val="single" w:sz="8" w:space="0" w:color="000000"/>
            </w:tcBorders>
            <w:vAlign w:val="center"/>
          </w:tcPr>
          <w:p w14:paraId="48B396F3" w14:textId="77777777" w:rsidR="003843EA" w:rsidRDefault="003843EA">
            <w:pPr>
              <w:widowControl/>
              <w:spacing w:line="276" w:lineRule="auto"/>
              <w:jc w:val="center"/>
              <w:rPr>
                <w:rFonts w:ascii="黑体"/>
                <w:b/>
                <w:bCs/>
                <w:kern w:val="0"/>
                <w:sz w:val="18"/>
                <w:szCs w:val="18"/>
              </w:rPr>
            </w:pPr>
          </w:p>
        </w:tc>
      </w:tr>
      <w:tr w:rsidR="003843EA" w14:paraId="0956F94A"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62D8F308" w14:textId="77777777" w:rsidR="003843EA" w:rsidRDefault="00A21561">
            <w:pPr>
              <w:widowControl/>
              <w:spacing w:line="276" w:lineRule="auto"/>
              <w:jc w:val="center"/>
              <w:rPr>
                <w:rFonts w:ascii="黑体"/>
                <w:kern w:val="0"/>
                <w:sz w:val="18"/>
                <w:szCs w:val="18"/>
              </w:rPr>
            </w:pPr>
            <w:r>
              <w:rPr>
                <w:rFonts w:ascii="黑体"/>
                <w:kern w:val="0"/>
                <w:sz w:val="18"/>
                <w:szCs w:val="18"/>
              </w:rPr>
              <w:t>9F02</w:t>
            </w:r>
          </w:p>
        </w:tc>
        <w:tc>
          <w:tcPr>
            <w:tcW w:w="1451" w:type="dxa"/>
            <w:tcBorders>
              <w:top w:val="single" w:sz="4" w:space="0" w:color="000000"/>
              <w:left w:val="single" w:sz="4" w:space="0" w:color="000000"/>
              <w:bottom w:val="single" w:sz="4" w:space="0" w:color="000000"/>
              <w:right w:val="single" w:sz="4" w:space="0" w:color="000000"/>
            </w:tcBorders>
            <w:vAlign w:val="center"/>
          </w:tcPr>
          <w:p w14:paraId="37F06488" w14:textId="77777777" w:rsidR="003843EA" w:rsidRDefault="00A21561">
            <w:pPr>
              <w:widowControl/>
              <w:spacing w:line="276" w:lineRule="auto"/>
              <w:jc w:val="center"/>
              <w:rPr>
                <w:rFonts w:ascii="黑体"/>
                <w:kern w:val="0"/>
                <w:sz w:val="18"/>
                <w:szCs w:val="18"/>
              </w:rPr>
            </w:pPr>
            <w:r>
              <w:rPr>
                <w:rFonts w:ascii="黑体"/>
                <w:kern w:val="0"/>
                <w:sz w:val="18"/>
                <w:szCs w:val="18"/>
              </w:rPr>
              <w:t>CN</w:t>
            </w:r>
            <w:r>
              <w:rPr>
                <w:rFonts w:ascii="黑体" w:hAnsi="宋体" w:hint="eastAsia"/>
                <w:kern w:val="0"/>
                <w:sz w:val="18"/>
                <w:szCs w:val="18"/>
              </w:rPr>
              <w:t>（包含</w:t>
            </w:r>
            <w:r>
              <w:rPr>
                <w:rFonts w:ascii="黑体"/>
                <w:kern w:val="0"/>
                <w:sz w:val="18"/>
                <w:szCs w:val="18"/>
              </w:rPr>
              <w:t>12</w:t>
            </w:r>
            <w:r>
              <w:rPr>
                <w:rFonts w:ascii="黑体" w:hAnsi="宋体" w:hint="eastAsia"/>
                <w:kern w:val="0"/>
                <w:sz w:val="18"/>
                <w:szCs w:val="18"/>
              </w:rPr>
              <w:t>位有效数字）</w:t>
            </w:r>
          </w:p>
        </w:tc>
        <w:tc>
          <w:tcPr>
            <w:tcW w:w="1451" w:type="dxa"/>
            <w:tcBorders>
              <w:top w:val="single" w:sz="4" w:space="0" w:color="000000"/>
              <w:left w:val="single" w:sz="4" w:space="0" w:color="000000"/>
              <w:bottom w:val="single" w:sz="4" w:space="0" w:color="000000"/>
              <w:right w:val="single" w:sz="4" w:space="0" w:color="000000"/>
            </w:tcBorders>
            <w:vAlign w:val="center"/>
          </w:tcPr>
          <w:p w14:paraId="1C4D7B18" w14:textId="77777777" w:rsidR="003843EA" w:rsidRDefault="00A21561">
            <w:pPr>
              <w:widowControl/>
              <w:spacing w:line="276" w:lineRule="auto"/>
              <w:jc w:val="center"/>
              <w:rPr>
                <w:rFonts w:ascii="黑体"/>
                <w:kern w:val="0"/>
                <w:sz w:val="18"/>
                <w:szCs w:val="18"/>
              </w:rPr>
            </w:pPr>
            <w:r>
              <w:rPr>
                <w:rFonts w:ascii="黑体"/>
                <w:kern w:val="0"/>
                <w:sz w:val="18"/>
                <w:szCs w:val="18"/>
              </w:rPr>
              <w:t>6</w:t>
            </w:r>
          </w:p>
        </w:tc>
        <w:tc>
          <w:tcPr>
            <w:tcW w:w="1451" w:type="dxa"/>
            <w:tcBorders>
              <w:top w:val="single" w:sz="4" w:space="0" w:color="000000"/>
              <w:left w:val="single" w:sz="4" w:space="0" w:color="000000"/>
              <w:bottom w:val="single" w:sz="4" w:space="0" w:color="000000"/>
              <w:right w:val="single" w:sz="8" w:space="0" w:color="000000"/>
            </w:tcBorders>
            <w:vAlign w:val="center"/>
          </w:tcPr>
          <w:p w14:paraId="6377F858"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授权金额</w:t>
            </w:r>
          </w:p>
        </w:tc>
        <w:tc>
          <w:tcPr>
            <w:tcW w:w="2517" w:type="dxa"/>
            <w:tcBorders>
              <w:top w:val="single" w:sz="4" w:space="0" w:color="000000"/>
              <w:left w:val="single" w:sz="4" w:space="0" w:color="000000"/>
              <w:bottom w:val="single" w:sz="4" w:space="0" w:color="000000"/>
              <w:right w:val="single" w:sz="8" w:space="0" w:color="000000"/>
            </w:tcBorders>
            <w:vAlign w:val="center"/>
          </w:tcPr>
          <w:p w14:paraId="0C7F43C1" w14:textId="77777777" w:rsidR="003843EA" w:rsidRDefault="003843EA">
            <w:pPr>
              <w:widowControl/>
              <w:spacing w:line="276" w:lineRule="auto"/>
              <w:jc w:val="center"/>
              <w:rPr>
                <w:rFonts w:ascii="黑体"/>
                <w:b/>
                <w:bCs/>
                <w:kern w:val="0"/>
                <w:sz w:val="18"/>
                <w:szCs w:val="18"/>
              </w:rPr>
            </w:pPr>
          </w:p>
        </w:tc>
      </w:tr>
      <w:tr w:rsidR="003843EA" w14:paraId="7D09D2B3"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68A64BDF" w14:textId="77777777" w:rsidR="003843EA" w:rsidRDefault="00A21561">
            <w:pPr>
              <w:widowControl/>
              <w:spacing w:line="276" w:lineRule="auto"/>
              <w:jc w:val="center"/>
              <w:rPr>
                <w:rFonts w:ascii="黑体"/>
                <w:kern w:val="0"/>
                <w:sz w:val="18"/>
                <w:szCs w:val="18"/>
              </w:rPr>
            </w:pPr>
            <w:r>
              <w:rPr>
                <w:rFonts w:ascii="黑体"/>
                <w:kern w:val="0"/>
                <w:sz w:val="18"/>
                <w:szCs w:val="18"/>
              </w:rPr>
              <w:t>5F2A</w:t>
            </w:r>
          </w:p>
        </w:tc>
        <w:tc>
          <w:tcPr>
            <w:tcW w:w="1451" w:type="dxa"/>
            <w:tcBorders>
              <w:top w:val="single" w:sz="4" w:space="0" w:color="000000"/>
              <w:left w:val="single" w:sz="4" w:space="0" w:color="000000"/>
              <w:bottom w:val="single" w:sz="4" w:space="0" w:color="000000"/>
              <w:right w:val="single" w:sz="4" w:space="0" w:color="000000"/>
            </w:tcBorders>
            <w:vAlign w:val="center"/>
          </w:tcPr>
          <w:p w14:paraId="4EB9887F" w14:textId="77777777" w:rsidR="003843EA" w:rsidRDefault="00A21561">
            <w:pPr>
              <w:widowControl/>
              <w:spacing w:line="276" w:lineRule="auto"/>
              <w:jc w:val="center"/>
              <w:rPr>
                <w:rFonts w:ascii="黑体"/>
                <w:kern w:val="0"/>
                <w:sz w:val="18"/>
                <w:szCs w:val="18"/>
              </w:rPr>
            </w:pPr>
            <w:r>
              <w:rPr>
                <w:rFonts w:ascii="黑体"/>
                <w:kern w:val="0"/>
                <w:sz w:val="18"/>
                <w:szCs w:val="18"/>
              </w:rPr>
              <w:t>CN</w:t>
            </w:r>
            <w:r>
              <w:rPr>
                <w:rFonts w:ascii="黑体" w:hAnsi="宋体" w:hint="eastAsia"/>
                <w:kern w:val="0"/>
                <w:sz w:val="18"/>
                <w:szCs w:val="18"/>
              </w:rPr>
              <w:t>（包含</w:t>
            </w:r>
            <w:r>
              <w:rPr>
                <w:rFonts w:ascii="黑体"/>
                <w:kern w:val="0"/>
                <w:sz w:val="18"/>
                <w:szCs w:val="18"/>
              </w:rPr>
              <w:t>3</w:t>
            </w:r>
            <w:r>
              <w:rPr>
                <w:rFonts w:ascii="黑体" w:hAnsi="宋体" w:hint="eastAsia"/>
                <w:kern w:val="0"/>
                <w:sz w:val="18"/>
                <w:szCs w:val="18"/>
              </w:rPr>
              <w:t>位有效数字）</w:t>
            </w:r>
          </w:p>
        </w:tc>
        <w:tc>
          <w:tcPr>
            <w:tcW w:w="1451" w:type="dxa"/>
            <w:tcBorders>
              <w:top w:val="single" w:sz="4" w:space="0" w:color="000000"/>
              <w:left w:val="single" w:sz="4" w:space="0" w:color="000000"/>
              <w:bottom w:val="single" w:sz="4" w:space="0" w:color="000000"/>
              <w:right w:val="single" w:sz="4" w:space="0" w:color="000000"/>
            </w:tcBorders>
            <w:vAlign w:val="center"/>
          </w:tcPr>
          <w:p w14:paraId="3EB64BD9" w14:textId="77777777" w:rsidR="003843EA" w:rsidRDefault="00A21561">
            <w:pPr>
              <w:widowControl/>
              <w:spacing w:line="276" w:lineRule="auto"/>
              <w:jc w:val="center"/>
              <w:rPr>
                <w:rFonts w:ascii="黑体"/>
                <w:kern w:val="0"/>
                <w:sz w:val="18"/>
                <w:szCs w:val="18"/>
              </w:rPr>
            </w:pPr>
            <w:r>
              <w:rPr>
                <w:rFonts w:ascii="黑体"/>
                <w:kern w:val="0"/>
                <w:sz w:val="18"/>
                <w:szCs w:val="18"/>
              </w:rPr>
              <w:t>2</w:t>
            </w:r>
          </w:p>
        </w:tc>
        <w:tc>
          <w:tcPr>
            <w:tcW w:w="1451" w:type="dxa"/>
            <w:tcBorders>
              <w:top w:val="single" w:sz="4" w:space="0" w:color="000000"/>
              <w:left w:val="single" w:sz="4" w:space="0" w:color="000000"/>
              <w:bottom w:val="single" w:sz="4" w:space="0" w:color="000000"/>
              <w:right w:val="single" w:sz="8" w:space="0" w:color="000000"/>
            </w:tcBorders>
            <w:vAlign w:val="center"/>
          </w:tcPr>
          <w:p w14:paraId="7288AA42"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交易货币代码</w:t>
            </w:r>
          </w:p>
        </w:tc>
        <w:tc>
          <w:tcPr>
            <w:tcW w:w="2517" w:type="dxa"/>
            <w:tcBorders>
              <w:top w:val="single" w:sz="4" w:space="0" w:color="000000"/>
              <w:left w:val="single" w:sz="4" w:space="0" w:color="000000"/>
              <w:bottom w:val="single" w:sz="4" w:space="0" w:color="000000"/>
              <w:right w:val="single" w:sz="8" w:space="0" w:color="000000"/>
            </w:tcBorders>
            <w:vAlign w:val="center"/>
          </w:tcPr>
          <w:p w14:paraId="7FF88B6D" w14:textId="77777777" w:rsidR="003843EA" w:rsidRDefault="003843EA">
            <w:pPr>
              <w:widowControl/>
              <w:spacing w:line="276" w:lineRule="auto"/>
              <w:jc w:val="center"/>
              <w:rPr>
                <w:rFonts w:ascii="黑体"/>
                <w:b/>
                <w:bCs/>
                <w:kern w:val="0"/>
                <w:sz w:val="18"/>
                <w:szCs w:val="18"/>
              </w:rPr>
            </w:pPr>
          </w:p>
        </w:tc>
      </w:tr>
      <w:tr w:rsidR="003843EA" w14:paraId="13853050"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7CE511D6" w14:textId="77777777" w:rsidR="003843EA" w:rsidRDefault="00A21561">
            <w:pPr>
              <w:widowControl/>
              <w:spacing w:line="276" w:lineRule="auto"/>
              <w:jc w:val="center"/>
              <w:rPr>
                <w:rFonts w:ascii="黑体"/>
                <w:kern w:val="0"/>
                <w:sz w:val="18"/>
                <w:szCs w:val="18"/>
              </w:rPr>
            </w:pPr>
            <w:r>
              <w:rPr>
                <w:rFonts w:ascii="黑体"/>
                <w:kern w:val="0"/>
                <w:sz w:val="18"/>
                <w:szCs w:val="18"/>
              </w:rPr>
              <w:t>82</w:t>
            </w:r>
          </w:p>
        </w:tc>
        <w:tc>
          <w:tcPr>
            <w:tcW w:w="1451" w:type="dxa"/>
            <w:tcBorders>
              <w:top w:val="single" w:sz="4" w:space="0" w:color="000000"/>
              <w:left w:val="single" w:sz="4" w:space="0" w:color="000000"/>
              <w:bottom w:val="single" w:sz="4" w:space="0" w:color="000000"/>
              <w:right w:val="single" w:sz="4" w:space="0" w:color="000000"/>
            </w:tcBorders>
            <w:vAlign w:val="center"/>
          </w:tcPr>
          <w:p w14:paraId="7AEA45D6"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451" w:type="dxa"/>
            <w:tcBorders>
              <w:top w:val="single" w:sz="4" w:space="0" w:color="000000"/>
              <w:left w:val="single" w:sz="4" w:space="0" w:color="000000"/>
              <w:bottom w:val="single" w:sz="4" w:space="0" w:color="000000"/>
              <w:right w:val="single" w:sz="4" w:space="0" w:color="000000"/>
            </w:tcBorders>
            <w:vAlign w:val="center"/>
          </w:tcPr>
          <w:p w14:paraId="08860FC4" w14:textId="77777777" w:rsidR="003843EA" w:rsidRDefault="00A21561">
            <w:pPr>
              <w:widowControl/>
              <w:spacing w:line="276" w:lineRule="auto"/>
              <w:jc w:val="center"/>
              <w:rPr>
                <w:rFonts w:ascii="黑体"/>
                <w:kern w:val="0"/>
                <w:sz w:val="18"/>
                <w:szCs w:val="18"/>
              </w:rPr>
            </w:pPr>
            <w:r>
              <w:rPr>
                <w:rFonts w:ascii="黑体"/>
                <w:kern w:val="0"/>
                <w:sz w:val="18"/>
                <w:szCs w:val="18"/>
              </w:rPr>
              <w:t>2</w:t>
            </w:r>
          </w:p>
        </w:tc>
        <w:tc>
          <w:tcPr>
            <w:tcW w:w="1451" w:type="dxa"/>
            <w:tcBorders>
              <w:top w:val="single" w:sz="4" w:space="0" w:color="000000"/>
              <w:left w:val="single" w:sz="4" w:space="0" w:color="000000"/>
              <w:bottom w:val="single" w:sz="4" w:space="0" w:color="000000"/>
              <w:right w:val="single" w:sz="8" w:space="0" w:color="000000"/>
            </w:tcBorders>
            <w:vAlign w:val="center"/>
          </w:tcPr>
          <w:p w14:paraId="1A1790C5"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应用交互特征</w:t>
            </w:r>
          </w:p>
        </w:tc>
        <w:tc>
          <w:tcPr>
            <w:tcW w:w="2517" w:type="dxa"/>
            <w:tcBorders>
              <w:top w:val="single" w:sz="4" w:space="0" w:color="000000"/>
              <w:left w:val="single" w:sz="4" w:space="0" w:color="000000"/>
              <w:bottom w:val="single" w:sz="4" w:space="0" w:color="000000"/>
              <w:right w:val="single" w:sz="8" w:space="0" w:color="000000"/>
            </w:tcBorders>
            <w:vAlign w:val="center"/>
          </w:tcPr>
          <w:p w14:paraId="1519A2BF" w14:textId="77777777" w:rsidR="003843EA" w:rsidRDefault="003843EA">
            <w:pPr>
              <w:widowControl/>
              <w:spacing w:line="276" w:lineRule="auto"/>
              <w:jc w:val="center"/>
              <w:rPr>
                <w:rFonts w:ascii="黑体"/>
                <w:b/>
                <w:bCs/>
                <w:kern w:val="0"/>
                <w:sz w:val="18"/>
                <w:szCs w:val="18"/>
              </w:rPr>
            </w:pPr>
          </w:p>
        </w:tc>
      </w:tr>
      <w:tr w:rsidR="003843EA" w14:paraId="541FD122"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779B2601" w14:textId="77777777" w:rsidR="003843EA" w:rsidRDefault="00A21561">
            <w:pPr>
              <w:widowControl/>
              <w:spacing w:line="276" w:lineRule="auto"/>
              <w:jc w:val="center"/>
              <w:rPr>
                <w:rFonts w:ascii="黑体"/>
                <w:kern w:val="0"/>
                <w:sz w:val="18"/>
                <w:szCs w:val="18"/>
              </w:rPr>
            </w:pPr>
            <w:r>
              <w:rPr>
                <w:rFonts w:ascii="黑体"/>
                <w:kern w:val="0"/>
                <w:sz w:val="18"/>
                <w:szCs w:val="18"/>
              </w:rPr>
              <w:t>9F1A</w:t>
            </w:r>
          </w:p>
        </w:tc>
        <w:tc>
          <w:tcPr>
            <w:tcW w:w="1451" w:type="dxa"/>
            <w:tcBorders>
              <w:top w:val="single" w:sz="4" w:space="0" w:color="000000"/>
              <w:left w:val="single" w:sz="4" w:space="0" w:color="000000"/>
              <w:bottom w:val="single" w:sz="4" w:space="0" w:color="000000"/>
              <w:right w:val="single" w:sz="4" w:space="0" w:color="000000"/>
            </w:tcBorders>
            <w:vAlign w:val="center"/>
          </w:tcPr>
          <w:p w14:paraId="160DF65E" w14:textId="77777777" w:rsidR="003843EA" w:rsidRDefault="00A21561">
            <w:pPr>
              <w:widowControl/>
              <w:spacing w:line="276" w:lineRule="auto"/>
              <w:jc w:val="center"/>
              <w:rPr>
                <w:rFonts w:ascii="黑体"/>
                <w:kern w:val="0"/>
                <w:sz w:val="18"/>
                <w:szCs w:val="18"/>
              </w:rPr>
            </w:pPr>
            <w:r>
              <w:rPr>
                <w:rFonts w:ascii="黑体"/>
                <w:kern w:val="0"/>
                <w:sz w:val="18"/>
                <w:szCs w:val="18"/>
              </w:rPr>
              <w:t>CN</w:t>
            </w:r>
            <w:r>
              <w:rPr>
                <w:rFonts w:ascii="黑体" w:hAnsi="宋体" w:hint="eastAsia"/>
                <w:kern w:val="0"/>
                <w:sz w:val="18"/>
                <w:szCs w:val="18"/>
              </w:rPr>
              <w:t>（包含</w:t>
            </w:r>
            <w:r>
              <w:rPr>
                <w:rFonts w:ascii="黑体"/>
                <w:kern w:val="0"/>
                <w:sz w:val="18"/>
                <w:szCs w:val="18"/>
              </w:rPr>
              <w:t>2</w:t>
            </w:r>
            <w:r>
              <w:rPr>
                <w:rFonts w:ascii="黑体" w:hAnsi="宋体" w:hint="eastAsia"/>
                <w:kern w:val="0"/>
                <w:sz w:val="18"/>
                <w:szCs w:val="18"/>
              </w:rPr>
              <w:t>位有效数字）</w:t>
            </w:r>
          </w:p>
        </w:tc>
        <w:tc>
          <w:tcPr>
            <w:tcW w:w="1451" w:type="dxa"/>
            <w:tcBorders>
              <w:top w:val="single" w:sz="4" w:space="0" w:color="000000"/>
              <w:left w:val="single" w:sz="4" w:space="0" w:color="000000"/>
              <w:bottom w:val="single" w:sz="4" w:space="0" w:color="000000"/>
              <w:right w:val="single" w:sz="4" w:space="0" w:color="000000"/>
            </w:tcBorders>
            <w:vAlign w:val="center"/>
          </w:tcPr>
          <w:p w14:paraId="30B12D52" w14:textId="77777777" w:rsidR="003843EA" w:rsidRDefault="00A21561">
            <w:pPr>
              <w:widowControl/>
              <w:spacing w:line="276" w:lineRule="auto"/>
              <w:jc w:val="center"/>
              <w:rPr>
                <w:rFonts w:ascii="黑体"/>
                <w:kern w:val="0"/>
                <w:sz w:val="18"/>
                <w:szCs w:val="18"/>
              </w:rPr>
            </w:pPr>
            <w:r>
              <w:rPr>
                <w:rFonts w:ascii="黑体"/>
                <w:kern w:val="0"/>
                <w:sz w:val="18"/>
                <w:szCs w:val="18"/>
              </w:rPr>
              <w:t>2</w:t>
            </w:r>
          </w:p>
        </w:tc>
        <w:tc>
          <w:tcPr>
            <w:tcW w:w="1451" w:type="dxa"/>
            <w:tcBorders>
              <w:top w:val="single" w:sz="4" w:space="0" w:color="000000"/>
              <w:left w:val="single" w:sz="4" w:space="0" w:color="000000"/>
              <w:bottom w:val="single" w:sz="4" w:space="0" w:color="000000"/>
              <w:right w:val="single" w:sz="8" w:space="0" w:color="000000"/>
            </w:tcBorders>
            <w:vAlign w:val="center"/>
          </w:tcPr>
          <w:p w14:paraId="18246CF9"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终端国家代码</w:t>
            </w:r>
          </w:p>
        </w:tc>
        <w:tc>
          <w:tcPr>
            <w:tcW w:w="2517" w:type="dxa"/>
            <w:tcBorders>
              <w:top w:val="single" w:sz="4" w:space="0" w:color="000000"/>
              <w:left w:val="single" w:sz="4" w:space="0" w:color="000000"/>
              <w:bottom w:val="single" w:sz="4" w:space="0" w:color="000000"/>
              <w:right w:val="single" w:sz="8" w:space="0" w:color="000000"/>
            </w:tcBorders>
            <w:vAlign w:val="center"/>
          </w:tcPr>
          <w:p w14:paraId="48753930" w14:textId="77777777" w:rsidR="003843EA" w:rsidRDefault="003843EA">
            <w:pPr>
              <w:widowControl/>
              <w:spacing w:line="276" w:lineRule="auto"/>
              <w:jc w:val="center"/>
              <w:rPr>
                <w:rFonts w:ascii="黑体"/>
                <w:b/>
                <w:bCs/>
                <w:kern w:val="0"/>
                <w:sz w:val="18"/>
                <w:szCs w:val="18"/>
              </w:rPr>
            </w:pPr>
          </w:p>
        </w:tc>
      </w:tr>
      <w:tr w:rsidR="003843EA" w14:paraId="554661EE"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63A6F85D" w14:textId="77777777" w:rsidR="003843EA" w:rsidRDefault="00A21561">
            <w:pPr>
              <w:widowControl/>
              <w:spacing w:line="276" w:lineRule="auto"/>
              <w:jc w:val="center"/>
              <w:rPr>
                <w:rFonts w:ascii="黑体"/>
                <w:kern w:val="0"/>
                <w:sz w:val="18"/>
                <w:szCs w:val="18"/>
              </w:rPr>
            </w:pPr>
            <w:r>
              <w:rPr>
                <w:rFonts w:ascii="黑体"/>
                <w:kern w:val="0"/>
                <w:sz w:val="18"/>
                <w:szCs w:val="18"/>
              </w:rPr>
              <w:t>9F03</w:t>
            </w:r>
          </w:p>
        </w:tc>
        <w:tc>
          <w:tcPr>
            <w:tcW w:w="1451" w:type="dxa"/>
            <w:tcBorders>
              <w:top w:val="single" w:sz="4" w:space="0" w:color="000000"/>
              <w:left w:val="single" w:sz="4" w:space="0" w:color="000000"/>
              <w:bottom w:val="single" w:sz="4" w:space="0" w:color="000000"/>
              <w:right w:val="single" w:sz="4" w:space="0" w:color="000000"/>
            </w:tcBorders>
            <w:vAlign w:val="center"/>
          </w:tcPr>
          <w:p w14:paraId="17930106" w14:textId="77777777" w:rsidR="003843EA" w:rsidRDefault="00A21561">
            <w:pPr>
              <w:widowControl/>
              <w:spacing w:line="276" w:lineRule="auto"/>
              <w:jc w:val="center"/>
              <w:rPr>
                <w:rFonts w:ascii="黑体"/>
                <w:kern w:val="0"/>
                <w:sz w:val="18"/>
                <w:szCs w:val="18"/>
              </w:rPr>
            </w:pPr>
            <w:r>
              <w:rPr>
                <w:rFonts w:ascii="黑体"/>
                <w:kern w:val="0"/>
                <w:sz w:val="18"/>
                <w:szCs w:val="18"/>
              </w:rPr>
              <w:t>CN</w:t>
            </w:r>
            <w:r>
              <w:rPr>
                <w:rFonts w:ascii="黑体" w:hAnsi="宋体" w:hint="eastAsia"/>
                <w:kern w:val="0"/>
                <w:sz w:val="18"/>
                <w:szCs w:val="18"/>
              </w:rPr>
              <w:t>（包含</w:t>
            </w:r>
            <w:r>
              <w:rPr>
                <w:rFonts w:ascii="黑体"/>
                <w:kern w:val="0"/>
                <w:sz w:val="18"/>
                <w:szCs w:val="18"/>
              </w:rPr>
              <w:t>12</w:t>
            </w:r>
            <w:r>
              <w:rPr>
                <w:rFonts w:ascii="黑体" w:hAnsi="宋体" w:hint="eastAsia"/>
                <w:kern w:val="0"/>
                <w:sz w:val="18"/>
                <w:szCs w:val="18"/>
              </w:rPr>
              <w:t>位有效数字）</w:t>
            </w:r>
          </w:p>
        </w:tc>
        <w:tc>
          <w:tcPr>
            <w:tcW w:w="1451" w:type="dxa"/>
            <w:tcBorders>
              <w:top w:val="single" w:sz="4" w:space="0" w:color="000000"/>
              <w:left w:val="single" w:sz="4" w:space="0" w:color="000000"/>
              <w:bottom w:val="single" w:sz="4" w:space="0" w:color="000000"/>
              <w:right w:val="single" w:sz="4" w:space="0" w:color="000000"/>
            </w:tcBorders>
            <w:vAlign w:val="center"/>
          </w:tcPr>
          <w:p w14:paraId="7D9AF29B" w14:textId="77777777" w:rsidR="003843EA" w:rsidRDefault="00A21561">
            <w:pPr>
              <w:widowControl/>
              <w:spacing w:line="276" w:lineRule="auto"/>
              <w:jc w:val="center"/>
              <w:rPr>
                <w:rFonts w:ascii="黑体"/>
                <w:kern w:val="0"/>
                <w:sz w:val="18"/>
                <w:szCs w:val="18"/>
              </w:rPr>
            </w:pPr>
            <w:r>
              <w:rPr>
                <w:rFonts w:ascii="黑体"/>
                <w:kern w:val="0"/>
                <w:sz w:val="18"/>
                <w:szCs w:val="18"/>
              </w:rPr>
              <w:t>6</w:t>
            </w:r>
          </w:p>
        </w:tc>
        <w:tc>
          <w:tcPr>
            <w:tcW w:w="1451" w:type="dxa"/>
            <w:tcBorders>
              <w:top w:val="single" w:sz="4" w:space="0" w:color="000000"/>
              <w:left w:val="single" w:sz="4" w:space="0" w:color="000000"/>
              <w:bottom w:val="single" w:sz="4" w:space="0" w:color="000000"/>
              <w:right w:val="single" w:sz="8" w:space="0" w:color="000000"/>
            </w:tcBorders>
            <w:vAlign w:val="center"/>
          </w:tcPr>
          <w:p w14:paraId="3C5A23B0"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其它金额</w:t>
            </w:r>
          </w:p>
        </w:tc>
        <w:tc>
          <w:tcPr>
            <w:tcW w:w="2517" w:type="dxa"/>
            <w:tcBorders>
              <w:top w:val="single" w:sz="4" w:space="0" w:color="000000"/>
              <w:left w:val="single" w:sz="4" w:space="0" w:color="000000"/>
              <w:bottom w:val="single" w:sz="4" w:space="0" w:color="000000"/>
              <w:right w:val="single" w:sz="8" w:space="0" w:color="000000"/>
            </w:tcBorders>
            <w:vAlign w:val="center"/>
          </w:tcPr>
          <w:p w14:paraId="6917E8AF" w14:textId="77777777" w:rsidR="003843EA" w:rsidRDefault="003843EA">
            <w:pPr>
              <w:widowControl/>
              <w:spacing w:line="276" w:lineRule="auto"/>
              <w:jc w:val="center"/>
              <w:rPr>
                <w:rFonts w:ascii="黑体"/>
                <w:b/>
                <w:bCs/>
                <w:kern w:val="0"/>
                <w:sz w:val="18"/>
                <w:szCs w:val="18"/>
              </w:rPr>
            </w:pPr>
          </w:p>
        </w:tc>
      </w:tr>
      <w:tr w:rsidR="003843EA" w14:paraId="625DCCEC"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0827D7EF" w14:textId="77777777" w:rsidR="003843EA" w:rsidRDefault="00A21561">
            <w:pPr>
              <w:widowControl/>
              <w:spacing w:line="276" w:lineRule="auto"/>
              <w:jc w:val="center"/>
              <w:rPr>
                <w:rFonts w:ascii="黑体"/>
                <w:kern w:val="0"/>
                <w:sz w:val="18"/>
                <w:szCs w:val="18"/>
              </w:rPr>
            </w:pPr>
            <w:r>
              <w:rPr>
                <w:rFonts w:ascii="黑体"/>
                <w:kern w:val="0"/>
                <w:sz w:val="18"/>
                <w:szCs w:val="18"/>
              </w:rPr>
              <w:t>9F33</w:t>
            </w:r>
          </w:p>
        </w:tc>
        <w:tc>
          <w:tcPr>
            <w:tcW w:w="1451" w:type="dxa"/>
            <w:tcBorders>
              <w:top w:val="single" w:sz="4" w:space="0" w:color="000000"/>
              <w:left w:val="single" w:sz="4" w:space="0" w:color="000000"/>
              <w:bottom w:val="single" w:sz="4" w:space="0" w:color="000000"/>
              <w:right w:val="single" w:sz="4" w:space="0" w:color="000000"/>
            </w:tcBorders>
            <w:vAlign w:val="center"/>
          </w:tcPr>
          <w:p w14:paraId="7B939196"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451" w:type="dxa"/>
            <w:tcBorders>
              <w:top w:val="single" w:sz="4" w:space="0" w:color="000000"/>
              <w:left w:val="single" w:sz="4" w:space="0" w:color="000000"/>
              <w:bottom w:val="single" w:sz="4" w:space="0" w:color="000000"/>
              <w:right w:val="single" w:sz="4" w:space="0" w:color="000000"/>
            </w:tcBorders>
            <w:vAlign w:val="center"/>
          </w:tcPr>
          <w:p w14:paraId="6745164F" w14:textId="77777777" w:rsidR="003843EA" w:rsidRDefault="00A21561">
            <w:pPr>
              <w:widowControl/>
              <w:spacing w:line="276" w:lineRule="auto"/>
              <w:jc w:val="center"/>
              <w:rPr>
                <w:rFonts w:ascii="黑体"/>
                <w:kern w:val="0"/>
                <w:sz w:val="18"/>
                <w:szCs w:val="18"/>
              </w:rPr>
            </w:pPr>
            <w:r>
              <w:rPr>
                <w:rFonts w:ascii="黑体"/>
                <w:kern w:val="0"/>
                <w:sz w:val="18"/>
                <w:szCs w:val="18"/>
              </w:rPr>
              <w:t>3</w:t>
            </w:r>
          </w:p>
        </w:tc>
        <w:tc>
          <w:tcPr>
            <w:tcW w:w="1451" w:type="dxa"/>
            <w:tcBorders>
              <w:top w:val="single" w:sz="4" w:space="0" w:color="000000"/>
              <w:left w:val="single" w:sz="4" w:space="0" w:color="000000"/>
              <w:bottom w:val="single" w:sz="4" w:space="0" w:color="000000"/>
              <w:right w:val="single" w:sz="8" w:space="0" w:color="000000"/>
            </w:tcBorders>
            <w:vAlign w:val="center"/>
          </w:tcPr>
          <w:p w14:paraId="6075C76A"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终端性能</w:t>
            </w:r>
          </w:p>
        </w:tc>
        <w:tc>
          <w:tcPr>
            <w:tcW w:w="2517" w:type="dxa"/>
            <w:tcBorders>
              <w:top w:val="single" w:sz="4" w:space="0" w:color="000000"/>
              <w:left w:val="single" w:sz="4" w:space="0" w:color="000000"/>
              <w:bottom w:val="single" w:sz="4" w:space="0" w:color="000000"/>
              <w:right w:val="single" w:sz="8" w:space="0" w:color="000000"/>
            </w:tcBorders>
            <w:vAlign w:val="center"/>
          </w:tcPr>
          <w:p w14:paraId="21700ADF" w14:textId="77777777" w:rsidR="003843EA" w:rsidRDefault="003843EA">
            <w:pPr>
              <w:widowControl/>
              <w:spacing w:line="276" w:lineRule="auto"/>
              <w:jc w:val="center"/>
              <w:rPr>
                <w:rFonts w:ascii="黑体"/>
                <w:b/>
                <w:bCs/>
                <w:kern w:val="0"/>
                <w:sz w:val="18"/>
                <w:szCs w:val="18"/>
              </w:rPr>
            </w:pPr>
          </w:p>
        </w:tc>
      </w:tr>
      <w:tr w:rsidR="003843EA" w14:paraId="5FC5FE17"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438B779D" w14:textId="77777777" w:rsidR="003843EA" w:rsidRDefault="00A21561">
            <w:pPr>
              <w:widowControl/>
              <w:spacing w:line="276" w:lineRule="auto"/>
              <w:jc w:val="center"/>
              <w:rPr>
                <w:rFonts w:ascii="黑体"/>
                <w:kern w:val="0"/>
                <w:sz w:val="18"/>
                <w:szCs w:val="18"/>
              </w:rPr>
            </w:pPr>
            <w:r>
              <w:rPr>
                <w:rFonts w:ascii="黑体"/>
                <w:kern w:val="0"/>
                <w:sz w:val="18"/>
                <w:szCs w:val="18"/>
              </w:rPr>
              <w:t>9F74</w:t>
            </w:r>
          </w:p>
        </w:tc>
        <w:tc>
          <w:tcPr>
            <w:tcW w:w="1451" w:type="dxa"/>
            <w:tcBorders>
              <w:top w:val="single" w:sz="4" w:space="0" w:color="000000"/>
              <w:left w:val="single" w:sz="4" w:space="0" w:color="000000"/>
              <w:bottom w:val="single" w:sz="4" w:space="0" w:color="000000"/>
              <w:right w:val="single" w:sz="4" w:space="0" w:color="000000"/>
            </w:tcBorders>
            <w:vAlign w:val="center"/>
          </w:tcPr>
          <w:p w14:paraId="5878A1DE" w14:textId="77777777" w:rsidR="003843EA" w:rsidRDefault="00A21561">
            <w:pPr>
              <w:widowControl/>
              <w:spacing w:line="276" w:lineRule="auto"/>
              <w:jc w:val="center"/>
              <w:rPr>
                <w:rFonts w:ascii="黑体"/>
                <w:kern w:val="0"/>
                <w:sz w:val="18"/>
                <w:szCs w:val="18"/>
              </w:rPr>
            </w:pPr>
            <w:r>
              <w:rPr>
                <w:rFonts w:ascii="黑体"/>
                <w:kern w:val="0"/>
                <w:sz w:val="18"/>
                <w:szCs w:val="18"/>
              </w:rPr>
              <w:t>A</w:t>
            </w:r>
          </w:p>
        </w:tc>
        <w:tc>
          <w:tcPr>
            <w:tcW w:w="1451" w:type="dxa"/>
            <w:tcBorders>
              <w:top w:val="single" w:sz="4" w:space="0" w:color="000000"/>
              <w:left w:val="single" w:sz="4" w:space="0" w:color="000000"/>
              <w:bottom w:val="single" w:sz="4" w:space="0" w:color="000000"/>
              <w:right w:val="single" w:sz="4" w:space="0" w:color="000000"/>
            </w:tcBorders>
            <w:vAlign w:val="center"/>
          </w:tcPr>
          <w:p w14:paraId="26E6A7B4" w14:textId="77777777" w:rsidR="003843EA" w:rsidRDefault="00A21561">
            <w:pPr>
              <w:widowControl/>
              <w:spacing w:line="276" w:lineRule="auto"/>
              <w:jc w:val="center"/>
              <w:rPr>
                <w:rFonts w:ascii="黑体"/>
                <w:kern w:val="0"/>
                <w:sz w:val="18"/>
                <w:szCs w:val="18"/>
              </w:rPr>
            </w:pPr>
            <w:r>
              <w:rPr>
                <w:rFonts w:ascii="黑体"/>
                <w:kern w:val="0"/>
                <w:sz w:val="18"/>
                <w:szCs w:val="18"/>
              </w:rPr>
              <w:t>6</w:t>
            </w:r>
          </w:p>
        </w:tc>
        <w:tc>
          <w:tcPr>
            <w:tcW w:w="1451" w:type="dxa"/>
            <w:tcBorders>
              <w:top w:val="single" w:sz="4" w:space="0" w:color="000000"/>
              <w:left w:val="single" w:sz="4" w:space="0" w:color="000000"/>
              <w:bottom w:val="single" w:sz="4" w:space="0" w:color="000000"/>
              <w:right w:val="single" w:sz="8" w:space="0" w:color="000000"/>
            </w:tcBorders>
            <w:vAlign w:val="center"/>
          </w:tcPr>
          <w:p w14:paraId="79BC6700"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电子现金发卡行授权码</w:t>
            </w:r>
          </w:p>
        </w:tc>
        <w:tc>
          <w:tcPr>
            <w:tcW w:w="2517" w:type="dxa"/>
            <w:tcBorders>
              <w:top w:val="single" w:sz="4" w:space="0" w:color="000000"/>
              <w:left w:val="single" w:sz="4" w:space="0" w:color="000000"/>
              <w:bottom w:val="single" w:sz="4" w:space="0" w:color="000000"/>
              <w:right w:val="single" w:sz="8" w:space="0" w:color="000000"/>
            </w:tcBorders>
            <w:vAlign w:val="center"/>
          </w:tcPr>
          <w:p w14:paraId="4BC85732" w14:textId="77777777" w:rsidR="003843EA" w:rsidRDefault="003843EA">
            <w:pPr>
              <w:widowControl/>
              <w:spacing w:line="276" w:lineRule="auto"/>
              <w:jc w:val="center"/>
              <w:rPr>
                <w:rFonts w:ascii="黑体"/>
                <w:b/>
                <w:bCs/>
                <w:kern w:val="0"/>
                <w:sz w:val="18"/>
                <w:szCs w:val="18"/>
              </w:rPr>
            </w:pPr>
          </w:p>
        </w:tc>
      </w:tr>
      <w:tr w:rsidR="003843EA" w14:paraId="0F1CAA35"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49B1ABE5" w14:textId="77777777" w:rsidR="003843EA" w:rsidRDefault="00A21561">
            <w:pPr>
              <w:widowControl/>
              <w:spacing w:line="276" w:lineRule="auto"/>
              <w:jc w:val="center"/>
              <w:rPr>
                <w:rFonts w:ascii="黑体"/>
                <w:kern w:val="0"/>
                <w:sz w:val="18"/>
                <w:szCs w:val="18"/>
              </w:rPr>
            </w:pPr>
            <w:r>
              <w:rPr>
                <w:rFonts w:ascii="黑体"/>
                <w:kern w:val="0"/>
                <w:sz w:val="18"/>
                <w:szCs w:val="18"/>
              </w:rPr>
              <w:t>9F34</w:t>
            </w:r>
          </w:p>
        </w:tc>
        <w:tc>
          <w:tcPr>
            <w:tcW w:w="1451" w:type="dxa"/>
            <w:tcBorders>
              <w:top w:val="single" w:sz="4" w:space="0" w:color="000000"/>
              <w:left w:val="single" w:sz="4" w:space="0" w:color="000000"/>
              <w:bottom w:val="single" w:sz="4" w:space="0" w:color="000000"/>
              <w:right w:val="single" w:sz="4" w:space="0" w:color="000000"/>
            </w:tcBorders>
            <w:vAlign w:val="center"/>
          </w:tcPr>
          <w:p w14:paraId="401C4D7A"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451" w:type="dxa"/>
            <w:tcBorders>
              <w:top w:val="single" w:sz="4" w:space="0" w:color="000000"/>
              <w:left w:val="single" w:sz="4" w:space="0" w:color="000000"/>
              <w:bottom w:val="single" w:sz="4" w:space="0" w:color="000000"/>
              <w:right w:val="single" w:sz="4" w:space="0" w:color="000000"/>
            </w:tcBorders>
            <w:vAlign w:val="center"/>
          </w:tcPr>
          <w:p w14:paraId="18D520A2" w14:textId="77777777" w:rsidR="003843EA" w:rsidRDefault="00A21561">
            <w:pPr>
              <w:widowControl/>
              <w:spacing w:line="276" w:lineRule="auto"/>
              <w:jc w:val="center"/>
              <w:rPr>
                <w:rFonts w:ascii="黑体"/>
                <w:kern w:val="0"/>
                <w:sz w:val="18"/>
                <w:szCs w:val="18"/>
              </w:rPr>
            </w:pPr>
            <w:r>
              <w:rPr>
                <w:rFonts w:ascii="黑体"/>
                <w:kern w:val="0"/>
                <w:sz w:val="18"/>
                <w:szCs w:val="18"/>
              </w:rPr>
              <w:t>3</w:t>
            </w:r>
          </w:p>
        </w:tc>
        <w:tc>
          <w:tcPr>
            <w:tcW w:w="1451" w:type="dxa"/>
            <w:tcBorders>
              <w:top w:val="single" w:sz="4" w:space="0" w:color="000000"/>
              <w:left w:val="single" w:sz="4" w:space="0" w:color="000000"/>
              <w:bottom w:val="single" w:sz="4" w:space="0" w:color="000000"/>
              <w:right w:val="single" w:sz="8" w:space="0" w:color="000000"/>
            </w:tcBorders>
            <w:vAlign w:val="center"/>
          </w:tcPr>
          <w:p w14:paraId="43519C20"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持卡人验证方法结果</w:t>
            </w:r>
          </w:p>
        </w:tc>
        <w:tc>
          <w:tcPr>
            <w:tcW w:w="2517" w:type="dxa"/>
            <w:tcBorders>
              <w:top w:val="single" w:sz="4" w:space="0" w:color="000000"/>
              <w:left w:val="single" w:sz="4" w:space="0" w:color="000000"/>
              <w:bottom w:val="single" w:sz="4" w:space="0" w:color="000000"/>
              <w:right w:val="single" w:sz="8" w:space="0" w:color="000000"/>
            </w:tcBorders>
            <w:vAlign w:val="center"/>
          </w:tcPr>
          <w:p w14:paraId="2CDF5716" w14:textId="77777777" w:rsidR="003843EA" w:rsidRDefault="00A21561">
            <w:pPr>
              <w:widowControl/>
              <w:spacing w:line="276" w:lineRule="auto"/>
              <w:jc w:val="center"/>
              <w:rPr>
                <w:rFonts w:ascii="黑体"/>
                <w:kern w:val="0"/>
                <w:sz w:val="18"/>
                <w:szCs w:val="18"/>
              </w:rPr>
            </w:pPr>
            <w:r>
              <w:rPr>
                <w:rFonts w:ascii="黑体"/>
                <w:kern w:val="0"/>
                <w:sz w:val="18"/>
                <w:szCs w:val="18"/>
              </w:rPr>
              <w:t>CVM</w:t>
            </w:r>
          </w:p>
        </w:tc>
      </w:tr>
      <w:tr w:rsidR="003843EA" w14:paraId="3A7D3E67"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59BA641B" w14:textId="77777777" w:rsidR="003843EA" w:rsidRDefault="00A21561">
            <w:pPr>
              <w:widowControl/>
              <w:spacing w:line="276" w:lineRule="auto"/>
              <w:jc w:val="center"/>
              <w:rPr>
                <w:rFonts w:ascii="黑体"/>
                <w:kern w:val="0"/>
                <w:sz w:val="18"/>
                <w:szCs w:val="18"/>
              </w:rPr>
            </w:pPr>
            <w:r>
              <w:rPr>
                <w:rFonts w:ascii="黑体"/>
                <w:kern w:val="0"/>
                <w:sz w:val="18"/>
                <w:szCs w:val="18"/>
              </w:rPr>
              <w:t>9F35</w:t>
            </w:r>
          </w:p>
        </w:tc>
        <w:tc>
          <w:tcPr>
            <w:tcW w:w="1451" w:type="dxa"/>
            <w:tcBorders>
              <w:top w:val="single" w:sz="4" w:space="0" w:color="000000"/>
              <w:left w:val="single" w:sz="4" w:space="0" w:color="000000"/>
              <w:bottom w:val="single" w:sz="4" w:space="0" w:color="000000"/>
              <w:right w:val="single" w:sz="4" w:space="0" w:color="000000"/>
            </w:tcBorders>
            <w:vAlign w:val="center"/>
          </w:tcPr>
          <w:p w14:paraId="5E9F4A21" w14:textId="77777777" w:rsidR="003843EA" w:rsidRDefault="00A21561">
            <w:pPr>
              <w:widowControl/>
              <w:spacing w:line="276" w:lineRule="auto"/>
              <w:jc w:val="center"/>
              <w:rPr>
                <w:rFonts w:ascii="黑体"/>
                <w:kern w:val="0"/>
                <w:sz w:val="18"/>
                <w:szCs w:val="18"/>
              </w:rPr>
            </w:pPr>
            <w:r>
              <w:rPr>
                <w:rFonts w:ascii="黑体"/>
                <w:kern w:val="0"/>
                <w:sz w:val="18"/>
                <w:szCs w:val="18"/>
              </w:rPr>
              <w:t>CN</w:t>
            </w:r>
            <w:r>
              <w:rPr>
                <w:rFonts w:ascii="黑体" w:hAnsi="宋体" w:hint="eastAsia"/>
                <w:kern w:val="0"/>
                <w:sz w:val="18"/>
                <w:szCs w:val="18"/>
              </w:rPr>
              <w:t>（两位有效数字）</w:t>
            </w:r>
          </w:p>
        </w:tc>
        <w:tc>
          <w:tcPr>
            <w:tcW w:w="1451" w:type="dxa"/>
            <w:tcBorders>
              <w:top w:val="single" w:sz="4" w:space="0" w:color="000000"/>
              <w:left w:val="single" w:sz="4" w:space="0" w:color="000000"/>
              <w:bottom w:val="single" w:sz="4" w:space="0" w:color="000000"/>
              <w:right w:val="single" w:sz="4" w:space="0" w:color="000000"/>
            </w:tcBorders>
            <w:vAlign w:val="center"/>
          </w:tcPr>
          <w:p w14:paraId="1FEBCA87" w14:textId="77777777" w:rsidR="003843EA" w:rsidRDefault="00A21561">
            <w:pPr>
              <w:widowControl/>
              <w:spacing w:line="276" w:lineRule="auto"/>
              <w:jc w:val="center"/>
              <w:rPr>
                <w:rFonts w:ascii="黑体"/>
                <w:kern w:val="0"/>
                <w:sz w:val="18"/>
                <w:szCs w:val="18"/>
              </w:rPr>
            </w:pPr>
            <w:r>
              <w:rPr>
                <w:rFonts w:ascii="黑体"/>
                <w:kern w:val="0"/>
                <w:sz w:val="18"/>
                <w:szCs w:val="18"/>
              </w:rPr>
              <w:t>1</w:t>
            </w:r>
          </w:p>
        </w:tc>
        <w:tc>
          <w:tcPr>
            <w:tcW w:w="1451" w:type="dxa"/>
            <w:tcBorders>
              <w:top w:val="single" w:sz="4" w:space="0" w:color="000000"/>
              <w:left w:val="single" w:sz="4" w:space="0" w:color="000000"/>
              <w:bottom w:val="single" w:sz="4" w:space="0" w:color="000000"/>
              <w:right w:val="single" w:sz="8" w:space="0" w:color="000000"/>
            </w:tcBorders>
            <w:vAlign w:val="center"/>
          </w:tcPr>
          <w:p w14:paraId="33C55E28"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终端类型</w:t>
            </w:r>
          </w:p>
        </w:tc>
        <w:tc>
          <w:tcPr>
            <w:tcW w:w="2517" w:type="dxa"/>
            <w:tcBorders>
              <w:top w:val="single" w:sz="4" w:space="0" w:color="000000"/>
              <w:left w:val="single" w:sz="4" w:space="0" w:color="000000"/>
              <w:bottom w:val="single" w:sz="4" w:space="0" w:color="000000"/>
              <w:right w:val="single" w:sz="8" w:space="0" w:color="000000"/>
            </w:tcBorders>
            <w:vAlign w:val="center"/>
          </w:tcPr>
          <w:p w14:paraId="35B9F874" w14:textId="77777777" w:rsidR="003843EA" w:rsidRDefault="003843EA">
            <w:pPr>
              <w:widowControl/>
              <w:spacing w:line="276" w:lineRule="auto"/>
              <w:jc w:val="center"/>
              <w:rPr>
                <w:rFonts w:ascii="黑体"/>
                <w:b/>
                <w:bCs/>
                <w:kern w:val="0"/>
                <w:sz w:val="18"/>
                <w:szCs w:val="18"/>
              </w:rPr>
            </w:pPr>
          </w:p>
        </w:tc>
      </w:tr>
      <w:tr w:rsidR="003843EA" w14:paraId="67A74F79"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71CFBB19" w14:textId="77777777" w:rsidR="003843EA" w:rsidRDefault="00A21561">
            <w:pPr>
              <w:widowControl/>
              <w:spacing w:line="276" w:lineRule="auto"/>
              <w:jc w:val="center"/>
              <w:rPr>
                <w:rFonts w:ascii="黑体"/>
                <w:kern w:val="0"/>
                <w:sz w:val="18"/>
                <w:szCs w:val="18"/>
              </w:rPr>
            </w:pPr>
            <w:r>
              <w:rPr>
                <w:rFonts w:ascii="黑体"/>
                <w:kern w:val="0"/>
                <w:sz w:val="18"/>
                <w:szCs w:val="18"/>
              </w:rPr>
              <w:t>9F1E</w:t>
            </w:r>
          </w:p>
        </w:tc>
        <w:tc>
          <w:tcPr>
            <w:tcW w:w="1451" w:type="dxa"/>
            <w:tcBorders>
              <w:top w:val="single" w:sz="4" w:space="0" w:color="000000"/>
              <w:left w:val="single" w:sz="4" w:space="0" w:color="000000"/>
              <w:bottom w:val="single" w:sz="4" w:space="0" w:color="000000"/>
              <w:right w:val="single" w:sz="4" w:space="0" w:color="000000"/>
            </w:tcBorders>
            <w:vAlign w:val="center"/>
          </w:tcPr>
          <w:p w14:paraId="4949AB70" w14:textId="77777777" w:rsidR="003843EA" w:rsidRDefault="00A21561">
            <w:pPr>
              <w:widowControl/>
              <w:spacing w:line="276" w:lineRule="auto"/>
              <w:jc w:val="center"/>
              <w:rPr>
                <w:rFonts w:ascii="黑体"/>
                <w:kern w:val="0"/>
                <w:sz w:val="18"/>
                <w:szCs w:val="18"/>
              </w:rPr>
            </w:pPr>
            <w:r>
              <w:rPr>
                <w:rFonts w:ascii="黑体"/>
                <w:kern w:val="0"/>
                <w:sz w:val="18"/>
                <w:szCs w:val="18"/>
              </w:rPr>
              <w:t>AN</w:t>
            </w:r>
          </w:p>
        </w:tc>
        <w:tc>
          <w:tcPr>
            <w:tcW w:w="1451" w:type="dxa"/>
            <w:tcBorders>
              <w:top w:val="single" w:sz="4" w:space="0" w:color="000000"/>
              <w:left w:val="single" w:sz="4" w:space="0" w:color="000000"/>
              <w:bottom w:val="single" w:sz="4" w:space="0" w:color="000000"/>
              <w:right w:val="single" w:sz="4" w:space="0" w:color="000000"/>
            </w:tcBorders>
            <w:vAlign w:val="center"/>
          </w:tcPr>
          <w:p w14:paraId="2A42BD2F" w14:textId="77777777" w:rsidR="003843EA" w:rsidRDefault="00A21561">
            <w:pPr>
              <w:widowControl/>
              <w:spacing w:line="276" w:lineRule="auto"/>
              <w:jc w:val="center"/>
              <w:rPr>
                <w:rFonts w:ascii="黑体"/>
                <w:kern w:val="0"/>
                <w:sz w:val="18"/>
                <w:szCs w:val="18"/>
              </w:rPr>
            </w:pPr>
            <w:r>
              <w:rPr>
                <w:rFonts w:ascii="黑体"/>
                <w:kern w:val="0"/>
                <w:sz w:val="18"/>
                <w:szCs w:val="18"/>
              </w:rPr>
              <w:t>8</w:t>
            </w:r>
          </w:p>
        </w:tc>
        <w:tc>
          <w:tcPr>
            <w:tcW w:w="1451" w:type="dxa"/>
            <w:tcBorders>
              <w:top w:val="single" w:sz="4" w:space="0" w:color="000000"/>
              <w:left w:val="single" w:sz="4" w:space="0" w:color="000000"/>
              <w:bottom w:val="single" w:sz="4" w:space="0" w:color="000000"/>
              <w:right w:val="single" w:sz="8" w:space="0" w:color="000000"/>
            </w:tcBorders>
            <w:vAlign w:val="center"/>
          </w:tcPr>
          <w:p w14:paraId="5D607137"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接口设备序列号</w:t>
            </w:r>
          </w:p>
        </w:tc>
        <w:tc>
          <w:tcPr>
            <w:tcW w:w="2517" w:type="dxa"/>
            <w:tcBorders>
              <w:top w:val="single" w:sz="4" w:space="0" w:color="000000"/>
              <w:left w:val="single" w:sz="4" w:space="0" w:color="000000"/>
              <w:bottom w:val="single" w:sz="4" w:space="0" w:color="000000"/>
              <w:right w:val="single" w:sz="8" w:space="0" w:color="000000"/>
            </w:tcBorders>
            <w:vAlign w:val="center"/>
          </w:tcPr>
          <w:p w14:paraId="57E42D36" w14:textId="77777777" w:rsidR="003843EA" w:rsidRDefault="00A21561">
            <w:pPr>
              <w:widowControl/>
              <w:spacing w:line="276" w:lineRule="auto"/>
              <w:jc w:val="center"/>
              <w:rPr>
                <w:rFonts w:ascii="黑体"/>
                <w:kern w:val="0"/>
                <w:sz w:val="18"/>
                <w:szCs w:val="18"/>
              </w:rPr>
            </w:pPr>
            <w:r>
              <w:rPr>
                <w:rFonts w:ascii="黑体"/>
                <w:kern w:val="0"/>
                <w:sz w:val="18"/>
                <w:szCs w:val="18"/>
              </w:rPr>
              <w:t>IFD</w:t>
            </w:r>
          </w:p>
        </w:tc>
      </w:tr>
      <w:tr w:rsidR="003843EA" w14:paraId="472611E9"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18A0D383" w14:textId="77777777" w:rsidR="003843EA" w:rsidRDefault="00A21561">
            <w:pPr>
              <w:widowControl/>
              <w:spacing w:line="276" w:lineRule="auto"/>
              <w:jc w:val="center"/>
              <w:rPr>
                <w:rFonts w:ascii="黑体"/>
                <w:kern w:val="0"/>
                <w:sz w:val="18"/>
                <w:szCs w:val="18"/>
              </w:rPr>
            </w:pPr>
            <w:r>
              <w:rPr>
                <w:rFonts w:ascii="黑体"/>
                <w:kern w:val="0"/>
                <w:sz w:val="18"/>
                <w:szCs w:val="18"/>
              </w:rPr>
              <w:t>84</w:t>
            </w:r>
          </w:p>
        </w:tc>
        <w:tc>
          <w:tcPr>
            <w:tcW w:w="1451" w:type="dxa"/>
            <w:tcBorders>
              <w:top w:val="single" w:sz="4" w:space="0" w:color="000000"/>
              <w:left w:val="single" w:sz="4" w:space="0" w:color="000000"/>
              <w:bottom w:val="single" w:sz="4" w:space="0" w:color="000000"/>
              <w:right w:val="single" w:sz="4" w:space="0" w:color="000000"/>
            </w:tcBorders>
            <w:vAlign w:val="center"/>
          </w:tcPr>
          <w:p w14:paraId="6CDF1A69"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451" w:type="dxa"/>
            <w:tcBorders>
              <w:top w:val="single" w:sz="4" w:space="0" w:color="000000"/>
              <w:left w:val="single" w:sz="4" w:space="0" w:color="000000"/>
              <w:bottom w:val="single" w:sz="4" w:space="0" w:color="000000"/>
              <w:right w:val="single" w:sz="4" w:space="0" w:color="000000"/>
            </w:tcBorders>
            <w:vAlign w:val="center"/>
          </w:tcPr>
          <w:p w14:paraId="46051578" w14:textId="77777777" w:rsidR="003843EA" w:rsidRDefault="00A21561">
            <w:pPr>
              <w:widowControl/>
              <w:spacing w:line="276" w:lineRule="auto"/>
              <w:jc w:val="center"/>
              <w:rPr>
                <w:rFonts w:ascii="黑体"/>
                <w:kern w:val="0"/>
                <w:sz w:val="18"/>
                <w:szCs w:val="18"/>
              </w:rPr>
            </w:pPr>
            <w:r>
              <w:rPr>
                <w:rFonts w:ascii="黑体"/>
                <w:kern w:val="0"/>
                <w:sz w:val="18"/>
                <w:szCs w:val="18"/>
              </w:rPr>
              <w:t>5</w:t>
            </w:r>
            <w:r>
              <w:rPr>
                <w:rFonts w:ascii="黑体" w:hAnsi="宋体" w:hint="eastAsia"/>
                <w:kern w:val="0"/>
                <w:sz w:val="18"/>
                <w:szCs w:val="18"/>
              </w:rPr>
              <w:t>～</w:t>
            </w:r>
            <w:r>
              <w:rPr>
                <w:rFonts w:ascii="黑体"/>
                <w:kern w:val="0"/>
                <w:sz w:val="18"/>
                <w:szCs w:val="18"/>
              </w:rPr>
              <w:t>16</w:t>
            </w:r>
          </w:p>
        </w:tc>
        <w:tc>
          <w:tcPr>
            <w:tcW w:w="1451" w:type="dxa"/>
            <w:tcBorders>
              <w:top w:val="single" w:sz="4" w:space="0" w:color="000000"/>
              <w:left w:val="single" w:sz="4" w:space="0" w:color="000000"/>
              <w:bottom w:val="single" w:sz="4" w:space="0" w:color="000000"/>
              <w:right w:val="single" w:sz="8" w:space="0" w:color="000000"/>
            </w:tcBorders>
            <w:vAlign w:val="center"/>
          </w:tcPr>
          <w:p w14:paraId="4C158904"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专用文件名称</w:t>
            </w:r>
          </w:p>
        </w:tc>
        <w:tc>
          <w:tcPr>
            <w:tcW w:w="2517" w:type="dxa"/>
            <w:tcBorders>
              <w:top w:val="single" w:sz="4" w:space="0" w:color="000000"/>
              <w:left w:val="single" w:sz="4" w:space="0" w:color="000000"/>
              <w:bottom w:val="single" w:sz="4" w:space="0" w:color="000000"/>
              <w:right w:val="single" w:sz="8" w:space="0" w:color="000000"/>
            </w:tcBorders>
            <w:vAlign w:val="center"/>
          </w:tcPr>
          <w:p w14:paraId="713631EC" w14:textId="77777777" w:rsidR="003843EA" w:rsidRDefault="003843EA">
            <w:pPr>
              <w:widowControl/>
              <w:spacing w:line="276" w:lineRule="auto"/>
              <w:jc w:val="center"/>
              <w:rPr>
                <w:rFonts w:ascii="黑体"/>
                <w:b/>
                <w:bCs/>
                <w:kern w:val="0"/>
                <w:sz w:val="18"/>
                <w:szCs w:val="18"/>
              </w:rPr>
            </w:pPr>
          </w:p>
        </w:tc>
      </w:tr>
      <w:tr w:rsidR="003843EA" w14:paraId="6373C900"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1A89F622" w14:textId="77777777" w:rsidR="003843EA" w:rsidRDefault="00A21561">
            <w:pPr>
              <w:widowControl/>
              <w:spacing w:line="276" w:lineRule="auto"/>
              <w:jc w:val="center"/>
              <w:rPr>
                <w:rFonts w:ascii="黑体"/>
                <w:kern w:val="0"/>
                <w:sz w:val="18"/>
                <w:szCs w:val="18"/>
              </w:rPr>
            </w:pPr>
            <w:r>
              <w:rPr>
                <w:rFonts w:ascii="黑体"/>
                <w:kern w:val="0"/>
                <w:sz w:val="18"/>
                <w:szCs w:val="18"/>
              </w:rPr>
              <w:t>9F09</w:t>
            </w:r>
          </w:p>
        </w:tc>
        <w:tc>
          <w:tcPr>
            <w:tcW w:w="1451" w:type="dxa"/>
            <w:tcBorders>
              <w:top w:val="single" w:sz="4" w:space="0" w:color="000000"/>
              <w:left w:val="single" w:sz="4" w:space="0" w:color="000000"/>
              <w:bottom w:val="single" w:sz="4" w:space="0" w:color="000000"/>
              <w:right w:val="single" w:sz="4" w:space="0" w:color="000000"/>
            </w:tcBorders>
            <w:vAlign w:val="center"/>
          </w:tcPr>
          <w:p w14:paraId="39B42BB4"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451" w:type="dxa"/>
            <w:tcBorders>
              <w:top w:val="single" w:sz="4" w:space="0" w:color="000000"/>
              <w:left w:val="single" w:sz="4" w:space="0" w:color="000000"/>
              <w:bottom w:val="single" w:sz="4" w:space="0" w:color="000000"/>
              <w:right w:val="single" w:sz="4" w:space="0" w:color="000000"/>
            </w:tcBorders>
            <w:vAlign w:val="center"/>
          </w:tcPr>
          <w:p w14:paraId="4FFD5874" w14:textId="77777777" w:rsidR="003843EA" w:rsidRDefault="00A21561">
            <w:pPr>
              <w:widowControl/>
              <w:spacing w:line="276" w:lineRule="auto"/>
              <w:jc w:val="center"/>
              <w:rPr>
                <w:rFonts w:ascii="黑体"/>
                <w:kern w:val="0"/>
                <w:sz w:val="18"/>
                <w:szCs w:val="18"/>
              </w:rPr>
            </w:pPr>
            <w:r>
              <w:rPr>
                <w:rFonts w:ascii="黑体"/>
                <w:kern w:val="0"/>
                <w:sz w:val="18"/>
                <w:szCs w:val="18"/>
              </w:rPr>
              <w:t>2</w:t>
            </w:r>
          </w:p>
        </w:tc>
        <w:tc>
          <w:tcPr>
            <w:tcW w:w="1451" w:type="dxa"/>
            <w:tcBorders>
              <w:top w:val="single" w:sz="4" w:space="0" w:color="000000"/>
              <w:left w:val="single" w:sz="4" w:space="0" w:color="000000"/>
              <w:bottom w:val="single" w:sz="4" w:space="0" w:color="000000"/>
              <w:right w:val="single" w:sz="8" w:space="0" w:color="000000"/>
            </w:tcBorders>
            <w:vAlign w:val="center"/>
          </w:tcPr>
          <w:p w14:paraId="45373F98" w14:textId="77777777" w:rsidR="003843EA" w:rsidRDefault="00A21561">
            <w:pPr>
              <w:widowControl/>
              <w:spacing w:line="276" w:lineRule="auto"/>
              <w:jc w:val="center"/>
              <w:rPr>
                <w:rFonts w:ascii="黑体"/>
                <w:kern w:val="0"/>
                <w:sz w:val="18"/>
                <w:szCs w:val="18"/>
              </w:rPr>
            </w:pPr>
            <w:r>
              <w:rPr>
                <w:rFonts w:ascii="黑体" w:hAnsi="宋体" w:hint="eastAsia"/>
                <w:kern w:val="0"/>
                <w:szCs w:val="21"/>
              </w:rPr>
              <w:t>软件版本号</w:t>
            </w:r>
          </w:p>
        </w:tc>
        <w:tc>
          <w:tcPr>
            <w:tcW w:w="2517" w:type="dxa"/>
            <w:tcBorders>
              <w:top w:val="single" w:sz="4" w:space="0" w:color="000000"/>
              <w:left w:val="single" w:sz="4" w:space="0" w:color="000000"/>
              <w:bottom w:val="single" w:sz="4" w:space="0" w:color="000000"/>
              <w:right w:val="single" w:sz="8" w:space="0" w:color="000000"/>
            </w:tcBorders>
            <w:vAlign w:val="center"/>
          </w:tcPr>
          <w:p w14:paraId="738F81CF" w14:textId="77777777" w:rsidR="003843EA" w:rsidRDefault="003843EA">
            <w:pPr>
              <w:widowControl/>
              <w:spacing w:line="276" w:lineRule="auto"/>
              <w:jc w:val="center"/>
              <w:rPr>
                <w:rFonts w:ascii="黑体"/>
                <w:b/>
                <w:bCs/>
                <w:kern w:val="0"/>
                <w:sz w:val="18"/>
                <w:szCs w:val="18"/>
              </w:rPr>
            </w:pPr>
          </w:p>
        </w:tc>
      </w:tr>
      <w:tr w:rsidR="003843EA" w14:paraId="47B90059"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6BF2E6EE" w14:textId="77777777" w:rsidR="003843EA" w:rsidRDefault="00A21561">
            <w:pPr>
              <w:widowControl/>
              <w:spacing w:line="276" w:lineRule="auto"/>
              <w:jc w:val="center"/>
              <w:rPr>
                <w:rFonts w:ascii="黑体"/>
                <w:kern w:val="0"/>
                <w:sz w:val="18"/>
                <w:szCs w:val="18"/>
              </w:rPr>
            </w:pPr>
            <w:r>
              <w:rPr>
                <w:rFonts w:ascii="黑体"/>
                <w:kern w:val="0"/>
                <w:sz w:val="18"/>
                <w:szCs w:val="18"/>
              </w:rPr>
              <w:t>9F41</w:t>
            </w:r>
          </w:p>
        </w:tc>
        <w:tc>
          <w:tcPr>
            <w:tcW w:w="1451" w:type="dxa"/>
            <w:tcBorders>
              <w:top w:val="single" w:sz="4" w:space="0" w:color="000000"/>
              <w:left w:val="single" w:sz="4" w:space="0" w:color="000000"/>
              <w:bottom w:val="single" w:sz="4" w:space="0" w:color="000000"/>
              <w:right w:val="single" w:sz="4" w:space="0" w:color="000000"/>
            </w:tcBorders>
            <w:vAlign w:val="center"/>
          </w:tcPr>
          <w:p w14:paraId="609221CF" w14:textId="77777777" w:rsidR="003843EA" w:rsidRDefault="00A21561">
            <w:pPr>
              <w:widowControl/>
              <w:spacing w:line="276" w:lineRule="auto"/>
              <w:jc w:val="center"/>
              <w:rPr>
                <w:rFonts w:ascii="黑体"/>
                <w:kern w:val="0"/>
                <w:sz w:val="18"/>
                <w:szCs w:val="18"/>
              </w:rPr>
            </w:pPr>
            <w:r>
              <w:rPr>
                <w:rFonts w:ascii="黑体"/>
                <w:kern w:val="0"/>
                <w:sz w:val="18"/>
                <w:szCs w:val="18"/>
              </w:rPr>
              <w:t>CN</w:t>
            </w:r>
            <w:r>
              <w:rPr>
                <w:rFonts w:ascii="黑体" w:hAnsi="宋体" w:hint="eastAsia"/>
                <w:kern w:val="0"/>
                <w:sz w:val="18"/>
                <w:szCs w:val="18"/>
              </w:rPr>
              <w:t>（包含</w:t>
            </w:r>
            <w:r>
              <w:rPr>
                <w:rFonts w:ascii="黑体"/>
                <w:kern w:val="0"/>
                <w:sz w:val="18"/>
                <w:szCs w:val="18"/>
              </w:rPr>
              <w:t>4</w:t>
            </w:r>
            <w:r>
              <w:rPr>
                <w:rFonts w:ascii="黑体" w:hAnsi="宋体" w:hint="eastAsia"/>
                <w:kern w:val="0"/>
                <w:sz w:val="18"/>
                <w:szCs w:val="18"/>
              </w:rPr>
              <w:t>到</w:t>
            </w:r>
            <w:r>
              <w:rPr>
                <w:rFonts w:ascii="黑体"/>
                <w:kern w:val="0"/>
                <w:sz w:val="18"/>
                <w:szCs w:val="18"/>
              </w:rPr>
              <w:t>8</w:t>
            </w:r>
            <w:r>
              <w:rPr>
                <w:rFonts w:ascii="黑体" w:hAnsi="宋体" w:hint="eastAsia"/>
                <w:kern w:val="0"/>
                <w:sz w:val="18"/>
                <w:szCs w:val="18"/>
              </w:rPr>
              <w:t>个有效数字）</w:t>
            </w:r>
          </w:p>
        </w:tc>
        <w:tc>
          <w:tcPr>
            <w:tcW w:w="1451" w:type="dxa"/>
            <w:tcBorders>
              <w:top w:val="single" w:sz="4" w:space="0" w:color="000000"/>
              <w:left w:val="single" w:sz="4" w:space="0" w:color="000000"/>
              <w:bottom w:val="single" w:sz="4" w:space="0" w:color="000000"/>
              <w:right w:val="single" w:sz="4" w:space="0" w:color="000000"/>
            </w:tcBorders>
            <w:vAlign w:val="center"/>
          </w:tcPr>
          <w:p w14:paraId="6127EB06" w14:textId="77777777" w:rsidR="003843EA" w:rsidRDefault="00A21561">
            <w:pPr>
              <w:widowControl/>
              <w:spacing w:line="276" w:lineRule="auto"/>
              <w:jc w:val="center"/>
              <w:rPr>
                <w:rFonts w:ascii="黑体"/>
                <w:kern w:val="0"/>
                <w:sz w:val="18"/>
                <w:szCs w:val="18"/>
              </w:rPr>
            </w:pPr>
            <w:r>
              <w:rPr>
                <w:rFonts w:ascii="黑体"/>
                <w:kern w:val="0"/>
                <w:sz w:val="18"/>
                <w:szCs w:val="18"/>
              </w:rPr>
              <w:t>2</w:t>
            </w:r>
            <w:r>
              <w:rPr>
                <w:rFonts w:ascii="黑体" w:hAnsi="宋体" w:hint="eastAsia"/>
                <w:kern w:val="0"/>
                <w:sz w:val="18"/>
                <w:szCs w:val="18"/>
              </w:rPr>
              <w:t>～</w:t>
            </w:r>
            <w:r>
              <w:rPr>
                <w:rFonts w:ascii="黑体"/>
                <w:kern w:val="0"/>
                <w:sz w:val="18"/>
                <w:szCs w:val="18"/>
              </w:rPr>
              <w:t>4</w:t>
            </w:r>
          </w:p>
        </w:tc>
        <w:tc>
          <w:tcPr>
            <w:tcW w:w="1451" w:type="dxa"/>
            <w:tcBorders>
              <w:top w:val="single" w:sz="4" w:space="0" w:color="000000"/>
              <w:left w:val="single" w:sz="4" w:space="0" w:color="000000"/>
              <w:bottom w:val="single" w:sz="4" w:space="0" w:color="000000"/>
              <w:right w:val="single" w:sz="8" w:space="0" w:color="000000"/>
            </w:tcBorders>
            <w:vAlign w:val="center"/>
          </w:tcPr>
          <w:p w14:paraId="53702370"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交易序列计数器</w:t>
            </w:r>
          </w:p>
        </w:tc>
        <w:tc>
          <w:tcPr>
            <w:tcW w:w="2517" w:type="dxa"/>
            <w:tcBorders>
              <w:top w:val="single" w:sz="4" w:space="0" w:color="000000"/>
              <w:left w:val="single" w:sz="4" w:space="0" w:color="000000"/>
              <w:bottom w:val="single" w:sz="4" w:space="0" w:color="000000"/>
              <w:right w:val="single" w:sz="8" w:space="0" w:color="000000"/>
            </w:tcBorders>
            <w:vAlign w:val="center"/>
          </w:tcPr>
          <w:p w14:paraId="100C6CDC" w14:textId="77777777" w:rsidR="003843EA" w:rsidRDefault="003843EA">
            <w:pPr>
              <w:widowControl/>
              <w:spacing w:line="276" w:lineRule="auto"/>
              <w:jc w:val="center"/>
              <w:rPr>
                <w:rFonts w:ascii="黑体"/>
                <w:b/>
                <w:bCs/>
                <w:kern w:val="0"/>
                <w:sz w:val="18"/>
                <w:szCs w:val="18"/>
              </w:rPr>
            </w:pPr>
          </w:p>
        </w:tc>
      </w:tr>
      <w:tr w:rsidR="003843EA" w14:paraId="02E074A5" w14:textId="77777777">
        <w:trPr>
          <w:jc w:val="right"/>
        </w:trPr>
        <w:tc>
          <w:tcPr>
            <w:tcW w:w="1451" w:type="dxa"/>
            <w:tcBorders>
              <w:top w:val="single" w:sz="4" w:space="0" w:color="000000"/>
              <w:left w:val="single" w:sz="4" w:space="0" w:color="000000"/>
              <w:bottom w:val="single" w:sz="4" w:space="0" w:color="000000"/>
              <w:right w:val="single" w:sz="4" w:space="0" w:color="000000"/>
            </w:tcBorders>
          </w:tcPr>
          <w:p w14:paraId="1F4F3AAA" w14:textId="77777777" w:rsidR="003843EA" w:rsidRDefault="00A21561">
            <w:pPr>
              <w:widowControl/>
              <w:spacing w:line="276" w:lineRule="auto"/>
              <w:ind w:firstLine="552"/>
              <w:jc w:val="left"/>
              <w:rPr>
                <w:rFonts w:ascii="黑体"/>
                <w:kern w:val="0"/>
                <w:sz w:val="18"/>
                <w:szCs w:val="18"/>
              </w:rPr>
            </w:pPr>
            <w:r>
              <w:rPr>
                <w:rFonts w:ascii="黑体"/>
                <w:kern w:val="0"/>
                <w:sz w:val="18"/>
                <w:szCs w:val="18"/>
              </w:rPr>
              <w:t>9F63</w:t>
            </w:r>
          </w:p>
        </w:tc>
        <w:tc>
          <w:tcPr>
            <w:tcW w:w="1451" w:type="dxa"/>
            <w:tcBorders>
              <w:top w:val="single" w:sz="4" w:space="0" w:color="000000"/>
              <w:left w:val="single" w:sz="4" w:space="0" w:color="000000"/>
              <w:bottom w:val="single" w:sz="4" w:space="0" w:color="000000"/>
              <w:right w:val="single" w:sz="4" w:space="0" w:color="000000"/>
            </w:tcBorders>
          </w:tcPr>
          <w:p w14:paraId="3D8A478D" w14:textId="77777777" w:rsidR="003843EA" w:rsidRDefault="00A21561">
            <w:pPr>
              <w:widowControl/>
              <w:spacing w:line="276" w:lineRule="auto"/>
              <w:ind w:firstLine="552"/>
              <w:jc w:val="left"/>
              <w:rPr>
                <w:rFonts w:ascii="黑体"/>
                <w:kern w:val="0"/>
                <w:sz w:val="18"/>
                <w:szCs w:val="18"/>
              </w:rPr>
            </w:pPr>
            <w:r>
              <w:rPr>
                <w:rFonts w:ascii="黑体"/>
                <w:kern w:val="0"/>
                <w:sz w:val="18"/>
                <w:szCs w:val="18"/>
              </w:rPr>
              <w:t>B</w:t>
            </w:r>
          </w:p>
        </w:tc>
        <w:tc>
          <w:tcPr>
            <w:tcW w:w="1451" w:type="dxa"/>
            <w:tcBorders>
              <w:top w:val="single" w:sz="4" w:space="0" w:color="000000"/>
              <w:left w:val="single" w:sz="4" w:space="0" w:color="000000"/>
              <w:bottom w:val="single" w:sz="4" w:space="0" w:color="000000"/>
              <w:right w:val="single" w:sz="4" w:space="0" w:color="000000"/>
            </w:tcBorders>
          </w:tcPr>
          <w:p w14:paraId="7CE7C41C" w14:textId="77777777" w:rsidR="003843EA" w:rsidRDefault="00A21561">
            <w:pPr>
              <w:widowControl/>
              <w:spacing w:line="276" w:lineRule="auto"/>
              <w:ind w:firstLine="552"/>
              <w:jc w:val="left"/>
              <w:rPr>
                <w:rFonts w:ascii="黑体"/>
                <w:kern w:val="0"/>
                <w:sz w:val="18"/>
                <w:szCs w:val="18"/>
              </w:rPr>
            </w:pPr>
            <w:r>
              <w:rPr>
                <w:rFonts w:ascii="黑体"/>
                <w:kern w:val="0"/>
                <w:sz w:val="18"/>
                <w:szCs w:val="18"/>
              </w:rPr>
              <w:t>16</w:t>
            </w:r>
          </w:p>
        </w:tc>
        <w:tc>
          <w:tcPr>
            <w:tcW w:w="1451" w:type="dxa"/>
            <w:tcBorders>
              <w:top w:val="single" w:sz="4" w:space="0" w:color="000000"/>
              <w:left w:val="single" w:sz="4" w:space="0" w:color="000000"/>
              <w:bottom w:val="single" w:sz="4" w:space="0" w:color="000000"/>
              <w:right w:val="single" w:sz="8" w:space="0" w:color="000000"/>
            </w:tcBorders>
          </w:tcPr>
          <w:p w14:paraId="625B68D8" w14:textId="77777777" w:rsidR="003843EA" w:rsidRDefault="00A21561">
            <w:pPr>
              <w:widowControl/>
              <w:spacing w:line="276" w:lineRule="auto"/>
              <w:jc w:val="left"/>
              <w:rPr>
                <w:rFonts w:ascii="黑体"/>
                <w:kern w:val="0"/>
                <w:sz w:val="18"/>
                <w:szCs w:val="18"/>
              </w:rPr>
            </w:pPr>
            <w:r>
              <w:rPr>
                <w:rFonts w:ascii="黑体" w:hAnsi="宋体" w:hint="eastAsia"/>
                <w:kern w:val="0"/>
                <w:sz w:val="18"/>
                <w:szCs w:val="18"/>
              </w:rPr>
              <w:t>卡产品标识信息</w:t>
            </w:r>
          </w:p>
        </w:tc>
        <w:tc>
          <w:tcPr>
            <w:tcW w:w="2517" w:type="dxa"/>
            <w:tcBorders>
              <w:top w:val="single" w:sz="4" w:space="0" w:color="000000"/>
              <w:left w:val="single" w:sz="4" w:space="0" w:color="000000"/>
              <w:bottom w:val="single" w:sz="4" w:space="0" w:color="000000"/>
              <w:right w:val="single" w:sz="8" w:space="0" w:color="000000"/>
            </w:tcBorders>
          </w:tcPr>
          <w:p w14:paraId="67D21E47" w14:textId="77777777" w:rsidR="003843EA" w:rsidRDefault="003843EA">
            <w:pPr>
              <w:widowControl/>
              <w:spacing w:line="276" w:lineRule="auto"/>
              <w:ind w:firstLine="552"/>
              <w:jc w:val="left"/>
              <w:rPr>
                <w:rFonts w:ascii="黑体"/>
                <w:kern w:val="0"/>
                <w:sz w:val="18"/>
                <w:szCs w:val="18"/>
              </w:rPr>
            </w:pPr>
          </w:p>
        </w:tc>
      </w:tr>
      <w:tr w:rsidR="003843EA" w14:paraId="3B114495" w14:textId="77777777">
        <w:trPr>
          <w:jc w:val="right"/>
        </w:trPr>
        <w:tc>
          <w:tcPr>
            <w:tcW w:w="1451" w:type="dxa"/>
            <w:tcBorders>
              <w:top w:val="single" w:sz="4" w:space="0" w:color="000000"/>
              <w:left w:val="single" w:sz="4" w:space="0" w:color="000000"/>
              <w:bottom w:val="single" w:sz="4" w:space="0" w:color="000000"/>
              <w:right w:val="single" w:sz="4" w:space="0" w:color="000000"/>
            </w:tcBorders>
          </w:tcPr>
          <w:p w14:paraId="77E7922A" w14:textId="77777777" w:rsidR="003843EA" w:rsidRDefault="00A21561">
            <w:pPr>
              <w:widowControl/>
              <w:spacing w:line="276" w:lineRule="auto"/>
              <w:ind w:firstLine="552"/>
              <w:jc w:val="left"/>
              <w:rPr>
                <w:rFonts w:ascii="黑体"/>
                <w:kern w:val="0"/>
                <w:sz w:val="18"/>
                <w:szCs w:val="18"/>
              </w:rPr>
            </w:pPr>
            <w:r>
              <w:rPr>
                <w:rFonts w:ascii="黑体"/>
                <w:kern w:val="0"/>
                <w:sz w:val="18"/>
                <w:szCs w:val="18"/>
              </w:rPr>
              <w:t>5F34</w:t>
            </w:r>
          </w:p>
        </w:tc>
        <w:tc>
          <w:tcPr>
            <w:tcW w:w="1451" w:type="dxa"/>
            <w:tcBorders>
              <w:top w:val="single" w:sz="4" w:space="0" w:color="000000"/>
              <w:left w:val="single" w:sz="4" w:space="0" w:color="000000"/>
              <w:bottom w:val="single" w:sz="4" w:space="0" w:color="000000"/>
              <w:right w:val="single" w:sz="4" w:space="0" w:color="000000"/>
            </w:tcBorders>
          </w:tcPr>
          <w:p w14:paraId="09DF4641" w14:textId="77777777" w:rsidR="003843EA" w:rsidRDefault="00A21561">
            <w:pPr>
              <w:widowControl/>
              <w:spacing w:line="276" w:lineRule="auto"/>
              <w:ind w:firstLine="552"/>
              <w:jc w:val="left"/>
              <w:rPr>
                <w:rFonts w:ascii="黑体"/>
                <w:kern w:val="0"/>
                <w:sz w:val="18"/>
                <w:szCs w:val="18"/>
              </w:rPr>
            </w:pPr>
            <w:r>
              <w:rPr>
                <w:rFonts w:ascii="黑体"/>
                <w:kern w:val="0"/>
                <w:sz w:val="18"/>
                <w:szCs w:val="18"/>
              </w:rPr>
              <w:t>B</w:t>
            </w:r>
          </w:p>
        </w:tc>
        <w:tc>
          <w:tcPr>
            <w:tcW w:w="1451" w:type="dxa"/>
            <w:tcBorders>
              <w:top w:val="single" w:sz="4" w:space="0" w:color="000000"/>
              <w:left w:val="single" w:sz="4" w:space="0" w:color="000000"/>
              <w:bottom w:val="single" w:sz="4" w:space="0" w:color="000000"/>
              <w:right w:val="single" w:sz="4" w:space="0" w:color="000000"/>
            </w:tcBorders>
          </w:tcPr>
          <w:p w14:paraId="5596F2DE" w14:textId="77777777" w:rsidR="003843EA" w:rsidRDefault="00A21561">
            <w:pPr>
              <w:widowControl/>
              <w:spacing w:line="276" w:lineRule="auto"/>
              <w:ind w:firstLine="552"/>
              <w:jc w:val="left"/>
              <w:rPr>
                <w:rFonts w:ascii="黑体"/>
                <w:kern w:val="0"/>
                <w:sz w:val="18"/>
                <w:szCs w:val="18"/>
              </w:rPr>
            </w:pPr>
            <w:r>
              <w:rPr>
                <w:rFonts w:ascii="黑体"/>
                <w:kern w:val="0"/>
                <w:sz w:val="18"/>
                <w:szCs w:val="18"/>
              </w:rPr>
              <w:t>1</w:t>
            </w:r>
          </w:p>
        </w:tc>
        <w:tc>
          <w:tcPr>
            <w:tcW w:w="1451" w:type="dxa"/>
            <w:tcBorders>
              <w:top w:val="single" w:sz="4" w:space="0" w:color="000000"/>
              <w:left w:val="single" w:sz="4" w:space="0" w:color="000000"/>
              <w:bottom w:val="single" w:sz="4" w:space="0" w:color="000000"/>
              <w:right w:val="single" w:sz="8" w:space="0" w:color="000000"/>
            </w:tcBorders>
          </w:tcPr>
          <w:p w14:paraId="1AF024E3" w14:textId="77777777" w:rsidR="003843EA" w:rsidRDefault="00A21561">
            <w:pPr>
              <w:widowControl/>
              <w:spacing w:line="276" w:lineRule="auto"/>
              <w:jc w:val="left"/>
              <w:rPr>
                <w:rFonts w:ascii="黑体" w:hAnsi="宋体"/>
                <w:kern w:val="0"/>
                <w:sz w:val="18"/>
                <w:szCs w:val="18"/>
              </w:rPr>
            </w:pPr>
            <w:r>
              <w:rPr>
                <w:rFonts w:ascii="黑体" w:hAnsi="宋体" w:hint="eastAsia"/>
                <w:kern w:val="0"/>
                <w:sz w:val="18"/>
                <w:szCs w:val="18"/>
              </w:rPr>
              <w:t>卡序列号</w:t>
            </w:r>
          </w:p>
        </w:tc>
        <w:tc>
          <w:tcPr>
            <w:tcW w:w="2517" w:type="dxa"/>
            <w:tcBorders>
              <w:top w:val="single" w:sz="4" w:space="0" w:color="000000"/>
              <w:left w:val="single" w:sz="4" w:space="0" w:color="000000"/>
              <w:bottom w:val="single" w:sz="4" w:space="0" w:color="000000"/>
              <w:right w:val="single" w:sz="8" w:space="0" w:color="000000"/>
            </w:tcBorders>
          </w:tcPr>
          <w:p w14:paraId="09C3E412" w14:textId="77777777" w:rsidR="003843EA" w:rsidRDefault="003843EA">
            <w:pPr>
              <w:widowControl/>
              <w:spacing w:line="276" w:lineRule="auto"/>
              <w:ind w:firstLine="552"/>
              <w:jc w:val="left"/>
              <w:rPr>
                <w:rFonts w:ascii="黑体"/>
                <w:kern w:val="0"/>
                <w:sz w:val="18"/>
                <w:szCs w:val="18"/>
              </w:rPr>
            </w:pPr>
          </w:p>
        </w:tc>
      </w:tr>
      <w:tr w:rsidR="003843EA" w14:paraId="0E26C86B" w14:textId="77777777">
        <w:trPr>
          <w:jc w:val="right"/>
        </w:trPr>
        <w:tc>
          <w:tcPr>
            <w:tcW w:w="1451" w:type="dxa"/>
            <w:tcBorders>
              <w:top w:val="single" w:sz="4" w:space="0" w:color="000000"/>
              <w:left w:val="single" w:sz="4" w:space="0" w:color="000000"/>
              <w:bottom w:val="single" w:sz="4" w:space="0" w:color="000000"/>
              <w:right w:val="single" w:sz="4" w:space="0" w:color="000000"/>
            </w:tcBorders>
          </w:tcPr>
          <w:p w14:paraId="2080CAE4" w14:textId="77777777" w:rsidR="003843EA" w:rsidRDefault="00A21561">
            <w:pPr>
              <w:widowControl/>
              <w:spacing w:line="276" w:lineRule="auto"/>
              <w:ind w:firstLine="552"/>
              <w:jc w:val="left"/>
              <w:rPr>
                <w:rFonts w:ascii="黑体"/>
                <w:kern w:val="0"/>
                <w:sz w:val="18"/>
                <w:szCs w:val="18"/>
              </w:rPr>
            </w:pPr>
            <w:r>
              <w:rPr>
                <w:rFonts w:ascii="黑体"/>
                <w:kern w:val="0"/>
                <w:sz w:val="18"/>
                <w:szCs w:val="18"/>
              </w:rPr>
              <w:t>5A</w:t>
            </w:r>
          </w:p>
        </w:tc>
        <w:tc>
          <w:tcPr>
            <w:tcW w:w="1451" w:type="dxa"/>
            <w:tcBorders>
              <w:top w:val="single" w:sz="4" w:space="0" w:color="000000"/>
              <w:left w:val="single" w:sz="4" w:space="0" w:color="000000"/>
              <w:bottom w:val="single" w:sz="4" w:space="0" w:color="000000"/>
              <w:right w:val="single" w:sz="4" w:space="0" w:color="000000"/>
            </w:tcBorders>
          </w:tcPr>
          <w:p w14:paraId="07F4609A" w14:textId="77777777" w:rsidR="003843EA" w:rsidRDefault="00A21561">
            <w:pPr>
              <w:widowControl/>
              <w:spacing w:line="276" w:lineRule="auto"/>
              <w:ind w:firstLine="552"/>
              <w:jc w:val="left"/>
              <w:rPr>
                <w:rFonts w:ascii="黑体"/>
                <w:kern w:val="0"/>
                <w:sz w:val="18"/>
                <w:szCs w:val="18"/>
              </w:rPr>
            </w:pPr>
            <w:r>
              <w:rPr>
                <w:rFonts w:ascii="黑体"/>
                <w:kern w:val="0"/>
                <w:sz w:val="18"/>
                <w:szCs w:val="18"/>
              </w:rPr>
              <w:t>B</w:t>
            </w:r>
          </w:p>
        </w:tc>
        <w:tc>
          <w:tcPr>
            <w:tcW w:w="1451" w:type="dxa"/>
            <w:tcBorders>
              <w:top w:val="single" w:sz="4" w:space="0" w:color="000000"/>
              <w:left w:val="single" w:sz="4" w:space="0" w:color="000000"/>
              <w:bottom w:val="single" w:sz="4" w:space="0" w:color="000000"/>
              <w:right w:val="single" w:sz="4" w:space="0" w:color="000000"/>
            </w:tcBorders>
          </w:tcPr>
          <w:p w14:paraId="452AAA45" w14:textId="77777777" w:rsidR="003843EA" w:rsidRDefault="00A21561">
            <w:pPr>
              <w:widowControl/>
              <w:spacing w:line="276" w:lineRule="auto"/>
              <w:ind w:firstLine="552"/>
              <w:jc w:val="left"/>
              <w:rPr>
                <w:rFonts w:ascii="黑体"/>
                <w:kern w:val="0"/>
                <w:sz w:val="18"/>
                <w:szCs w:val="18"/>
              </w:rPr>
            </w:pPr>
            <w:r>
              <w:rPr>
                <w:rFonts w:ascii="黑体"/>
                <w:kern w:val="0"/>
                <w:sz w:val="18"/>
                <w:szCs w:val="18"/>
              </w:rPr>
              <w:t>10</w:t>
            </w:r>
          </w:p>
        </w:tc>
        <w:tc>
          <w:tcPr>
            <w:tcW w:w="1451" w:type="dxa"/>
            <w:tcBorders>
              <w:top w:val="single" w:sz="4" w:space="0" w:color="000000"/>
              <w:left w:val="single" w:sz="4" w:space="0" w:color="000000"/>
              <w:bottom w:val="single" w:sz="4" w:space="0" w:color="000000"/>
              <w:right w:val="single" w:sz="8" w:space="0" w:color="000000"/>
            </w:tcBorders>
          </w:tcPr>
          <w:p w14:paraId="10D2E6FF" w14:textId="77777777" w:rsidR="003843EA" w:rsidRDefault="00A21561">
            <w:pPr>
              <w:widowControl/>
              <w:spacing w:line="276" w:lineRule="auto"/>
              <w:jc w:val="left"/>
              <w:rPr>
                <w:rFonts w:ascii="黑体" w:hAnsi="宋体"/>
                <w:kern w:val="0"/>
                <w:sz w:val="18"/>
                <w:szCs w:val="18"/>
              </w:rPr>
            </w:pPr>
            <w:r>
              <w:rPr>
                <w:rFonts w:ascii="黑体" w:hAnsi="宋体" w:hint="eastAsia"/>
                <w:kern w:val="0"/>
                <w:sz w:val="18"/>
                <w:szCs w:val="18"/>
              </w:rPr>
              <w:t>主帐号</w:t>
            </w:r>
          </w:p>
        </w:tc>
        <w:tc>
          <w:tcPr>
            <w:tcW w:w="2517" w:type="dxa"/>
            <w:tcBorders>
              <w:top w:val="single" w:sz="4" w:space="0" w:color="000000"/>
              <w:left w:val="single" w:sz="4" w:space="0" w:color="000000"/>
              <w:bottom w:val="single" w:sz="4" w:space="0" w:color="000000"/>
              <w:right w:val="single" w:sz="8" w:space="0" w:color="000000"/>
            </w:tcBorders>
          </w:tcPr>
          <w:p w14:paraId="05F47485" w14:textId="77777777" w:rsidR="003843EA" w:rsidRDefault="003843EA">
            <w:pPr>
              <w:widowControl/>
              <w:spacing w:line="276" w:lineRule="auto"/>
              <w:ind w:firstLine="552"/>
              <w:jc w:val="left"/>
              <w:rPr>
                <w:rFonts w:ascii="黑体"/>
                <w:kern w:val="0"/>
                <w:sz w:val="18"/>
                <w:szCs w:val="18"/>
              </w:rPr>
            </w:pPr>
          </w:p>
        </w:tc>
      </w:tr>
      <w:tr w:rsidR="003843EA" w14:paraId="07D59CC3" w14:textId="77777777">
        <w:trPr>
          <w:jc w:val="right"/>
        </w:trPr>
        <w:tc>
          <w:tcPr>
            <w:tcW w:w="1451" w:type="dxa"/>
            <w:tcBorders>
              <w:top w:val="single" w:sz="4" w:space="0" w:color="000000"/>
              <w:left w:val="single" w:sz="4" w:space="0" w:color="000000"/>
              <w:bottom w:val="single" w:sz="4" w:space="0" w:color="000000"/>
              <w:right w:val="single" w:sz="4" w:space="0" w:color="000000"/>
            </w:tcBorders>
          </w:tcPr>
          <w:p w14:paraId="00E369E5" w14:textId="77777777" w:rsidR="003843EA" w:rsidRDefault="00A21561">
            <w:pPr>
              <w:widowControl/>
              <w:spacing w:line="276" w:lineRule="auto"/>
              <w:ind w:firstLine="552"/>
              <w:jc w:val="left"/>
              <w:rPr>
                <w:rFonts w:ascii="黑体"/>
                <w:kern w:val="0"/>
                <w:sz w:val="18"/>
                <w:szCs w:val="18"/>
              </w:rPr>
            </w:pPr>
            <w:r>
              <w:rPr>
                <w:rFonts w:ascii="黑体"/>
                <w:kern w:val="0"/>
                <w:sz w:val="18"/>
                <w:szCs w:val="18"/>
              </w:rPr>
              <w:t>57</w:t>
            </w:r>
          </w:p>
        </w:tc>
        <w:tc>
          <w:tcPr>
            <w:tcW w:w="1451" w:type="dxa"/>
            <w:tcBorders>
              <w:top w:val="single" w:sz="4" w:space="0" w:color="000000"/>
              <w:left w:val="single" w:sz="4" w:space="0" w:color="000000"/>
              <w:bottom w:val="single" w:sz="4" w:space="0" w:color="000000"/>
              <w:right w:val="single" w:sz="4" w:space="0" w:color="000000"/>
            </w:tcBorders>
          </w:tcPr>
          <w:p w14:paraId="2F62326F" w14:textId="77777777" w:rsidR="003843EA" w:rsidRDefault="00A21561">
            <w:pPr>
              <w:widowControl/>
              <w:spacing w:line="276" w:lineRule="auto"/>
              <w:ind w:firstLine="552"/>
              <w:jc w:val="left"/>
              <w:rPr>
                <w:rFonts w:ascii="黑体"/>
                <w:kern w:val="0"/>
                <w:sz w:val="18"/>
                <w:szCs w:val="18"/>
              </w:rPr>
            </w:pPr>
            <w:r>
              <w:rPr>
                <w:rFonts w:ascii="黑体"/>
                <w:kern w:val="0"/>
                <w:sz w:val="18"/>
                <w:szCs w:val="18"/>
              </w:rPr>
              <w:t>B</w:t>
            </w:r>
          </w:p>
        </w:tc>
        <w:tc>
          <w:tcPr>
            <w:tcW w:w="1451" w:type="dxa"/>
            <w:tcBorders>
              <w:top w:val="single" w:sz="4" w:space="0" w:color="000000"/>
              <w:left w:val="single" w:sz="4" w:space="0" w:color="000000"/>
              <w:bottom w:val="single" w:sz="4" w:space="0" w:color="000000"/>
              <w:right w:val="single" w:sz="4" w:space="0" w:color="000000"/>
            </w:tcBorders>
          </w:tcPr>
          <w:p w14:paraId="6535A7A9" w14:textId="77777777" w:rsidR="003843EA" w:rsidRDefault="00A21561">
            <w:pPr>
              <w:widowControl/>
              <w:spacing w:line="276" w:lineRule="auto"/>
              <w:ind w:firstLine="552"/>
              <w:jc w:val="left"/>
              <w:rPr>
                <w:rFonts w:ascii="黑体"/>
                <w:kern w:val="0"/>
                <w:sz w:val="18"/>
                <w:szCs w:val="18"/>
              </w:rPr>
            </w:pPr>
            <w:r>
              <w:rPr>
                <w:rFonts w:ascii="黑体" w:hint="eastAsia"/>
                <w:kern w:val="0"/>
                <w:sz w:val="18"/>
                <w:szCs w:val="18"/>
              </w:rPr>
              <w:t>VAR</w:t>
            </w:r>
          </w:p>
        </w:tc>
        <w:tc>
          <w:tcPr>
            <w:tcW w:w="1451" w:type="dxa"/>
            <w:tcBorders>
              <w:top w:val="single" w:sz="4" w:space="0" w:color="000000"/>
              <w:left w:val="single" w:sz="4" w:space="0" w:color="000000"/>
              <w:bottom w:val="single" w:sz="4" w:space="0" w:color="000000"/>
              <w:right w:val="single" w:sz="8" w:space="0" w:color="000000"/>
            </w:tcBorders>
          </w:tcPr>
          <w:p w14:paraId="566DF3D8" w14:textId="77777777" w:rsidR="003843EA" w:rsidRDefault="00A21561">
            <w:pPr>
              <w:widowControl/>
              <w:spacing w:line="276" w:lineRule="auto"/>
              <w:jc w:val="left"/>
              <w:rPr>
                <w:rFonts w:ascii="黑体" w:hAnsi="宋体"/>
                <w:kern w:val="0"/>
                <w:sz w:val="18"/>
                <w:szCs w:val="18"/>
              </w:rPr>
            </w:pPr>
            <w:r>
              <w:rPr>
                <w:rFonts w:ascii="黑体" w:hAnsi="宋体" w:hint="eastAsia"/>
                <w:kern w:val="0"/>
                <w:sz w:val="18"/>
                <w:szCs w:val="18"/>
              </w:rPr>
              <w:t>二磁道等效信息</w:t>
            </w:r>
          </w:p>
        </w:tc>
        <w:tc>
          <w:tcPr>
            <w:tcW w:w="2517" w:type="dxa"/>
            <w:tcBorders>
              <w:top w:val="single" w:sz="4" w:space="0" w:color="000000"/>
              <w:left w:val="single" w:sz="4" w:space="0" w:color="000000"/>
              <w:bottom w:val="single" w:sz="4" w:space="0" w:color="000000"/>
              <w:right w:val="single" w:sz="8" w:space="0" w:color="000000"/>
            </w:tcBorders>
          </w:tcPr>
          <w:p w14:paraId="533087C6" w14:textId="77777777" w:rsidR="003843EA" w:rsidRDefault="00A21561">
            <w:pPr>
              <w:widowControl/>
              <w:spacing w:line="276" w:lineRule="auto"/>
              <w:ind w:firstLineChars="200" w:firstLine="360"/>
              <w:jc w:val="left"/>
              <w:rPr>
                <w:rFonts w:ascii="黑体"/>
                <w:b/>
                <w:bCs/>
                <w:kern w:val="0"/>
                <w:sz w:val="18"/>
                <w:szCs w:val="18"/>
              </w:rPr>
            </w:pPr>
            <w:r>
              <w:rPr>
                <w:rFonts w:ascii="黑体" w:hAnsi="宋体" w:hint="eastAsia"/>
                <w:kern w:val="0"/>
                <w:sz w:val="18"/>
                <w:szCs w:val="18"/>
              </w:rPr>
              <w:t>如果返回的二磁道等效信息未加密，长度应为 19 个字节，如果加密按照要求为准。</w:t>
            </w:r>
          </w:p>
        </w:tc>
      </w:tr>
      <w:tr w:rsidR="003843EA" w14:paraId="14A23412" w14:textId="77777777">
        <w:trPr>
          <w:jc w:val="right"/>
        </w:trPr>
        <w:tc>
          <w:tcPr>
            <w:tcW w:w="1451" w:type="dxa"/>
            <w:tcBorders>
              <w:top w:val="single" w:sz="4" w:space="0" w:color="000000"/>
              <w:left w:val="single" w:sz="4" w:space="0" w:color="000000"/>
              <w:bottom w:val="single" w:sz="4" w:space="0" w:color="000000"/>
              <w:right w:val="single" w:sz="4" w:space="0" w:color="000000"/>
            </w:tcBorders>
          </w:tcPr>
          <w:p w14:paraId="28EB928C" w14:textId="77777777" w:rsidR="003843EA" w:rsidRDefault="00A21561">
            <w:pPr>
              <w:widowControl/>
              <w:spacing w:line="276" w:lineRule="auto"/>
              <w:ind w:firstLine="552"/>
              <w:jc w:val="left"/>
              <w:rPr>
                <w:rFonts w:ascii="黑体"/>
                <w:kern w:val="0"/>
                <w:sz w:val="18"/>
                <w:szCs w:val="18"/>
              </w:rPr>
            </w:pPr>
            <w:r>
              <w:rPr>
                <w:rFonts w:ascii="黑体"/>
                <w:kern w:val="0"/>
                <w:sz w:val="18"/>
                <w:szCs w:val="18"/>
              </w:rPr>
              <w:t>5F24</w:t>
            </w:r>
          </w:p>
        </w:tc>
        <w:tc>
          <w:tcPr>
            <w:tcW w:w="1451" w:type="dxa"/>
            <w:tcBorders>
              <w:top w:val="single" w:sz="4" w:space="0" w:color="000000"/>
              <w:left w:val="single" w:sz="4" w:space="0" w:color="000000"/>
              <w:bottom w:val="single" w:sz="4" w:space="0" w:color="000000"/>
              <w:right w:val="single" w:sz="4" w:space="0" w:color="000000"/>
            </w:tcBorders>
          </w:tcPr>
          <w:p w14:paraId="7061D70E" w14:textId="77777777" w:rsidR="003843EA" w:rsidRDefault="00A21561">
            <w:pPr>
              <w:widowControl/>
              <w:spacing w:line="276" w:lineRule="auto"/>
              <w:ind w:firstLine="552"/>
              <w:jc w:val="left"/>
              <w:rPr>
                <w:rFonts w:ascii="黑体"/>
                <w:kern w:val="0"/>
                <w:sz w:val="18"/>
                <w:szCs w:val="18"/>
              </w:rPr>
            </w:pPr>
            <w:r>
              <w:rPr>
                <w:rFonts w:ascii="黑体"/>
                <w:kern w:val="0"/>
                <w:sz w:val="18"/>
                <w:szCs w:val="18"/>
              </w:rPr>
              <w:t>B</w:t>
            </w:r>
          </w:p>
        </w:tc>
        <w:tc>
          <w:tcPr>
            <w:tcW w:w="1451" w:type="dxa"/>
            <w:tcBorders>
              <w:top w:val="single" w:sz="4" w:space="0" w:color="000000"/>
              <w:left w:val="single" w:sz="4" w:space="0" w:color="000000"/>
              <w:bottom w:val="single" w:sz="4" w:space="0" w:color="000000"/>
              <w:right w:val="single" w:sz="4" w:space="0" w:color="000000"/>
            </w:tcBorders>
          </w:tcPr>
          <w:p w14:paraId="748417E3" w14:textId="77777777" w:rsidR="003843EA" w:rsidRDefault="00A21561">
            <w:pPr>
              <w:widowControl/>
              <w:spacing w:line="276" w:lineRule="auto"/>
              <w:ind w:firstLine="552"/>
              <w:jc w:val="left"/>
              <w:rPr>
                <w:rFonts w:ascii="黑体"/>
                <w:kern w:val="0"/>
                <w:sz w:val="18"/>
                <w:szCs w:val="18"/>
              </w:rPr>
            </w:pPr>
            <w:r>
              <w:rPr>
                <w:rFonts w:ascii="黑体"/>
                <w:kern w:val="0"/>
                <w:sz w:val="18"/>
                <w:szCs w:val="18"/>
              </w:rPr>
              <w:t>3</w:t>
            </w:r>
          </w:p>
        </w:tc>
        <w:tc>
          <w:tcPr>
            <w:tcW w:w="1451" w:type="dxa"/>
            <w:tcBorders>
              <w:top w:val="single" w:sz="4" w:space="0" w:color="000000"/>
              <w:left w:val="single" w:sz="4" w:space="0" w:color="000000"/>
              <w:bottom w:val="single" w:sz="4" w:space="0" w:color="000000"/>
              <w:right w:val="single" w:sz="8" w:space="0" w:color="000000"/>
            </w:tcBorders>
          </w:tcPr>
          <w:p w14:paraId="0A955D93" w14:textId="77777777" w:rsidR="003843EA" w:rsidRDefault="00A21561">
            <w:pPr>
              <w:widowControl/>
              <w:spacing w:line="276" w:lineRule="auto"/>
              <w:jc w:val="left"/>
              <w:rPr>
                <w:rFonts w:ascii="黑体" w:hAnsi="宋体"/>
                <w:kern w:val="0"/>
                <w:sz w:val="18"/>
                <w:szCs w:val="18"/>
              </w:rPr>
            </w:pPr>
            <w:r>
              <w:rPr>
                <w:rFonts w:ascii="黑体" w:hAnsi="宋体" w:hint="eastAsia"/>
                <w:kern w:val="0"/>
                <w:sz w:val="18"/>
                <w:szCs w:val="18"/>
              </w:rPr>
              <w:t>应用失效日期</w:t>
            </w:r>
          </w:p>
        </w:tc>
        <w:tc>
          <w:tcPr>
            <w:tcW w:w="2517" w:type="dxa"/>
            <w:tcBorders>
              <w:top w:val="single" w:sz="4" w:space="0" w:color="000000"/>
              <w:left w:val="single" w:sz="4" w:space="0" w:color="000000"/>
              <w:bottom w:val="single" w:sz="4" w:space="0" w:color="000000"/>
              <w:right w:val="single" w:sz="8" w:space="0" w:color="000000"/>
            </w:tcBorders>
          </w:tcPr>
          <w:p w14:paraId="1F33787E" w14:textId="77777777" w:rsidR="003843EA" w:rsidRDefault="003843EA">
            <w:pPr>
              <w:widowControl/>
              <w:spacing w:line="276" w:lineRule="auto"/>
              <w:ind w:firstLine="552"/>
              <w:jc w:val="left"/>
              <w:rPr>
                <w:rFonts w:ascii="黑体"/>
                <w:kern w:val="0"/>
                <w:sz w:val="18"/>
                <w:szCs w:val="18"/>
              </w:rPr>
            </w:pPr>
          </w:p>
        </w:tc>
      </w:tr>
      <w:tr w:rsidR="003843EA" w14:paraId="25542B72" w14:textId="77777777">
        <w:trPr>
          <w:jc w:val="right"/>
        </w:trPr>
        <w:tc>
          <w:tcPr>
            <w:tcW w:w="1451" w:type="dxa"/>
            <w:tcBorders>
              <w:top w:val="single" w:sz="4" w:space="0" w:color="000000"/>
              <w:left w:val="single" w:sz="4" w:space="0" w:color="000000"/>
              <w:bottom w:val="single" w:sz="4" w:space="0" w:color="000000"/>
              <w:right w:val="single" w:sz="4" w:space="0" w:color="000000"/>
            </w:tcBorders>
          </w:tcPr>
          <w:p w14:paraId="2DB45628" w14:textId="77777777" w:rsidR="003843EA" w:rsidRDefault="00A21561">
            <w:pPr>
              <w:widowControl/>
              <w:spacing w:line="276" w:lineRule="auto"/>
              <w:jc w:val="center"/>
              <w:rPr>
                <w:rFonts w:ascii="黑体"/>
                <w:kern w:val="0"/>
                <w:sz w:val="18"/>
                <w:szCs w:val="18"/>
              </w:rPr>
            </w:pPr>
            <w:r>
              <w:rPr>
                <w:rFonts w:ascii="黑体"/>
                <w:kern w:val="0"/>
                <w:sz w:val="18"/>
                <w:szCs w:val="18"/>
              </w:rPr>
              <w:t>DF</w:t>
            </w:r>
            <w:r>
              <w:rPr>
                <w:rFonts w:ascii="黑体" w:hAnsi="宋体"/>
                <w:kern w:val="0"/>
                <w:sz w:val="18"/>
                <w:szCs w:val="18"/>
              </w:rPr>
              <w:t>36</w:t>
            </w:r>
          </w:p>
        </w:tc>
        <w:tc>
          <w:tcPr>
            <w:tcW w:w="1451" w:type="dxa"/>
            <w:tcBorders>
              <w:top w:val="single" w:sz="4" w:space="0" w:color="000000"/>
              <w:left w:val="single" w:sz="4" w:space="0" w:color="000000"/>
              <w:bottom w:val="single" w:sz="4" w:space="0" w:color="000000"/>
              <w:right w:val="single" w:sz="4" w:space="0" w:color="000000"/>
            </w:tcBorders>
          </w:tcPr>
          <w:p w14:paraId="7A59F82C"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451" w:type="dxa"/>
            <w:tcBorders>
              <w:top w:val="single" w:sz="4" w:space="0" w:color="000000"/>
              <w:left w:val="single" w:sz="4" w:space="0" w:color="000000"/>
              <w:bottom w:val="single" w:sz="4" w:space="0" w:color="000000"/>
              <w:right w:val="single" w:sz="4" w:space="0" w:color="000000"/>
            </w:tcBorders>
          </w:tcPr>
          <w:p w14:paraId="6892A04D" w14:textId="77777777" w:rsidR="003843EA" w:rsidRDefault="00A21561">
            <w:pPr>
              <w:widowControl/>
              <w:spacing w:line="276" w:lineRule="auto"/>
              <w:jc w:val="center"/>
              <w:rPr>
                <w:rFonts w:ascii="黑体"/>
                <w:kern w:val="0"/>
                <w:sz w:val="18"/>
                <w:szCs w:val="18"/>
              </w:rPr>
            </w:pPr>
            <w:r>
              <w:rPr>
                <w:rFonts w:ascii="黑体"/>
                <w:kern w:val="0"/>
                <w:sz w:val="18"/>
                <w:szCs w:val="18"/>
              </w:rPr>
              <w:t>8</w:t>
            </w:r>
          </w:p>
        </w:tc>
        <w:tc>
          <w:tcPr>
            <w:tcW w:w="1451" w:type="dxa"/>
            <w:tcBorders>
              <w:top w:val="single" w:sz="4" w:space="0" w:color="000000"/>
              <w:left w:val="single" w:sz="4" w:space="0" w:color="000000"/>
              <w:bottom w:val="single" w:sz="4" w:space="0" w:color="000000"/>
              <w:right w:val="single" w:sz="8" w:space="0" w:color="000000"/>
            </w:tcBorders>
          </w:tcPr>
          <w:p w14:paraId="5C1C8E9A"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联机密码</w:t>
            </w:r>
          </w:p>
        </w:tc>
        <w:tc>
          <w:tcPr>
            <w:tcW w:w="2517" w:type="dxa"/>
            <w:tcBorders>
              <w:top w:val="single" w:sz="4" w:space="0" w:color="000000"/>
              <w:left w:val="single" w:sz="4" w:space="0" w:color="000000"/>
              <w:bottom w:val="single" w:sz="4" w:space="0" w:color="000000"/>
              <w:right w:val="single" w:sz="8" w:space="0" w:color="000000"/>
            </w:tcBorders>
          </w:tcPr>
          <w:p w14:paraId="4E97819C" w14:textId="77777777" w:rsidR="003843EA" w:rsidRDefault="003843EA">
            <w:pPr>
              <w:widowControl/>
              <w:spacing w:line="276" w:lineRule="auto"/>
              <w:jc w:val="center"/>
              <w:rPr>
                <w:rFonts w:ascii="黑体"/>
                <w:b/>
                <w:bCs/>
                <w:color w:val="FF0000"/>
                <w:kern w:val="0"/>
                <w:sz w:val="18"/>
                <w:szCs w:val="18"/>
              </w:rPr>
            </w:pPr>
          </w:p>
        </w:tc>
      </w:tr>
      <w:tr w:rsidR="003843EA" w14:paraId="6A37C0AD" w14:textId="77777777">
        <w:trPr>
          <w:jc w:val="right"/>
        </w:trPr>
        <w:tc>
          <w:tcPr>
            <w:tcW w:w="1451" w:type="dxa"/>
            <w:tcBorders>
              <w:top w:val="single" w:sz="4" w:space="0" w:color="000000"/>
              <w:left w:val="single" w:sz="4" w:space="0" w:color="000000"/>
              <w:bottom w:val="single" w:sz="4" w:space="0" w:color="000000"/>
              <w:right w:val="single" w:sz="4" w:space="0" w:color="000000"/>
            </w:tcBorders>
          </w:tcPr>
          <w:p w14:paraId="29136BDD" w14:textId="77777777" w:rsidR="003843EA" w:rsidRDefault="00A21561">
            <w:pPr>
              <w:widowControl/>
              <w:spacing w:line="276" w:lineRule="auto"/>
              <w:jc w:val="center"/>
              <w:rPr>
                <w:rFonts w:ascii="黑体"/>
                <w:kern w:val="0"/>
                <w:sz w:val="18"/>
                <w:szCs w:val="18"/>
              </w:rPr>
            </w:pPr>
            <w:r>
              <w:rPr>
                <w:rFonts w:ascii="黑体"/>
                <w:kern w:val="0"/>
                <w:sz w:val="18"/>
                <w:szCs w:val="18"/>
              </w:rPr>
              <w:lastRenderedPageBreak/>
              <w:t>DF37</w:t>
            </w:r>
          </w:p>
        </w:tc>
        <w:tc>
          <w:tcPr>
            <w:tcW w:w="1451" w:type="dxa"/>
            <w:tcBorders>
              <w:top w:val="single" w:sz="4" w:space="0" w:color="000000"/>
              <w:left w:val="single" w:sz="4" w:space="0" w:color="000000"/>
              <w:bottom w:val="single" w:sz="4" w:space="0" w:color="000000"/>
              <w:right w:val="single" w:sz="4" w:space="0" w:color="000000"/>
            </w:tcBorders>
          </w:tcPr>
          <w:p w14:paraId="691DC0A5"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451" w:type="dxa"/>
            <w:tcBorders>
              <w:top w:val="single" w:sz="4" w:space="0" w:color="000000"/>
              <w:left w:val="single" w:sz="4" w:space="0" w:color="000000"/>
              <w:bottom w:val="single" w:sz="4" w:space="0" w:color="000000"/>
              <w:right w:val="single" w:sz="4" w:space="0" w:color="000000"/>
            </w:tcBorders>
          </w:tcPr>
          <w:p w14:paraId="35745F18" w14:textId="77777777" w:rsidR="003843EA" w:rsidRDefault="00A21561">
            <w:pPr>
              <w:widowControl/>
              <w:spacing w:line="276" w:lineRule="auto"/>
              <w:jc w:val="center"/>
              <w:rPr>
                <w:rFonts w:ascii="黑体"/>
                <w:kern w:val="0"/>
                <w:sz w:val="18"/>
                <w:szCs w:val="18"/>
              </w:rPr>
            </w:pPr>
            <w:r>
              <w:rPr>
                <w:rFonts w:ascii="黑体"/>
                <w:kern w:val="0"/>
                <w:sz w:val="18"/>
                <w:szCs w:val="18"/>
              </w:rPr>
              <w:t>1</w:t>
            </w:r>
          </w:p>
        </w:tc>
        <w:tc>
          <w:tcPr>
            <w:tcW w:w="1451" w:type="dxa"/>
            <w:tcBorders>
              <w:top w:val="single" w:sz="4" w:space="0" w:color="000000"/>
              <w:left w:val="single" w:sz="4" w:space="0" w:color="000000"/>
              <w:bottom w:val="single" w:sz="4" w:space="0" w:color="000000"/>
              <w:right w:val="single" w:sz="8" w:space="0" w:color="000000"/>
            </w:tcBorders>
          </w:tcPr>
          <w:p w14:paraId="4C70FDCD" w14:textId="77777777" w:rsidR="003843EA" w:rsidRDefault="00A21561">
            <w:pPr>
              <w:widowControl/>
              <w:spacing w:line="276" w:lineRule="auto"/>
              <w:jc w:val="center"/>
              <w:rPr>
                <w:rFonts w:ascii="黑体" w:hAnsi="宋体"/>
                <w:kern w:val="0"/>
                <w:sz w:val="18"/>
                <w:szCs w:val="18"/>
              </w:rPr>
            </w:pPr>
            <w:r>
              <w:rPr>
                <w:rFonts w:ascii="黑体" w:hint="eastAsia"/>
                <w:sz w:val="18"/>
                <w:szCs w:val="18"/>
              </w:rPr>
              <w:t>指示POS以外的设备提示用户输入密码或显示选择界面</w:t>
            </w:r>
          </w:p>
        </w:tc>
        <w:tc>
          <w:tcPr>
            <w:tcW w:w="2517" w:type="dxa"/>
            <w:tcBorders>
              <w:top w:val="single" w:sz="4" w:space="0" w:color="000000"/>
              <w:left w:val="single" w:sz="4" w:space="0" w:color="000000"/>
              <w:bottom w:val="single" w:sz="4" w:space="0" w:color="000000"/>
              <w:right w:val="single" w:sz="8" w:space="0" w:color="000000"/>
            </w:tcBorders>
          </w:tcPr>
          <w:p w14:paraId="25C57266" w14:textId="77777777" w:rsidR="003843EA" w:rsidRDefault="00A21561">
            <w:pPr>
              <w:rPr>
                <w:sz w:val="18"/>
                <w:szCs w:val="18"/>
              </w:rPr>
            </w:pPr>
            <w:r>
              <w:rPr>
                <w:rFonts w:hint="eastAsia"/>
                <w:sz w:val="18"/>
                <w:szCs w:val="18"/>
              </w:rPr>
              <w:t>0x00 /*</w:t>
            </w:r>
            <w:r>
              <w:rPr>
                <w:rFonts w:hint="eastAsia"/>
                <w:sz w:val="18"/>
                <w:szCs w:val="18"/>
              </w:rPr>
              <w:t>不需要输入密码</w:t>
            </w:r>
            <w:r>
              <w:rPr>
                <w:rFonts w:hint="eastAsia"/>
                <w:sz w:val="18"/>
                <w:szCs w:val="18"/>
              </w:rPr>
              <w:t>*/</w:t>
            </w:r>
          </w:p>
          <w:p w14:paraId="22C26D20" w14:textId="77777777" w:rsidR="003843EA" w:rsidRDefault="00A21561">
            <w:pPr>
              <w:rPr>
                <w:sz w:val="18"/>
                <w:szCs w:val="18"/>
              </w:rPr>
            </w:pPr>
            <w:r>
              <w:rPr>
                <w:sz w:val="18"/>
                <w:szCs w:val="18"/>
              </w:rPr>
              <w:t>0x01</w:t>
            </w:r>
            <w:r>
              <w:rPr>
                <w:sz w:val="18"/>
                <w:szCs w:val="18"/>
              </w:rPr>
              <w:tab/>
              <w:t>/*</w:t>
            </w:r>
            <w:r>
              <w:rPr>
                <w:rFonts w:hint="eastAsia"/>
                <w:sz w:val="18"/>
                <w:szCs w:val="18"/>
              </w:rPr>
              <w:t>脱机密码</w:t>
            </w:r>
            <w:r>
              <w:rPr>
                <w:sz w:val="18"/>
                <w:szCs w:val="18"/>
              </w:rPr>
              <w:t>*/</w:t>
            </w:r>
          </w:p>
          <w:p w14:paraId="17E135B3" w14:textId="77777777" w:rsidR="003843EA" w:rsidRDefault="00A21561">
            <w:pPr>
              <w:rPr>
                <w:sz w:val="18"/>
                <w:szCs w:val="18"/>
              </w:rPr>
            </w:pPr>
            <w:r>
              <w:rPr>
                <w:sz w:val="18"/>
                <w:szCs w:val="18"/>
              </w:rPr>
              <w:t>0x02</w:t>
            </w:r>
            <w:r>
              <w:rPr>
                <w:sz w:val="18"/>
                <w:szCs w:val="18"/>
              </w:rPr>
              <w:tab/>
              <w:t>/*</w:t>
            </w:r>
            <w:r>
              <w:rPr>
                <w:rFonts w:hint="eastAsia"/>
                <w:sz w:val="18"/>
                <w:szCs w:val="18"/>
              </w:rPr>
              <w:t>最后一次脱机密码</w:t>
            </w:r>
            <w:r>
              <w:rPr>
                <w:sz w:val="18"/>
                <w:szCs w:val="18"/>
              </w:rPr>
              <w:t>*/</w:t>
            </w:r>
          </w:p>
          <w:p w14:paraId="35D5DC09" w14:textId="77777777" w:rsidR="003843EA" w:rsidRDefault="00A21561">
            <w:pPr>
              <w:rPr>
                <w:sz w:val="18"/>
                <w:szCs w:val="18"/>
              </w:rPr>
            </w:pPr>
            <w:r>
              <w:rPr>
                <w:sz w:val="18"/>
                <w:szCs w:val="18"/>
              </w:rPr>
              <w:t>0x03</w:t>
            </w:r>
            <w:r>
              <w:rPr>
                <w:sz w:val="18"/>
                <w:szCs w:val="18"/>
              </w:rPr>
              <w:tab/>
              <w:t>/*</w:t>
            </w:r>
            <w:r>
              <w:rPr>
                <w:rFonts w:hint="eastAsia"/>
                <w:sz w:val="18"/>
                <w:szCs w:val="18"/>
              </w:rPr>
              <w:t>联机密码</w:t>
            </w:r>
            <w:r>
              <w:rPr>
                <w:sz w:val="18"/>
                <w:szCs w:val="18"/>
              </w:rPr>
              <w:t>*/</w:t>
            </w:r>
          </w:p>
          <w:p w14:paraId="68670E19" w14:textId="77777777" w:rsidR="003843EA" w:rsidRDefault="00A21561">
            <w:pPr>
              <w:rPr>
                <w:color w:val="FF0000"/>
                <w:sz w:val="18"/>
                <w:szCs w:val="18"/>
              </w:rPr>
            </w:pPr>
            <w:r>
              <w:rPr>
                <w:color w:val="FF0000"/>
                <w:sz w:val="18"/>
                <w:szCs w:val="18"/>
              </w:rPr>
              <w:t>0x06</w:t>
            </w:r>
            <w:r>
              <w:rPr>
                <w:color w:val="FF0000"/>
                <w:sz w:val="18"/>
                <w:szCs w:val="18"/>
              </w:rPr>
              <w:tab/>
              <w:t>/*IC</w:t>
            </w:r>
            <w:r>
              <w:rPr>
                <w:rFonts w:hint="eastAsia"/>
                <w:color w:val="FF0000"/>
                <w:sz w:val="18"/>
                <w:szCs w:val="18"/>
              </w:rPr>
              <w:t>卡应用选择</w:t>
            </w:r>
            <w:r>
              <w:rPr>
                <w:color w:val="FF0000"/>
                <w:sz w:val="18"/>
                <w:szCs w:val="18"/>
              </w:rPr>
              <w:t>*/</w:t>
            </w:r>
          </w:p>
          <w:p w14:paraId="5494C433" w14:textId="77777777" w:rsidR="003843EA" w:rsidRDefault="00A21561">
            <w:pPr>
              <w:rPr>
                <w:rFonts w:ascii="黑体"/>
                <w:kern w:val="0"/>
                <w:sz w:val="18"/>
                <w:szCs w:val="18"/>
              </w:rPr>
            </w:pPr>
            <w:r>
              <w:rPr>
                <w:sz w:val="18"/>
                <w:szCs w:val="18"/>
              </w:rPr>
              <w:t>0x0B</w:t>
            </w:r>
            <w:r>
              <w:rPr>
                <w:sz w:val="18"/>
                <w:szCs w:val="18"/>
              </w:rPr>
              <w:tab/>
              <w:t>/*</w:t>
            </w:r>
            <w:r>
              <w:rPr>
                <w:rFonts w:hint="eastAsia"/>
                <w:sz w:val="18"/>
                <w:szCs w:val="18"/>
              </w:rPr>
              <w:t>电子现金阈值超出时联机密码</w:t>
            </w:r>
            <w:r>
              <w:rPr>
                <w:sz w:val="18"/>
                <w:szCs w:val="18"/>
              </w:rPr>
              <w:t>*/</w:t>
            </w:r>
          </w:p>
        </w:tc>
      </w:tr>
      <w:tr w:rsidR="003843EA" w14:paraId="2AC3B86C" w14:textId="77777777">
        <w:trPr>
          <w:jc w:val="right"/>
        </w:trPr>
        <w:tc>
          <w:tcPr>
            <w:tcW w:w="1451" w:type="dxa"/>
            <w:tcBorders>
              <w:top w:val="single" w:sz="4" w:space="0" w:color="000000"/>
              <w:left w:val="single" w:sz="4" w:space="0" w:color="000000"/>
              <w:bottom w:val="single" w:sz="4" w:space="0" w:color="000000"/>
              <w:right w:val="single" w:sz="4" w:space="0" w:color="000000"/>
            </w:tcBorders>
          </w:tcPr>
          <w:p w14:paraId="77E7991E" w14:textId="77777777" w:rsidR="003843EA" w:rsidRDefault="00A21561">
            <w:pPr>
              <w:widowControl/>
              <w:spacing w:line="276" w:lineRule="auto"/>
              <w:jc w:val="center"/>
              <w:rPr>
                <w:rFonts w:ascii="黑体"/>
                <w:kern w:val="0"/>
                <w:sz w:val="18"/>
                <w:szCs w:val="18"/>
              </w:rPr>
            </w:pPr>
            <w:r>
              <w:rPr>
                <w:rFonts w:ascii="黑体" w:hAnsi="宋体"/>
                <w:kern w:val="0"/>
                <w:sz w:val="18"/>
                <w:szCs w:val="18"/>
              </w:rPr>
              <w:t>DF75</w:t>
            </w:r>
          </w:p>
        </w:tc>
        <w:tc>
          <w:tcPr>
            <w:tcW w:w="1451" w:type="dxa"/>
            <w:tcBorders>
              <w:top w:val="single" w:sz="4" w:space="0" w:color="000000"/>
              <w:left w:val="single" w:sz="4" w:space="0" w:color="000000"/>
              <w:bottom w:val="single" w:sz="4" w:space="0" w:color="000000"/>
              <w:right w:val="single" w:sz="4" w:space="0" w:color="000000"/>
            </w:tcBorders>
          </w:tcPr>
          <w:p w14:paraId="0AE9FFCC"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451" w:type="dxa"/>
            <w:tcBorders>
              <w:top w:val="single" w:sz="4" w:space="0" w:color="000000"/>
              <w:left w:val="single" w:sz="4" w:space="0" w:color="000000"/>
              <w:bottom w:val="single" w:sz="4" w:space="0" w:color="000000"/>
              <w:right w:val="single" w:sz="4" w:space="0" w:color="000000"/>
            </w:tcBorders>
          </w:tcPr>
          <w:p w14:paraId="4E06FE2A" w14:textId="77777777" w:rsidR="003843EA" w:rsidRDefault="00A21561">
            <w:pPr>
              <w:widowControl/>
              <w:spacing w:line="276" w:lineRule="auto"/>
              <w:jc w:val="center"/>
              <w:rPr>
                <w:rFonts w:ascii="黑体"/>
                <w:kern w:val="0"/>
                <w:sz w:val="18"/>
                <w:szCs w:val="18"/>
              </w:rPr>
            </w:pPr>
            <w:r>
              <w:rPr>
                <w:rFonts w:ascii="黑体" w:hAnsi="宋体"/>
                <w:kern w:val="0"/>
                <w:sz w:val="18"/>
                <w:szCs w:val="18"/>
              </w:rPr>
              <w:t>1</w:t>
            </w:r>
          </w:p>
        </w:tc>
        <w:tc>
          <w:tcPr>
            <w:tcW w:w="1451" w:type="dxa"/>
            <w:tcBorders>
              <w:top w:val="single" w:sz="4" w:space="0" w:color="000000"/>
              <w:left w:val="single" w:sz="4" w:space="0" w:color="000000"/>
              <w:bottom w:val="single" w:sz="4" w:space="0" w:color="000000"/>
              <w:right w:val="single" w:sz="8" w:space="0" w:color="000000"/>
            </w:tcBorders>
            <w:vAlign w:val="center"/>
          </w:tcPr>
          <w:p w14:paraId="7D516EEA"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执行结果</w:t>
            </w:r>
          </w:p>
        </w:tc>
        <w:tc>
          <w:tcPr>
            <w:tcW w:w="2517" w:type="dxa"/>
            <w:tcBorders>
              <w:top w:val="single" w:sz="4" w:space="0" w:color="000000"/>
              <w:left w:val="single" w:sz="4" w:space="0" w:color="000000"/>
              <w:bottom w:val="single" w:sz="4" w:space="0" w:color="000000"/>
              <w:right w:val="single" w:sz="8" w:space="0" w:color="000000"/>
            </w:tcBorders>
            <w:vAlign w:val="center"/>
          </w:tcPr>
          <w:p w14:paraId="38190929" w14:textId="77777777" w:rsidR="003843EA" w:rsidRDefault="00A21561">
            <w:pPr>
              <w:widowControl/>
              <w:spacing w:line="276" w:lineRule="auto"/>
              <w:rPr>
                <w:rFonts w:ascii="黑体"/>
                <w:kern w:val="0"/>
                <w:sz w:val="18"/>
                <w:szCs w:val="18"/>
              </w:rPr>
            </w:pPr>
            <w:r>
              <w:rPr>
                <w:rFonts w:ascii="黑体" w:hAnsi="宋体"/>
                <w:kern w:val="0"/>
                <w:sz w:val="18"/>
                <w:szCs w:val="18"/>
              </w:rPr>
              <w:t>0x00/*成功</w:t>
            </w:r>
            <w:r>
              <w:rPr>
                <w:rFonts w:ascii="黑体"/>
                <w:kern w:val="0"/>
                <w:sz w:val="18"/>
                <w:szCs w:val="18"/>
              </w:rPr>
              <w:t>*/</w:t>
            </w:r>
          </w:p>
          <w:p w14:paraId="33813101" w14:textId="77777777" w:rsidR="003843EA" w:rsidRDefault="00A21561">
            <w:pPr>
              <w:widowControl/>
              <w:spacing w:line="276" w:lineRule="auto"/>
              <w:rPr>
                <w:rFonts w:ascii="黑体"/>
                <w:kern w:val="0"/>
                <w:sz w:val="18"/>
                <w:szCs w:val="18"/>
              </w:rPr>
            </w:pPr>
            <w:r>
              <w:rPr>
                <w:rFonts w:ascii="黑体" w:hAnsi="宋体"/>
                <w:kern w:val="0"/>
                <w:sz w:val="18"/>
                <w:szCs w:val="18"/>
              </w:rPr>
              <w:t>0x01/*交易授受</w:t>
            </w:r>
            <w:r>
              <w:rPr>
                <w:rFonts w:ascii="黑体"/>
                <w:kern w:val="0"/>
                <w:sz w:val="18"/>
                <w:szCs w:val="18"/>
              </w:rPr>
              <w:t>*/</w:t>
            </w:r>
          </w:p>
          <w:p w14:paraId="7E41B54C" w14:textId="77777777" w:rsidR="003843EA" w:rsidRDefault="00A21561">
            <w:pPr>
              <w:widowControl/>
              <w:spacing w:line="276" w:lineRule="auto"/>
              <w:rPr>
                <w:rFonts w:ascii="黑体"/>
                <w:kern w:val="0"/>
                <w:sz w:val="18"/>
                <w:szCs w:val="18"/>
              </w:rPr>
            </w:pPr>
            <w:r>
              <w:rPr>
                <w:rFonts w:ascii="黑体" w:hAnsi="宋体"/>
                <w:kern w:val="0"/>
                <w:sz w:val="18"/>
                <w:szCs w:val="18"/>
              </w:rPr>
              <w:t>0x02/*交易拒绝</w:t>
            </w:r>
            <w:r>
              <w:rPr>
                <w:rFonts w:ascii="黑体"/>
                <w:kern w:val="0"/>
                <w:sz w:val="18"/>
                <w:szCs w:val="18"/>
              </w:rPr>
              <w:t>*/</w:t>
            </w:r>
          </w:p>
          <w:p w14:paraId="39D51ED1" w14:textId="77777777" w:rsidR="003843EA" w:rsidRDefault="00A21561">
            <w:pPr>
              <w:widowControl/>
              <w:spacing w:line="276" w:lineRule="auto"/>
              <w:rPr>
                <w:rFonts w:ascii="黑体"/>
                <w:kern w:val="0"/>
                <w:sz w:val="18"/>
                <w:szCs w:val="18"/>
              </w:rPr>
            </w:pPr>
            <w:r>
              <w:rPr>
                <w:rFonts w:ascii="黑体" w:hAnsi="宋体"/>
                <w:kern w:val="0"/>
                <w:sz w:val="18"/>
                <w:szCs w:val="18"/>
              </w:rPr>
              <w:t>0x03/*联机</w:t>
            </w:r>
            <w:r>
              <w:rPr>
                <w:rFonts w:ascii="黑体"/>
                <w:kern w:val="0"/>
                <w:sz w:val="18"/>
                <w:szCs w:val="18"/>
              </w:rPr>
              <w:t>*/</w:t>
            </w:r>
          </w:p>
          <w:p w14:paraId="400C1BA8" w14:textId="77777777" w:rsidR="003843EA" w:rsidRDefault="00A21561">
            <w:pPr>
              <w:widowControl/>
              <w:spacing w:line="276" w:lineRule="auto"/>
              <w:rPr>
                <w:rFonts w:ascii="黑体"/>
                <w:kern w:val="0"/>
                <w:sz w:val="18"/>
                <w:szCs w:val="18"/>
              </w:rPr>
            </w:pPr>
            <w:r>
              <w:rPr>
                <w:rFonts w:ascii="黑体" w:hAnsi="宋体"/>
                <w:kern w:val="0"/>
                <w:sz w:val="18"/>
                <w:szCs w:val="18"/>
              </w:rPr>
              <w:t>0x04/*第二个</w:t>
            </w:r>
            <w:r>
              <w:rPr>
                <w:rFonts w:ascii="黑体"/>
                <w:kern w:val="0"/>
                <w:sz w:val="18"/>
                <w:szCs w:val="18"/>
              </w:rPr>
              <w:t>Generate AC</w:t>
            </w:r>
            <w:r>
              <w:rPr>
                <w:rFonts w:ascii="黑体" w:hAnsi="宋体" w:hint="eastAsia"/>
                <w:kern w:val="0"/>
                <w:sz w:val="18"/>
                <w:szCs w:val="18"/>
              </w:rPr>
              <w:t>返回</w:t>
            </w:r>
            <w:r>
              <w:rPr>
                <w:rFonts w:ascii="黑体"/>
                <w:kern w:val="0"/>
                <w:sz w:val="18"/>
                <w:szCs w:val="18"/>
              </w:rPr>
              <w:t>AAC*/</w:t>
            </w:r>
          </w:p>
          <w:p w14:paraId="2B8DCCCE" w14:textId="77777777" w:rsidR="003843EA" w:rsidRDefault="00A21561">
            <w:pPr>
              <w:widowControl/>
              <w:spacing w:line="276" w:lineRule="auto"/>
              <w:rPr>
                <w:rFonts w:ascii="黑体"/>
                <w:kern w:val="0"/>
                <w:sz w:val="18"/>
                <w:szCs w:val="18"/>
              </w:rPr>
            </w:pPr>
            <w:r>
              <w:rPr>
                <w:rFonts w:ascii="黑体" w:hAnsi="宋体"/>
                <w:kern w:val="0"/>
                <w:sz w:val="18"/>
                <w:szCs w:val="18"/>
              </w:rPr>
              <w:t>0xFF/*交易失败</w:t>
            </w:r>
            <w:r>
              <w:rPr>
                <w:rFonts w:ascii="黑体"/>
                <w:kern w:val="0"/>
                <w:sz w:val="18"/>
                <w:szCs w:val="18"/>
              </w:rPr>
              <w:t>*/</w:t>
            </w:r>
          </w:p>
          <w:p w14:paraId="79F6CD54" w14:textId="77777777" w:rsidR="003843EA" w:rsidRDefault="00A21561">
            <w:pPr>
              <w:widowControl/>
              <w:spacing w:line="276" w:lineRule="auto"/>
              <w:rPr>
                <w:rFonts w:ascii="黑体"/>
                <w:kern w:val="0"/>
                <w:sz w:val="18"/>
                <w:szCs w:val="18"/>
              </w:rPr>
            </w:pPr>
            <w:r>
              <w:rPr>
                <w:rFonts w:ascii="黑体"/>
                <w:kern w:val="0"/>
                <w:sz w:val="18"/>
                <w:szCs w:val="18"/>
              </w:rPr>
              <w:t>0xFE/*FALLBACK*/</w:t>
            </w:r>
          </w:p>
          <w:p w14:paraId="0C300F32" w14:textId="77777777" w:rsidR="003843EA" w:rsidRDefault="00A21561">
            <w:pPr>
              <w:widowControl/>
              <w:spacing w:line="276" w:lineRule="auto"/>
              <w:rPr>
                <w:rFonts w:ascii="黑体"/>
                <w:kern w:val="0"/>
                <w:sz w:val="18"/>
                <w:szCs w:val="18"/>
              </w:rPr>
            </w:pPr>
            <w:r>
              <w:rPr>
                <w:rFonts w:ascii="黑体" w:hint="eastAsia"/>
                <w:kern w:val="0"/>
                <w:sz w:val="18"/>
                <w:szCs w:val="18"/>
              </w:rPr>
              <w:t>0xFC /*取消*/</w:t>
            </w:r>
          </w:p>
        </w:tc>
      </w:tr>
      <w:tr w:rsidR="003843EA" w14:paraId="754D8509" w14:textId="77777777">
        <w:trPr>
          <w:jc w:val="right"/>
        </w:trPr>
        <w:tc>
          <w:tcPr>
            <w:tcW w:w="1451" w:type="dxa"/>
            <w:tcBorders>
              <w:top w:val="single" w:sz="4" w:space="0" w:color="000000"/>
              <w:left w:val="single" w:sz="4" w:space="0" w:color="000000"/>
              <w:bottom w:val="single" w:sz="4" w:space="0" w:color="000000"/>
              <w:right w:val="single" w:sz="4" w:space="0" w:color="000000"/>
            </w:tcBorders>
          </w:tcPr>
          <w:p w14:paraId="3186D71C" w14:textId="77777777" w:rsidR="003843EA" w:rsidRDefault="00A21561">
            <w:pPr>
              <w:widowControl/>
              <w:spacing w:line="276" w:lineRule="auto"/>
              <w:jc w:val="center"/>
              <w:rPr>
                <w:rFonts w:ascii="黑体"/>
                <w:kern w:val="0"/>
                <w:sz w:val="18"/>
                <w:szCs w:val="18"/>
              </w:rPr>
            </w:pPr>
            <w:r>
              <w:rPr>
                <w:rFonts w:ascii="黑体" w:hAnsi="宋体"/>
                <w:kern w:val="0"/>
                <w:sz w:val="18"/>
                <w:szCs w:val="18"/>
              </w:rPr>
              <w:t>DF76</w:t>
            </w:r>
          </w:p>
        </w:tc>
        <w:tc>
          <w:tcPr>
            <w:tcW w:w="1451" w:type="dxa"/>
            <w:tcBorders>
              <w:top w:val="single" w:sz="4" w:space="0" w:color="000000"/>
              <w:left w:val="single" w:sz="4" w:space="0" w:color="000000"/>
              <w:bottom w:val="single" w:sz="4" w:space="0" w:color="000000"/>
              <w:right w:val="single" w:sz="4" w:space="0" w:color="000000"/>
            </w:tcBorders>
          </w:tcPr>
          <w:p w14:paraId="1CF718C7"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451" w:type="dxa"/>
            <w:tcBorders>
              <w:top w:val="single" w:sz="4" w:space="0" w:color="000000"/>
              <w:left w:val="single" w:sz="4" w:space="0" w:color="000000"/>
              <w:bottom w:val="single" w:sz="4" w:space="0" w:color="000000"/>
              <w:right w:val="single" w:sz="4" w:space="0" w:color="000000"/>
            </w:tcBorders>
          </w:tcPr>
          <w:p w14:paraId="4E7E4855" w14:textId="77777777" w:rsidR="003843EA" w:rsidRDefault="00A21561">
            <w:pPr>
              <w:widowControl/>
              <w:spacing w:line="276" w:lineRule="auto"/>
              <w:jc w:val="center"/>
              <w:rPr>
                <w:rFonts w:ascii="黑体"/>
                <w:kern w:val="0"/>
                <w:sz w:val="18"/>
                <w:szCs w:val="18"/>
              </w:rPr>
            </w:pPr>
            <w:r>
              <w:rPr>
                <w:rFonts w:ascii="黑体" w:hAnsi="宋体"/>
                <w:kern w:val="0"/>
                <w:sz w:val="18"/>
                <w:szCs w:val="18"/>
              </w:rPr>
              <w:t>4</w:t>
            </w:r>
          </w:p>
        </w:tc>
        <w:tc>
          <w:tcPr>
            <w:tcW w:w="1451" w:type="dxa"/>
            <w:tcBorders>
              <w:top w:val="single" w:sz="4" w:space="0" w:color="000000"/>
              <w:left w:val="single" w:sz="4" w:space="0" w:color="000000"/>
              <w:bottom w:val="single" w:sz="4" w:space="0" w:color="000000"/>
              <w:right w:val="single" w:sz="8" w:space="0" w:color="000000"/>
            </w:tcBorders>
            <w:vAlign w:val="center"/>
          </w:tcPr>
          <w:p w14:paraId="5DA9CE00"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错误码（用于输出内部错误码）</w:t>
            </w:r>
          </w:p>
        </w:tc>
        <w:tc>
          <w:tcPr>
            <w:tcW w:w="2517" w:type="dxa"/>
            <w:tcBorders>
              <w:top w:val="single" w:sz="4" w:space="0" w:color="000000"/>
              <w:left w:val="single" w:sz="4" w:space="0" w:color="000000"/>
              <w:bottom w:val="single" w:sz="4" w:space="0" w:color="000000"/>
              <w:right w:val="single" w:sz="8" w:space="0" w:color="000000"/>
            </w:tcBorders>
            <w:vAlign w:val="center"/>
          </w:tcPr>
          <w:p w14:paraId="5650D022" w14:textId="77777777" w:rsidR="003843EA" w:rsidRDefault="00A21561">
            <w:pPr>
              <w:widowControl/>
              <w:spacing w:line="276" w:lineRule="auto"/>
              <w:jc w:val="center"/>
              <w:rPr>
                <w:rFonts w:ascii="黑体"/>
                <w:kern w:val="0"/>
                <w:sz w:val="18"/>
                <w:szCs w:val="18"/>
              </w:rPr>
            </w:pPr>
            <w:r>
              <w:rPr>
                <w:rFonts w:ascii="黑体" w:hint="eastAsia"/>
                <w:kern w:val="0"/>
                <w:sz w:val="18"/>
                <w:szCs w:val="18"/>
              </w:rPr>
              <w:t>小端模式的INT数据</w:t>
            </w:r>
          </w:p>
        </w:tc>
      </w:tr>
      <w:tr w:rsidR="003843EA" w14:paraId="0EB614E7" w14:textId="77777777">
        <w:trPr>
          <w:jc w:val="right"/>
        </w:trPr>
        <w:tc>
          <w:tcPr>
            <w:tcW w:w="1451" w:type="dxa"/>
            <w:tcBorders>
              <w:top w:val="single" w:sz="4" w:space="0" w:color="000000"/>
              <w:left w:val="single" w:sz="4" w:space="0" w:color="000000"/>
              <w:bottom w:val="single" w:sz="4" w:space="0" w:color="000000"/>
              <w:right w:val="single" w:sz="4" w:space="0" w:color="000000"/>
            </w:tcBorders>
          </w:tcPr>
          <w:p w14:paraId="39F59E8F"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DF77</w:t>
            </w:r>
          </w:p>
        </w:tc>
        <w:tc>
          <w:tcPr>
            <w:tcW w:w="1451" w:type="dxa"/>
            <w:tcBorders>
              <w:top w:val="single" w:sz="4" w:space="0" w:color="000000"/>
              <w:left w:val="single" w:sz="4" w:space="0" w:color="000000"/>
              <w:bottom w:val="single" w:sz="4" w:space="0" w:color="000000"/>
              <w:right w:val="single" w:sz="4" w:space="0" w:color="000000"/>
            </w:tcBorders>
          </w:tcPr>
          <w:p w14:paraId="1ED0AA32"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451" w:type="dxa"/>
            <w:tcBorders>
              <w:top w:val="single" w:sz="4" w:space="0" w:color="000000"/>
              <w:left w:val="single" w:sz="4" w:space="0" w:color="000000"/>
              <w:bottom w:val="single" w:sz="4" w:space="0" w:color="000000"/>
              <w:right w:val="single" w:sz="4" w:space="0" w:color="000000"/>
            </w:tcBorders>
          </w:tcPr>
          <w:p w14:paraId="461DF643"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VAR</w:t>
            </w:r>
          </w:p>
        </w:tc>
        <w:tc>
          <w:tcPr>
            <w:tcW w:w="1451" w:type="dxa"/>
            <w:tcBorders>
              <w:top w:val="single" w:sz="4" w:space="0" w:color="000000"/>
              <w:left w:val="single" w:sz="4" w:space="0" w:color="000000"/>
              <w:bottom w:val="single" w:sz="4" w:space="0" w:color="000000"/>
              <w:right w:val="single" w:sz="8" w:space="0" w:color="000000"/>
            </w:tcBorders>
            <w:vAlign w:val="center"/>
          </w:tcPr>
          <w:p w14:paraId="067D47BA" w14:textId="77777777" w:rsidR="003843EA" w:rsidRDefault="00A21561">
            <w:pPr>
              <w:widowControl/>
              <w:spacing w:line="276" w:lineRule="auto"/>
              <w:jc w:val="center"/>
              <w:rPr>
                <w:rFonts w:ascii="黑体" w:hAnsi="宋体"/>
                <w:kern w:val="0"/>
                <w:sz w:val="18"/>
                <w:szCs w:val="18"/>
              </w:rPr>
            </w:pPr>
            <w:r>
              <w:rPr>
                <w:rFonts w:ascii="黑体" w:hAnsi="宋体" w:hint="eastAsia"/>
                <w:kern w:val="0"/>
                <w:sz w:val="18"/>
                <w:szCs w:val="18"/>
              </w:rPr>
              <w:t>最大</w:t>
            </w:r>
          </w:p>
        </w:tc>
        <w:tc>
          <w:tcPr>
            <w:tcW w:w="2517" w:type="dxa"/>
            <w:tcBorders>
              <w:top w:val="single" w:sz="4" w:space="0" w:color="000000"/>
              <w:left w:val="single" w:sz="4" w:space="0" w:color="000000"/>
              <w:bottom w:val="single" w:sz="4" w:space="0" w:color="000000"/>
              <w:right w:val="single" w:sz="8" w:space="0" w:color="000000"/>
            </w:tcBorders>
            <w:vAlign w:val="center"/>
          </w:tcPr>
          <w:p w14:paraId="0F3566D1" w14:textId="77777777" w:rsidR="003843EA" w:rsidRDefault="00A21561">
            <w:pPr>
              <w:widowControl/>
              <w:spacing w:line="276" w:lineRule="auto"/>
              <w:jc w:val="center"/>
              <w:rPr>
                <w:rFonts w:ascii="黑体"/>
                <w:kern w:val="0"/>
                <w:sz w:val="18"/>
                <w:szCs w:val="18"/>
              </w:rPr>
            </w:pPr>
            <w:r>
              <w:rPr>
                <w:rFonts w:ascii="黑体"/>
                <w:kern w:val="0"/>
                <w:sz w:val="18"/>
                <w:szCs w:val="18"/>
              </w:rPr>
              <w:t>电子现金交易明细</w:t>
            </w:r>
          </w:p>
        </w:tc>
      </w:tr>
      <w:tr w:rsidR="003843EA" w14:paraId="54CCF098" w14:textId="77777777">
        <w:trPr>
          <w:jc w:val="right"/>
        </w:trPr>
        <w:tc>
          <w:tcPr>
            <w:tcW w:w="1451" w:type="dxa"/>
            <w:tcBorders>
              <w:top w:val="single" w:sz="4" w:space="0" w:color="000000"/>
              <w:left w:val="single" w:sz="4" w:space="0" w:color="000000"/>
              <w:bottom w:val="single" w:sz="4" w:space="0" w:color="000000"/>
              <w:right w:val="single" w:sz="4" w:space="0" w:color="000000"/>
            </w:tcBorders>
          </w:tcPr>
          <w:p w14:paraId="7A4CA580"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DF78</w:t>
            </w:r>
          </w:p>
        </w:tc>
        <w:tc>
          <w:tcPr>
            <w:tcW w:w="1451" w:type="dxa"/>
            <w:tcBorders>
              <w:top w:val="single" w:sz="4" w:space="0" w:color="000000"/>
              <w:left w:val="single" w:sz="4" w:space="0" w:color="000000"/>
              <w:bottom w:val="single" w:sz="4" w:space="0" w:color="000000"/>
              <w:right w:val="single" w:sz="4" w:space="0" w:color="000000"/>
            </w:tcBorders>
          </w:tcPr>
          <w:p w14:paraId="6976198E"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451" w:type="dxa"/>
            <w:tcBorders>
              <w:top w:val="single" w:sz="4" w:space="0" w:color="000000"/>
              <w:left w:val="single" w:sz="4" w:space="0" w:color="000000"/>
              <w:bottom w:val="single" w:sz="4" w:space="0" w:color="000000"/>
              <w:right w:val="single" w:sz="4" w:space="0" w:color="000000"/>
            </w:tcBorders>
          </w:tcPr>
          <w:p w14:paraId="72BF58BD"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VAR</w:t>
            </w:r>
          </w:p>
        </w:tc>
        <w:tc>
          <w:tcPr>
            <w:tcW w:w="1451" w:type="dxa"/>
            <w:tcBorders>
              <w:top w:val="single" w:sz="4" w:space="0" w:color="000000"/>
              <w:left w:val="single" w:sz="4" w:space="0" w:color="000000"/>
              <w:bottom w:val="single" w:sz="4" w:space="0" w:color="000000"/>
              <w:right w:val="single" w:sz="8" w:space="0" w:color="000000"/>
            </w:tcBorders>
            <w:vAlign w:val="center"/>
          </w:tcPr>
          <w:p w14:paraId="31BC4A0A" w14:textId="77777777" w:rsidR="003843EA" w:rsidRDefault="003843EA">
            <w:pPr>
              <w:widowControl/>
              <w:spacing w:line="276" w:lineRule="auto"/>
              <w:jc w:val="center"/>
              <w:rPr>
                <w:rFonts w:ascii="黑体" w:hAnsi="宋体"/>
                <w:b/>
                <w:bCs/>
                <w:kern w:val="0"/>
                <w:sz w:val="18"/>
                <w:szCs w:val="18"/>
              </w:rPr>
            </w:pPr>
          </w:p>
        </w:tc>
        <w:tc>
          <w:tcPr>
            <w:tcW w:w="2517" w:type="dxa"/>
            <w:tcBorders>
              <w:top w:val="single" w:sz="4" w:space="0" w:color="000000"/>
              <w:left w:val="single" w:sz="4" w:space="0" w:color="000000"/>
              <w:bottom w:val="single" w:sz="4" w:space="0" w:color="000000"/>
              <w:right w:val="single" w:sz="8" w:space="0" w:color="000000"/>
            </w:tcBorders>
            <w:vAlign w:val="center"/>
          </w:tcPr>
          <w:p w14:paraId="1F713362" w14:textId="77777777" w:rsidR="003843EA" w:rsidRDefault="00A21561">
            <w:pPr>
              <w:widowControl/>
              <w:spacing w:line="276" w:lineRule="auto"/>
              <w:jc w:val="center"/>
              <w:rPr>
                <w:rFonts w:ascii="黑体"/>
                <w:kern w:val="0"/>
                <w:sz w:val="18"/>
                <w:szCs w:val="18"/>
              </w:rPr>
            </w:pPr>
            <w:r>
              <w:rPr>
                <w:rFonts w:ascii="黑体" w:hint="eastAsia"/>
                <w:kern w:val="0"/>
                <w:sz w:val="18"/>
                <w:szCs w:val="18"/>
              </w:rPr>
              <w:t>当存在该tag时，PBOCARQC请求的55域信息加密存放在此tag，在55域中出现的tag将不在前述的tag中出现</w:t>
            </w:r>
          </w:p>
        </w:tc>
      </w:tr>
      <w:tr w:rsidR="003843EA" w14:paraId="527771A3" w14:textId="77777777">
        <w:trPr>
          <w:jc w:val="right"/>
        </w:trPr>
        <w:tc>
          <w:tcPr>
            <w:tcW w:w="1451" w:type="dxa"/>
            <w:tcBorders>
              <w:top w:val="single" w:sz="4" w:space="0" w:color="000000"/>
              <w:left w:val="single" w:sz="4" w:space="0" w:color="000000"/>
              <w:bottom w:val="single" w:sz="4" w:space="0" w:color="000000"/>
              <w:right w:val="single" w:sz="4" w:space="0" w:color="000000"/>
            </w:tcBorders>
          </w:tcPr>
          <w:p w14:paraId="5536E7AF"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DF79</w:t>
            </w:r>
          </w:p>
        </w:tc>
        <w:tc>
          <w:tcPr>
            <w:tcW w:w="1451" w:type="dxa"/>
            <w:tcBorders>
              <w:top w:val="single" w:sz="4" w:space="0" w:color="000000"/>
              <w:left w:val="single" w:sz="4" w:space="0" w:color="000000"/>
              <w:bottom w:val="single" w:sz="4" w:space="0" w:color="000000"/>
              <w:right w:val="single" w:sz="4" w:space="0" w:color="000000"/>
            </w:tcBorders>
          </w:tcPr>
          <w:p w14:paraId="36631711" w14:textId="77777777" w:rsidR="003843EA" w:rsidRDefault="00A21561">
            <w:pPr>
              <w:widowControl/>
              <w:spacing w:line="276" w:lineRule="auto"/>
              <w:jc w:val="center"/>
              <w:rPr>
                <w:rFonts w:ascii="黑体"/>
                <w:kern w:val="0"/>
                <w:sz w:val="18"/>
                <w:szCs w:val="18"/>
              </w:rPr>
            </w:pPr>
            <w:r>
              <w:rPr>
                <w:rFonts w:ascii="黑体"/>
                <w:kern w:val="0"/>
                <w:sz w:val="18"/>
                <w:szCs w:val="18"/>
              </w:rPr>
              <w:t>ANS</w:t>
            </w:r>
          </w:p>
        </w:tc>
        <w:tc>
          <w:tcPr>
            <w:tcW w:w="1451" w:type="dxa"/>
            <w:tcBorders>
              <w:top w:val="single" w:sz="4" w:space="0" w:color="000000"/>
              <w:left w:val="single" w:sz="4" w:space="0" w:color="000000"/>
              <w:bottom w:val="single" w:sz="4" w:space="0" w:color="000000"/>
              <w:right w:val="single" w:sz="4" w:space="0" w:color="000000"/>
            </w:tcBorders>
          </w:tcPr>
          <w:p w14:paraId="1278AFA2"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VAR</w:t>
            </w:r>
          </w:p>
        </w:tc>
        <w:tc>
          <w:tcPr>
            <w:tcW w:w="1451" w:type="dxa"/>
            <w:tcBorders>
              <w:top w:val="single" w:sz="4" w:space="0" w:color="000000"/>
              <w:left w:val="single" w:sz="4" w:space="0" w:color="000000"/>
              <w:bottom w:val="single" w:sz="4" w:space="0" w:color="000000"/>
              <w:right w:val="single" w:sz="8" w:space="0" w:color="000000"/>
            </w:tcBorders>
            <w:vAlign w:val="center"/>
          </w:tcPr>
          <w:p w14:paraId="3AF6A621" w14:textId="77777777" w:rsidR="003843EA" w:rsidRDefault="003843EA">
            <w:pPr>
              <w:widowControl/>
              <w:spacing w:line="276" w:lineRule="auto"/>
              <w:jc w:val="center"/>
              <w:rPr>
                <w:rFonts w:ascii="黑体" w:hAnsi="宋体"/>
                <w:b/>
                <w:bCs/>
                <w:kern w:val="0"/>
                <w:sz w:val="18"/>
                <w:szCs w:val="18"/>
              </w:rPr>
            </w:pPr>
          </w:p>
        </w:tc>
        <w:tc>
          <w:tcPr>
            <w:tcW w:w="2517" w:type="dxa"/>
            <w:tcBorders>
              <w:top w:val="single" w:sz="4" w:space="0" w:color="000000"/>
              <w:left w:val="single" w:sz="4" w:space="0" w:color="000000"/>
              <w:bottom w:val="single" w:sz="4" w:space="0" w:color="000000"/>
              <w:right w:val="single" w:sz="8" w:space="0" w:color="000000"/>
            </w:tcBorders>
            <w:vAlign w:val="center"/>
          </w:tcPr>
          <w:p w14:paraId="23501662" w14:textId="77777777" w:rsidR="003843EA" w:rsidRDefault="00A21561">
            <w:pPr>
              <w:widowControl/>
              <w:spacing w:line="276" w:lineRule="auto"/>
              <w:jc w:val="center"/>
              <w:rPr>
                <w:rFonts w:ascii="黑体"/>
                <w:kern w:val="0"/>
                <w:sz w:val="18"/>
                <w:szCs w:val="18"/>
              </w:rPr>
            </w:pPr>
            <w:r>
              <w:rPr>
                <w:rFonts w:ascii="黑体"/>
                <w:kern w:val="0"/>
                <w:sz w:val="18"/>
                <w:szCs w:val="18"/>
              </w:rPr>
              <w:t>KSN</w:t>
            </w:r>
          </w:p>
        </w:tc>
      </w:tr>
      <w:tr w:rsidR="003843EA" w14:paraId="58A9BC56"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4B4F515B" w14:textId="77777777" w:rsidR="003843EA" w:rsidRDefault="00A21561">
            <w:pPr>
              <w:widowControl/>
              <w:spacing w:line="276" w:lineRule="auto"/>
              <w:jc w:val="center"/>
              <w:rPr>
                <w:rFonts w:ascii="黑体" w:hAnsi="宋体"/>
                <w:kern w:val="0"/>
                <w:sz w:val="18"/>
                <w:szCs w:val="18"/>
              </w:rPr>
            </w:pPr>
            <w:r>
              <w:rPr>
                <w:sz w:val="18"/>
              </w:rPr>
              <w:t>DF7B</w:t>
            </w:r>
          </w:p>
        </w:tc>
        <w:tc>
          <w:tcPr>
            <w:tcW w:w="1451" w:type="dxa"/>
            <w:tcBorders>
              <w:top w:val="single" w:sz="4" w:space="0" w:color="000000"/>
              <w:left w:val="single" w:sz="4" w:space="0" w:color="000000"/>
              <w:bottom w:val="single" w:sz="4" w:space="0" w:color="000000"/>
              <w:right w:val="single" w:sz="4" w:space="0" w:color="000000"/>
            </w:tcBorders>
            <w:vAlign w:val="center"/>
          </w:tcPr>
          <w:p w14:paraId="3CF0F36A" w14:textId="77777777" w:rsidR="003843EA" w:rsidRDefault="00A21561">
            <w:pPr>
              <w:widowControl/>
              <w:spacing w:line="276" w:lineRule="auto"/>
              <w:jc w:val="center"/>
              <w:rPr>
                <w:rFonts w:ascii="黑体"/>
                <w:kern w:val="0"/>
                <w:sz w:val="18"/>
                <w:szCs w:val="18"/>
              </w:rPr>
            </w:pPr>
            <w:r>
              <w:rPr>
                <w:sz w:val="18"/>
                <w:szCs w:val="18"/>
              </w:rPr>
              <w:t>B</w:t>
            </w:r>
          </w:p>
        </w:tc>
        <w:tc>
          <w:tcPr>
            <w:tcW w:w="1451" w:type="dxa"/>
            <w:tcBorders>
              <w:top w:val="single" w:sz="4" w:space="0" w:color="000000"/>
              <w:left w:val="single" w:sz="4" w:space="0" w:color="000000"/>
              <w:bottom w:val="single" w:sz="4" w:space="0" w:color="000000"/>
              <w:right w:val="single" w:sz="4" w:space="0" w:color="000000"/>
            </w:tcBorders>
            <w:vAlign w:val="center"/>
          </w:tcPr>
          <w:p w14:paraId="02B6FDCE" w14:textId="77777777" w:rsidR="003843EA" w:rsidRDefault="00A21561">
            <w:pPr>
              <w:widowControl/>
              <w:spacing w:line="276" w:lineRule="auto"/>
              <w:jc w:val="center"/>
              <w:rPr>
                <w:rFonts w:ascii="黑体" w:hAnsi="宋体"/>
                <w:kern w:val="0"/>
                <w:sz w:val="18"/>
                <w:szCs w:val="18"/>
              </w:rPr>
            </w:pPr>
            <w:r>
              <w:rPr>
                <w:sz w:val="18"/>
                <w:szCs w:val="18"/>
              </w:rPr>
              <w:t>Var</w:t>
            </w:r>
          </w:p>
        </w:tc>
        <w:tc>
          <w:tcPr>
            <w:tcW w:w="1451" w:type="dxa"/>
            <w:tcBorders>
              <w:top w:val="single" w:sz="4" w:space="0" w:color="000000"/>
              <w:left w:val="single" w:sz="4" w:space="0" w:color="000000"/>
              <w:bottom w:val="single" w:sz="4" w:space="0" w:color="000000"/>
              <w:right w:val="single" w:sz="8" w:space="0" w:color="000000"/>
            </w:tcBorders>
            <w:vAlign w:val="center"/>
          </w:tcPr>
          <w:p w14:paraId="41338893" w14:textId="77777777" w:rsidR="003843EA" w:rsidRDefault="00A21561">
            <w:pPr>
              <w:widowControl/>
              <w:spacing w:line="276" w:lineRule="auto"/>
              <w:jc w:val="center"/>
              <w:rPr>
                <w:rFonts w:ascii="黑体" w:hAnsi="宋体"/>
                <w:b/>
                <w:bCs/>
                <w:kern w:val="0"/>
                <w:sz w:val="18"/>
                <w:szCs w:val="18"/>
              </w:rPr>
            </w:pPr>
            <w:r>
              <w:rPr>
                <w:rFonts w:hint="eastAsia"/>
                <w:sz w:val="18"/>
              </w:rPr>
              <w:t>侯选</w:t>
            </w:r>
            <w:r>
              <w:rPr>
                <w:sz w:val="18"/>
              </w:rPr>
              <w:t xml:space="preserve"> AID</w:t>
            </w:r>
            <w:r>
              <w:rPr>
                <w:rFonts w:hint="eastAsia"/>
                <w:sz w:val="18"/>
              </w:rPr>
              <w:t>列表显示并让用户选择</w:t>
            </w:r>
          </w:p>
        </w:tc>
        <w:tc>
          <w:tcPr>
            <w:tcW w:w="2517" w:type="dxa"/>
            <w:tcBorders>
              <w:top w:val="single" w:sz="4" w:space="0" w:color="000000"/>
              <w:left w:val="single" w:sz="4" w:space="0" w:color="000000"/>
              <w:bottom w:val="single" w:sz="4" w:space="0" w:color="000000"/>
              <w:right w:val="single" w:sz="8" w:space="0" w:color="000000"/>
            </w:tcBorders>
            <w:vAlign w:val="center"/>
          </w:tcPr>
          <w:p w14:paraId="710B46D8" w14:textId="77777777" w:rsidR="003843EA" w:rsidRDefault="00A21561">
            <w:pPr>
              <w:jc w:val="center"/>
              <w:rPr>
                <w:rFonts w:ascii="黑体"/>
                <w:kern w:val="0"/>
                <w:sz w:val="18"/>
                <w:szCs w:val="18"/>
              </w:rPr>
            </w:pPr>
            <w:r>
              <w:rPr>
                <w:rFonts w:hint="eastAsia"/>
                <w:sz w:val="18"/>
                <w:szCs w:val="18"/>
              </w:rPr>
              <w:t>用于指示</w:t>
            </w:r>
            <w:r>
              <w:rPr>
                <w:rFonts w:hint="eastAsia"/>
                <w:sz w:val="18"/>
                <w:szCs w:val="18"/>
              </w:rPr>
              <w:t>POS</w:t>
            </w:r>
            <w:r>
              <w:rPr>
                <w:rFonts w:hint="eastAsia"/>
                <w:sz w:val="18"/>
                <w:szCs w:val="18"/>
              </w:rPr>
              <w:t>以外的设备显示</w:t>
            </w:r>
            <w:r>
              <w:rPr>
                <w:rFonts w:hint="eastAsia"/>
                <w:sz w:val="18"/>
              </w:rPr>
              <w:t>侯选</w:t>
            </w:r>
            <w:r>
              <w:rPr>
                <w:sz w:val="18"/>
              </w:rPr>
              <w:t xml:space="preserve"> AID</w:t>
            </w:r>
            <w:r>
              <w:rPr>
                <w:rFonts w:hint="eastAsia"/>
                <w:sz w:val="18"/>
              </w:rPr>
              <w:t>列表并提示用户选择</w:t>
            </w:r>
            <w:r>
              <w:rPr>
                <w:sz w:val="18"/>
              </w:rPr>
              <w:t>.</w:t>
            </w:r>
          </w:p>
        </w:tc>
      </w:tr>
    </w:tbl>
    <w:p w14:paraId="02AB106E" w14:textId="77777777" w:rsidR="003843EA" w:rsidRDefault="00A21561">
      <w:pPr>
        <w:pStyle w:val="p0"/>
        <w:spacing w:line="276" w:lineRule="auto"/>
        <w:ind w:left="840" w:firstLine="420"/>
        <w:rPr>
          <w:rFonts w:ascii="黑体" w:eastAsia="黑体" w:hAnsi="宋体"/>
        </w:rPr>
      </w:pPr>
      <w:r>
        <w:rPr>
          <w:rFonts w:ascii="黑体" w:eastAsia="黑体" w:hAnsi="宋体" w:hint="eastAsia"/>
        </w:rPr>
        <w:t>候选</w:t>
      </w:r>
      <w:r>
        <w:rPr>
          <w:rFonts w:ascii="黑体" w:eastAsia="黑体" w:hAnsi="宋体"/>
        </w:rPr>
        <w:t>AID列表的</w:t>
      </w:r>
      <w:r>
        <w:rPr>
          <w:rFonts w:ascii="黑体" w:eastAsia="黑体" w:hAnsi="宋体" w:hint="eastAsia"/>
        </w:rPr>
        <w:t>标签列表：</w:t>
      </w:r>
    </w:p>
    <w:tbl>
      <w:tblPr>
        <w:tblW w:w="7454" w:type="dxa"/>
        <w:tblInd w:w="1855" w:type="dxa"/>
        <w:tblLayout w:type="fixed"/>
        <w:tblLook w:val="04A0" w:firstRow="1" w:lastRow="0" w:firstColumn="1" w:lastColumn="0" w:noHBand="0" w:noVBand="1"/>
      </w:tblPr>
      <w:tblGrid>
        <w:gridCol w:w="1298"/>
        <w:gridCol w:w="1137"/>
        <w:gridCol w:w="1470"/>
        <w:gridCol w:w="1691"/>
        <w:gridCol w:w="1858"/>
      </w:tblGrid>
      <w:tr w:rsidR="003843EA" w14:paraId="6C46B8AE" w14:textId="77777777">
        <w:tc>
          <w:tcPr>
            <w:tcW w:w="1298" w:type="dxa"/>
            <w:tcBorders>
              <w:top w:val="single" w:sz="8" w:space="0" w:color="000000"/>
              <w:left w:val="single" w:sz="4" w:space="0" w:color="000000"/>
              <w:bottom w:val="single" w:sz="8" w:space="0" w:color="000000"/>
              <w:right w:val="single" w:sz="4" w:space="0" w:color="000000"/>
            </w:tcBorders>
            <w:vAlign w:val="center"/>
          </w:tcPr>
          <w:p w14:paraId="77A1EFA0"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参数</w:t>
            </w:r>
            <w:r>
              <w:rPr>
                <w:rFonts w:ascii="黑体"/>
                <w:kern w:val="0"/>
                <w:sz w:val="18"/>
                <w:szCs w:val="18"/>
              </w:rPr>
              <w:t>tag</w:t>
            </w:r>
            <w:r>
              <w:rPr>
                <w:rFonts w:ascii="黑体" w:hAnsi="宋体" w:hint="eastAsia"/>
                <w:kern w:val="0"/>
                <w:sz w:val="18"/>
                <w:szCs w:val="18"/>
              </w:rPr>
              <w:t>值</w:t>
            </w:r>
          </w:p>
        </w:tc>
        <w:tc>
          <w:tcPr>
            <w:tcW w:w="1137" w:type="dxa"/>
            <w:tcBorders>
              <w:top w:val="single" w:sz="8" w:space="0" w:color="000000"/>
              <w:left w:val="single" w:sz="4" w:space="0" w:color="000000"/>
              <w:bottom w:val="single" w:sz="8" w:space="0" w:color="000000"/>
              <w:right w:val="single" w:sz="4" w:space="0" w:color="000000"/>
            </w:tcBorders>
            <w:vAlign w:val="center"/>
          </w:tcPr>
          <w:p w14:paraId="1A72B8A7"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参数属性</w:t>
            </w:r>
          </w:p>
        </w:tc>
        <w:tc>
          <w:tcPr>
            <w:tcW w:w="1470" w:type="dxa"/>
            <w:tcBorders>
              <w:top w:val="single" w:sz="8" w:space="0" w:color="000000"/>
              <w:left w:val="single" w:sz="4" w:space="0" w:color="000000"/>
              <w:bottom w:val="single" w:sz="8" w:space="0" w:color="000000"/>
              <w:right w:val="single" w:sz="4" w:space="0" w:color="000000"/>
            </w:tcBorders>
            <w:vAlign w:val="center"/>
          </w:tcPr>
          <w:p w14:paraId="3E229BE3"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参数长度（</w:t>
            </w:r>
            <w:r>
              <w:rPr>
                <w:rFonts w:ascii="黑体"/>
                <w:kern w:val="0"/>
                <w:sz w:val="18"/>
                <w:szCs w:val="18"/>
              </w:rPr>
              <w:t>byte</w:t>
            </w:r>
            <w:r>
              <w:rPr>
                <w:rFonts w:ascii="黑体" w:hAnsi="宋体" w:hint="eastAsia"/>
                <w:kern w:val="0"/>
                <w:sz w:val="18"/>
                <w:szCs w:val="18"/>
              </w:rPr>
              <w:t>）</w:t>
            </w:r>
          </w:p>
        </w:tc>
        <w:tc>
          <w:tcPr>
            <w:tcW w:w="1691" w:type="dxa"/>
            <w:tcBorders>
              <w:top w:val="single" w:sz="8" w:space="0" w:color="000000"/>
              <w:left w:val="single" w:sz="4" w:space="0" w:color="000000"/>
              <w:bottom w:val="single" w:sz="8" w:space="0" w:color="000000"/>
              <w:right w:val="single" w:sz="4" w:space="0" w:color="000000"/>
            </w:tcBorders>
            <w:vAlign w:val="center"/>
          </w:tcPr>
          <w:p w14:paraId="50C3164D"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参数名称</w:t>
            </w:r>
          </w:p>
        </w:tc>
        <w:tc>
          <w:tcPr>
            <w:tcW w:w="1858" w:type="dxa"/>
            <w:tcBorders>
              <w:top w:val="single" w:sz="8" w:space="0" w:color="000000"/>
              <w:left w:val="single" w:sz="4" w:space="0" w:color="000000"/>
              <w:bottom w:val="single" w:sz="8" w:space="0" w:color="000000"/>
              <w:right w:val="single" w:sz="8" w:space="0" w:color="000000"/>
            </w:tcBorders>
            <w:vAlign w:val="center"/>
          </w:tcPr>
          <w:p w14:paraId="673B62B5"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备注</w:t>
            </w:r>
          </w:p>
        </w:tc>
      </w:tr>
      <w:tr w:rsidR="003843EA" w14:paraId="6BA7A61D" w14:textId="77777777">
        <w:tc>
          <w:tcPr>
            <w:tcW w:w="1298" w:type="dxa"/>
            <w:tcBorders>
              <w:top w:val="single" w:sz="8" w:space="0" w:color="000000"/>
              <w:left w:val="single" w:sz="4" w:space="0" w:color="000000"/>
              <w:bottom w:val="single" w:sz="4" w:space="0" w:color="000000"/>
              <w:right w:val="single" w:sz="4" w:space="0" w:color="000000"/>
            </w:tcBorders>
            <w:vAlign w:val="center"/>
          </w:tcPr>
          <w:p w14:paraId="7027DFDF" w14:textId="77777777" w:rsidR="003843EA" w:rsidRDefault="00A21561">
            <w:pPr>
              <w:widowControl/>
              <w:spacing w:line="276" w:lineRule="auto"/>
              <w:jc w:val="center"/>
              <w:rPr>
                <w:rFonts w:ascii="黑体"/>
                <w:kern w:val="0"/>
                <w:sz w:val="18"/>
                <w:szCs w:val="18"/>
              </w:rPr>
            </w:pPr>
            <w:r>
              <w:rPr>
                <w:rFonts w:ascii="黑体" w:hint="eastAsia"/>
                <w:kern w:val="0"/>
                <w:sz w:val="18"/>
                <w:szCs w:val="18"/>
              </w:rPr>
              <w:t>4F</w:t>
            </w:r>
          </w:p>
        </w:tc>
        <w:tc>
          <w:tcPr>
            <w:tcW w:w="1137" w:type="dxa"/>
            <w:tcBorders>
              <w:top w:val="single" w:sz="8" w:space="0" w:color="000000"/>
              <w:left w:val="single" w:sz="4" w:space="0" w:color="000000"/>
              <w:bottom w:val="single" w:sz="4" w:space="0" w:color="000000"/>
              <w:right w:val="single" w:sz="4" w:space="0" w:color="000000"/>
            </w:tcBorders>
            <w:vAlign w:val="center"/>
          </w:tcPr>
          <w:p w14:paraId="44C4672C"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470" w:type="dxa"/>
            <w:tcBorders>
              <w:top w:val="single" w:sz="8" w:space="0" w:color="000000"/>
              <w:left w:val="single" w:sz="4" w:space="0" w:color="000000"/>
              <w:bottom w:val="single" w:sz="4" w:space="0" w:color="000000"/>
              <w:right w:val="single" w:sz="4" w:space="0" w:color="000000"/>
            </w:tcBorders>
            <w:vAlign w:val="center"/>
          </w:tcPr>
          <w:p w14:paraId="3DB6D1E2"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变长</w:t>
            </w:r>
          </w:p>
        </w:tc>
        <w:tc>
          <w:tcPr>
            <w:tcW w:w="1691" w:type="dxa"/>
            <w:tcBorders>
              <w:top w:val="single" w:sz="8" w:space="0" w:color="000000"/>
              <w:left w:val="single" w:sz="4" w:space="0" w:color="000000"/>
              <w:bottom w:val="single" w:sz="4" w:space="0" w:color="000000"/>
              <w:right w:val="single" w:sz="4" w:space="0" w:color="000000"/>
            </w:tcBorders>
            <w:vAlign w:val="center"/>
          </w:tcPr>
          <w:p w14:paraId="299EAF35" w14:textId="77777777" w:rsidR="003843EA" w:rsidRDefault="00A21561">
            <w:pPr>
              <w:widowControl/>
              <w:spacing w:line="276" w:lineRule="auto"/>
              <w:jc w:val="center"/>
              <w:rPr>
                <w:rFonts w:ascii="黑体"/>
                <w:kern w:val="0"/>
                <w:sz w:val="18"/>
                <w:szCs w:val="18"/>
              </w:rPr>
            </w:pPr>
            <w:r>
              <w:rPr>
                <w:rFonts w:ascii="黑体"/>
                <w:kern w:val="0"/>
                <w:sz w:val="18"/>
                <w:szCs w:val="18"/>
              </w:rPr>
              <w:t>aid</w:t>
            </w:r>
          </w:p>
        </w:tc>
        <w:tc>
          <w:tcPr>
            <w:tcW w:w="1858" w:type="dxa"/>
            <w:tcBorders>
              <w:top w:val="single" w:sz="8" w:space="0" w:color="000000"/>
              <w:left w:val="single" w:sz="4" w:space="0" w:color="000000"/>
              <w:bottom w:val="single" w:sz="4" w:space="0" w:color="000000"/>
              <w:right w:val="single" w:sz="8" w:space="0" w:color="000000"/>
            </w:tcBorders>
            <w:vAlign w:val="center"/>
          </w:tcPr>
          <w:p w14:paraId="47B45181" w14:textId="77777777" w:rsidR="003843EA" w:rsidRDefault="00A21561">
            <w:pPr>
              <w:widowControl/>
              <w:spacing w:line="276" w:lineRule="auto"/>
              <w:jc w:val="center"/>
              <w:rPr>
                <w:rFonts w:ascii="黑体"/>
                <w:kern w:val="0"/>
                <w:sz w:val="18"/>
                <w:szCs w:val="18"/>
              </w:rPr>
            </w:pPr>
            <w:r>
              <w:rPr>
                <w:rFonts w:ascii="黑体" w:hAnsi="宋体"/>
                <w:kern w:val="0"/>
                <w:sz w:val="18"/>
                <w:szCs w:val="18"/>
              </w:rPr>
              <w:t>AID应用标识符</w:t>
            </w:r>
          </w:p>
        </w:tc>
      </w:tr>
      <w:tr w:rsidR="003843EA" w14:paraId="0D1F8989" w14:textId="77777777">
        <w:tc>
          <w:tcPr>
            <w:tcW w:w="1298" w:type="dxa"/>
            <w:tcBorders>
              <w:top w:val="single" w:sz="4" w:space="0" w:color="000000"/>
              <w:left w:val="single" w:sz="4" w:space="0" w:color="000000"/>
              <w:bottom w:val="single" w:sz="4" w:space="0" w:color="000000"/>
              <w:right w:val="single" w:sz="4" w:space="0" w:color="000000"/>
            </w:tcBorders>
            <w:vAlign w:val="center"/>
          </w:tcPr>
          <w:p w14:paraId="199CA817" w14:textId="77777777" w:rsidR="003843EA" w:rsidRDefault="00A21561">
            <w:pPr>
              <w:widowControl/>
              <w:spacing w:line="276" w:lineRule="auto"/>
              <w:jc w:val="center"/>
              <w:rPr>
                <w:rFonts w:ascii="黑体"/>
                <w:kern w:val="0"/>
                <w:sz w:val="18"/>
                <w:szCs w:val="18"/>
              </w:rPr>
            </w:pPr>
            <w:r>
              <w:rPr>
                <w:rFonts w:ascii="黑体"/>
                <w:kern w:val="0"/>
                <w:sz w:val="18"/>
                <w:szCs w:val="18"/>
              </w:rPr>
              <w:t>9F</w:t>
            </w:r>
            <w:r>
              <w:rPr>
                <w:rFonts w:ascii="黑体" w:hint="eastAsia"/>
                <w:kern w:val="0"/>
                <w:sz w:val="18"/>
                <w:szCs w:val="18"/>
              </w:rPr>
              <w:t>12</w:t>
            </w:r>
          </w:p>
        </w:tc>
        <w:tc>
          <w:tcPr>
            <w:tcW w:w="1137" w:type="dxa"/>
            <w:tcBorders>
              <w:top w:val="single" w:sz="4" w:space="0" w:color="000000"/>
              <w:left w:val="single" w:sz="4" w:space="0" w:color="000000"/>
              <w:bottom w:val="single" w:sz="4" w:space="0" w:color="000000"/>
              <w:right w:val="single" w:sz="4" w:space="0" w:color="000000"/>
            </w:tcBorders>
            <w:vAlign w:val="center"/>
          </w:tcPr>
          <w:p w14:paraId="29E93015"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470" w:type="dxa"/>
            <w:tcBorders>
              <w:top w:val="single" w:sz="4" w:space="0" w:color="000000"/>
              <w:left w:val="single" w:sz="4" w:space="0" w:color="000000"/>
              <w:bottom w:val="single" w:sz="4" w:space="0" w:color="000000"/>
              <w:right w:val="single" w:sz="4" w:space="0" w:color="000000"/>
            </w:tcBorders>
            <w:vAlign w:val="center"/>
          </w:tcPr>
          <w:p w14:paraId="71E6522B"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变长</w:t>
            </w:r>
          </w:p>
        </w:tc>
        <w:tc>
          <w:tcPr>
            <w:tcW w:w="1691" w:type="dxa"/>
            <w:tcBorders>
              <w:top w:val="single" w:sz="4" w:space="0" w:color="000000"/>
              <w:left w:val="single" w:sz="4" w:space="0" w:color="000000"/>
              <w:bottom w:val="single" w:sz="4" w:space="0" w:color="000000"/>
              <w:right w:val="single" w:sz="4" w:space="0" w:color="000000"/>
            </w:tcBorders>
            <w:vAlign w:val="center"/>
          </w:tcPr>
          <w:p w14:paraId="2BEB32D5" w14:textId="77777777" w:rsidR="003843EA" w:rsidRDefault="00A21561">
            <w:pPr>
              <w:widowControl/>
              <w:spacing w:line="276" w:lineRule="auto"/>
              <w:jc w:val="center"/>
              <w:rPr>
                <w:rFonts w:ascii="黑体"/>
                <w:kern w:val="0"/>
                <w:sz w:val="18"/>
                <w:szCs w:val="18"/>
              </w:rPr>
            </w:pPr>
            <w:proofErr w:type="spellStart"/>
            <w:r>
              <w:rPr>
                <w:rFonts w:ascii="黑体" w:hAnsi="宋体"/>
                <w:kern w:val="0"/>
                <w:sz w:val="18"/>
                <w:szCs w:val="18"/>
              </w:rPr>
              <w:t>preferred_name</w:t>
            </w:r>
            <w:proofErr w:type="spellEnd"/>
          </w:p>
        </w:tc>
        <w:tc>
          <w:tcPr>
            <w:tcW w:w="1858" w:type="dxa"/>
            <w:tcBorders>
              <w:top w:val="single" w:sz="4" w:space="0" w:color="000000"/>
              <w:left w:val="single" w:sz="4" w:space="0" w:color="000000"/>
              <w:bottom w:val="single" w:sz="4" w:space="0" w:color="000000"/>
              <w:right w:val="single" w:sz="8" w:space="0" w:color="000000"/>
            </w:tcBorders>
            <w:vAlign w:val="center"/>
          </w:tcPr>
          <w:p w14:paraId="7909EEEA"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应用优先名</w:t>
            </w:r>
          </w:p>
        </w:tc>
      </w:tr>
    </w:tbl>
    <w:p w14:paraId="0DEC106F" w14:textId="77777777" w:rsidR="003843EA" w:rsidRDefault="003843EA">
      <w:pPr>
        <w:widowControl/>
        <w:spacing w:line="276" w:lineRule="auto"/>
        <w:rPr>
          <w:rFonts w:ascii="黑体"/>
        </w:rPr>
      </w:pPr>
    </w:p>
    <w:p w14:paraId="343F26A0" w14:textId="77777777" w:rsidR="003843EA" w:rsidRDefault="00A21561">
      <w:pPr>
        <w:pStyle w:val="MyDoc111New"/>
      </w:pPr>
      <w:bookmarkStart w:id="1190" w:name="_Toc26811"/>
      <w:bookmarkStart w:id="1191" w:name="_Toc453057452"/>
      <w:bookmarkStart w:id="1192" w:name="_Toc27330"/>
      <w:bookmarkStart w:id="1193" w:name="_Toc7898"/>
      <w:bookmarkStart w:id="1194" w:name="_Toc25139"/>
      <w:r>
        <w:t>PBOC二次授权</w:t>
      </w:r>
      <w:bookmarkEnd w:id="1190"/>
      <w:bookmarkEnd w:id="1191"/>
      <w:bookmarkEnd w:id="1192"/>
      <w:bookmarkEnd w:id="1193"/>
      <w:bookmarkEnd w:id="1194"/>
      <w:ins w:id="1195" w:author="Administrator" w:date="2018-04-27T11:07:00Z">
        <w:r>
          <w:t>0x1C 0x06</w:t>
        </w:r>
      </w:ins>
    </w:p>
    <w:p w14:paraId="75B999B8" w14:textId="77777777" w:rsidR="003843EA" w:rsidRDefault="00A21561">
      <w:pPr>
        <w:pStyle w:val="MyText"/>
        <w:spacing w:line="276" w:lineRule="auto"/>
        <w:ind w:firstLine="409"/>
      </w:pPr>
      <w:r>
        <w:rPr>
          <w:rFonts w:hint="eastAsia"/>
        </w:rPr>
        <w:t>指令：</w:t>
      </w:r>
      <w:r>
        <w:t>0x1C 0x06</w:t>
      </w:r>
    </w:p>
    <w:p w14:paraId="6C4B20A0" w14:textId="77777777" w:rsidR="003843EA" w:rsidRDefault="00A21561">
      <w:pPr>
        <w:pStyle w:val="MyText"/>
        <w:spacing w:line="276" w:lineRule="auto"/>
        <w:ind w:firstLine="409"/>
      </w:pPr>
      <w:r>
        <w:rPr>
          <w:rFonts w:hint="eastAsia"/>
        </w:rPr>
        <w:t>描述：实现发行卡认证、发卡行脚本处理、联机不成功的后续处理，完成第二次</w:t>
      </w:r>
      <w:r>
        <w:rPr>
          <w:kern w:val="0"/>
          <w:sz w:val="18"/>
          <w:szCs w:val="18"/>
        </w:rPr>
        <w:t xml:space="preserve">Generate </w:t>
      </w:r>
      <w:r>
        <w:t>AC</w:t>
      </w:r>
    </w:p>
    <w:p w14:paraId="192F92D6" w14:textId="77777777" w:rsidR="003843EA" w:rsidRDefault="00A21561">
      <w:pPr>
        <w:pStyle w:val="MyText"/>
        <w:numPr>
          <w:ilvl w:val="0"/>
          <w:numId w:val="4"/>
        </w:numPr>
        <w:spacing w:line="276" w:lineRule="auto"/>
      </w:pPr>
      <w:r>
        <w:rPr>
          <w:rFonts w:hint="eastAsia"/>
        </w:rPr>
        <w:t>请求报文</w:t>
      </w:r>
    </w:p>
    <w:p w14:paraId="5120E732" w14:textId="77777777" w:rsidR="003843EA" w:rsidRDefault="00A21561">
      <w:pPr>
        <w:pStyle w:val="MyText"/>
        <w:spacing w:line="276" w:lineRule="auto"/>
        <w:ind w:left="1680"/>
      </w:pPr>
      <w:r>
        <w:rPr>
          <w:rFonts w:hint="eastAsia"/>
        </w:rPr>
        <w:t>数据：</w:t>
      </w:r>
    </w:p>
    <w:tbl>
      <w:tblPr>
        <w:tblW w:w="8287" w:type="dxa"/>
        <w:jc w:val="right"/>
        <w:tblLayout w:type="fixed"/>
        <w:tblLook w:val="04A0" w:firstRow="1" w:lastRow="0" w:firstColumn="1" w:lastColumn="0" w:noHBand="0" w:noVBand="1"/>
      </w:tblPr>
      <w:tblGrid>
        <w:gridCol w:w="567"/>
        <w:gridCol w:w="2268"/>
        <w:gridCol w:w="1418"/>
        <w:gridCol w:w="4034"/>
      </w:tblGrid>
      <w:tr w:rsidR="003843EA" w14:paraId="0F12F7CE" w14:textId="77777777">
        <w:trPr>
          <w:trHeight w:val="411"/>
          <w:jc w:val="right"/>
        </w:trPr>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76523FA1"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268" w:type="dxa"/>
            <w:tcBorders>
              <w:top w:val="single" w:sz="6" w:space="0" w:color="000000"/>
              <w:left w:val="nil"/>
              <w:bottom w:val="single" w:sz="6" w:space="0" w:color="000000"/>
              <w:right w:val="single" w:sz="4" w:space="0" w:color="000000"/>
            </w:tcBorders>
            <w:shd w:val="clear" w:color="auto" w:fill="E6E6E6"/>
          </w:tcPr>
          <w:p w14:paraId="4C5FF4DB"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数据域</w:t>
            </w:r>
          </w:p>
        </w:tc>
        <w:tc>
          <w:tcPr>
            <w:tcW w:w="1418" w:type="dxa"/>
            <w:tcBorders>
              <w:top w:val="single" w:sz="6" w:space="0" w:color="000000"/>
              <w:left w:val="nil"/>
              <w:bottom w:val="single" w:sz="6" w:space="0" w:color="000000"/>
              <w:right w:val="single" w:sz="6" w:space="0" w:color="000000"/>
            </w:tcBorders>
            <w:shd w:val="clear" w:color="auto" w:fill="E6E6E6"/>
          </w:tcPr>
          <w:p w14:paraId="184148A8"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长度</w:t>
            </w:r>
          </w:p>
        </w:tc>
        <w:tc>
          <w:tcPr>
            <w:tcW w:w="4034" w:type="dxa"/>
            <w:tcBorders>
              <w:top w:val="single" w:sz="6" w:space="0" w:color="000000"/>
              <w:left w:val="nil"/>
              <w:bottom w:val="single" w:sz="6" w:space="0" w:color="000000"/>
              <w:right w:val="single" w:sz="6" w:space="0" w:color="000000"/>
            </w:tcBorders>
            <w:shd w:val="clear" w:color="auto" w:fill="E6E6E6"/>
          </w:tcPr>
          <w:p w14:paraId="1B8D195E" w14:textId="77777777" w:rsidR="003843EA" w:rsidRDefault="00A21561">
            <w:pPr>
              <w:widowControl/>
              <w:spacing w:line="276" w:lineRule="auto"/>
              <w:ind w:firstLine="420"/>
              <w:jc w:val="center"/>
              <w:rPr>
                <w:rFonts w:ascii="黑体"/>
                <w:b/>
                <w:bCs/>
                <w:kern w:val="0"/>
                <w:szCs w:val="21"/>
              </w:rPr>
            </w:pPr>
            <w:r>
              <w:rPr>
                <w:rFonts w:ascii="黑体" w:hAnsi="宋体" w:hint="eastAsia"/>
                <w:b/>
                <w:bCs/>
                <w:kern w:val="0"/>
                <w:szCs w:val="21"/>
              </w:rPr>
              <w:t>备注</w:t>
            </w:r>
          </w:p>
        </w:tc>
      </w:tr>
      <w:tr w:rsidR="003843EA" w14:paraId="24495FB2" w14:textId="77777777">
        <w:trPr>
          <w:trHeight w:val="718"/>
          <w:jc w:val="right"/>
        </w:trPr>
        <w:tc>
          <w:tcPr>
            <w:tcW w:w="567" w:type="dxa"/>
            <w:tcBorders>
              <w:top w:val="single" w:sz="6" w:space="0" w:color="000000"/>
              <w:left w:val="single" w:sz="6" w:space="0" w:color="000000"/>
              <w:bottom w:val="single" w:sz="6" w:space="0" w:color="000000"/>
              <w:right w:val="single" w:sz="4" w:space="0" w:color="000000"/>
            </w:tcBorders>
            <w:vAlign w:val="center"/>
          </w:tcPr>
          <w:p w14:paraId="65B94657" w14:textId="77777777" w:rsidR="003843EA" w:rsidRDefault="00A21561">
            <w:pPr>
              <w:pStyle w:val="p0"/>
              <w:spacing w:line="276" w:lineRule="auto"/>
              <w:jc w:val="center"/>
              <w:rPr>
                <w:rFonts w:ascii="黑体" w:eastAsia="黑体"/>
              </w:rPr>
            </w:pPr>
            <w:r>
              <w:rPr>
                <w:rFonts w:ascii="黑体" w:eastAsia="黑体"/>
              </w:rPr>
              <w:lastRenderedPageBreak/>
              <w:t>1</w:t>
            </w:r>
          </w:p>
        </w:tc>
        <w:tc>
          <w:tcPr>
            <w:tcW w:w="2268" w:type="dxa"/>
            <w:tcBorders>
              <w:top w:val="single" w:sz="6" w:space="0" w:color="000000"/>
              <w:left w:val="nil"/>
              <w:bottom w:val="single" w:sz="6" w:space="0" w:color="000000"/>
              <w:right w:val="single" w:sz="4" w:space="0" w:color="000000"/>
            </w:tcBorders>
            <w:vAlign w:val="center"/>
          </w:tcPr>
          <w:p w14:paraId="0FCC73C4" w14:textId="77777777" w:rsidR="003843EA" w:rsidRDefault="00A21561">
            <w:pPr>
              <w:pStyle w:val="p15"/>
              <w:spacing w:after="0" w:line="276" w:lineRule="auto"/>
              <w:rPr>
                <w:rFonts w:ascii="黑体" w:eastAsia="黑体"/>
                <w:sz w:val="21"/>
                <w:szCs w:val="21"/>
              </w:rPr>
            </w:pPr>
            <w:r>
              <w:rPr>
                <w:rFonts w:ascii="黑体" w:eastAsia="黑体" w:hAnsi="宋体" w:hint="eastAsia"/>
                <w:sz w:val="21"/>
                <w:szCs w:val="21"/>
              </w:rPr>
              <w:t>交易相关数据</w:t>
            </w:r>
            <w:r>
              <w:rPr>
                <w:rFonts w:ascii="黑体" w:eastAsia="黑体"/>
                <w:sz w:val="21"/>
                <w:szCs w:val="21"/>
              </w:rPr>
              <w:t xml:space="preserve"> (TLV</w:t>
            </w:r>
            <w:r>
              <w:rPr>
                <w:rFonts w:ascii="黑体" w:eastAsia="黑体" w:hAnsi="宋体" w:hint="eastAsia"/>
                <w:sz w:val="21"/>
                <w:szCs w:val="21"/>
              </w:rPr>
              <w:t>格式</w:t>
            </w:r>
            <w:r>
              <w:rPr>
                <w:rFonts w:ascii="黑体" w:eastAsia="黑体"/>
                <w:sz w:val="21"/>
                <w:szCs w:val="21"/>
              </w:rPr>
              <w:t>)</w:t>
            </w:r>
          </w:p>
        </w:tc>
        <w:tc>
          <w:tcPr>
            <w:tcW w:w="1418" w:type="dxa"/>
            <w:tcBorders>
              <w:top w:val="single" w:sz="6" w:space="0" w:color="000000"/>
              <w:left w:val="nil"/>
              <w:bottom w:val="single" w:sz="6" w:space="0" w:color="000000"/>
              <w:right w:val="single" w:sz="6" w:space="0" w:color="000000"/>
            </w:tcBorders>
            <w:vAlign w:val="center"/>
          </w:tcPr>
          <w:p w14:paraId="3181D8DB" w14:textId="77777777" w:rsidR="003843EA" w:rsidRDefault="00A21561">
            <w:pPr>
              <w:pStyle w:val="p0"/>
              <w:spacing w:line="276" w:lineRule="auto"/>
              <w:ind w:firstLine="315"/>
              <w:rPr>
                <w:rFonts w:ascii="黑体" w:eastAsia="黑体"/>
              </w:rPr>
            </w:pPr>
            <w:r>
              <w:rPr>
                <w:rFonts w:ascii="黑体" w:eastAsia="黑体"/>
              </w:rPr>
              <w:t>LL..</w:t>
            </w:r>
            <w:r>
              <w:rPr>
                <w:rFonts w:ascii="黑体" w:eastAsia="黑体" w:hint="eastAsia"/>
              </w:rPr>
              <w:t>4000</w:t>
            </w:r>
          </w:p>
        </w:tc>
        <w:tc>
          <w:tcPr>
            <w:tcW w:w="4034" w:type="dxa"/>
            <w:tcBorders>
              <w:top w:val="single" w:sz="6" w:space="0" w:color="000000"/>
              <w:left w:val="nil"/>
              <w:bottom w:val="single" w:sz="6" w:space="0" w:color="000000"/>
              <w:right w:val="single" w:sz="6" w:space="0" w:color="000000"/>
            </w:tcBorders>
          </w:tcPr>
          <w:p w14:paraId="5D691B4E" w14:textId="77777777" w:rsidR="003843EA" w:rsidRDefault="00A21561">
            <w:pPr>
              <w:pStyle w:val="p15"/>
              <w:spacing w:after="0" w:line="276" w:lineRule="auto"/>
              <w:rPr>
                <w:rFonts w:ascii="黑体" w:eastAsia="黑体"/>
                <w:sz w:val="21"/>
                <w:szCs w:val="21"/>
              </w:rPr>
            </w:pPr>
            <w:r>
              <w:rPr>
                <w:rFonts w:ascii="黑体" w:eastAsia="黑体" w:hAnsi="宋体" w:hint="eastAsia"/>
                <w:sz w:val="21"/>
                <w:szCs w:val="21"/>
              </w:rPr>
              <w:t>参考如下标签列表</w:t>
            </w:r>
          </w:p>
        </w:tc>
      </w:tr>
      <w:tr w:rsidR="003843EA" w14:paraId="4450055A" w14:textId="77777777">
        <w:trPr>
          <w:trHeight w:val="718"/>
          <w:jc w:val="right"/>
        </w:trPr>
        <w:tc>
          <w:tcPr>
            <w:tcW w:w="567" w:type="dxa"/>
            <w:tcBorders>
              <w:top w:val="single" w:sz="6" w:space="0" w:color="000000"/>
              <w:left w:val="single" w:sz="6" w:space="0" w:color="000000"/>
              <w:bottom w:val="single" w:sz="6" w:space="0" w:color="000000"/>
              <w:right w:val="single" w:sz="4" w:space="0" w:color="000000"/>
            </w:tcBorders>
            <w:vAlign w:val="center"/>
          </w:tcPr>
          <w:p w14:paraId="2DE8F9C5" w14:textId="77777777" w:rsidR="003843EA" w:rsidRDefault="00A21561">
            <w:pPr>
              <w:pStyle w:val="p0"/>
              <w:spacing w:line="276" w:lineRule="auto"/>
              <w:jc w:val="center"/>
              <w:rPr>
                <w:rFonts w:ascii="黑体" w:eastAsia="黑体"/>
              </w:rPr>
            </w:pPr>
            <w:r>
              <w:rPr>
                <w:rFonts w:ascii="黑体" w:eastAsia="黑体" w:hint="eastAsia"/>
              </w:rPr>
              <w:t>2</w:t>
            </w:r>
          </w:p>
        </w:tc>
        <w:tc>
          <w:tcPr>
            <w:tcW w:w="2268" w:type="dxa"/>
            <w:tcBorders>
              <w:top w:val="single" w:sz="6" w:space="0" w:color="000000"/>
              <w:left w:val="nil"/>
              <w:bottom w:val="single" w:sz="6" w:space="0" w:color="000000"/>
              <w:right w:val="single" w:sz="4" w:space="0" w:color="000000"/>
            </w:tcBorders>
            <w:vAlign w:val="center"/>
          </w:tcPr>
          <w:p w14:paraId="5DC2C6B1" w14:textId="77777777" w:rsidR="003843EA" w:rsidRDefault="00A21561">
            <w:pPr>
              <w:pStyle w:val="p15"/>
              <w:spacing w:after="0" w:line="276" w:lineRule="auto"/>
              <w:rPr>
                <w:rFonts w:ascii="黑体" w:eastAsia="黑体" w:hAnsi="宋体"/>
                <w:sz w:val="21"/>
                <w:szCs w:val="21"/>
              </w:rPr>
            </w:pPr>
            <w:r>
              <w:rPr>
                <w:rFonts w:ascii="黑体" w:eastAsia="黑体" w:hint="eastAsia"/>
                <w:sz w:val="21"/>
                <w:szCs w:val="21"/>
              </w:rPr>
              <w:t>标识</w:t>
            </w:r>
          </w:p>
        </w:tc>
        <w:tc>
          <w:tcPr>
            <w:tcW w:w="1418" w:type="dxa"/>
            <w:tcBorders>
              <w:top w:val="single" w:sz="6" w:space="0" w:color="000000"/>
              <w:left w:val="nil"/>
              <w:bottom w:val="single" w:sz="6" w:space="0" w:color="000000"/>
              <w:right w:val="single" w:sz="6" w:space="0" w:color="000000"/>
            </w:tcBorders>
            <w:vAlign w:val="center"/>
          </w:tcPr>
          <w:p w14:paraId="144D631F" w14:textId="77777777" w:rsidR="003843EA" w:rsidRDefault="00A21561">
            <w:pPr>
              <w:pStyle w:val="p0"/>
              <w:spacing w:line="276" w:lineRule="auto"/>
              <w:ind w:firstLine="315"/>
              <w:rPr>
                <w:rFonts w:ascii="黑体" w:eastAsia="黑体"/>
              </w:rPr>
            </w:pPr>
            <w:r>
              <w:rPr>
                <w:rFonts w:ascii="黑体" w:eastAsia="黑体" w:hint="eastAsia"/>
              </w:rPr>
              <w:t>1</w:t>
            </w:r>
          </w:p>
        </w:tc>
        <w:tc>
          <w:tcPr>
            <w:tcW w:w="4034" w:type="dxa"/>
            <w:tcBorders>
              <w:top w:val="single" w:sz="6" w:space="0" w:color="000000"/>
              <w:left w:val="nil"/>
              <w:bottom w:val="single" w:sz="6" w:space="0" w:color="000000"/>
              <w:right w:val="single" w:sz="6" w:space="0" w:color="000000"/>
            </w:tcBorders>
          </w:tcPr>
          <w:p w14:paraId="77E06889" w14:textId="77777777" w:rsidR="003843EA" w:rsidRDefault="00A21561">
            <w:pPr>
              <w:pStyle w:val="p15"/>
              <w:spacing w:after="0" w:line="276" w:lineRule="auto"/>
              <w:rPr>
                <w:rFonts w:ascii="黑体" w:eastAsia="黑体" w:hAnsi="宋体"/>
              </w:rPr>
            </w:pPr>
            <w:r>
              <w:rPr>
                <w:rFonts w:ascii="黑体" w:eastAsia="黑体" w:hAnsi="宋体"/>
                <w:sz w:val="21"/>
                <w:szCs w:val="21"/>
              </w:rPr>
              <w:t xml:space="preserve">0x00  </w:t>
            </w:r>
            <w:r>
              <w:rPr>
                <w:rFonts w:ascii="黑体" w:eastAsia="黑体" w:hAnsi="宋体" w:hint="eastAsia"/>
                <w:sz w:val="21"/>
                <w:szCs w:val="21"/>
              </w:rPr>
              <w:t>通用</w:t>
            </w:r>
          </w:p>
          <w:p w14:paraId="77174C86" w14:textId="77777777" w:rsidR="003843EA" w:rsidRDefault="00A21561">
            <w:pPr>
              <w:pStyle w:val="p15"/>
              <w:spacing w:after="0" w:line="276" w:lineRule="auto"/>
              <w:rPr>
                <w:rFonts w:ascii="黑体" w:eastAsia="黑体" w:hAnsi="宋体"/>
              </w:rPr>
            </w:pPr>
            <w:r>
              <w:rPr>
                <w:rFonts w:ascii="黑体" w:eastAsia="黑体" w:hAnsi="宋体"/>
                <w:sz w:val="21"/>
                <w:szCs w:val="21"/>
              </w:rPr>
              <w:t xml:space="preserve">0x01  </w:t>
            </w:r>
            <w:r>
              <w:rPr>
                <w:rFonts w:ascii="黑体" w:eastAsia="黑体" w:hAnsi="宋体" w:hint="eastAsia"/>
                <w:sz w:val="21"/>
                <w:szCs w:val="21"/>
              </w:rPr>
              <w:t>银商</w:t>
            </w:r>
          </w:p>
          <w:p w14:paraId="53DF9B27" w14:textId="77777777" w:rsidR="003843EA" w:rsidRDefault="00A21561">
            <w:pPr>
              <w:pStyle w:val="p15"/>
              <w:spacing w:after="0" w:line="276" w:lineRule="auto"/>
              <w:rPr>
                <w:rFonts w:ascii="黑体" w:eastAsia="黑体"/>
                <w:sz w:val="21"/>
                <w:szCs w:val="21"/>
              </w:rPr>
            </w:pPr>
            <w:r>
              <w:rPr>
                <w:rFonts w:ascii="黑体" w:eastAsia="黑体" w:hAnsi="宋体"/>
                <w:sz w:val="21"/>
                <w:szCs w:val="21"/>
              </w:rPr>
              <w:t xml:space="preserve">0x02  </w:t>
            </w:r>
            <w:r>
              <w:rPr>
                <w:rFonts w:ascii="黑体" w:eastAsia="黑体" w:hAnsi="宋体" w:hint="eastAsia"/>
                <w:sz w:val="21"/>
                <w:szCs w:val="21"/>
              </w:rPr>
              <w:t>拉卡拉</w:t>
            </w:r>
          </w:p>
        </w:tc>
      </w:tr>
    </w:tbl>
    <w:p w14:paraId="4CEA33E6" w14:textId="77777777" w:rsidR="003843EA" w:rsidRDefault="00A21561">
      <w:pPr>
        <w:widowControl/>
        <w:spacing w:line="276" w:lineRule="auto"/>
        <w:ind w:left="1260" w:firstLine="420"/>
        <w:rPr>
          <w:rFonts w:ascii="黑体"/>
          <w:bCs/>
          <w:kern w:val="0"/>
          <w:szCs w:val="21"/>
        </w:rPr>
      </w:pPr>
      <w:r>
        <w:rPr>
          <w:rFonts w:ascii="黑体" w:hAnsi="宋体" w:hint="eastAsia"/>
          <w:bCs/>
          <w:kern w:val="0"/>
          <w:szCs w:val="21"/>
        </w:rPr>
        <w:t>标签列表</w:t>
      </w:r>
    </w:p>
    <w:tbl>
      <w:tblPr>
        <w:tblW w:w="7925" w:type="dxa"/>
        <w:jc w:val="right"/>
        <w:tblLayout w:type="fixed"/>
        <w:tblLook w:val="04A0" w:firstRow="1" w:lastRow="0" w:firstColumn="1" w:lastColumn="0" w:noHBand="0" w:noVBand="1"/>
      </w:tblPr>
      <w:tblGrid>
        <w:gridCol w:w="1451"/>
        <w:gridCol w:w="1451"/>
        <w:gridCol w:w="1451"/>
        <w:gridCol w:w="3572"/>
      </w:tblGrid>
      <w:tr w:rsidR="003843EA" w14:paraId="795D0E2F" w14:textId="77777777">
        <w:trPr>
          <w:jc w:val="right"/>
        </w:trPr>
        <w:tc>
          <w:tcPr>
            <w:tcW w:w="1451" w:type="dxa"/>
            <w:tcBorders>
              <w:top w:val="single" w:sz="8" w:space="0" w:color="000000"/>
              <w:left w:val="single" w:sz="4" w:space="0" w:color="000000"/>
              <w:bottom w:val="single" w:sz="8" w:space="0" w:color="000000"/>
              <w:right w:val="single" w:sz="4" w:space="0" w:color="000000"/>
            </w:tcBorders>
            <w:vAlign w:val="center"/>
          </w:tcPr>
          <w:p w14:paraId="4FD5CF1A" w14:textId="77777777" w:rsidR="003843EA" w:rsidRDefault="00A21561">
            <w:pPr>
              <w:widowControl/>
              <w:spacing w:line="276" w:lineRule="auto"/>
              <w:jc w:val="center"/>
              <w:rPr>
                <w:rFonts w:ascii="黑体"/>
                <w:kern w:val="0"/>
                <w:sz w:val="18"/>
                <w:szCs w:val="18"/>
              </w:rPr>
            </w:pPr>
            <w:r>
              <w:rPr>
                <w:rFonts w:ascii="黑体"/>
                <w:kern w:val="0"/>
                <w:sz w:val="18"/>
                <w:szCs w:val="18"/>
              </w:rPr>
              <w:t>tag</w:t>
            </w:r>
            <w:r>
              <w:rPr>
                <w:rFonts w:ascii="黑体" w:hAnsi="宋体" w:hint="eastAsia"/>
                <w:kern w:val="0"/>
                <w:sz w:val="18"/>
                <w:szCs w:val="18"/>
              </w:rPr>
              <w:t>标签值</w:t>
            </w:r>
          </w:p>
        </w:tc>
        <w:tc>
          <w:tcPr>
            <w:tcW w:w="1451" w:type="dxa"/>
            <w:tcBorders>
              <w:top w:val="single" w:sz="8" w:space="0" w:color="000000"/>
              <w:left w:val="single" w:sz="4" w:space="0" w:color="000000"/>
              <w:bottom w:val="single" w:sz="8" w:space="0" w:color="000000"/>
              <w:right w:val="single" w:sz="4" w:space="0" w:color="000000"/>
            </w:tcBorders>
            <w:vAlign w:val="center"/>
          </w:tcPr>
          <w:p w14:paraId="5876FC66"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长度</w:t>
            </w:r>
          </w:p>
          <w:p w14:paraId="67BDBABB"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（单位：字节）</w:t>
            </w:r>
          </w:p>
        </w:tc>
        <w:tc>
          <w:tcPr>
            <w:tcW w:w="1451" w:type="dxa"/>
            <w:tcBorders>
              <w:top w:val="single" w:sz="8" w:space="0" w:color="000000"/>
              <w:left w:val="single" w:sz="4" w:space="0" w:color="000000"/>
              <w:bottom w:val="single" w:sz="8" w:space="0" w:color="000000"/>
              <w:right w:val="single" w:sz="8" w:space="0" w:color="000000"/>
            </w:tcBorders>
            <w:vAlign w:val="center"/>
          </w:tcPr>
          <w:p w14:paraId="74B1846D"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属性</w:t>
            </w:r>
          </w:p>
        </w:tc>
        <w:tc>
          <w:tcPr>
            <w:tcW w:w="3572" w:type="dxa"/>
            <w:tcBorders>
              <w:top w:val="single" w:sz="8" w:space="0" w:color="000000"/>
              <w:left w:val="single" w:sz="4" w:space="0" w:color="000000"/>
              <w:bottom w:val="single" w:sz="8" w:space="0" w:color="000000"/>
              <w:right w:val="single" w:sz="8" w:space="0" w:color="000000"/>
            </w:tcBorders>
            <w:vAlign w:val="center"/>
          </w:tcPr>
          <w:p w14:paraId="59324A66"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备注</w:t>
            </w:r>
          </w:p>
        </w:tc>
      </w:tr>
      <w:tr w:rsidR="003843EA" w14:paraId="1C4B2A1D" w14:textId="77777777">
        <w:trPr>
          <w:jc w:val="right"/>
        </w:trPr>
        <w:tc>
          <w:tcPr>
            <w:tcW w:w="1451" w:type="dxa"/>
            <w:tcBorders>
              <w:top w:val="single" w:sz="8" w:space="0" w:color="000000"/>
              <w:left w:val="single" w:sz="4" w:space="0" w:color="000000"/>
              <w:bottom w:val="single" w:sz="4" w:space="0" w:color="000000"/>
              <w:right w:val="single" w:sz="4" w:space="0" w:color="000000"/>
            </w:tcBorders>
            <w:vAlign w:val="center"/>
          </w:tcPr>
          <w:p w14:paraId="01F606D5" w14:textId="77777777" w:rsidR="003843EA" w:rsidRDefault="00A21561">
            <w:pPr>
              <w:widowControl/>
              <w:spacing w:line="276" w:lineRule="auto"/>
              <w:jc w:val="center"/>
              <w:rPr>
                <w:rFonts w:ascii="黑体"/>
                <w:kern w:val="0"/>
                <w:sz w:val="18"/>
                <w:szCs w:val="18"/>
              </w:rPr>
            </w:pPr>
            <w:r>
              <w:rPr>
                <w:rFonts w:ascii="黑体" w:hAnsi="宋体"/>
                <w:kern w:val="0"/>
                <w:sz w:val="18"/>
                <w:szCs w:val="18"/>
              </w:rPr>
              <w:t>8A</w:t>
            </w:r>
          </w:p>
        </w:tc>
        <w:tc>
          <w:tcPr>
            <w:tcW w:w="1451" w:type="dxa"/>
            <w:tcBorders>
              <w:top w:val="single" w:sz="8" w:space="0" w:color="000000"/>
              <w:left w:val="single" w:sz="4" w:space="0" w:color="000000"/>
              <w:bottom w:val="single" w:sz="4" w:space="0" w:color="000000"/>
              <w:right w:val="single" w:sz="4" w:space="0" w:color="000000"/>
            </w:tcBorders>
            <w:vAlign w:val="center"/>
          </w:tcPr>
          <w:p w14:paraId="5670C044" w14:textId="77777777" w:rsidR="003843EA" w:rsidRDefault="00A21561">
            <w:pPr>
              <w:widowControl/>
              <w:spacing w:line="276" w:lineRule="auto"/>
              <w:jc w:val="center"/>
              <w:rPr>
                <w:rFonts w:ascii="黑体"/>
                <w:kern w:val="0"/>
                <w:sz w:val="18"/>
                <w:szCs w:val="18"/>
              </w:rPr>
            </w:pPr>
            <w:r>
              <w:rPr>
                <w:rFonts w:ascii="黑体" w:hAnsi="宋体"/>
                <w:kern w:val="0"/>
                <w:sz w:val="18"/>
                <w:szCs w:val="18"/>
              </w:rPr>
              <w:t>2</w:t>
            </w:r>
          </w:p>
        </w:tc>
        <w:tc>
          <w:tcPr>
            <w:tcW w:w="1451" w:type="dxa"/>
            <w:tcBorders>
              <w:top w:val="single" w:sz="8" w:space="0" w:color="000000"/>
              <w:left w:val="single" w:sz="4" w:space="0" w:color="000000"/>
              <w:bottom w:val="single" w:sz="4" w:space="0" w:color="000000"/>
              <w:right w:val="single" w:sz="8" w:space="0" w:color="000000"/>
            </w:tcBorders>
            <w:vAlign w:val="center"/>
          </w:tcPr>
          <w:p w14:paraId="3E8CD4F6"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3572" w:type="dxa"/>
            <w:tcBorders>
              <w:top w:val="single" w:sz="8" w:space="0" w:color="000000"/>
              <w:left w:val="single" w:sz="4" w:space="0" w:color="000000"/>
              <w:bottom w:val="single" w:sz="4" w:space="0" w:color="000000"/>
              <w:right w:val="single" w:sz="8" w:space="0" w:color="000000"/>
            </w:tcBorders>
            <w:vAlign w:val="center"/>
          </w:tcPr>
          <w:p w14:paraId="3BD2AD32"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授权响应码，如无法联机，授权响应码由交易系统指定构造</w:t>
            </w:r>
          </w:p>
        </w:tc>
      </w:tr>
      <w:tr w:rsidR="003843EA" w14:paraId="51E30389" w14:textId="77777777">
        <w:trPr>
          <w:jc w:val="right"/>
        </w:trPr>
        <w:tc>
          <w:tcPr>
            <w:tcW w:w="1451" w:type="dxa"/>
            <w:tcBorders>
              <w:top w:val="single" w:sz="8" w:space="0" w:color="000000"/>
              <w:left w:val="single" w:sz="4" w:space="0" w:color="000000"/>
              <w:bottom w:val="single" w:sz="4" w:space="0" w:color="000000"/>
              <w:right w:val="single" w:sz="4" w:space="0" w:color="000000"/>
            </w:tcBorders>
            <w:vAlign w:val="center"/>
          </w:tcPr>
          <w:p w14:paraId="0A9B50F0"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89</w:t>
            </w:r>
          </w:p>
        </w:tc>
        <w:tc>
          <w:tcPr>
            <w:tcW w:w="1451" w:type="dxa"/>
            <w:tcBorders>
              <w:top w:val="single" w:sz="8" w:space="0" w:color="000000"/>
              <w:left w:val="single" w:sz="4" w:space="0" w:color="000000"/>
              <w:bottom w:val="single" w:sz="4" w:space="0" w:color="000000"/>
              <w:right w:val="single" w:sz="4" w:space="0" w:color="000000"/>
            </w:tcBorders>
            <w:vAlign w:val="center"/>
          </w:tcPr>
          <w:p w14:paraId="037CB5B9"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6</w:t>
            </w:r>
          </w:p>
        </w:tc>
        <w:tc>
          <w:tcPr>
            <w:tcW w:w="1451" w:type="dxa"/>
            <w:tcBorders>
              <w:top w:val="single" w:sz="8" w:space="0" w:color="000000"/>
              <w:left w:val="single" w:sz="4" w:space="0" w:color="000000"/>
              <w:bottom w:val="single" w:sz="4" w:space="0" w:color="000000"/>
              <w:right w:val="single" w:sz="8" w:space="0" w:color="000000"/>
            </w:tcBorders>
            <w:vAlign w:val="center"/>
          </w:tcPr>
          <w:p w14:paraId="625425F7"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3572" w:type="dxa"/>
            <w:tcBorders>
              <w:top w:val="single" w:sz="8" w:space="0" w:color="000000"/>
              <w:left w:val="single" w:sz="4" w:space="0" w:color="000000"/>
              <w:bottom w:val="single" w:sz="4" w:space="0" w:color="000000"/>
              <w:right w:val="single" w:sz="8" w:space="0" w:color="000000"/>
            </w:tcBorders>
            <w:vAlign w:val="center"/>
          </w:tcPr>
          <w:p w14:paraId="51415191" w14:textId="77777777" w:rsidR="003843EA" w:rsidRDefault="00A21561">
            <w:pPr>
              <w:widowControl/>
              <w:spacing w:line="276" w:lineRule="auto"/>
              <w:jc w:val="center"/>
              <w:rPr>
                <w:rFonts w:ascii="黑体" w:hAnsi="宋体"/>
                <w:kern w:val="0"/>
                <w:sz w:val="18"/>
                <w:szCs w:val="18"/>
              </w:rPr>
            </w:pPr>
            <w:r>
              <w:rPr>
                <w:rFonts w:ascii="黑体" w:hAnsi="宋体" w:hint="eastAsia"/>
                <w:kern w:val="0"/>
                <w:sz w:val="18"/>
                <w:szCs w:val="18"/>
              </w:rPr>
              <w:t>授权码，授权机构为每一个批准的交易提供的值</w:t>
            </w:r>
          </w:p>
        </w:tc>
      </w:tr>
      <w:tr w:rsidR="003843EA" w14:paraId="10225AAF"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0D0B9323" w14:textId="77777777" w:rsidR="003843EA" w:rsidRDefault="00A21561">
            <w:pPr>
              <w:widowControl/>
              <w:spacing w:line="276" w:lineRule="auto"/>
              <w:jc w:val="center"/>
              <w:rPr>
                <w:rFonts w:ascii="黑体"/>
                <w:kern w:val="0"/>
                <w:sz w:val="18"/>
                <w:szCs w:val="18"/>
              </w:rPr>
            </w:pPr>
            <w:r>
              <w:rPr>
                <w:rFonts w:ascii="黑体" w:hAnsi="宋体"/>
                <w:kern w:val="0"/>
                <w:sz w:val="18"/>
                <w:szCs w:val="18"/>
              </w:rPr>
              <w:t>71</w:t>
            </w:r>
          </w:p>
        </w:tc>
        <w:tc>
          <w:tcPr>
            <w:tcW w:w="1451" w:type="dxa"/>
            <w:tcBorders>
              <w:top w:val="single" w:sz="4" w:space="0" w:color="000000"/>
              <w:left w:val="single" w:sz="4" w:space="0" w:color="000000"/>
              <w:bottom w:val="single" w:sz="4" w:space="0" w:color="000000"/>
              <w:right w:val="single" w:sz="4" w:space="0" w:color="000000"/>
            </w:tcBorders>
            <w:vAlign w:val="center"/>
          </w:tcPr>
          <w:p w14:paraId="10185C91" w14:textId="77777777" w:rsidR="003843EA" w:rsidRDefault="00A21561">
            <w:pPr>
              <w:widowControl/>
              <w:spacing w:line="276" w:lineRule="auto"/>
              <w:jc w:val="center"/>
              <w:rPr>
                <w:rFonts w:ascii="黑体"/>
                <w:kern w:val="0"/>
                <w:sz w:val="18"/>
                <w:szCs w:val="18"/>
              </w:rPr>
            </w:pPr>
            <w:r>
              <w:rPr>
                <w:rFonts w:ascii="黑体" w:hAnsi="宋体"/>
                <w:kern w:val="0"/>
                <w:sz w:val="18"/>
                <w:szCs w:val="18"/>
              </w:rPr>
              <w:t>VAR</w:t>
            </w:r>
          </w:p>
        </w:tc>
        <w:tc>
          <w:tcPr>
            <w:tcW w:w="1451" w:type="dxa"/>
            <w:tcBorders>
              <w:top w:val="single" w:sz="4" w:space="0" w:color="000000"/>
              <w:left w:val="single" w:sz="4" w:space="0" w:color="000000"/>
              <w:bottom w:val="single" w:sz="4" w:space="0" w:color="000000"/>
              <w:right w:val="single" w:sz="8" w:space="0" w:color="000000"/>
            </w:tcBorders>
            <w:vAlign w:val="center"/>
          </w:tcPr>
          <w:p w14:paraId="11A3D8A8"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3572" w:type="dxa"/>
            <w:tcBorders>
              <w:top w:val="single" w:sz="4" w:space="0" w:color="000000"/>
              <w:left w:val="single" w:sz="4" w:space="0" w:color="000000"/>
              <w:bottom w:val="single" w:sz="4" w:space="0" w:color="000000"/>
              <w:right w:val="single" w:sz="8" w:space="0" w:color="000000"/>
            </w:tcBorders>
            <w:vAlign w:val="center"/>
          </w:tcPr>
          <w:p w14:paraId="55BB5E6D"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发卡行脚本</w:t>
            </w:r>
            <w:r>
              <w:rPr>
                <w:rFonts w:ascii="黑体"/>
                <w:kern w:val="0"/>
                <w:sz w:val="18"/>
                <w:szCs w:val="18"/>
              </w:rPr>
              <w:t>1</w:t>
            </w:r>
          </w:p>
        </w:tc>
      </w:tr>
      <w:tr w:rsidR="003843EA" w14:paraId="51FF58E2"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10FDB24F" w14:textId="77777777" w:rsidR="003843EA" w:rsidRDefault="00A21561">
            <w:pPr>
              <w:widowControl/>
              <w:spacing w:line="276" w:lineRule="auto"/>
              <w:jc w:val="center"/>
              <w:rPr>
                <w:rFonts w:ascii="黑体"/>
                <w:kern w:val="0"/>
                <w:sz w:val="18"/>
                <w:szCs w:val="18"/>
              </w:rPr>
            </w:pPr>
            <w:r>
              <w:rPr>
                <w:rFonts w:ascii="黑体" w:hAnsi="宋体"/>
                <w:kern w:val="0"/>
                <w:sz w:val="18"/>
                <w:szCs w:val="18"/>
              </w:rPr>
              <w:t>72</w:t>
            </w:r>
          </w:p>
        </w:tc>
        <w:tc>
          <w:tcPr>
            <w:tcW w:w="1451" w:type="dxa"/>
            <w:tcBorders>
              <w:top w:val="single" w:sz="4" w:space="0" w:color="000000"/>
              <w:left w:val="single" w:sz="4" w:space="0" w:color="000000"/>
              <w:bottom w:val="single" w:sz="4" w:space="0" w:color="000000"/>
              <w:right w:val="single" w:sz="4" w:space="0" w:color="000000"/>
            </w:tcBorders>
            <w:vAlign w:val="center"/>
          </w:tcPr>
          <w:p w14:paraId="6FAE4628" w14:textId="77777777" w:rsidR="003843EA" w:rsidRDefault="00A21561">
            <w:pPr>
              <w:widowControl/>
              <w:spacing w:line="276" w:lineRule="auto"/>
              <w:jc w:val="center"/>
              <w:rPr>
                <w:rFonts w:ascii="黑体"/>
                <w:kern w:val="0"/>
                <w:sz w:val="18"/>
                <w:szCs w:val="18"/>
              </w:rPr>
            </w:pPr>
            <w:r>
              <w:rPr>
                <w:rFonts w:ascii="黑体" w:hAnsi="宋体"/>
                <w:kern w:val="0"/>
                <w:sz w:val="18"/>
                <w:szCs w:val="18"/>
              </w:rPr>
              <w:t>VAR</w:t>
            </w:r>
          </w:p>
        </w:tc>
        <w:tc>
          <w:tcPr>
            <w:tcW w:w="1451" w:type="dxa"/>
            <w:tcBorders>
              <w:top w:val="single" w:sz="4" w:space="0" w:color="000000"/>
              <w:left w:val="single" w:sz="4" w:space="0" w:color="000000"/>
              <w:bottom w:val="single" w:sz="4" w:space="0" w:color="000000"/>
              <w:right w:val="single" w:sz="8" w:space="0" w:color="000000"/>
            </w:tcBorders>
            <w:vAlign w:val="center"/>
          </w:tcPr>
          <w:p w14:paraId="0BC654FC"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3572" w:type="dxa"/>
            <w:tcBorders>
              <w:top w:val="single" w:sz="4" w:space="0" w:color="000000"/>
              <w:left w:val="single" w:sz="4" w:space="0" w:color="000000"/>
              <w:bottom w:val="single" w:sz="4" w:space="0" w:color="000000"/>
              <w:right w:val="single" w:sz="8" w:space="0" w:color="000000"/>
            </w:tcBorders>
            <w:vAlign w:val="center"/>
          </w:tcPr>
          <w:p w14:paraId="52B7031D"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发卡行脚本</w:t>
            </w:r>
            <w:r>
              <w:rPr>
                <w:rFonts w:ascii="黑体"/>
                <w:kern w:val="0"/>
                <w:sz w:val="18"/>
                <w:szCs w:val="18"/>
              </w:rPr>
              <w:t xml:space="preserve"> 2</w:t>
            </w:r>
          </w:p>
        </w:tc>
      </w:tr>
      <w:tr w:rsidR="003843EA" w14:paraId="0A885C63" w14:textId="77777777">
        <w:trPr>
          <w:jc w:val="right"/>
        </w:trPr>
        <w:tc>
          <w:tcPr>
            <w:tcW w:w="1451" w:type="dxa"/>
            <w:tcBorders>
              <w:top w:val="single" w:sz="4" w:space="0" w:color="000000"/>
              <w:left w:val="single" w:sz="4" w:space="0" w:color="000000"/>
              <w:bottom w:val="single" w:sz="8" w:space="0" w:color="000000"/>
              <w:right w:val="single" w:sz="4" w:space="0" w:color="000000"/>
            </w:tcBorders>
            <w:vAlign w:val="center"/>
          </w:tcPr>
          <w:p w14:paraId="4C01BEC7" w14:textId="77777777" w:rsidR="003843EA" w:rsidRDefault="00A21561">
            <w:pPr>
              <w:widowControl/>
              <w:spacing w:line="276" w:lineRule="auto"/>
              <w:jc w:val="center"/>
              <w:rPr>
                <w:rFonts w:ascii="黑体"/>
                <w:kern w:val="0"/>
                <w:sz w:val="18"/>
                <w:szCs w:val="18"/>
              </w:rPr>
            </w:pPr>
            <w:r>
              <w:rPr>
                <w:rFonts w:ascii="黑体" w:hAnsi="宋体"/>
                <w:kern w:val="0"/>
                <w:sz w:val="18"/>
                <w:szCs w:val="18"/>
              </w:rPr>
              <w:t>91</w:t>
            </w:r>
          </w:p>
        </w:tc>
        <w:tc>
          <w:tcPr>
            <w:tcW w:w="1451" w:type="dxa"/>
            <w:tcBorders>
              <w:top w:val="single" w:sz="4" w:space="0" w:color="000000"/>
              <w:left w:val="single" w:sz="4" w:space="0" w:color="000000"/>
              <w:bottom w:val="single" w:sz="8" w:space="0" w:color="000000"/>
              <w:right w:val="single" w:sz="4" w:space="0" w:color="000000"/>
            </w:tcBorders>
            <w:vAlign w:val="center"/>
          </w:tcPr>
          <w:p w14:paraId="7A00A89D" w14:textId="77777777" w:rsidR="003843EA" w:rsidRDefault="00A21561">
            <w:pPr>
              <w:widowControl/>
              <w:spacing w:line="276" w:lineRule="auto"/>
              <w:jc w:val="center"/>
              <w:rPr>
                <w:rFonts w:ascii="黑体"/>
                <w:kern w:val="0"/>
                <w:sz w:val="18"/>
                <w:szCs w:val="18"/>
              </w:rPr>
            </w:pPr>
            <w:r>
              <w:rPr>
                <w:rFonts w:ascii="黑体" w:hAnsi="宋体"/>
                <w:kern w:val="0"/>
                <w:sz w:val="18"/>
                <w:szCs w:val="18"/>
              </w:rPr>
              <w:t>VAR（</w:t>
            </w:r>
            <w:r>
              <w:rPr>
                <w:rFonts w:ascii="黑体"/>
                <w:kern w:val="0"/>
                <w:sz w:val="18"/>
                <w:szCs w:val="18"/>
              </w:rPr>
              <w:t>8</w:t>
            </w:r>
            <w:r>
              <w:rPr>
                <w:rFonts w:ascii="黑体" w:hAnsi="宋体" w:hint="eastAsia"/>
                <w:kern w:val="0"/>
                <w:sz w:val="18"/>
                <w:szCs w:val="18"/>
              </w:rPr>
              <w:t>～</w:t>
            </w:r>
            <w:r>
              <w:rPr>
                <w:rFonts w:ascii="黑体" w:hint="eastAsia"/>
                <w:kern w:val="0"/>
                <w:sz w:val="18"/>
                <w:szCs w:val="18"/>
              </w:rPr>
              <w:t>16）</w:t>
            </w:r>
          </w:p>
        </w:tc>
        <w:tc>
          <w:tcPr>
            <w:tcW w:w="1451" w:type="dxa"/>
            <w:tcBorders>
              <w:top w:val="single" w:sz="4" w:space="0" w:color="000000"/>
              <w:left w:val="single" w:sz="4" w:space="0" w:color="000000"/>
              <w:bottom w:val="single" w:sz="8" w:space="0" w:color="000000"/>
              <w:right w:val="single" w:sz="8" w:space="0" w:color="000000"/>
            </w:tcBorders>
            <w:vAlign w:val="center"/>
          </w:tcPr>
          <w:p w14:paraId="06518474" w14:textId="77777777" w:rsidR="003843EA" w:rsidRDefault="00A21561">
            <w:pPr>
              <w:widowControl/>
              <w:spacing w:line="276" w:lineRule="auto"/>
              <w:jc w:val="center"/>
              <w:rPr>
                <w:rFonts w:ascii="黑体"/>
                <w:kern w:val="0"/>
                <w:sz w:val="18"/>
                <w:szCs w:val="18"/>
              </w:rPr>
            </w:pPr>
            <w:r>
              <w:rPr>
                <w:rFonts w:ascii="黑体" w:hAnsi="宋体"/>
                <w:kern w:val="0"/>
                <w:sz w:val="18"/>
                <w:szCs w:val="18"/>
              </w:rPr>
              <w:t>B</w:t>
            </w:r>
          </w:p>
        </w:tc>
        <w:tc>
          <w:tcPr>
            <w:tcW w:w="3572" w:type="dxa"/>
            <w:tcBorders>
              <w:top w:val="single" w:sz="4" w:space="0" w:color="000000"/>
              <w:left w:val="single" w:sz="4" w:space="0" w:color="000000"/>
              <w:bottom w:val="single" w:sz="8" w:space="0" w:color="000000"/>
              <w:right w:val="single" w:sz="8" w:space="0" w:color="000000"/>
            </w:tcBorders>
            <w:vAlign w:val="center"/>
          </w:tcPr>
          <w:p w14:paraId="0052FB89"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发卡行认证数据</w:t>
            </w:r>
          </w:p>
        </w:tc>
      </w:tr>
    </w:tbl>
    <w:p w14:paraId="2C4CFC7D" w14:textId="77777777" w:rsidR="003843EA" w:rsidRDefault="003843EA">
      <w:pPr>
        <w:pStyle w:val="MyText"/>
        <w:spacing w:line="276" w:lineRule="auto"/>
        <w:ind w:left="1680"/>
      </w:pPr>
    </w:p>
    <w:p w14:paraId="207F03F2" w14:textId="77777777" w:rsidR="003843EA" w:rsidRDefault="00A21561">
      <w:pPr>
        <w:pStyle w:val="MyText"/>
        <w:numPr>
          <w:ilvl w:val="0"/>
          <w:numId w:val="4"/>
        </w:numPr>
        <w:spacing w:line="276" w:lineRule="auto"/>
      </w:pPr>
      <w:r>
        <w:rPr>
          <w:rFonts w:hint="eastAsia"/>
        </w:rPr>
        <w:t>响应报文</w:t>
      </w:r>
    </w:p>
    <w:p w14:paraId="43C71C84" w14:textId="77777777" w:rsidR="003843EA" w:rsidRDefault="00A21561">
      <w:pPr>
        <w:pStyle w:val="MyText"/>
        <w:spacing w:line="276" w:lineRule="auto"/>
        <w:ind w:leftChars="800" w:left="1680"/>
      </w:pPr>
      <w:r>
        <w:rPr>
          <w:rFonts w:hint="eastAsia"/>
        </w:rPr>
        <w:t>数据：</w:t>
      </w:r>
    </w:p>
    <w:tbl>
      <w:tblPr>
        <w:tblW w:w="8505" w:type="dxa"/>
        <w:tblInd w:w="1809" w:type="dxa"/>
        <w:tblLayout w:type="fixed"/>
        <w:tblLook w:val="04A0" w:firstRow="1" w:lastRow="0" w:firstColumn="1" w:lastColumn="0" w:noHBand="0" w:noVBand="1"/>
      </w:tblPr>
      <w:tblGrid>
        <w:gridCol w:w="567"/>
        <w:gridCol w:w="2268"/>
        <w:gridCol w:w="1418"/>
        <w:gridCol w:w="4252"/>
      </w:tblGrid>
      <w:tr w:rsidR="003843EA" w14:paraId="0820238D"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489DBB9F"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268" w:type="dxa"/>
            <w:tcBorders>
              <w:top w:val="single" w:sz="6" w:space="0" w:color="000000"/>
              <w:left w:val="nil"/>
              <w:bottom w:val="single" w:sz="6" w:space="0" w:color="000000"/>
              <w:right w:val="single" w:sz="4" w:space="0" w:color="000000"/>
            </w:tcBorders>
            <w:shd w:val="clear" w:color="auto" w:fill="E6E6E6"/>
          </w:tcPr>
          <w:p w14:paraId="6633A5D1"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数据域</w:t>
            </w:r>
          </w:p>
        </w:tc>
        <w:tc>
          <w:tcPr>
            <w:tcW w:w="1418" w:type="dxa"/>
            <w:tcBorders>
              <w:top w:val="single" w:sz="6" w:space="0" w:color="000000"/>
              <w:left w:val="nil"/>
              <w:bottom w:val="single" w:sz="6" w:space="0" w:color="000000"/>
              <w:right w:val="single" w:sz="6" w:space="0" w:color="000000"/>
            </w:tcBorders>
            <w:shd w:val="clear" w:color="auto" w:fill="E6E6E6"/>
          </w:tcPr>
          <w:p w14:paraId="666D21B5"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长度</w:t>
            </w:r>
          </w:p>
        </w:tc>
        <w:tc>
          <w:tcPr>
            <w:tcW w:w="4252" w:type="dxa"/>
            <w:tcBorders>
              <w:top w:val="single" w:sz="6" w:space="0" w:color="000000"/>
              <w:left w:val="nil"/>
              <w:bottom w:val="single" w:sz="6" w:space="0" w:color="000000"/>
              <w:right w:val="single" w:sz="6" w:space="0" w:color="000000"/>
            </w:tcBorders>
            <w:shd w:val="clear" w:color="auto" w:fill="E6E6E6"/>
          </w:tcPr>
          <w:p w14:paraId="03B31458" w14:textId="77777777" w:rsidR="003843EA" w:rsidRDefault="00A21561">
            <w:pPr>
              <w:widowControl/>
              <w:spacing w:line="276" w:lineRule="auto"/>
              <w:ind w:firstLine="420"/>
              <w:jc w:val="center"/>
              <w:rPr>
                <w:rFonts w:ascii="黑体"/>
                <w:b/>
                <w:bCs/>
                <w:kern w:val="0"/>
                <w:szCs w:val="21"/>
              </w:rPr>
            </w:pPr>
            <w:r>
              <w:rPr>
                <w:rFonts w:ascii="黑体" w:hAnsi="宋体" w:hint="eastAsia"/>
                <w:b/>
                <w:bCs/>
                <w:kern w:val="0"/>
                <w:szCs w:val="21"/>
              </w:rPr>
              <w:t>备注</w:t>
            </w:r>
          </w:p>
        </w:tc>
      </w:tr>
      <w:tr w:rsidR="003843EA" w14:paraId="0CCE9A6A"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540098CF" w14:textId="77777777" w:rsidR="003843EA" w:rsidRDefault="00A21561">
            <w:pPr>
              <w:pStyle w:val="p0"/>
              <w:spacing w:line="276" w:lineRule="auto"/>
              <w:jc w:val="center"/>
              <w:rPr>
                <w:rFonts w:ascii="黑体" w:eastAsia="黑体"/>
              </w:rPr>
            </w:pPr>
            <w:r>
              <w:rPr>
                <w:rFonts w:ascii="黑体" w:eastAsia="黑体"/>
              </w:rPr>
              <w:t>1</w:t>
            </w:r>
          </w:p>
        </w:tc>
        <w:tc>
          <w:tcPr>
            <w:tcW w:w="2268" w:type="dxa"/>
            <w:tcBorders>
              <w:top w:val="single" w:sz="6" w:space="0" w:color="000000"/>
              <w:left w:val="nil"/>
              <w:bottom w:val="single" w:sz="6" w:space="0" w:color="000000"/>
              <w:right w:val="single" w:sz="4" w:space="0" w:color="000000"/>
            </w:tcBorders>
            <w:vAlign w:val="center"/>
          </w:tcPr>
          <w:p w14:paraId="35F32D11" w14:textId="77777777" w:rsidR="003843EA" w:rsidRDefault="00A21561">
            <w:pPr>
              <w:pStyle w:val="p15"/>
              <w:spacing w:after="0" w:line="276" w:lineRule="auto"/>
              <w:rPr>
                <w:rFonts w:ascii="黑体" w:eastAsia="黑体"/>
                <w:sz w:val="21"/>
                <w:szCs w:val="21"/>
              </w:rPr>
            </w:pPr>
            <w:r>
              <w:rPr>
                <w:rFonts w:ascii="黑体" w:eastAsia="黑体" w:hAnsi="宋体" w:hint="eastAsia"/>
                <w:sz w:val="21"/>
                <w:szCs w:val="21"/>
              </w:rPr>
              <w:t>交易相关数据</w:t>
            </w:r>
            <w:r>
              <w:rPr>
                <w:rFonts w:ascii="黑体" w:eastAsia="黑体"/>
                <w:sz w:val="21"/>
                <w:szCs w:val="21"/>
              </w:rPr>
              <w:t xml:space="preserve"> (TLV</w:t>
            </w:r>
            <w:r>
              <w:rPr>
                <w:rFonts w:ascii="黑体" w:eastAsia="黑体" w:hAnsi="宋体" w:hint="eastAsia"/>
                <w:sz w:val="21"/>
                <w:szCs w:val="21"/>
              </w:rPr>
              <w:t>格式</w:t>
            </w:r>
            <w:r>
              <w:rPr>
                <w:rFonts w:ascii="黑体" w:eastAsia="黑体"/>
                <w:sz w:val="21"/>
                <w:szCs w:val="21"/>
              </w:rPr>
              <w:t>)</w:t>
            </w:r>
          </w:p>
        </w:tc>
        <w:tc>
          <w:tcPr>
            <w:tcW w:w="1418" w:type="dxa"/>
            <w:tcBorders>
              <w:top w:val="single" w:sz="6" w:space="0" w:color="000000"/>
              <w:left w:val="nil"/>
              <w:bottom w:val="single" w:sz="6" w:space="0" w:color="000000"/>
              <w:right w:val="single" w:sz="6" w:space="0" w:color="000000"/>
            </w:tcBorders>
            <w:vAlign w:val="center"/>
          </w:tcPr>
          <w:p w14:paraId="4D14C648" w14:textId="77777777" w:rsidR="003843EA" w:rsidRDefault="00A21561">
            <w:pPr>
              <w:pStyle w:val="p0"/>
              <w:spacing w:line="276" w:lineRule="auto"/>
              <w:ind w:firstLine="315"/>
              <w:rPr>
                <w:rFonts w:ascii="黑体" w:eastAsia="黑体"/>
              </w:rPr>
            </w:pPr>
            <w:r>
              <w:rPr>
                <w:rFonts w:ascii="黑体" w:eastAsia="黑体"/>
              </w:rPr>
              <w:t>LL..</w:t>
            </w:r>
            <w:r>
              <w:rPr>
                <w:rFonts w:ascii="黑体" w:eastAsia="黑体" w:hint="eastAsia"/>
              </w:rPr>
              <w:t>4000</w:t>
            </w:r>
          </w:p>
        </w:tc>
        <w:tc>
          <w:tcPr>
            <w:tcW w:w="4252" w:type="dxa"/>
            <w:tcBorders>
              <w:top w:val="single" w:sz="6" w:space="0" w:color="000000"/>
              <w:left w:val="nil"/>
              <w:bottom w:val="single" w:sz="6" w:space="0" w:color="000000"/>
              <w:right w:val="single" w:sz="6" w:space="0" w:color="000000"/>
            </w:tcBorders>
          </w:tcPr>
          <w:p w14:paraId="3107A195" w14:textId="77777777" w:rsidR="003843EA" w:rsidRDefault="00A21561">
            <w:pPr>
              <w:pStyle w:val="p15"/>
              <w:spacing w:after="0" w:line="276" w:lineRule="auto"/>
              <w:rPr>
                <w:rFonts w:ascii="黑体" w:eastAsia="黑体"/>
                <w:sz w:val="21"/>
                <w:szCs w:val="21"/>
              </w:rPr>
            </w:pPr>
            <w:r>
              <w:rPr>
                <w:rFonts w:ascii="黑体" w:eastAsia="黑体" w:hAnsi="宋体" w:hint="eastAsia"/>
                <w:sz w:val="21"/>
                <w:szCs w:val="21"/>
              </w:rPr>
              <w:t>参考如下标签列表</w:t>
            </w:r>
          </w:p>
        </w:tc>
      </w:tr>
    </w:tbl>
    <w:p w14:paraId="6D067A58" w14:textId="77777777" w:rsidR="003843EA" w:rsidRDefault="00A21561">
      <w:pPr>
        <w:widowControl/>
        <w:spacing w:line="276" w:lineRule="auto"/>
        <w:ind w:left="1680"/>
        <w:rPr>
          <w:rFonts w:ascii="黑体"/>
          <w:kern w:val="0"/>
          <w:szCs w:val="21"/>
        </w:rPr>
      </w:pPr>
      <w:r>
        <w:rPr>
          <w:rFonts w:ascii="黑体" w:hAnsi="宋体" w:hint="eastAsia"/>
          <w:kern w:val="0"/>
          <w:szCs w:val="21"/>
        </w:rPr>
        <w:t>标签列表：</w:t>
      </w:r>
    </w:p>
    <w:tbl>
      <w:tblPr>
        <w:tblW w:w="7255" w:type="dxa"/>
        <w:jc w:val="right"/>
        <w:tblLayout w:type="fixed"/>
        <w:tblLook w:val="04A0" w:firstRow="1" w:lastRow="0" w:firstColumn="1" w:lastColumn="0" w:noHBand="0" w:noVBand="1"/>
      </w:tblPr>
      <w:tblGrid>
        <w:gridCol w:w="1451"/>
        <w:gridCol w:w="1451"/>
        <w:gridCol w:w="1451"/>
        <w:gridCol w:w="1451"/>
        <w:gridCol w:w="1451"/>
      </w:tblGrid>
      <w:tr w:rsidR="003843EA" w14:paraId="4C4B2913" w14:textId="77777777">
        <w:trPr>
          <w:jc w:val="right"/>
        </w:trPr>
        <w:tc>
          <w:tcPr>
            <w:tcW w:w="1451" w:type="dxa"/>
            <w:tcBorders>
              <w:top w:val="single" w:sz="8" w:space="0" w:color="000000"/>
              <w:left w:val="single" w:sz="4" w:space="0" w:color="000000"/>
              <w:bottom w:val="single" w:sz="8" w:space="0" w:color="000000"/>
              <w:right w:val="single" w:sz="4" w:space="0" w:color="000000"/>
            </w:tcBorders>
            <w:vAlign w:val="center"/>
          </w:tcPr>
          <w:p w14:paraId="2C9077C2" w14:textId="77777777" w:rsidR="003843EA" w:rsidRDefault="00A21561">
            <w:pPr>
              <w:widowControl/>
              <w:spacing w:line="276" w:lineRule="auto"/>
              <w:jc w:val="center"/>
              <w:rPr>
                <w:rFonts w:ascii="黑体"/>
                <w:kern w:val="0"/>
                <w:sz w:val="18"/>
                <w:szCs w:val="18"/>
              </w:rPr>
            </w:pPr>
            <w:r>
              <w:rPr>
                <w:rFonts w:ascii="黑体"/>
                <w:kern w:val="0"/>
                <w:sz w:val="18"/>
                <w:szCs w:val="18"/>
              </w:rPr>
              <w:t>tag</w:t>
            </w:r>
            <w:r>
              <w:rPr>
                <w:rFonts w:ascii="黑体" w:hAnsi="宋体" w:hint="eastAsia"/>
                <w:kern w:val="0"/>
                <w:sz w:val="18"/>
                <w:szCs w:val="18"/>
              </w:rPr>
              <w:t>标签值</w:t>
            </w:r>
          </w:p>
        </w:tc>
        <w:tc>
          <w:tcPr>
            <w:tcW w:w="1451" w:type="dxa"/>
            <w:tcBorders>
              <w:top w:val="single" w:sz="8" w:space="0" w:color="000000"/>
              <w:left w:val="single" w:sz="4" w:space="0" w:color="000000"/>
              <w:bottom w:val="single" w:sz="8" w:space="0" w:color="000000"/>
              <w:right w:val="single" w:sz="4" w:space="0" w:color="000000"/>
            </w:tcBorders>
            <w:vAlign w:val="center"/>
          </w:tcPr>
          <w:p w14:paraId="3D4F15A2"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长度</w:t>
            </w:r>
          </w:p>
          <w:p w14:paraId="1DFDBE9F"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（单位：字节）</w:t>
            </w:r>
          </w:p>
        </w:tc>
        <w:tc>
          <w:tcPr>
            <w:tcW w:w="1451" w:type="dxa"/>
            <w:tcBorders>
              <w:top w:val="single" w:sz="8" w:space="0" w:color="000000"/>
              <w:left w:val="single" w:sz="4" w:space="0" w:color="000000"/>
              <w:bottom w:val="single" w:sz="8" w:space="0" w:color="000000"/>
              <w:right w:val="single" w:sz="8" w:space="0" w:color="000000"/>
            </w:tcBorders>
            <w:vAlign w:val="center"/>
          </w:tcPr>
          <w:p w14:paraId="2A869A47"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属性</w:t>
            </w:r>
          </w:p>
        </w:tc>
        <w:tc>
          <w:tcPr>
            <w:tcW w:w="1451" w:type="dxa"/>
            <w:tcBorders>
              <w:top w:val="single" w:sz="8" w:space="0" w:color="000000"/>
              <w:left w:val="single" w:sz="4" w:space="0" w:color="000000"/>
              <w:bottom w:val="single" w:sz="8" w:space="0" w:color="000000"/>
              <w:right w:val="single" w:sz="4" w:space="0" w:color="000000"/>
            </w:tcBorders>
            <w:vAlign w:val="center"/>
          </w:tcPr>
          <w:p w14:paraId="08D95855"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名称</w:t>
            </w:r>
          </w:p>
        </w:tc>
        <w:tc>
          <w:tcPr>
            <w:tcW w:w="1451" w:type="dxa"/>
            <w:tcBorders>
              <w:top w:val="single" w:sz="8" w:space="0" w:color="000000"/>
              <w:left w:val="single" w:sz="4" w:space="0" w:color="000000"/>
              <w:bottom w:val="single" w:sz="8" w:space="0" w:color="000000"/>
              <w:right w:val="single" w:sz="8" w:space="0" w:color="000000"/>
            </w:tcBorders>
          </w:tcPr>
          <w:p w14:paraId="151E73BF" w14:textId="77777777" w:rsidR="003843EA" w:rsidRDefault="00A21561">
            <w:pPr>
              <w:widowControl/>
              <w:spacing w:line="276" w:lineRule="auto"/>
              <w:jc w:val="center"/>
              <w:rPr>
                <w:rFonts w:ascii="黑体" w:hAnsi="宋体"/>
                <w:kern w:val="0"/>
                <w:sz w:val="18"/>
                <w:szCs w:val="18"/>
              </w:rPr>
            </w:pPr>
            <w:r>
              <w:rPr>
                <w:rFonts w:ascii="黑体" w:hAnsi="宋体" w:hint="eastAsia"/>
                <w:kern w:val="0"/>
                <w:sz w:val="18"/>
                <w:szCs w:val="18"/>
              </w:rPr>
              <w:t>备注</w:t>
            </w:r>
          </w:p>
        </w:tc>
      </w:tr>
      <w:tr w:rsidR="003843EA" w14:paraId="49717E2F" w14:textId="77777777">
        <w:trPr>
          <w:jc w:val="right"/>
        </w:trPr>
        <w:tc>
          <w:tcPr>
            <w:tcW w:w="1451" w:type="dxa"/>
            <w:tcBorders>
              <w:top w:val="single" w:sz="8" w:space="0" w:color="000000"/>
              <w:left w:val="single" w:sz="4" w:space="0" w:color="000000"/>
              <w:bottom w:val="single" w:sz="4" w:space="0" w:color="000000"/>
              <w:right w:val="single" w:sz="4" w:space="0" w:color="000000"/>
            </w:tcBorders>
            <w:vAlign w:val="center"/>
          </w:tcPr>
          <w:p w14:paraId="7A738AB3" w14:textId="77777777" w:rsidR="003843EA" w:rsidRDefault="00A21561">
            <w:pPr>
              <w:widowControl/>
              <w:spacing w:line="276" w:lineRule="auto"/>
              <w:jc w:val="center"/>
              <w:rPr>
                <w:rFonts w:ascii="黑体"/>
                <w:kern w:val="0"/>
                <w:sz w:val="18"/>
                <w:szCs w:val="18"/>
              </w:rPr>
            </w:pPr>
            <w:r>
              <w:rPr>
                <w:rFonts w:ascii="黑体" w:hAnsi="宋体"/>
                <w:kern w:val="0"/>
                <w:sz w:val="18"/>
                <w:szCs w:val="18"/>
              </w:rPr>
              <w:t>9F26</w:t>
            </w:r>
          </w:p>
        </w:tc>
        <w:tc>
          <w:tcPr>
            <w:tcW w:w="1451" w:type="dxa"/>
            <w:tcBorders>
              <w:top w:val="single" w:sz="8" w:space="0" w:color="000000"/>
              <w:left w:val="single" w:sz="4" w:space="0" w:color="000000"/>
              <w:bottom w:val="single" w:sz="4" w:space="0" w:color="000000"/>
              <w:right w:val="single" w:sz="4" w:space="0" w:color="000000"/>
            </w:tcBorders>
            <w:vAlign w:val="center"/>
          </w:tcPr>
          <w:p w14:paraId="3D9CFC33" w14:textId="77777777" w:rsidR="003843EA" w:rsidRDefault="00A21561">
            <w:pPr>
              <w:widowControl/>
              <w:spacing w:line="276" w:lineRule="auto"/>
              <w:jc w:val="center"/>
              <w:rPr>
                <w:rFonts w:ascii="黑体"/>
                <w:kern w:val="0"/>
                <w:sz w:val="18"/>
                <w:szCs w:val="18"/>
              </w:rPr>
            </w:pPr>
            <w:r>
              <w:rPr>
                <w:rFonts w:ascii="黑体" w:hAnsi="宋体"/>
                <w:kern w:val="0"/>
                <w:sz w:val="18"/>
                <w:szCs w:val="18"/>
              </w:rPr>
              <w:t>6</w:t>
            </w:r>
          </w:p>
        </w:tc>
        <w:tc>
          <w:tcPr>
            <w:tcW w:w="1451" w:type="dxa"/>
            <w:tcBorders>
              <w:top w:val="single" w:sz="8" w:space="0" w:color="000000"/>
              <w:left w:val="single" w:sz="4" w:space="0" w:color="000000"/>
              <w:bottom w:val="single" w:sz="4" w:space="0" w:color="000000"/>
              <w:right w:val="single" w:sz="8" w:space="0" w:color="000000"/>
            </w:tcBorders>
            <w:vAlign w:val="center"/>
          </w:tcPr>
          <w:p w14:paraId="4A83FE14"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451" w:type="dxa"/>
            <w:tcBorders>
              <w:top w:val="single" w:sz="8" w:space="0" w:color="000000"/>
              <w:left w:val="single" w:sz="4" w:space="0" w:color="000000"/>
              <w:bottom w:val="single" w:sz="4" w:space="0" w:color="000000"/>
              <w:right w:val="single" w:sz="4" w:space="0" w:color="000000"/>
            </w:tcBorders>
            <w:vAlign w:val="center"/>
          </w:tcPr>
          <w:p w14:paraId="44B71F08"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应用密文</w:t>
            </w:r>
          </w:p>
        </w:tc>
        <w:tc>
          <w:tcPr>
            <w:tcW w:w="1451" w:type="dxa"/>
            <w:tcBorders>
              <w:top w:val="single" w:sz="8" w:space="0" w:color="000000"/>
              <w:left w:val="single" w:sz="4" w:space="0" w:color="000000"/>
              <w:bottom w:val="single" w:sz="4" w:space="0" w:color="000000"/>
              <w:right w:val="single" w:sz="8" w:space="0" w:color="000000"/>
            </w:tcBorders>
          </w:tcPr>
          <w:p w14:paraId="402E409C" w14:textId="77777777" w:rsidR="003843EA" w:rsidRDefault="003843EA">
            <w:pPr>
              <w:widowControl/>
              <w:spacing w:line="276" w:lineRule="auto"/>
              <w:jc w:val="center"/>
              <w:rPr>
                <w:rFonts w:ascii="黑体"/>
                <w:b/>
                <w:bCs/>
                <w:kern w:val="0"/>
                <w:sz w:val="18"/>
                <w:szCs w:val="18"/>
              </w:rPr>
            </w:pPr>
          </w:p>
        </w:tc>
      </w:tr>
      <w:tr w:rsidR="003843EA" w14:paraId="247A369C"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22029EED" w14:textId="77777777" w:rsidR="003843EA" w:rsidRDefault="00A21561">
            <w:pPr>
              <w:widowControl/>
              <w:spacing w:line="276" w:lineRule="auto"/>
              <w:jc w:val="center"/>
              <w:rPr>
                <w:rFonts w:ascii="黑体"/>
                <w:kern w:val="0"/>
                <w:sz w:val="18"/>
                <w:szCs w:val="18"/>
              </w:rPr>
            </w:pPr>
            <w:r>
              <w:rPr>
                <w:rFonts w:ascii="黑体"/>
                <w:kern w:val="0"/>
                <w:sz w:val="18"/>
                <w:szCs w:val="18"/>
              </w:rPr>
              <w:t>9F36</w:t>
            </w:r>
          </w:p>
        </w:tc>
        <w:tc>
          <w:tcPr>
            <w:tcW w:w="1451" w:type="dxa"/>
            <w:tcBorders>
              <w:top w:val="single" w:sz="4" w:space="0" w:color="000000"/>
              <w:left w:val="single" w:sz="4" w:space="0" w:color="000000"/>
              <w:bottom w:val="single" w:sz="4" w:space="0" w:color="000000"/>
              <w:right w:val="single" w:sz="4" w:space="0" w:color="000000"/>
            </w:tcBorders>
            <w:vAlign w:val="center"/>
          </w:tcPr>
          <w:p w14:paraId="5997B95F" w14:textId="77777777" w:rsidR="003843EA" w:rsidRDefault="00A21561">
            <w:pPr>
              <w:widowControl/>
              <w:spacing w:line="276" w:lineRule="auto"/>
              <w:jc w:val="center"/>
              <w:rPr>
                <w:rFonts w:ascii="黑体"/>
                <w:kern w:val="0"/>
                <w:sz w:val="18"/>
                <w:szCs w:val="18"/>
              </w:rPr>
            </w:pPr>
            <w:r>
              <w:rPr>
                <w:rFonts w:ascii="黑体"/>
                <w:kern w:val="0"/>
                <w:sz w:val="18"/>
                <w:szCs w:val="18"/>
              </w:rPr>
              <w:t>2</w:t>
            </w:r>
          </w:p>
        </w:tc>
        <w:tc>
          <w:tcPr>
            <w:tcW w:w="1451" w:type="dxa"/>
            <w:tcBorders>
              <w:top w:val="single" w:sz="4" w:space="0" w:color="000000"/>
              <w:left w:val="single" w:sz="4" w:space="0" w:color="000000"/>
              <w:bottom w:val="single" w:sz="4" w:space="0" w:color="000000"/>
              <w:right w:val="single" w:sz="8" w:space="0" w:color="000000"/>
            </w:tcBorders>
            <w:vAlign w:val="center"/>
          </w:tcPr>
          <w:p w14:paraId="2CAF5219"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451" w:type="dxa"/>
            <w:tcBorders>
              <w:top w:val="single" w:sz="4" w:space="0" w:color="000000"/>
              <w:left w:val="single" w:sz="4" w:space="0" w:color="000000"/>
              <w:bottom w:val="single" w:sz="4" w:space="0" w:color="000000"/>
              <w:right w:val="single" w:sz="4" w:space="0" w:color="000000"/>
            </w:tcBorders>
            <w:vAlign w:val="center"/>
          </w:tcPr>
          <w:p w14:paraId="5CED41BA"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应用交易计数器</w:t>
            </w:r>
          </w:p>
        </w:tc>
        <w:tc>
          <w:tcPr>
            <w:tcW w:w="1451" w:type="dxa"/>
            <w:tcBorders>
              <w:top w:val="single" w:sz="4" w:space="0" w:color="000000"/>
              <w:left w:val="single" w:sz="4" w:space="0" w:color="000000"/>
              <w:bottom w:val="single" w:sz="4" w:space="0" w:color="000000"/>
              <w:right w:val="single" w:sz="8" w:space="0" w:color="000000"/>
            </w:tcBorders>
          </w:tcPr>
          <w:p w14:paraId="14FF62B3" w14:textId="77777777" w:rsidR="003843EA" w:rsidRDefault="003843EA">
            <w:pPr>
              <w:widowControl/>
              <w:spacing w:line="276" w:lineRule="auto"/>
              <w:jc w:val="center"/>
              <w:rPr>
                <w:rFonts w:ascii="黑体"/>
                <w:b/>
                <w:bCs/>
                <w:kern w:val="0"/>
                <w:sz w:val="18"/>
                <w:szCs w:val="18"/>
              </w:rPr>
            </w:pPr>
          </w:p>
        </w:tc>
      </w:tr>
      <w:tr w:rsidR="003843EA" w14:paraId="685DDC4C"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7F8DC061" w14:textId="77777777" w:rsidR="003843EA" w:rsidRDefault="00A21561">
            <w:pPr>
              <w:widowControl/>
              <w:spacing w:line="276" w:lineRule="auto"/>
              <w:jc w:val="center"/>
              <w:rPr>
                <w:rFonts w:ascii="黑体"/>
                <w:kern w:val="0"/>
                <w:sz w:val="18"/>
                <w:szCs w:val="18"/>
              </w:rPr>
            </w:pPr>
            <w:r>
              <w:rPr>
                <w:rFonts w:ascii="黑体"/>
                <w:kern w:val="0"/>
                <w:sz w:val="18"/>
                <w:szCs w:val="18"/>
              </w:rPr>
              <w:t>9F37</w:t>
            </w:r>
          </w:p>
        </w:tc>
        <w:tc>
          <w:tcPr>
            <w:tcW w:w="1451" w:type="dxa"/>
            <w:tcBorders>
              <w:top w:val="single" w:sz="4" w:space="0" w:color="000000"/>
              <w:left w:val="single" w:sz="4" w:space="0" w:color="000000"/>
              <w:bottom w:val="single" w:sz="4" w:space="0" w:color="000000"/>
              <w:right w:val="single" w:sz="4" w:space="0" w:color="000000"/>
            </w:tcBorders>
            <w:vAlign w:val="center"/>
          </w:tcPr>
          <w:p w14:paraId="7C1A54E7" w14:textId="77777777" w:rsidR="003843EA" w:rsidRDefault="003843EA">
            <w:pPr>
              <w:widowControl/>
              <w:spacing w:line="276" w:lineRule="auto"/>
              <w:jc w:val="center"/>
              <w:rPr>
                <w:rFonts w:ascii="黑体"/>
                <w:b/>
                <w:bCs/>
                <w:kern w:val="0"/>
                <w:sz w:val="18"/>
                <w:szCs w:val="18"/>
              </w:rPr>
            </w:pPr>
          </w:p>
        </w:tc>
        <w:tc>
          <w:tcPr>
            <w:tcW w:w="1451" w:type="dxa"/>
            <w:tcBorders>
              <w:top w:val="single" w:sz="4" w:space="0" w:color="000000"/>
              <w:left w:val="single" w:sz="4" w:space="0" w:color="000000"/>
              <w:bottom w:val="single" w:sz="4" w:space="0" w:color="000000"/>
              <w:right w:val="single" w:sz="8" w:space="0" w:color="000000"/>
            </w:tcBorders>
            <w:vAlign w:val="center"/>
          </w:tcPr>
          <w:p w14:paraId="193811F0" w14:textId="77777777" w:rsidR="003843EA" w:rsidRDefault="003843EA">
            <w:pPr>
              <w:widowControl/>
              <w:spacing w:line="276" w:lineRule="auto"/>
              <w:jc w:val="center"/>
              <w:rPr>
                <w:rFonts w:ascii="黑体"/>
                <w:b/>
                <w:bCs/>
                <w:kern w:val="0"/>
                <w:sz w:val="18"/>
                <w:szCs w:val="18"/>
              </w:rPr>
            </w:pPr>
          </w:p>
        </w:tc>
        <w:tc>
          <w:tcPr>
            <w:tcW w:w="1451" w:type="dxa"/>
            <w:tcBorders>
              <w:top w:val="single" w:sz="4" w:space="0" w:color="000000"/>
              <w:left w:val="single" w:sz="4" w:space="0" w:color="000000"/>
              <w:bottom w:val="single" w:sz="4" w:space="0" w:color="000000"/>
              <w:right w:val="single" w:sz="4" w:space="0" w:color="000000"/>
            </w:tcBorders>
            <w:vAlign w:val="center"/>
          </w:tcPr>
          <w:p w14:paraId="1714ECF2"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不可预知数</w:t>
            </w:r>
          </w:p>
        </w:tc>
        <w:tc>
          <w:tcPr>
            <w:tcW w:w="1451" w:type="dxa"/>
            <w:tcBorders>
              <w:top w:val="single" w:sz="4" w:space="0" w:color="000000"/>
              <w:left w:val="single" w:sz="4" w:space="0" w:color="000000"/>
              <w:bottom w:val="single" w:sz="4" w:space="0" w:color="000000"/>
              <w:right w:val="single" w:sz="8" w:space="0" w:color="000000"/>
            </w:tcBorders>
          </w:tcPr>
          <w:p w14:paraId="18D2C1B4" w14:textId="77777777" w:rsidR="003843EA" w:rsidRDefault="003843EA">
            <w:pPr>
              <w:widowControl/>
              <w:spacing w:line="276" w:lineRule="auto"/>
              <w:jc w:val="center"/>
              <w:rPr>
                <w:rFonts w:ascii="黑体"/>
                <w:b/>
                <w:bCs/>
                <w:kern w:val="0"/>
                <w:sz w:val="18"/>
                <w:szCs w:val="18"/>
              </w:rPr>
            </w:pPr>
          </w:p>
        </w:tc>
      </w:tr>
      <w:tr w:rsidR="003843EA" w14:paraId="10D97F05"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73D93B81" w14:textId="77777777" w:rsidR="003843EA" w:rsidRDefault="00A21561">
            <w:pPr>
              <w:widowControl/>
              <w:spacing w:line="276" w:lineRule="auto"/>
              <w:jc w:val="center"/>
              <w:rPr>
                <w:rFonts w:ascii="黑体"/>
                <w:kern w:val="0"/>
                <w:sz w:val="18"/>
                <w:szCs w:val="18"/>
              </w:rPr>
            </w:pPr>
            <w:r>
              <w:rPr>
                <w:rFonts w:ascii="黑体"/>
                <w:kern w:val="0"/>
                <w:sz w:val="18"/>
                <w:szCs w:val="18"/>
              </w:rPr>
              <w:t>95</w:t>
            </w:r>
          </w:p>
        </w:tc>
        <w:tc>
          <w:tcPr>
            <w:tcW w:w="1451" w:type="dxa"/>
            <w:tcBorders>
              <w:top w:val="single" w:sz="4" w:space="0" w:color="000000"/>
              <w:left w:val="single" w:sz="4" w:space="0" w:color="000000"/>
              <w:bottom w:val="single" w:sz="4" w:space="0" w:color="000000"/>
              <w:right w:val="single" w:sz="4" w:space="0" w:color="000000"/>
            </w:tcBorders>
            <w:vAlign w:val="center"/>
          </w:tcPr>
          <w:p w14:paraId="6FCCB347" w14:textId="77777777" w:rsidR="003843EA" w:rsidRDefault="00A21561">
            <w:pPr>
              <w:widowControl/>
              <w:spacing w:line="276" w:lineRule="auto"/>
              <w:jc w:val="center"/>
              <w:rPr>
                <w:rFonts w:ascii="黑体"/>
                <w:kern w:val="0"/>
                <w:sz w:val="18"/>
                <w:szCs w:val="18"/>
              </w:rPr>
            </w:pPr>
            <w:r>
              <w:rPr>
                <w:rFonts w:ascii="黑体" w:hAnsi="宋体"/>
                <w:kern w:val="0"/>
                <w:sz w:val="18"/>
                <w:szCs w:val="18"/>
              </w:rPr>
              <w:t>5</w:t>
            </w:r>
          </w:p>
        </w:tc>
        <w:tc>
          <w:tcPr>
            <w:tcW w:w="1451" w:type="dxa"/>
            <w:tcBorders>
              <w:top w:val="single" w:sz="4" w:space="0" w:color="000000"/>
              <w:left w:val="single" w:sz="4" w:space="0" w:color="000000"/>
              <w:bottom w:val="single" w:sz="4" w:space="0" w:color="000000"/>
              <w:right w:val="single" w:sz="8" w:space="0" w:color="000000"/>
            </w:tcBorders>
            <w:vAlign w:val="center"/>
          </w:tcPr>
          <w:p w14:paraId="1B06AEE5"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451" w:type="dxa"/>
            <w:tcBorders>
              <w:top w:val="single" w:sz="4" w:space="0" w:color="000000"/>
              <w:left w:val="single" w:sz="4" w:space="0" w:color="000000"/>
              <w:bottom w:val="single" w:sz="4" w:space="0" w:color="000000"/>
              <w:right w:val="single" w:sz="4" w:space="0" w:color="000000"/>
            </w:tcBorders>
            <w:vAlign w:val="center"/>
          </w:tcPr>
          <w:p w14:paraId="6A7043A8"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终端验证结果</w:t>
            </w:r>
          </w:p>
        </w:tc>
        <w:tc>
          <w:tcPr>
            <w:tcW w:w="1451" w:type="dxa"/>
            <w:tcBorders>
              <w:top w:val="single" w:sz="4" w:space="0" w:color="000000"/>
              <w:left w:val="single" w:sz="4" w:space="0" w:color="000000"/>
              <w:bottom w:val="single" w:sz="4" w:space="0" w:color="000000"/>
              <w:right w:val="single" w:sz="8" w:space="0" w:color="000000"/>
            </w:tcBorders>
          </w:tcPr>
          <w:p w14:paraId="6FE07445" w14:textId="77777777" w:rsidR="003843EA" w:rsidRDefault="003843EA">
            <w:pPr>
              <w:widowControl/>
              <w:spacing w:line="276" w:lineRule="auto"/>
              <w:jc w:val="center"/>
              <w:rPr>
                <w:rFonts w:ascii="黑体"/>
                <w:b/>
                <w:bCs/>
                <w:kern w:val="0"/>
                <w:sz w:val="18"/>
                <w:szCs w:val="18"/>
              </w:rPr>
            </w:pPr>
          </w:p>
        </w:tc>
      </w:tr>
      <w:tr w:rsidR="003843EA" w14:paraId="1CF8C8EB"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02EA915A" w14:textId="77777777" w:rsidR="003843EA" w:rsidRDefault="00A21561">
            <w:pPr>
              <w:widowControl/>
              <w:spacing w:line="276" w:lineRule="auto"/>
              <w:jc w:val="center"/>
              <w:rPr>
                <w:rFonts w:ascii="黑体"/>
                <w:kern w:val="0"/>
                <w:sz w:val="18"/>
                <w:szCs w:val="18"/>
              </w:rPr>
            </w:pPr>
            <w:r>
              <w:rPr>
                <w:rFonts w:ascii="黑体"/>
                <w:kern w:val="0"/>
                <w:sz w:val="18"/>
                <w:szCs w:val="18"/>
              </w:rPr>
              <w:t>9A</w:t>
            </w:r>
          </w:p>
        </w:tc>
        <w:tc>
          <w:tcPr>
            <w:tcW w:w="1451" w:type="dxa"/>
            <w:tcBorders>
              <w:top w:val="single" w:sz="4" w:space="0" w:color="000000"/>
              <w:left w:val="single" w:sz="4" w:space="0" w:color="000000"/>
              <w:bottom w:val="single" w:sz="4" w:space="0" w:color="000000"/>
              <w:right w:val="single" w:sz="4" w:space="0" w:color="000000"/>
            </w:tcBorders>
            <w:vAlign w:val="center"/>
          </w:tcPr>
          <w:p w14:paraId="7BD6D573" w14:textId="77777777" w:rsidR="003843EA" w:rsidRDefault="00A21561">
            <w:pPr>
              <w:widowControl/>
              <w:spacing w:line="276" w:lineRule="auto"/>
              <w:jc w:val="center"/>
              <w:rPr>
                <w:rFonts w:ascii="黑体"/>
                <w:kern w:val="0"/>
                <w:sz w:val="18"/>
                <w:szCs w:val="18"/>
              </w:rPr>
            </w:pPr>
            <w:r>
              <w:rPr>
                <w:rFonts w:ascii="黑体" w:hAnsi="宋体"/>
                <w:kern w:val="0"/>
                <w:sz w:val="18"/>
                <w:szCs w:val="18"/>
              </w:rPr>
              <w:t>3</w:t>
            </w:r>
          </w:p>
        </w:tc>
        <w:tc>
          <w:tcPr>
            <w:tcW w:w="1451" w:type="dxa"/>
            <w:tcBorders>
              <w:top w:val="single" w:sz="4" w:space="0" w:color="000000"/>
              <w:left w:val="single" w:sz="4" w:space="0" w:color="000000"/>
              <w:bottom w:val="single" w:sz="4" w:space="0" w:color="000000"/>
              <w:right w:val="single" w:sz="8" w:space="0" w:color="000000"/>
            </w:tcBorders>
            <w:vAlign w:val="center"/>
          </w:tcPr>
          <w:p w14:paraId="7BC79FFA"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451" w:type="dxa"/>
            <w:tcBorders>
              <w:top w:val="single" w:sz="4" w:space="0" w:color="000000"/>
              <w:left w:val="single" w:sz="4" w:space="0" w:color="000000"/>
              <w:bottom w:val="single" w:sz="4" w:space="0" w:color="000000"/>
              <w:right w:val="single" w:sz="4" w:space="0" w:color="000000"/>
            </w:tcBorders>
            <w:vAlign w:val="center"/>
          </w:tcPr>
          <w:p w14:paraId="34512CB0"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交易日期</w:t>
            </w:r>
          </w:p>
        </w:tc>
        <w:tc>
          <w:tcPr>
            <w:tcW w:w="1451" w:type="dxa"/>
            <w:tcBorders>
              <w:top w:val="single" w:sz="4" w:space="0" w:color="000000"/>
              <w:left w:val="single" w:sz="4" w:space="0" w:color="000000"/>
              <w:bottom w:val="single" w:sz="4" w:space="0" w:color="000000"/>
              <w:right w:val="single" w:sz="8" w:space="0" w:color="000000"/>
            </w:tcBorders>
          </w:tcPr>
          <w:p w14:paraId="292C20F3" w14:textId="77777777" w:rsidR="003843EA" w:rsidRDefault="003843EA">
            <w:pPr>
              <w:widowControl/>
              <w:spacing w:line="276" w:lineRule="auto"/>
              <w:jc w:val="center"/>
              <w:rPr>
                <w:rFonts w:ascii="黑体"/>
                <w:b/>
                <w:bCs/>
                <w:kern w:val="0"/>
                <w:sz w:val="18"/>
                <w:szCs w:val="18"/>
              </w:rPr>
            </w:pPr>
          </w:p>
        </w:tc>
      </w:tr>
      <w:tr w:rsidR="003843EA" w14:paraId="1EA3371C"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0F40B385" w14:textId="77777777" w:rsidR="003843EA" w:rsidRDefault="00A21561">
            <w:pPr>
              <w:widowControl/>
              <w:spacing w:line="276" w:lineRule="auto"/>
              <w:jc w:val="center"/>
              <w:rPr>
                <w:rFonts w:ascii="黑体"/>
                <w:kern w:val="0"/>
                <w:sz w:val="18"/>
                <w:szCs w:val="18"/>
              </w:rPr>
            </w:pPr>
            <w:r>
              <w:rPr>
                <w:rFonts w:ascii="黑体"/>
                <w:kern w:val="0"/>
                <w:sz w:val="18"/>
                <w:szCs w:val="18"/>
              </w:rPr>
              <w:t>9C</w:t>
            </w:r>
          </w:p>
        </w:tc>
        <w:tc>
          <w:tcPr>
            <w:tcW w:w="1451" w:type="dxa"/>
            <w:tcBorders>
              <w:top w:val="single" w:sz="4" w:space="0" w:color="000000"/>
              <w:left w:val="single" w:sz="4" w:space="0" w:color="000000"/>
              <w:bottom w:val="single" w:sz="4" w:space="0" w:color="000000"/>
              <w:right w:val="single" w:sz="4" w:space="0" w:color="000000"/>
            </w:tcBorders>
            <w:vAlign w:val="center"/>
          </w:tcPr>
          <w:p w14:paraId="4033A81E" w14:textId="77777777" w:rsidR="003843EA" w:rsidRDefault="00A21561">
            <w:pPr>
              <w:widowControl/>
              <w:spacing w:line="276" w:lineRule="auto"/>
              <w:jc w:val="center"/>
              <w:rPr>
                <w:rFonts w:ascii="黑体"/>
                <w:kern w:val="0"/>
                <w:sz w:val="18"/>
                <w:szCs w:val="18"/>
              </w:rPr>
            </w:pPr>
            <w:r>
              <w:rPr>
                <w:rFonts w:ascii="黑体" w:hAnsi="宋体"/>
                <w:kern w:val="0"/>
                <w:sz w:val="18"/>
                <w:szCs w:val="18"/>
              </w:rPr>
              <w:t>1</w:t>
            </w:r>
          </w:p>
        </w:tc>
        <w:tc>
          <w:tcPr>
            <w:tcW w:w="1451" w:type="dxa"/>
            <w:tcBorders>
              <w:top w:val="single" w:sz="4" w:space="0" w:color="000000"/>
              <w:left w:val="single" w:sz="4" w:space="0" w:color="000000"/>
              <w:bottom w:val="single" w:sz="4" w:space="0" w:color="000000"/>
              <w:right w:val="single" w:sz="8" w:space="0" w:color="000000"/>
            </w:tcBorders>
            <w:vAlign w:val="center"/>
          </w:tcPr>
          <w:p w14:paraId="18C56696" w14:textId="77777777" w:rsidR="003843EA" w:rsidRDefault="00A21561">
            <w:pPr>
              <w:widowControl/>
              <w:spacing w:line="276" w:lineRule="auto"/>
              <w:jc w:val="center"/>
              <w:rPr>
                <w:rFonts w:ascii="黑体"/>
                <w:kern w:val="0"/>
                <w:sz w:val="18"/>
                <w:szCs w:val="18"/>
              </w:rPr>
            </w:pPr>
            <w:r>
              <w:rPr>
                <w:rFonts w:ascii="黑体"/>
                <w:kern w:val="0"/>
                <w:sz w:val="18"/>
                <w:szCs w:val="18"/>
              </w:rPr>
              <w:t>B</w:t>
            </w:r>
          </w:p>
        </w:tc>
        <w:tc>
          <w:tcPr>
            <w:tcW w:w="1451" w:type="dxa"/>
            <w:tcBorders>
              <w:top w:val="single" w:sz="4" w:space="0" w:color="000000"/>
              <w:left w:val="single" w:sz="4" w:space="0" w:color="000000"/>
              <w:bottom w:val="single" w:sz="4" w:space="0" w:color="000000"/>
              <w:right w:val="single" w:sz="4" w:space="0" w:color="000000"/>
            </w:tcBorders>
            <w:vAlign w:val="center"/>
          </w:tcPr>
          <w:p w14:paraId="67FD3A3E"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交易类型</w:t>
            </w:r>
          </w:p>
        </w:tc>
        <w:tc>
          <w:tcPr>
            <w:tcW w:w="1451" w:type="dxa"/>
            <w:tcBorders>
              <w:top w:val="single" w:sz="4" w:space="0" w:color="000000"/>
              <w:left w:val="single" w:sz="4" w:space="0" w:color="000000"/>
              <w:bottom w:val="single" w:sz="4" w:space="0" w:color="000000"/>
              <w:right w:val="single" w:sz="8" w:space="0" w:color="000000"/>
            </w:tcBorders>
          </w:tcPr>
          <w:p w14:paraId="78B04DBD" w14:textId="77777777" w:rsidR="003843EA" w:rsidRDefault="003843EA">
            <w:pPr>
              <w:widowControl/>
              <w:spacing w:line="276" w:lineRule="auto"/>
              <w:jc w:val="center"/>
              <w:rPr>
                <w:rFonts w:ascii="黑体"/>
                <w:b/>
                <w:bCs/>
                <w:kern w:val="0"/>
                <w:sz w:val="18"/>
                <w:szCs w:val="18"/>
              </w:rPr>
            </w:pPr>
          </w:p>
        </w:tc>
      </w:tr>
      <w:tr w:rsidR="003843EA" w14:paraId="472B3C43"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7685F2ED" w14:textId="77777777" w:rsidR="003843EA" w:rsidRDefault="00A21561">
            <w:pPr>
              <w:widowControl/>
              <w:spacing w:line="276" w:lineRule="auto"/>
              <w:jc w:val="center"/>
              <w:rPr>
                <w:rFonts w:ascii="黑体"/>
                <w:kern w:val="0"/>
                <w:sz w:val="18"/>
                <w:szCs w:val="18"/>
              </w:rPr>
            </w:pPr>
            <w:r>
              <w:rPr>
                <w:rFonts w:ascii="黑体" w:hAnsi="宋体"/>
                <w:kern w:val="0"/>
                <w:sz w:val="18"/>
                <w:szCs w:val="18"/>
              </w:rPr>
              <w:t>DF31</w:t>
            </w:r>
          </w:p>
        </w:tc>
        <w:tc>
          <w:tcPr>
            <w:tcW w:w="1451" w:type="dxa"/>
            <w:tcBorders>
              <w:top w:val="single" w:sz="4" w:space="0" w:color="000000"/>
              <w:left w:val="single" w:sz="4" w:space="0" w:color="000000"/>
              <w:bottom w:val="single" w:sz="4" w:space="0" w:color="000000"/>
              <w:right w:val="single" w:sz="4" w:space="0" w:color="000000"/>
            </w:tcBorders>
            <w:vAlign w:val="center"/>
          </w:tcPr>
          <w:p w14:paraId="0BC5726D" w14:textId="77777777" w:rsidR="003843EA" w:rsidRDefault="00A21561">
            <w:pPr>
              <w:widowControl/>
              <w:spacing w:line="276" w:lineRule="auto"/>
              <w:jc w:val="center"/>
              <w:rPr>
                <w:rFonts w:ascii="黑体"/>
                <w:kern w:val="0"/>
                <w:sz w:val="18"/>
                <w:szCs w:val="18"/>
              </w:rPr>
            </w:pPr>
            <w:r>
              <w:rPr>
                <w:rFonts w:ascii="黑体" w:hAnsi="宋体"/>
                <w:kern w:val="0"/>
                <w:sz w:val="18"/>
                <w:szCs w:val="18"/>
              </w:rPr>
              <w:t>VAR</w:t>
            </w:r>
          </w:p>
        </w:tc>
        <w:tc>
          <w:tcPr>
            <w:tcW w:w="1451" w:type="dxa"/>
            <w:tcBorders>
              <w:top w:val="single" w:sz="4" w:space="0" w:color="000000"/>
              <w:left w:val="single" w:sz="4" w:space="0" w:color="000000"/>
              <w:bottom w:val="single" w:sz="4" w:space="0" w:color="000000"/>
              <w:right w:val="single" w:sz="8" w:space="0" w:color="000000"/>
            </w:tcBorders>
            <w:vAlign w:val="center"/>
          </w:tcPr>
          <w:p w14:paraId="30C36AAF" w14:textId="77777777" w:rsidR="003843EA" w:rsidRDefault="00A21561">
            <w:pPr>
              <w:widowControl/>
              <w:spacing w:line="276" w:lineRule="auto"/>
              <w:jc w:val="center"/>
              <w:rPr>
                <w:rFonts w:ascii="黑体"/>
                <w:kern w:val="0"/>
                <w:sz w:val="18"/>
                <w:szCs w:val="18"/>
              </w:rPr>
            </w:pPr>
            <w:r>
              <w:rPr>
                <w:rFonts w:ascii="黑体" w:hAnsi="宋体"/>
                <w:kern w:val="0"/>
                <w:sz w:val="18"/>
                <w:szCs w:val="18"/>
              </w:rPr>
              <w:t>B</w:t>
            </w:r>
          </w:p>
        </w:tc>
        <w:tc>
          <w:tcPr>
            <w:tcW w:w="1451" w:type="dxa"/>
            <w:tcBorders>
              <w:top w:val="single" w:sz="4" w:space="0" w:color="000000"/>
              <w:left w:val="single" w:sz="4" w:space="0" w:color="000000"/>
              <w:bottom w:val="single" w:sz="4" w:space="0" w:color="000000"/>
              <w:right w:val="single" w:sz="4" w:space="0" w:color="000000"/>
            </w:tcBorders>
            <w:vAlign w:val="center"/>
          </w:tcPr>
          <w:p w14:paraId="53E0800F"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脚本处理结果</w:t>
            </w:r>
          </w:p>
        </w:tc>
        <w:tc>
          <w:tcPr>
            <w:tcW w:w="1451" w:type="dxa"/>
            <w:tcBorders>
              <w:top w:val="single" w:sz="4" w:space="0" w:color="000000"/>
              <w:left w:val="single" w:sz="4" w:space="0" w:color="000000"/>
              <w:bottom w:val="single" w:sz="4" w:space="0" w:color="000000"/>
              <w:right w:val="single" w:sz="8" w:space="0" w:color="000000"/>
            </w:tcBorders>
          </w:tcPr>
          <w:p w14:paraId="669D9A09" w14:textId="77777777" w:rsidR="003843EA" w:rsidRDefault="003843EA">
            <w:pPr>
              <w:widowControl/>
              <w:spacing w:line="276" w:lineRule="auto"/>
              <w:jc w:val="center"/>
              <w:rPr>
                <w:rFonts w:ascii="黑体" w:hAnsi="宋体"/>
                <w:b/>
                <w:bCs/>
                <w:kern w:val="0"/>
                <w:sz w:val="18"/>
                <w:szCs w:val="18"/>
              </w:rPr>
            </w:pPr>
          </w:p>
        </w:tc>
      </w:tr>
      <w:tr w:rsidR="003843EA" w14:paraId="64C861A6"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60B3ACE1" w14:textId="77777777" w:rsidR="003843EA" w:rsidRDefault="00A21561">
            <w:pPr>
              <w:widowControl/>
              <w:spacing w:line="276" w:lineRule="auto"/>
              <w:jc w:val="center"/>
              <w:rPr>
                <w:rFonts w:ascii="黑体"/>
                <w:kern w:val="0"/>
                <w:sz w:val="18"/>
                <w:szCs w:val="18"/>
              </w:rPr>
            </w:pPr>
            <w:r>
              <w:rPr>
                <w:rFonts w:ascii="黑体" w:hAnsi="宋体"/>
                <w:kern w:val="0"/>
                <w:sz w:val="18"/>
                <w:szCs w:val="18"/>
              </w:rPr>
              <w:t>DF75</w:t>
            </w:r>
          </w:p>
        </w:tc>
        <w:tc>
          <w:tcPr>
            <w:tcW w:w="1451" w:type="dxa"/>
            <w:tcBorders>
              <w:top w:val="single" w:sz="4" w:space="0" w:color="000000"/>
              <w:left w:val="single" w:sz="4" w:space="0" w:color="000000"/>
              <w:bottom w:val="single" w:sz="4" w:space="0" w:color="000000"/>
              <w:right w:val="single" w:sz="4" w:space="0" w:color="000000"/>
            </w:tcBorders>
            <w:vAlign w:val="center"/>
          </w:tcPr>
          <w:p w14:paraId="67FC2C12" w14:textId="77777777" w:rsidR="003843EA" w:rsidRDefault="00A21561">
            <w:pPr>
              <w:widowControl/>
              <w:spacing w:line="276" w:lineRule="auto"/>
              <w:jc w:val="center"/>
              <w:rPr>
                <w:rFonts w:ascii="黑体"/>
                <w:kern w:val="0"/>
                <w:sz w:val="18"/>
                <w:szCs w:val="18"/>
              </w:rPr>
            </w:pPr>
            <w:r>
              <w:rPr>
                <w:rFonts w:ascii="黑体" w:hAnsi="宋体"/>
                <w:kern w:val="0"/>
                <w:sz w:val="18"/>
                <w:szCs w:val="18"/>
              </w:rPr>
              <w:t>1</w:t>
            </w:r>
          </w:p>
        </w:tc>
        <w:tc>
          <w:tcPr>
            <w:tcW w:w="1451" w:type="dxa"/>
            <w:tcBorders>
              <w:top w:val="single" w:sz="4" w:space="0" w:color="000000"/>
              <w:left w:val="single" w:sz="4" w:space="0" w:color="000000"/>
              <w:bottom w:val="single" w:sz="4" w:space="0" w:color="000000"/>
              <w:right w:val="single" w:sz="8" w:space="0" w:color="000000"/>
            </w:tcBorders>
            <w:vAlign w:val="center"/>
          </w:tcPr>
          <w:p w14:paraId="5033A3CD" w14:textId="77777777" w:rsidR="003843EA" w:rsidRDefault="00A21561">
            <w:pPr>
              <w:widowControl/>
              <w:spacing w:line="276" w:lineRule="auto"/>
              <w:jc w:val="center"/>
              <w:rPr>
                <w:rFonts w:ascii="黑体"/>
                <w:kern w:val="0"/>
                <w:sz w:val="18"/>
                <w:szCs w:val="18"/>
              </w:rPr>
            </w:pPr>
            <w:r>
              <w:rPr>
                <w:rFonts w:ascii="黑体" w:hAnsi="宋体"/>
                <w:kern w:val="0"/>
                <w:sz w:val="18"/>
                <w:szCs w:val="18"/>
              </w:rPr>
              <w:t>B</w:t>
            </w:r>
          </w:p>
        </w:tc>
        <w:tc>
          <w:tcPr>
            <w:tcW w:w="1451" w:type="dxa"/>
            <w:tcBorders>
              <w:top w:val="single" w:sz="4" w:space="0" w:color="000000"/>
              <w:left w:val="single" w:sz="4" w:space="0" w:color="000000"/>
              <w:bottom w:val="single" w:sz="4" w:space="0" w:color="000000"/>
              <w:right w:val="single" w:sz="4" w:space="0" w:color="000000"/>
            </w:tcBorders>
            <w:vAlign w:val="center"/>
          </w:tcPr>
          <w:p w14:paraId="681FD393"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执行结果</w:t>
            </w:r>
          </w:p>
        </w:tc>
        <w:tc>
          <w:tcPr>
            <w:tcW w:w="1451" w:type="dxa"/>
            <w:tcBorders>
              <w:top w:val="single" w:sz="4" w:space="0" w:color="000000"/>
              <w:left w:val="single" w:sz="4" w:space="0" w:color="000000"/>
              <w:bottom w:val="single" w:sz="4" w:space="0" w:color="000000"/>
              <w:right w:val="single" w:sz="8" w:space="0" w:color="000000"/>
            </w:tcBorders>
          </w:tcPr>
          <w:p w14:paraId="2804A205" w14:textId="77777777" w:rsidR="003843EA" w:rsidRDefault="00A21561">
            <w:pPr>
              <w:widowControl/>
              <w:spacing w:line="276" w:lineRule="auto"/>
              <w:rPr>
                <w:rFonts w:ascii="黑体"/>
                <w:kern w:val="0"/>
                <w:sz w:val="18"/>
                <w:szCs w:val="18"/>
              </w:rPr>
            </w:pPr>
            <w:r>
              <w:rPr>
                <w:rFonts w:ascii="黑体" w:hAnsi="宋体"/>
                <w:kern w:val="0"/>
                <w:sz w:val="18"/>
                <w:szCs w:val="18"/>
              </w:rPr>
              <w:t>0x00/*成功</w:t>
            </w:r>
            <w:r>
              <w:rPr>
                <w:rFonts w:ascii="黑体"/>
                <w:kern w:val="0"/>
                <w:sz w:val="18"/>
                <w:szCs w:val="18"/>
              </w:rPr>
              <w:t>*/</w:t>
            </w:r>
          </w:p>
          <w:p w14:paraId="54C857B5" w14:textId="77777777" w:rsidR="003843EA" w:rsidRDefault="00A21561">
            <w:pPr>
              <w:widowControl/>
              <w:spacing w:line="276" w:lineRule="auto"/>
              <w:rPr>
                <w:rFonts w:ascii="黑体"/>
                <w:kern w:val="0"/>
                <w:sz w:val="18"/>
                <w:szCs w:val="18"/>
              </w:rPr>
            </w:pPr>
            <w:r>
              <w:rPr>
                <w:rFonts w:ascii="黑体" w:hAnsi="宋体"/>
                <w:kern w:val="0"/>
                <w:sz w:val="18"/>
                <w:szCs w:val="18"/>
              </w:rPr>
              <w:t>0x01/*交易授受</w:t>
            </w:r>
            <w:r>
              <w:rPr>
                <w:rFonts w:ascii="黑体"/>
                <w:kern w:val="0"/>
                <w:sz w:val="18"/>
                <w:szCs w:val="18"/>
              </w:rPr>
              <w:t>*/</w:t>
            </w:r>
          </w:p>
          <w:p w14:paraId="24D995F2" w14:textId="77777777" w:rsidR="003843EA" w:rsidRDefault="00A21561">
            <w:pPr>
              <w:widowControl/>
              <w:spacing w:line="276" w:lineRule="auto"/>
              <w:rPr>
                <w:rFonts w:ascii="黑体"/>
                <w:kern w:val="0"/>
                <w:sz w:val="18"/>
                <w:szCs w:val="18"/>
              </w:rPr>
            </w:pPr>
            <w:r>
              <w:rPr>
                <w:rFonts w:ascii="黑体" w:hAnsi="宋体"/>
                <w:kern w:val="0"/>
                <w:sz w:val="18"/>
                <w:szCs w:val="18"/>
              </w:rPr>
              <w:t>0x02/*交易拒绝</w:t>
            </w:r>
            <w:r>
              <w:rPr>
                <w:rFonts w:ascii="黑体"/>
                <w:kern w:val="0"/>
                <w:sz w:val="18"/>
                <w:szCs w:val="18"/>
              </w:rPr>
              <w:t>*/</w:t>
            </w:r>
          </w:p>
          <w:p w14:paraId="4A5A1A90" w14:textId="77777777" w:rsidR="003843EA" w:rsidRDefault="00A21561">
            <w:pPr>
              <w:widowControl/>
              <w:spacing w:line="276" w:lineRule="auto"/>
              <w:rPr>
                <w:rFonts w:ascii="黑体"/>
                <w:kern w:val="0"/>
                <w:sz w:val="18"/>
                <w:szCs w:val="18"/>
              </w:rPr>
            </w:pPr>
            <w:r>
              <w:rPr>
                <w:rFonts w:ascii="黑体" w:hAnsi="宋体"/>
                <w:kern w:val="0"/>
                <w:sz w:val="18"/>
                <w:szCs w:val="18"/>
              </w:rPr>
              <w:t>0x03/*联机</w:t>
            </w:r>
            <w:r>
              <w:rPr>
                <w:rFonts w:ascii="黑体"/>
                <w:kern w:val="0"/>
                <w:sz w:val="18"/>
                <w:szCs w:val="18"/>
              </w:rPr>
              <w:t>*/</w:t>
            </w:r>
          </w:p>
          <w:p w14:paraId="7DB9E23F" w14:textId="77777777" w:rsidR="003843EA" w:rsidRDefault="00A21561">
            <w:pPr>
              <w:widowControl/>
              <w:spacing w:line="276" w:lineRule="auto"/>
              <w:rPr>
                <w:rFonts w:ascii="黑体"/>
                <w:kern w:val="0"/>
                <w:sz w:val="18"/>
                <w:szCs w:val="18"/>
              </w:rPr>
            </w:pPr>
            <w:r>
              <w:rPr>
                <w:rFonts w:ascii="黑体" w:hAnsi="宋体"/>
                <w:kern w:val="0"/>
                <w:sz w:val="18"/>
                <w:szCs w:val="18"/>
              </w:rPr>
              <w:lastRenderedPageBreak/>
              <w:t>0x04/*第二个</w:t>
            </w:r>
            <w:r>
              <w:rPr>
                <w:rFonts w:ascii="黑体"/>
                <w:kern w:val="0"/>
                <w:sz w:val="18"/>
                <w:szCs w:val="18"/>
              </w:rPr>
              <w:t>Generate AC</w:t>
            </w:r>
            <w:r>
              <w:rPr>
                <w:rFonts w:ascii="黑体" w:hAnsi="宋体" w:hint="eastAsia"/>
                <w:kern w:val="0"/>
                <w:sz w:val="18"/>
                <w:szCs w:val="18"/>
              </w:rPr>
              <w:t>返回</w:t>
            </w:r>
            <w:r>
              <w:rPr>
                <w:rFonts w:ascii="黑体"/>
                <w:kern w:val="0"/>
                <w:sz w:val="18"/>
                <w:szCs w:val="18"/>
              </w:rPr>
              <w:t>AAC*/</w:t>
            </w:r>
          </w:p>
          <w:p w14:paraId="5F298638" w14:textId="77777777" w:rsidR="003843EA" w:rsidRDefault="00A21561">
            <w:pPr>
              <w:widowControl/>
              <w:spacing w:line="276" w:lineRule="auto"/>
              <w:rPr>
                <w:rFonts w:ascii="黑体"/>
                <w:kern w:val="0"/>
                <w:sz w:val="18"/>
                <w:szCs w:val="18"/>
              </w:rPr>
            </w:pPr>
            <w:r>
              <w:rPr>
                <w:rFonts w:ascii="黑体" w:hAnsi="宋体"/>
                <w:kern w:val="0"/>
                <w:sz w:val="18"/>
                <w:szCs w:val="18"/>
              </w:rPr>
              <w:t>0xFF/*交易失败</w:t>
            </w:r>
            <w:r>
              <w:rPr>
                <w:rFonts w:ascii="黑体"/>
                <w:kern w:val="0"/>
                <w:sz w:val="18"/>
                <w:szCs w:val="18"/>
              </w:rPr>
              <w:t>*/</w:t>
            </w:r>
          </w:p>
          <w:p w14:paraId="570EEB95" w14:textId="77777777" w:rsidR="003843EA" w:rsidRDefault="00A21561">
            <w:pPr>
              <w:widowControl/>
              <w:spacing w:line="276" w:lineRule="auto"/>
              <w:rPr>
                <w:rFonts w:ascii="黑体"/>
                <w:kern w:val="0"/>
                <w:sz w:val="18"/>
                <w:szCs w:val="18"/>
              </w:rPr>
            </w:pPr>
            <w:r>
              <w:rPr>
                <w:rFonts w:ascii="黑体"/>
                <w:kern w:val="0"/>
                <w:sz w:val="18"/>
                <w:szCs w:val="18"/>
              </w:rPr>
              <w:t>0xFE/*FALLBACK*/</w:t>
            </w:r>
          </w:p>
          <w:p w14:paraId="727099C7" w14:textId="77777777" w:rsidR="003843EA" w:rsidRDefault="00A21561">
            <w:pPr>
              <w:widowControl/>
              <w:spacing w:line="276" w:lineRule="auto"/>
              <w:rPr>
                <w:rFonts w:ascii="黑体" w:hAnsi="宋体"/>
                <w:kern w:val="0"/>
                <w:sz w:val="18"/>
                <w:szCs w:val="18"/>
              </w:rPr>
            </w:pPr>
            <w:r>
              <w:rPr>
                <w:rFonts w:ascii="黑体" w:hint="eastAsia"/>
                <w:kern w:val="0"/>
                <w:sz w:val="18"/>
                <w:szCs w:val="18"/>
              </w:rPr>
              <w:t>0xFC /*取消*/</w:t>
            </w:r>
          </w:p>
        </w:tc>
      </w:tr>
      <w:tr w:rsidR="003843EA" w14:paraId="188B0A82" w14:textId="77777777">
        <w:trPr>
          <w:jc w:val="right"/>
        </w:trPr>
        <w:tc>
          <w:tcPr>
            <w:tcW w:w="1451" w:type="dxa"/>
            <w:tcBorders>
              <w:top w:val="single" w:sz="4" w:space="0" w:color="000000"/>
              <w:left w:val="single" w:sz="4" w:space="0" w:color="000000"/>
              <w:bottom w:val="single" w:sz="4" w:space="0" w:color="000000"/>
              <w:right w:val="single" w:sz="4" w:space="0" w:color="000000"/>
            </w:tcBorders>
            <w:vAlign w:val="center"/>
          </w:tcPr>
          <w:p w14:paraId="76570EF8" w14:textId="77777777" w:rsidR="003843EA" w:rsidRDefault="00A21561">
            <w:pPr>
              <w:widowControl/>
              <w:spacing w:line="276" w:lineRule="auto"/>
              <w:jc w:val="center"/>
              <w:rPr>
                <w:rFonts w:ascii="黑体"/>
                <w:kern w:val="0"/>
                <w:sz w:val="18"/>
                <w:szCs w:val="18"/>
              </w:rPr>
            </w:pPr>
            <w:r>
              <w:rPr>
                <w:rFonts w:ascii="黑体" w:hAnsi="宋体"/>
                <w:kern w:val="0"/>
                <w:sz w:val="18"/>
                <w:szCs w:val="18"/>
              </w:rPr>
              <w:lastRenderedPageBreak/>
              <w:t>DF76</w:t>
            </w:r>
          </w:p>
        </w:tc>
        <w:tc>
          <w:tcPr>
            <w:tcW w:w="1451" w:type="dxa"/>
            <w:tcBorders>
              <w:top w:val="single" w:sz="4" w:space="0" w:color="000000"/>
              <w:left w:val="single" w:sz="4" w:space="0" w:color="000000"/>
              <w:bottom w:val="single" w:sz="4" w:space="0" w:color="000000"/>
              <w:right w:val="single" w:sz="4" w:space="0" w:color="000000"/>
            </w:tcBorders>
            <w:vAlign w:val="center"/>
          </w:tcPr>
          <w:p w14:paraId="04E62EFE" w14:textId="77777777" w:rsidR="003843EA" w:rsidRDefault="00A21561">
            <w:pPr>
              <w:widowControl/>
              <w:spacing w:line="276" w:lineRule="auto"/>
              <w:jc w:val="center"/>
              <w:rPr>
                <w:rFonts w:ascii="黑体"/>
                <w:kern w:val="0"/>
                <w:sz w:val="18"/>
                <w:szCs w:val="18"/>
              </w:rPr>
            </w:pPr>
            <w:r>
              <w:rPr>
                <w:rFonts w:ascii="黑体" w:hAnsi="宋体"/>
                <w:kern w:val="0"/>
                <w:sz w:val="18"/>
                <w:szCs w:val="18"/>
              </w:rPr>
              <w:t>4</w:t>
            </w:r>
          </w:p>
        </w:tc>
        <w:tc>
          <w:tcPr>
            <w:tcW w:w="1451" w:type="dxa"/>
            <w:tcBorders>
              <w:top w:val="single" w:sz="4" w:space="0" w:color="000000"/>
              <w:left w:val="single" w:sz="4" w:space="0" w:color="000000"/>
              <w:bottom w:val="single" w:sz="4" w:space="0" w:color="000000"/>
              <w:right w:val="single" w:sz="8" w:space="0" w:color="000000"/>
            </w:tcBorders>
            <w:vAlign w:val="center"/>
          </w:tcPr>
          <w:p w14:paraId="0DA57329" w14:textId="77777777" w:rsidR="003843EA" w:rsidRDefault="00A21561">
            <w:pPr>
              <w:widowControl/>
              <w:spacing w:line="276" w:lineRule="auto"/>
              <w:jc w:val="center"/>
              <w:rPr>
                <w:rFonts w:ascii="黑体"/>
                <w:kern w:val="0"/>
                <w:sz w:val="18"/>
                <w:szCs w:val="18"/>
              </w:rPr>
            </w:pPr>
            <w:r>
              <w:rPr>
                <w:rFonts w:ascii="黑体" w:hAnsi="宋体"/>
                <w:kern w:val="0"/>
                <w:sz w:val="18"/>
                <w:szCs w:val="18"/>
              </w:rPr>
              <w:t>B</w:t>
            </w:r>
          </w:p>
        </w:tc>
        <w:tc>
          <w:tcPr>
            <w:tcW w:w="1451" w:type="dxa"/>
            <w:tcBorders>
              <w:top w:val="single" w:sz="4" w:space="0" w:color="000000"/>
              <w:left w:val="single" w:sz="4" w:space="0" w:color="000000"/>
              <w:bottom w:val="single" w:sz="4" w:space="0" w:color="000000"/>
              <w:right w:val="single" w:sz="4" w:space="0" w:color="000000"/>
            </w:tcBorders>
            <w:vAlign w:val="center"/>
          </w:tcPr>
          <w:p w14:paraId="1F3F97CE"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错误码（用于输出内部错误码）</w:t>
            </w:r>
          </w:p>
        </w:tc>
        <w:tc>
          <w:tcPr>
            <w:tcW w:w="1451" w:type="dxa"/>
            <w:tcBorders>
              <w:top w:val="single" w:sz="4" w:space="0" w:color="000000"/>
              <w:left w:val="single" w:sz="4" w:space="0" w:color="000000"/>
              <w:bottom w:val="single" w:sz="4" w:space="0" w:color="000000"/>
              <w:right w:val="single" w:sz="8" w:space="0" w:color="000000"/>
            </w:tcBorders>
          </w:tcPr>
          <w:p w14:paraId="65AF7E3E" w14:textId="77777777" w:rsidR="003843EA" w:rsidRDefault="00A21561">
            <w:pPr>
              <w:widowControl/>
              <w:spacing w:line="276" w:lineRule="auto"/>
              <w:jc w:val="center"/>
              <w:rPr>
                <w:rFonts w:ascii="黑体" w:hAnsi="宋体"/>
                <w:kern w:val="0"/>
                <w:sz w:val="18"/>
                <w:szCs w:val="18"/>
              </w:rPr>
            </w:pPr>
            <w:r>
              <w:rPr>
                <w:rFonts w:ascii="黑体" w:hint="eastAsia"/>
                <w:kern w:val="0"/>
                <w:sz w:val="18"/>
                <w:szCs w:val="18"/>
              </w:rPr>
              <w:t>小端模式的INT数据</w:t>
            </w:r>
          </w:p>
        </w:tc>
      </w:tr>
      <w:tr w:rsidR="003843EA" w14:paraId="0FE67D98" w14:textId="77777777">
        <w:trPr>
          <w:jc w:val="right"/>
        </w:trPr>
        <w:tc>
          <w:tcPr>
            <w:tcW w:w="1451" w:type="dxa"/>
            <w:tcBorders>
              <w:top w:val="single" w:sz="4" w:space="0" w:color="000000"/>
              <w:left w:val="single" w:sz="4" w:space="0" w:color="000000"/>
              <w:bottom w:val="single" w:sz="8" w:space="0" w:color="000000"/>
              <w:right w:val="single" w:sz="4" w:space="0" w:color="000000"/>
            </w:tcBorders>
          </w:tcPr>
          <w:p w14:paraId="291EEBFA"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DF78</w:t>
            </w:r>
          </w:p>
        </w:tc>
        <w:tc>
          <w:tcPr>
            <w:tcW w:w="1451" w:type="dxa"/>
            <w:tcBorders>
              <w:top w:val="single" w:sz="4" w:space="0" w:color="000000"/>
              <w:left w:val="single" w:sz="4" w:space="0" w:color="000000"/>
              <w:bottom w:val="single" w:sz="8" w:space="0" w:color="000000"/>
              <w:right w:val="single" w:sz="4" w:space="0" w:color="000000"/>
            </w:tcBorders>
          </w:tcPr>
          <w:p w14:paraId="224FABFD" w14:textId="77777777" w:rsidR="003843EA" w:rsidRDefault="00A21561">
            <w:pPr>
              <w:widowControl/>
              <w:spacing w:line="276" w:lineRule="auto"/>
              <w:jc w:val="center"/>
              <w:rPr>
                <w:rFonts w:ascii="黑体" w:hAnsi="宋体"/>
                <w:kern w:val="0"/>
                <w:sz w:val="18"/>
                <w:szCs w:val="18"/>
              </w:rPr>
            </w:pPr>
            <w:r>
              <w:rPr>
                <w:rFonts w:ascii="黑体"/>
                <w:kern w:val="0"/>
                <w:sz w:val="18"/>
                <w:szCs w:val="18"/>
              </w:rPr>
              <w:t>B</w:t>
            </w:r>
          </w:p>
        </w:tc>
        <w:tc>
          <w:tcPr>
            <w:tcW w:w="1451" w:type="dxa"/>
            <w:tcBorders>
              <w:top w:val="single" w:sz="4" w:space="0" w:color="000000"/>
              <w:left w:val="single" w:sz="4" w:space="0" w:color="000000"/>
              <w:bottom w:val="single" w:sz="8" w:space="0" w:color="000000"/>
              <w:right w:val="single" w:sz="8" w:space="0" w:color="000000"/>
            </w:tcBorders>
          </w:tcPr>
          <w:p w14:paraId="6585DE67" w14:textId="77777777" w:rsidR="003843EA" w:rsidRDefault="00A21561">
            <w:pPr>
              <w:widowControl/>
              <w:spacing w:line="276" w:lineRule="auto"/>
              <w:jc w:val="center"/>
              <w:rPr>
                <w:rFonts w:ascii="黑体" w:hAnsi="宋体"/>
                <w:kern w:val="0"/>
                <w:sz w:val="18"/>
                <w:szCs w:val="18"/>
              </w:rPr>
            </w:pPr>
            <w:r>
              <w:rPr>
                <w:rFonts w:ascii="黑体" w:hAnsi="宋体"/>
                <w:kern w:val="0"/>
                <w:sz w:val="18"/>
                <w:szCs w:val="18"/>
              </w:rPr>
              <w:t>VAR</w:t>
            </w:r>
          </w:p>
        </w:tc>
        <w:tc>
          <w:tcPr>
            <w:tcW w:w="1451" w:type="dxa"/>
            <w:tcBorders>
              <w:top w:val="single" w:sz="4" w:space="0" w:color="000000"/>
              <w:left w:val="single" w:sz="4" w:space="0" w:color="000000"/>
              <w:bottom w:val="single" w:sz="8" w:space="0" w:color="000000"/>
              <w:right w:val="single" w:sz="4" w:space="0" w:color="000000"/>
            </w:tcBorders>
            <w:vAlign w:val="center"/>
          </w:tcPr>
          <w:p w14:paraId="5BB1F8EC" w14:textId="77777777" w:rsidR="003843EA" w:rsidRDefault="003843EA">
            <w:pPr>
              <w:widowControl/>
              <w:spacing w:line="276" w:lineRule="auto"/>
              <w:jc w:val="center"/>
              <w:rPr>
                <w:rFonts w:ascii="黑体" w:hAnsi="宋体"/>
                <w:kern w:val="0"/>
                <w:sz w:val="18"/>
                <w:szCs w:val="18"/>
              </w:rPr>
            </w:pPr>
          </w:p>
        </w:tc>
        <w:tc>
          <w:tcPr>
            <w:tcW w:w="1451" w:type="dxa"/>
            <w:tcBorders>
              <w:top w:val="single" w:sz="4" w:space="0" w:color="000000"/>
              <w:left w:val="single" w:sz="4" w:space="0" w:color="000000"/>
              <w:bottom w:val="single" w:sz="8" w:space="0" w:color="000000"/>
              <w:right w:val="single" w:sz="8" w:space="0" w:color="000000"/>
            </w:tcBorders>
            <w:vAlign w:val="center"/>
          </w:tcPr>
          <w:p w14:paraId="55A757F7" w14:textId="77777777" w:rsidR="003843EA" w:rsidRDefault="00A21561">
            <w:pPr>
              <w:widowControl/>
              <w:spacing w:line="276" w:lineRule="auto"/>
              <w:jc w:val="center"/>
              <w:rPr>
                <w:rFonts w:ascii="黑体"/>
                <w:kern w:val="0"/>
                <w:sz w:val="18"/>
                <w:szCs w:val="18"/>
              </w:rPr>
            </w:pPr>
            <w:r>
              <w:rPr>
                <w:rFonts w:ascii="黑体" w:hint="eastAsia"/>
                <w:kern w:val="0"/>
                <w:sz w:val="18"/>
                <w:szCs w:val="18"/>
              </w:rPr>
              <w:t>当存在该tag时，PBOCARQC请求的55域信息加密存放在此tag，在55域中出现的tag将不在前述的tag中出现</w:t>
            </w:r>
          </w:p>
        </w:tc>
      </w:tr>
    </w:tbl>
    <w:p w14:paraId="186CE20C" w14:textId="77777777" w:rsidR="003843EA" w:rsidRDefault="003843EA">
      <w:pPr>
        <w:pStyle w:val="MyText"/>
        <w:spacing w:line="276" w:lineRule="auto"/>
        <w:ind w:leftChars="800" w:left="1680"/>
      </w:pPr>
    </w:p>
    <w:p w14:paraId="2428B82F" w14:textId="77777777" w:rsidR="003843EA" w:rsidRDefault="003843EA">
      <w:pPr>
        <w:pStyle w:val="MyText"/>
        <w:spacing w:line="276" w:lineRule="auto"/>
      </w:pPr>
    </w:p>
    <w:p w14:paraId="492EA409" w14:textId="77777777" w:rsidR="003843EA" w:rsidRDefault="00A21561">
      <w:pPr>
        <w:pStyle w:val="MyDoc111New"/>
      </w:pPr>
      <w:bookmarkStart w:id="1196" w:name="_Toc22700"/>
      <w:bookmarkStart w:id="1197" w:name="_Toc17661"/>
      <w:bookmarkStart w:id="1198" w:name="_Toc536"/>
      <w:bookmarkStart w:id="1199" w:name="_Toc14901"/>
      <w:bookmarkStart w:id="1200" w:name="_Toc453057453"/>
      <w:r>
        <w:t>PBOC流程结束</w:t>
      </w:r>
      <w:bookmarkEnd w:id="1196"/>
      <w:bookmarkEnd w:id="1197"/>
      <w:bookmarkEnd w:id="1198"/>
      <w:bookmarkEnd w:id="1199"/>
      <w:bookmarkEnd w:id="1200"/>
      <w:ins w:id="1201" w:author="Administrator" w:date="2018-04-27T11:07:00Z">
        <w:r>
          <w:t>0x1C 0x07</w:t>
        </w:r>
      </w:ins>
    </w:p>
    <w:p w14:paraId="1D57D99E" w14:textId="77777777" w:rsidR="003843EA" w:rsidRDefault="00A21561">
      <w:pPr>
        <w:pStyle w:val="MyText"/>
        <w:spacing w:line="276" w:lineRule="auto"/>
        <w:ind w:firstLine="409"/>
      </w:pPr>
      <w:r>
        <w:rPr>
          <w:rFonts w:hint="eastAsia"/>
        </w:rPr>
        <w:t>指令：</w:t>
      </w:r>
      <w:r>
        <w:t>0x1C 0x07</w:t>
      </w:r>
    </w:p>
    <w:p w14:paraId="4E444EE6" w14:textId="77777777" w:rsidR="003843EA" w:rsidRDefault="00A21561">
      <w:pPr>
        <w:pStyle w:val="MyText"/>
        <w:spacing w:line="276" w:lineRule="auto"/>
        <w:ind w:firstLine="409"/>
      </w:pPr>
      <w:r>
        <w:rPr>
          <w:rFonts w:hint="eastAsia"/>
        </w:rPr>
        <w:t>描述：</w:t>
      </w:r>
      <w:r>
        <w:t>PBOC流程结束</w:t>
      </w:r>
    </w:p>
    <w:p w14:paraId="2D93B8DA" w14:textId="77777777" w:rsidR="003843EA" w:rsidRDefault="00A21561">
      <w:pPr>
        <w:pStyle w:val="MyText"/>
        <w:numPr>
          <w:ilvl w:val="0"/>
          <w:numId w:val="4"/>
        </w:numPr>
        <w:spacing w:line="276" w:lineRule="auto"/>
      </w:pPr>
      <w:r>
        <w:rPr>
          <w:rFonts w:hint="eastAsia"/>
        </w:rPr>
        <w:t>请求报文</w:t>
      </w:r>
    </w:p>
    <w:p w14:paraId="1727613C" w14:textId="77777777" w:rsidR="003843EA" w:rsidRDefault="00A21561">
      <w:pPr>
        <w:pStyle w:val="MyText"/>
        <w:spacing w:line="276" w:lineRule="auto"/>
        <w:ind w:left="1680"/>
      </w:pPr>
      <w:r>
        <w:rPr>
          <w:rFonts w:hint="eastAsia"/>
        </w:rPr>
        <w:t>数据：</w:t>
      </w:r>
    </w:p>
    <w:tbl>
      <w:tblPr>
        <w:tblW w:w="8364" w:type="dxa"/>
        <w:tblInd w:w="1809" w:type="dxa"/>
        <w:tblLayout w:type="fixed"/>
        <w:tblLook w:val="04A0" w:firstRow="1" w:lastRow="0" w:firstColumn="1" w:lastColumn="0" w:noHBand="0" w:noVBand="1"/>
      </w:tblPr>
      <w:tblGrid>
        <w:gridCol w:w="567"/>
        <w:gridCol w:w="2268"/>
        <w:gridCol w:w="1418"/>
        <w:gridCol w:w="4111"/>
      </w:tblGrid>
      <w:tr w:rsidR="003843EA" w14:paraId="109C551A" w14:textId="77777777">
        <w:trPr>
          <w:trHeight w:val="414"/>
        </w:trPr>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5CC9ECB3"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268" w:type="dxa"/>
            <w:tcBorders>
              <w:top w:val="single" w:sz="6" w:space="0" w:color="000000"/>
              <w:left w:val="nil"/>
              <w:bottom w:val="single" w:sz="6" w:space="0" w:color="000000"/>
              <w:right w:val="single" w:sz="4" w:space="0" w:color="000000"/>
            </w:tcBorders>
            <w:shd w:val="clear" w:color="auto" w:fill="E6E6E6"/>
          </w:tcPr>
          <w:p w14:paraId="498A67D1"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数据域</w:t>
            </w:r>
          </w:p>
        </w:tc>
        <w:tc>
          <w:tcPr>
            <w:tcW w:w="1418" w:type="dxa"/>
            <w:tcBorders>
              <w:top w:val="single" w:sz="6" w:space="0" w:color="000000"/>
              <w:left w:val="nil"/>
              <w:bottom w:val="single" w:sz="6" w:space="0" w:color="000000"/>
              <w:right w:val="single" w:sz="6" w:space="0" w:color="000000"/>
            </w:tcBorders>
            <w:shd w:val="clear" w:color="auto" w:fill="E6E6E6"/>
          </w:tcPr>
          <w:p w14:paraId="5DBDA021"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长度</w:t>
            </w:r>
          </w:p>
        </w:tc>
        <w:tc>
          <w:tcPr>
            <w:tcW w:w="4111" w:type="dxa"/>
            <w:tcBorders>
              <w:top w:val="single" w:sz="6" w:space="0" w:color="000000"/>
              <w:left w:val="nil"/>
              <w:bottom w:val="single" w:sz="6" w:space="0" w:color="000000"/>
              <w:right w:val="single" w:sz="6" w:space="0" w:color="000000"/>
            </w:tcBorders>
            <w:shd w:val="clear" w:color="auto" w:fill="E6E6E6"/>
          </w:tcPr>
          <w:p w14:paraId="4EB4FEB5" w14:textId="77777777" w:rsidR="003843EA" w:rsidRDefault="00A21561">
            <w:pPr>
              <w:widowControl/>
              <w:spacing w:line="276" w:lineRule="auto"/>
              <w:ind w:firstLine="420"/>
              <w:jc w:val="center"/>
              <w:rPr>
                <w:rFonts w:ascii="黑体"/>
                <w:b/>
                <w:bCs/>
                <w:kern w:val="0"/>
                <w:szCs w:val="21"/>
              </w:rPr>
            </w:pPr>
            <w:r>
              <w:rPr>
                <w:rFonts w:ascii="黑体" w:hAnsi="宋体" w:hint="eastAsia"/>
                <w:b/>
                <w:bCs/>
                <w:kern w:val="0"/>
                <w:szCs w:val="21"/>
              </w:rPr>
              <w:t>备注</w:t>
            </w:r>
          </w:p>
        </w:tc>
      </w:tr>
      <w:tr w:rsidR="003843EA" w14:paraId="6501EA3C" w14:textId="77777777">
        <w:trPr>
          <w:trHeight w:val="718"/>
        </w:trPr>
        <w:tc>
          <w:tcPr>
            <w:tcW w:w="567" w:type="dxa"/>
            <w:tcBorders>
              <w:top w:val="single" w:sz="6" w:space="0" w:color="000000"/>
              <w:left w:val="single" w:sz="6" w:space="0" w:color="000000"/>
              <w:bottom w:val="single" w:sz="6" w:space="0" w:color="000000"/>
              <w:right w:val="single" w:sz="4" w:space="0" w:color="000000"/>
            </w:tcBorders>
            <w:vAlign w:val="center"/>
          </w:tcPr>
          <w:p w14:paraId="587976C6" w14:textId="77777777" w:rsidR="003843EA" w:rsidRDefault="00A21561">
            <w:pPr>
              <w:pStyle w:val="p0"/>
              <w:spacing w:line="276" w:lineRule="auto"/>
              <w:jc w:val="center"/>
              <w:rPr>
                <w:rFonts w:ascii="黑体" w:eastAsia="黑体"/>
              </w:rPr>
            </w:pPr>
            <w:r>
              <w:rPr>
                <w:rFonts w:ascii="黑体" w:eastAsia="黑体"/>
              </w:rPr>
              <w:t>1</w:t>
            </w:r>
          </w:p>
        </w:tc>
        <w:tc>
          <w:tcPr>
            <w:tcW w:w="2268" w:type="dxa"/>
            <w:tcBorders>
              <w:top w:val="single" w:sz="6" w:space="0" w:color="000000"/>
              <w:left w:val="nil"/>
              <w:bottom w:val="single" w:sz="6" w:space="0" w:color="000000"/>
              <w:right w:val="single" w:sz="4" w:space="0" w:color="000000"/>
            </w:tcBorders>
            <w:vAlign w:val="center"/>
          </w:tcPr>
          <w:p w14:paraId="46CE69D6" w14:textId="77777777" w:rsidR="003843EA" w:rsidRDefault="00A21561">
            <w:pPr>
              <w:pStyle w:val="p15"/>
              <w:spacing w:after="0" w:line="276" w:lineRule="auto"/>
              <w:rPr>
                <w:rFonts w:ascii="黑体" w:eastAsia="黑体"/>
                <w:sz w:val="21"/>
                <w:szCs w:val="21"/>
              </w:rPr>
            </w:pPr>
            <w:r>
              <w:rPr>
                <w:rFonts w:ascii="黑体" w:eastAsia="黑体" w:hAnsi="宋体" w:hint="eastAsia"/>
                <w:sz w:val="21"/>
                <w:szCs w:val="21"/>
              </w:rPr>
              <w:t>结束状态</w:t>
            </w:r>
          </w:p>
        </w:tc>
        <w:tc>
          <w:tcPr>
            <w:tcW w:w="1418" w:type="dxa"/>
            <w:tcBorders>
              <w:top w:val="single" w:sz="6" w:space="0" w:color="000000"/>
              <w:left w:val="nil"/>
              <w:bottom w:val="single" w:sz="6" w:space="0" w:color="000000"/>
              <w:right w:val="single" w:sz="6" w:space="0" w:color="000000"/>
            </w:tcBorders>
            <w:vAlign w:val="center"/>
          </w:tcPr>
          <w:p w14:paraId="77BF23C3" w14:textId="77777777" w:rsidR="003843EA" w:rsidRDefault="00A21561">
            <w:pPr>
              <w:pStyle w:val="p0"/>
              <w:spacing w:line="276" w:lineRule="auto"/>
              <w:jc w:val="center"/>
              <w:rPr>
                <w:rFonts w:ascii="黑体" w:eastAsia="黑体"/>
              </w:rPr>
            </w:pPr>
            <w:r>
              <w:rPr>
                <w:rFonts w:ascii="黑体" w:eastAsia="黑体" w:hAnsi="新宋体"/>
              </w:rPr>
              <w:t>1</w:t>
            </w:r>
          </w:p>
        </w:tc>
        <w:tc>
          <w:tcPr>
            <w:tcW w:w="4111" w:type="dxa"/>
            <w:tcBorders>
              <w:top w:val="single" w:sz="6" w:space="0" w:color="000000"/>
              <w:left w:val="nil"/>
              <w:bottom w:val="single" w:sz="6" w:space="0" w:color="000000"/>
              <w:right w:val="single" w:sz="6" w:space="0" w:color="000000"/>
            </w:tcBorders>
          </w:tcPr>
          <w:p w14:paraId="7ACBD4B1" w14:textId="77777777" w:rsidR="003843EA" w:rsidRDefault="00A21561">
            <w:pPr>
              <w:pStyle w:val="p15"/>
              <w:spacing w:after="0" w:line="276" w:lineRule="auto"/>
              <w:rPr>
                <w:rFonts w:ascii="黑体" w:eastAsia="黑体"/>
                <w:sz w:val="21"/>
                <w:szCs w:val="21"/>
              </w:rPr>
            </w:pPr>
            <w:r>
              <w:rPr>
                <w:rFonts w:ascii="黑体" w:eastAsia="黑体" w:hAnsi="宋体"/>
                <w:sz w:val="21"/>
                <w:szCs w:val="21"/>
              </w:rPr>
              <w:t xml:space="preserve">0x00 </w:t>
            </w:r>
            <w:r>
              <w:rPr>
                <w:rFonts w:ascii="黑体" w:eastAsia="黑体" w:hAnsi="宋体" w:hint="eastAsia"/>
                <w:sz w:val="21"/>
                <w:szCs w:val="21"/>
              </w:rPr>
              <w:t>成功</w:t>
            </w:r>
          </w:p>
          <w:p w14:paraId="78AB7705" w14:textId="77777777" w:rsidR="003843EA" w:rsidRDefault="00A21561">
            <w:pPr>
              <w:pStyle w:val="p15"/>
              <w:spacing w:after="0" w:line="276" w:lineRule="auto"/>
              <w:rPr>
                <w:rFonts w:ascii="黑体" w:eastAsia="黑体"/>
                <w:sz w:val="21"/>
                <w:szCs w:val="21"/>
              </w:rPr>
            </w:pPr>
            <w:r>
              <w:rPr>
                <w:rFonts w:ascii="黑体" w:eastAsia="黑体" w:hAnsi="宋体"/>
                <w:sz w:val="21"/>
                <w:szCs w:val="21"/>
              </w:rPr>
              <w:t xml:space="preserve">0x01 </w:t>
            </w:r>
            <w:r>
              <w:rPr>
                <w:rFonts w:ascii="黑体" w:eastAsia="黑体" w:hAnsi="宋体" w:hint="eastAsia"/>
                <w:sz w:val="21"/>
                <w:szCs w:val="21"/>
              </w:rPr>
              <w:t>失败</w:t>
            </w:r>
          </w:p>
        </w:tc>
      </w:tr>
      <w:tr w:rsidR="003843EA" w14:paraId="5FBA1165" w14:textId="77777777">
        <w:trPr>
          <w:trHeight w:val="718"/>
        </w:trPr>
        <w:tc>
          <w:tcPr>
            <w:tcW w:w="567" w:type="dxa"/>
            <w:tcBorders>
              <w:top w:val="single" w:sz="6" w:space="0" w:color="000000"/>
              <w:left w:val="single" w:sz="6" w:space="0" w:color="000000"/>
              <w:bottom w:val="single" w:sz="6" w:space="0" w:color="000000"/>
              <w:right w:val="single" w:sz="4" w:space="0" w:color="000000"/>
            </w:tcBorders>
            <w:vAlign w:val="center"/>
          </w:tcPr>
          <w:p w14:paraId="1583DD89" w14:textId="77777777" w:rsidR="003843EA" w:rsidRDefault="00A21561">
            <w:pPr>
              <w:pStyle w:val="p0"/>
              <w:spacing w:line="276" w:lineRule="auto"/>
              <w:jc w:val="center"/>
              <w:rPr>
                <w:rFonts w:ascii="黑体" w:eastAsia="黑体"/>
              </w:rPr>
            </w:pPr>
            <w:r>
              <w:rPr>
                <w:rFonts w:ascii="黑体" w:eastAsia="黑体" w:hint="eastAsia"/>
              </w:rPr>
              <w:t>2</w:t>
            </w:r>
          </w:p>
        </w:tc>
        <w:tc>
          <w:tcPr>
            <w:tcW w:w="2268" w:type="dxa"/>
            <w:tcBorders>
              <w:top w:val="single" w:sz="6" w:space="0" w:color="000000"/>
              <w:left w:val="nil"/>
              <w:bottom w:val="single" w:sz="6" w:space="0" w:color="000000"/>
              <w:right w:val="single" w:sz="4" w:space="0" w:color="000000"/>
            </w:tcBorders>
            <w:vAlign w:val="center"/>
          </w:tcPr>
          <w:p w14:paraId="7ED68D29" w14:textId="77777777" w:rsidR="003843EA" w:rsidRDefault="00A21561">
            <w:pPr>
              <w:pStyle w:val="p15"/>
              <w:spacing w:after="0" w:line="276" w:lineRule="auto"/>
              <w:rPr>
                <w:rFonts w:ascii="黑体" w:eastAsia="黑体" w:hAnsi="宋体"/>
                <w:sz w:val="21"/>
                <w:szCs w:val="21"/>
              </w:rPr>
            </w:pPr>
            <w:r>
              <w:rPr>
                <w:rFonts w:ascii="黑体" w:eastAsia="黑体" w:hint="eastAsia"/>
                <w:sz w:val="21"/>
                <w:szCs w:val="21"/>
              </w:rPr>
              <w:t>标识</w:t>
            </w:r>
          </w:p>
        </w:tc>
        <w:tc>
          <w:tcPr>
            <w:tcW w:w="1418" w:type="dxa"/>
            <w:tcBorders>
              <w:top w:val="single" w:sz="6" w:space="0" w:color="000000"/>
              <w:left w:val="nil"/>
              <w:bottom w:val="single" w:sz="6" w:space="0" w:color="000000"/>
              <w:right w:val="single" w:sz="6" w:space="0" w:color="000000"/>
            </w:tcBorders>
            <w:vAlign w:val="center"/>
          </w:tcPr>
          <w:p w14:paraId="07F2472C" w14:textId="77777777" w:rsidR="003843EA" w:rsidRDefault="00A21561">
            <w:pPr>
              <w:pStyle w:val="p0"/>
              <w:spacing w:line="276" w:lineRule="auto"/>
              <w:jc w:val="center"/>
              <w:rPr>
                <w:rFonts w:ascii="黑体" w:eastAsia="黑体" w:hAnsi="新宋体"/>
              </w:rPr>
            </w:pPr>
            <w:r>
              <w:rPr>
                <w:rFonts w:ascii="黑体" w:eastAsia="黑体" w:hint="eastAsia"/>
              </w:rPr>
              <w:t>1</w:t>
            </w:r>
          </w:p>
        </w:tc>
        <w:tc>
          <w:tcPr>
            <w:tcW w:w="4111" w:type="dxa"/>
            <w:tcBorders>
              <w:top w:val="single" w:sz="6" w:space="0" w:color="000000"/>
              <w:left w:val="nil"/>
              <w:bottom w:val="single" w:sz="6" w:space="0" w:color="000000"/>
              <w:right w:val="single" w:sz="6" w:space="0" w:color="000000"/>
            </w:tcBorders>
          </w:tcPr>
          <w:p w14:paraId="74A11E66" w14:textId="77777777" w:rsidR="003843EA" w:rsidRDefault="00A21561">
            <w:pPr>
              <w:pStyle w:val="p15"/>
              <w:spacing w:after="0" w:line="276" w:lineRule="auto"/>
              <w:rPr>
                <w:rFonts w:ascii="黑体" w:eastAsia="黑体" w:hAnsi="宋体"/>
                <w:sz w:val="21"/>
                <w:szCs w:val="21"/>
              </w:rPr>
            </w:pPr>
            <w:r>
              <w:rPr>
                <w:rFonts w:ascii="黑体" w:eastAsia="黑体" w:hAnsi="宋体"/>
                <w:sz w:val="21"/>
                <w:szCs w:val="21"/>
              </w:rPr>
              <w:t>0x0</w:t>
            </w:r>
            <w:r>
              <w:rPr>
                <w:rFonts w:ascii="黑体" w:eastAsia="黑体" w:hAnsi="宋体" w:hint="eastAsia"/>
                <w:sz w:val="21"/>
                <w:szCs w:val="21"/>
              </w:rPr>
              <w:t>0通用</w:t>
            </w:r>
          </w:p>
          <w:p w14:paraId="641830D4" w14:textId="77777777" w:rsidR="003843EA" w:rsidRDefault="00A21561">
            <w:pPr>
              <w:pStyle w:val="p15"/>
              <w:spacing w:after="0" w:line="276" w:lineRule="auto"/>
              <w:rPr>
                <w:rFonts w:ascii="黑体" w:eastAsia="黑体" w:hAnsi="宋体"/>
                <w:sz w:val="21"/>
                <w:szCs w:val="21"/>
              </w:rPr>
            </w:pPr>
            <w:r>
              <w:rPr>
                <w:rFonts w:ascii="黑体" w:eastAsia="黑体" w:hAnsi="宋体"/>
                <w:sz w:val="21"/>
                <w:szCs w:val="21"/>
              </w:rPr>
              <w:t xml:space="preserve">0x01  </w:t>
            </w:r>
            <w:r>
              <w:rPr>
                <w:rFonts w:ascii="黑体" w:eastAsia="黑体" w:hAnsi="宋体" w:hint="eastAsia"/>
                <w:sz w:val="21"/>
                <w:szCs w:val="21"/>
              </w:rPr>
              <w:t>银商</w:t>
            </w:r>
          </w:p>
          <w:p w14:paraId="0F1625F0" w14:textId="77777777" w:rsidR="003843EA" w:rsidRDefault="00A21561">
            <w:pPr>
              <w:pStyle w:val="p15"/>
              <w:spacing w:after="0" w:line="276" w:lineRule="auto"/>
              <w:rPr>
                <w:rFonts w:ascii="黑体" w:eastAsia="黑体" w:hAnsi="宋体"/>
                <w:sz w:val="21"/>
                <w:szCs w:val="21"/>
              </w:rPr>
            </w:pPr>
            <w:r>
              <w:rPr>
                <w:rFonts w:ascii="黑体" w:eastAsia="黑体" w:hAnsi="宋体"/>
                <w:sz w:val="21"/>
                <w:szCs w:val="21"/>
              </w:rPr>
              <w:t xml:space="preserve">0x02  </w:t>
            </w:r>
            <w:r>
              <w:rPr>
                <w:rFonts w:ascii="黑体" w:eastAsia="黑体" w:hAnsi="宋体" w:hint="eastAsia"/>
                <w:sz w:val="21"/>
                <w:szCs w:val="21"/>
              </w:rPr>
              <w:t>拉卡拉</w:t>
            </w:r>
          </w:p>
        </w:tc>
      </w:tr>
    </w:tbl>
    <w:p w14:paraId="003A4C27" w14:textId="77777777" w:rsidR="003843EA" w:rsidRDefault="00A21561">
      <w:pPr>
        <w:pStyle w:val="MyText"/>
        <w:numPr>
          <w:ilvl w:val="0"/>
          <w:numId w:val="4"/>
        </w:numPr>
        <w:spacing w:line="276" w:lineRule="auto"/>
      </w:pPr>
      <w:r>
        <w:rPr>
          <w:rFonts w:hint="eastAsia"/>
        </w:rPr>
        <w:t>响应报文</w:t>
      </w:r>
    </w:p>
    <w:p w14:paraId="57881C54" w14:textId="77777777" w:rsidR="003843EA" w:rsidRDefault="00A21561">
      <w:pPr>
        <w:pStyle w:val="MyText"/>
        <w:spacing w:line="276" w:lineRule="auto"/>
        <w:ind w:leftChars="800" w:left="1680"/>
      </w:pPr>
      <w:r>
        <w:rPr>
          <w:rFonts w:hint="eastAsia"/>
        </w:rPr>
        <w:t>数据：无</w:t>
      </w:r>
    </w:p>
    <w:p w14:paraId="1BB3AA25" w14:textId="77777777" w:rsidR="003843EA" w:rsidRDefault="00A21561">
      <w:pPr>
        <w:pStyle w:val="MyDoc111New"/>
      </w:pPr>
      <w:bookmarkStart w:id="1202" w:name="_Toc7451"/>
      <w:bookmarkStart w:id="1203" w:name="_Toc453057454"/>
      <w:bookmarkStart w:id="1204" w:name="_Toc29544"/>
      <w:bookmarkStart w:id="1205" w:name="_Toc25784"/>
      <w:bookmarkStart w:id="1206" w:name="_Toc3206"/>
      <w:proofErr w:type="spellStart"/>
      <w:r>
        <w:t>qPBOC</w:t>
      </w:r>
      <w:proofErr w:type="spellEnd"/>
      <w:r>
        <w:rPr>
          <w:rFonts w:hint="eastAsia"/>
        </w:rPr>
        <w:t>流程</w:t>
      </w:r>
      <w:bookmarkEnd w:id="1202"/>
      <w:bookmarkEnd w:id="1203"/>
      <w:bookmarkEnd w:id="1204"/>
      <w:bookmarkEnd w:id="1205"/>
      <w:bookmarkEnd w:id="1206"/>
      <w:ins w:id="1207" w:author="Administrator" w:date="2018-04-27T11:07:00Z">
        <w:r>
          <w:t>0x1C  0x08</w:t>
        </w:r>
      </w:ins>
    </w:p>
    <w:p w14:paraId="56931752" w14:textId="77777777" w:rsidR="003843EA" w:rsidRDefault="00A21561">
      <w:pPr>
        <w:pStyle w:val="MyText"/>
        <w:spacing w:line="276" w:lineRule="auto"/>
        <w:ind w:firstLine="409"/>
      </w:pPr>
      <w:r>
        <w:rPr>
          <w:rFonts w:hint="eastAsia"/>
        </w:rPr>
        <w:t>指令号：</w:t>
      </w:r>
      <w:r>
        <w:t>0x1C  0x08</w:t>
      </w:r>
    </w:p>
    <w:p w14:paraId="63F2825F" w14:textId="77777777" w:rsidR="003843EA" w:rsidRDefault="00A21561">
      <w:pPr>
        <w:pStyle w:val="MyText"/>
        <w:spacing w:line="276" w:lineRule="auto"/>
        <w:ind w:firstLine="409"/>
      </w:pPr>
      <w:r>
        <w:rPr>
          <w:rFonts w:hint="eastAsia"/>
        </w:rPr>
        <w:t>描述：该指令用于POS</w:t>
      </w:r>
      <w:r>
        <w:t>执行</w:t>
      </w:r>
      <w:proofErr w:type="spellStart"/>
      <w:r>
        <w:t>qPboc</w:t>
      </w:r>
      <w:proofErr w:type="spellEnd"/>
      <w:r>
        <w:t>流程</w:t>
      </w:r>
    </w:p>
    <w:p w14:paraId="698071B1" w14:textId="77777777" w:rsidR="003843EA" w:rsidRDefault="00A21561">
      <w:pPr>
        <w:pStyle w:val="MyText"/>
        <w:numPr>
          <w:ilvl w:val="0"/>
          <w:numId w:val="4"/>
        </w:numPr>
        <w:spacing w:line="276" w:lineRule="auto"/>
      </w:pPr>
      <w:r>
        <w:rPr>
          <w:rFonts w:hint="eastAsia"/>
        </w:rPr>
        <w:t>输入数据：</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71A39178" w14:textId="77777777">
        <w:trPr>
          <w:jc w:val="right"/>
        </w:trPr>
        <w:tc>
          <w:tcPr>
            <w:tcW w:w="452" w:type="dxa"/>
            <w:tcBorders>
              <w:right w:val="single" w:sz="4" w:space="0" w:color="auto"/>
            </w:tcBorders>
            <w:shd w:val="clear" w:color="auto" w:fill="E6E6E6"/>
          </w:tcPr>
          <w:p w14:paraId="7F9684D0" w14:textId="77777777" w:rsidR="003843EA" w:rsidRDefault="00A21561">
            <w:pPr>
              <w:jc w:val="center"/>
              <w:rPr>
                <w:rFonts w:ascii="黑体"/>
                <w:b/>
              </w:rPr>
            </w:pPr>
            <w:r>
              <w:rPr>
                <w:rFonts w:ascii="黑体"/>
                <w:b/>
              </w:rPr>
              <w:t>ID</w:t>
            </w:r>
          </w:p>
        </w:tc>
        <w:tc>
          <w:tcPr>
            <w:tcW w:w="2344" w:type="dxa"/>
            <w:tcBorders>
              <w:left w:val="single" w:sz="4" w:space="0" w:color="auto"/>
              <w:right w:val="single" w:sz="4" w:space="0" w:color="auto"/>
            </w:tcBorders>
            <w:shd w:val="clear" w:color="auto" w:fill="E6E6E6"/>
          </w:tcPr>
          <w:p w14:paraId="4C7226E2" w14:textId="77777777" w:rsidR="003843EA" w:rsidRDefault="00A21561">
            <w:pPr>
              <w:jc w:val="center"/>
              <w:rPr>
                <w:rFonts w:ascii="黑体"/>
                <w:b/>
              </w:rPr>
            </w:pPr>
            <w:r>
              <w:rPr>
                <w:rFonts w:ascii="黑体" w:hint="eastAsia"/>
                <w:b/>
                <w:szCs w:val="21"/>
              </w:rPr>
              <w:t>数据域</w:t>
            </w:r>
          </w:p>
        </w:tc>
        <w:tc>
          <w:tcPr>
            <w:tcW w:w="1092" w:type="dxa"/>
            <w:tcBorders>
              <w:left w:val="single" w:sz="4" w:space="0" w:color="auto"/>
            </w:tcBorders>
            <w:shd w:val="clear" w:color="auto" w:fill="E6E6E6"/>
          </w:tcPr>
          <w:p w14:paraId="524A87BD" w14:textId="77777777" w:rsidR="003843EA" w:rsidRDefault="00A21561">
            <w:pPr>
              <w:jc w:val="center"/>
              <w:rPr>
                <w:rFonts w:ascii="黑体"/>
                <w:b/>
              </w:rPr>
            </w:pPr>
            <w:r>
              <w:rPr>
                <w:rFonts w:ascii="黑体" w:hint="eastAsia"/>
                <w:b/>
              </w:rPr>
              <w:t>长度</w:t>
            </w:r>
          </w:p>
        </w:tc>
        <w:tc>
          <w:tcPr>
            <w:tcW w:w="4634" w:type="dxa"/>
            <w:shd w:val="clear" w:color="auto" w:fill="E6E6E6"/>
          </w:tcPr>
          <w:p w14:paraId="10463D1F" w14:textId="77777777" w:rsidR="003843EA" w:rsidRDefault="00A21561">
            <w:pPr>
              <w:ind w:firstLine="420"/>
              <w:jc w:val="center"/>
              <w:rPr>
                <w:rFonts w:ascii="黑体"/>
                <w:b/>
              </w:rPr>
            </w:pPr>
            <w:r>
              <w:rPr>
                <w:rFonts w:ascii="黑体" w:hint="eastAsia"/>
                <w:b/>
              </w:rPr>
              <w:t>备注</w:t>
            </w:r>
          </w:p>
        </w:tc>
      </w:tr>
      <w:tr w:rsidR="003843EA" w14:paraId="345ABF55" w14:textId="77777777">
        <w:trPr>
          <w:jc w:val="right"/>
        </w:trPr>
        <w:tc>
          <w:tcPr>
            <w:tcW w:w="452" w:type="dxa"/>
            <w:tcBorders>
              <w:right w:val="single" w:sz="4" w:space="0" w:color="auto"/>
            </w:tcBorders>
            <w:vAlign w:val="center"/>
          </w:tcPr>
          <w:p w14:paraId="2B10A62D" w14:textId="77777777" w:rsidR="003843EA" w:rsidRDefault="00A21561">
            <w:pPr>
              <w:jc w:val="center"/>
              <w:rPr>
                <w:rFonts w:ascii="黑体"/>
              </w:rPr>
            </w:pPr>
            <w:r>
              <w:rPr>
                <w:rFonts w:ascii="黑体"/>
              </w:rPr>
              <w:lastRenderedPageBreak/>
              <w:t>1</w:t>
            </w:r>
          </w:p>
        </w:tc>
        <w:tc>
          <w:tcPr>
            <w:tcW w:w="2344" w:type="dxa"/>
            <w:tcBorders>
              <w:left w:val="single" w:sz="4" w:space="0" w:color="auto"/>
              <w:right w:val="single" w:sz="4" w:space="0" w:color="auto"/>
            </w:tcBorders>
            <w:vAlign w:val="center"/>
          </w:tcPr>
          <w:p w14:paraId="38C3D04F" w14:textId="77777777" w:rsidR="003843EA" w:rsidRDefault="00A21561">
            <w:pPr>
              <w:rPr>
                <w:rFonts w:ascii="黑体"/>
              </w:rPr>
            </w:pPr>
            <w:r>
              <w:rPr>
                <w:rFonts w:ascii="黑体" w:hint="eastAsia"/>
              </w:rPr>
              <w:t>交易相关数据</w:t>
            </w:r>
          </w:p>
        </w:tc>
        <w:tc>
          <w:tcPr>
            <w:tcW w:w="1092" w:type="dxa"/>
            <w:tcBorders>
              <w:left w:val="single" w:sz="4" w:space="0" w:color="auto"/>
            </w:tcBorders>
            <w:vAlign w:val="center"/>
          </w:tcPr>
          <w:p w14:paraId="4B1B36DF" w14:textId="77777777" w:rsidR="003843EA" w:rsidRDefault="00A21561">
            <w:pPr>
              <w:ind w:firstLineChars="150" w:firstLine="315"/>
              <w:rPr>
                <w:rFonts w:ascii="黑体"/>
              </w:rPr>
            </w:pPr>
            <w:r>
              <w:rPr>
                <w:rFonts w:ascii="黑体"/>
              </w:rPr>
              <w:t>LL..</w:t>
            </w:r>
            <w:r>
              <w:rPr>
                <w:rFonts w:ascii="黑体" w:hint="eastAsia"/>
              </w:rPr>
              <w:t>4000</w:t>
            </w:r>
          </w:p>
        </w:tc>
        <w:tc>
          <w:tcPr>
            <w:tcW w:w="4634" w:type="dxa"/>
          </w:tcPr>
          <w:p w14:paraId="6E14F07C" w14:textId="77777777" w:rsidR="003843EA" w:rsidRDefault="00A21561">
            <w:pPr>
              <w:rPr>
                <w:rFonts w:ascii="黑体"/>
              </w:rPr>
            </w:pPr>
            <w:r>
              <w:rPr>
                <w:rFonts w:ascii="黑体" w:hint="eastAsia"/>
              </w:rPr>
              <w:t>参考如下</w:t>
            </w:r>
            <w:proofErr w:type="spellStart"/>
            <w:r>
              <w:rPr>
                <w:rFonts w:ascii="黑体" w:hAnsi="Arial" w:hint="eastAsia"/>
                <w:szCs w:val="21"/>
              </w:rPr>
              <w:t>qPboc</w:t>
            </w:r>
            <w:proofErr w:type="spellEnd"/>
            <w:r>
              <w:rPr>
                <w:rFonts w:ascii="黑体" w:hAnsi="Arial" w:hint="eastAsia"/>
                <w:szCs w:val="21"/>
              </w:rPr>
              <w:t>标准流程标签列表</w:t>
            </w:r>
          </w:p>
        </w:tc>
      </w:tr>
      <w:tr w:rsidR="003843EA" w14:paraId="5E6ABEE1" w14:textId="77777777">
        <w:trPr>
          <w:jc w:val="right"/>
        </w:trPr>
        <w:tc>
          <w:tcPr>
            <w:tcW w:w="452" w:type="dxa"/>
            <w:tcBorders>
              <w:right w:val="single" w:sz="4" w:space="0" w:color="auto"/>
            </w:tcBorders>
            <w:vAlign w:val="center"/>
          </w:tcPr>
          <w:p w14:paraId="186AE424" w14:textId="77777777" w:rsidR="003843EA" w:rsidRDefault="00A21561">
            <w:pPr>
              <w:jc w:val="center"/>
              <w:rPr>
                <w:rFonts w:ascii="黑体"/>
              </w:rPr>
            </w:pPr>
            <w:r>
              <w:rPr>
                <w:rFonts w:ascii="黑体" w:hint="eastAsia"/>
              </w:rPr>
              <w:t>2</w:t>
            </w:r>
          </w:p>
        </w:tc>
        <w:tc>
          <w:tcPr>
            <w:tcW w:w="2344" w:type="dxa"/>
            <w:tcBorders>
              <w:left w:val="single" w:sz="4" w:space="0" w:color="auto"/>
              <w:right w:val="single" w:sz="4" w:space="0" w:color="auto"/>
            </w:tcBorders>
            <w:vAlign w:val="center"/>
          </w:tcPr>
          <w:p w14:paraId="57BEFEC3" w14:textId="77777777" w:rsidR="003843EA" w:rsidRDefault="00A21561">
            <w:pPr>
              <w:rPr>
                <w:rFonts w:ascii="黑体"/>
              </w:rPr>
            </w:pPr>
            <w:r>
              <w:rPr>
                <w:rFonts w:ascii="黑体" w:hint="eastAsia"/>
                <w:szCs w:val="21"/>
              </w:rPr>
              <w:t>标识</w:t>
            </w:r>
          </w:p>
        </w:tc>
        <w:tc>
          <w:tcPr>
            <w:tcW w:w="1092" w:type="dxa"/>
            <w:tcBorders>
              <w:left w:val="single" w:sz="4" w:space="0" w:color="auto"/>
            </w:tcBorders>
            <w:vAlign w:val="center"/>
          </w:tcPr>
          <w:p w14:paraId="554055D5" w14:textId="77777777" w:rsidR="003843EA" w:rsidRDefault="00A21561">
            <w:pPr>
              <w:ind w:firstLineChars="150" w:firstLine="315"/>
              <w:rPr>
                <w:rFonts w:ascii="黑体"/>
              </w:rPr>
            </w:pPr>
            <w:r>
              <w:rPr>
                <w:rFonts w:ascii="黑体" w:hint="eastAsia"/>
              </w:rPr>
              <w:t>1</w:t>
            </w:r>
          </w:p>
        </w:tc>
        <w:tc>
          <w:tcPr>
            <w:tcW w:w="4634" w:type="dxa"/>
          </w:tcPr>
          <w:p w14:paraId="2029A1CD" w14:textId="77777777" w:rsidR="003843EA" w:rsidRDefault="00A21561">
            <w:pPr>
              <w:pStyle w:val="p15"/>
              <w:spacing w:after="0" w:line="276" w:lineRule="auto"/>
              <w:rPr>
                <w:rFonts w:ascii="黑体" w:eastAsia="黑体" w:hAnsi="宋体"/>
                <w:sz w:val="21"/>
                <w:szCs w:val="21"/>
              </w:rPr>
            </w:pPr>
            <w:r>
              <w:rPr>
                <w:rFonts w:ascii="黑体" w:eastAsia="黑体" w:hAnsi="宋体"/>
                <w:sz w:val="21"/>
                <w:szCs w:val="21"/>
              </w:rPr>
              <w:t>0x0</w:t>
            </w:r>
            <w:r>
              <w:rPr>
                <w:rFonts w:ascii="黑体" w:eastAsia="黑体" w:hAnsi="宋体" w:hint="eastAsia"/>
                <w:sz w:val="21"/>
                <w:szCs w:val="21"/>
              </w:rPr>
              <w:t>0通用</w:t>
            </w:r>
          </w:p>
          <w:p w14:paraId="7830EBA5" w14:textId="77777777" w:rsidR="003843EA" w:rsidRDefault="00A21561">
            <w:pPr>
              <w:pStyle w:val="p15"/>
              <w:spacing w:after="0" w:line="276" w:lineRule="auto"/>
              <w:rPr>
                <w:rFonts w:ascii="黑体" w:eastAsia="黑体" w:hAnsi="宋体"/>
                <w:sz w:val="21"/>
                <w:szCs w:val="21"/>
              </w:rPr>
            </w:pPr>
            <w:r>
              <w:rPr>
                <w:rFonts w:ascii="黑体" w:eastAsia="黑体" w:hAnsi="宋体"/>
                <w:sz w:val="21"/>
                <w:szCs w:val="21"/>
              </w:rPr>
              <w:t xml:space="preserve">0x01  </w:t>
            </w:r>
            <w:r>
              <w:rPr>
                <w:rFonts w:ascii="黑体" w:eastAsia="黑体" w:hAnsi="宋体" w:hint="eastAsia"/>
                <w:sz w:val="21"/>
                <w:szCs w:val="21"/>
              </w:rPr>
              <w:t>银商</w:t>
            </w:r>
          </w:p>
          <w:p w14:paraId="07CCFF4C" w14:textId="77777777" w:rsidR="003843EA" w:rsidRDefault="00A21561">
            <w:pPr>
              <w:rPr>
                <w:rFonts w:ascii="黑体"/>
              </w:rPr>
            </w:pPr>
            <w:r>
              <w:rPr>
                <w:rFonts w:ascii="黑体" w:hAnsi="宋体"/>
                <w:szCs w:val="21"/>
              </w:rPr>
              <w:t xml:space="preserve">0x02  </w:t>
            </w:r>
            <w:r>
              <w:rPr>
                <w:rFonts w:ascii="黑体" w:hAnsi="宋体" w:hint="eastAsia"/>
                <w:szCs w:val="21"/>
              </w:rPr>
              <w:t>拉卡拉</w:t>
            </w:r>
          </w:p>
        </w:tc>
      </w:tr>
    </w:tbl>
    <w:p w14:paraId="4029A763" w14:textId="77777777" w:rsidR="003843EA" w:rsidRDefault="00A21561">
      <w:pPr>
        <w:pStyle w:val="MyText"/>
        <w:spacing w:line="276" w:lineRule="auto"/>
        <w:ind w:firstLine="409"/>
      </w:pPr>
      <w:r>
        <w:rPr>
          <w:rFonts w:hint="eastAsia"/>
        </w:rPr>
        <w:t>标签列表</w:t>
      </w:r>
    </w:p>
    <w:tbl>
      <w:tblPr>
        <w:tblW w:w="7362" w:type="dxa"/>
        <w:jc w:val="right"/>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1558"/>
        <w:gridCol w:w="1451"/>
        <w:gridCol w:w="1451"/>
        <w:gridCol w:w="1451"/>
        <w:gridCol w:w="1451"/>
      </w:tblGrid>
      <w:tr w:rsidR="003843EA" w14:paraId="4F0BCF52" w14:textId="77777777">
        <w:trPr>
          <w:tblHeader/>
          <w:jc w:val="right"/>
        </w:trPr>
        <w:tc>
          <w:tcPr>
            <w:tcW w:w="1558" w:type="dxa"/>
            <w:tcBorders>
              <w:top w:val="single" w:sz="8" w:space="0" w:color="auto"/>
              <w:bottom w:val="single" w:sz="8" w:space="0" w:color="auto"/>
            </w:tcBorders>
            <w:vAlign w:val="center"/>
          </w:tcPr>
          <w:p w14:paraId="19075F27" w14:textId="77777777" w:rsidR="003843EA" w:rsidRDefault="00A21561">
            <w:pPr>
              <w:widowControl/>
              <w:spacing w:line="276" w:lineRule="auto"/>
              <w:jc w:val="center"/>
              <w:rPr>
                <w:rFonts w:ascii="黑体"/>
                <w:kern w:val="0"/>
                <w:sz w:val="18"/>
                <w:szCs w:val="18"/>
              </w:rPr>
            </w:pPr>
            <w:r>
              <w:rPr>
                <w:rFonts w:ascii="黑体"/>
                <w:kern w:val="0"/>
                <w:sz w:val="18"/>
                <w:szCs w:val="18"/>
              </w:rPr>
              <w:t>tag</w:t>
            </w:r>
            <w:r>
              <w:rPr>
                <w:rFonts w:ascii="黑体" w:hAnsi="宋体" w:hint="eastAsia"/>
                <w:kern w:val="0"/>
                <w:sz w:val="18"/>
                <w:szCs w:val="18"/>
              </w:rPr>
              <w:t>标签值</w:t>
            </w:r>
          </w:p>
        </w:tc>
        <w:tc>
          <w:tcPr>
            <w:tcW w:w="1451" w:type="dxa"/>
            <w:tcBorders>
              <w:top w:val="single" w:sz="8" w:space="0" w:color="auto"/>
              <w:bottom w:val="single" w:sz="8" w:space="0" w:color="auto"/>
            </w:tcBorders>
            <w:vAlign w:val="center"/>
          </w:tcPr>
          <w:p w14:paraId="4ADA1B02"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长度</w:t>
            </w:r>
          </w:p>
          <w:p w14:paraId="2C4AEC47"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（单位：字节）</w:t>
            </w:r>
          </w:p>
        </w:tc>
        <w:tc>
          <w:tcPr>
            <w:tcW w:w="1451" w:type="dxa"/>
            <w:tcBorders>
              <w:top w:val="single" w:sz="8" w:space="0" w:color="auto"/>
              <w:bottom w:val="single" w:sz="8" w:space="0" w:color="auto"/>
            </w:tcBorders>
            <w:vAlign w:val="center"/>
          </w:tcPr>
          <w:p w14:paraId="51571D62"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属性</w:t>
            </w:r>
          </w:p>
        </w:tc>
        <w:tc>
          <w:tcPr>
            <w:tcW w:w="1451" w:type="dxa"/>
            <w:tcBorders>
              <w:top w:val="single" w:sz="8" w:space="0" w:color="auto"/>
              <w:bottom w:val="single" w:sz="8" w:space="0" w:color="auto"/>
            </w:tcBorders>
            <w:vAlign w:val="center"/>
          </w:tcPr>
          <w:p w14:paraId="160F1E48" w14:textId="77777777" w:rsidR="003843EA" w:rsidRDefault="00A21561">
            <w:pPr>
              <w:widowControl/>
              <w:spacing w:line="276" w:lineRule="auto"/>
              <w:jc w:val="center"/>
              <w:rPr>
                <w:rFonts w:ascii="黑体"/>
                <w:kern w:val="0"/>
                <w:sz w:val="18"/>
                <w:szCs w:val="18"/>
              </w:rPr>
            </w:pPr>
            <w:r>
              <w:rPr>
                <w:rFonts w:ascii="黑体" w:hAnsi="宋体" w:hint="eastAsia"/>
                <w:kern w:val="0"/>
                <w:sz w:val="18"/>
                <w:szCs w:val="18"/>
              </w:rPr>
              <w:t>名称</w:t>
            </w:r>
          </w:p>
        </w:tc>
        <w:tc>
          <w:tcPr>
            <w:tcW w:w="1451" w:type="dxa"/>
            <w:tcBorders>
              <w:top w:val="single" w:sz="8" w:space="0" w:color="auto"/>
              <w:bottom w:val="single" w:sz="8" w:space="0" w:color="auto"/>
            </w:tcBorders>
          </w:tcPr>
          <w:p w14:paraId="5D09764A" w14:textId="77777777" w:rsidR="003843EA" w:rsidRDefault="00A21561">
            <w:pPr>
              <w:widowControl/>
              <w:spacing w:line="276" w:lineRule="auto"/>
              <w:jc w:val="center"/>
              <w:rPr>
                <w:rFonts w:ascii="黑体" w:hAnsi="宋体"/>
                <w:kern w:val="0"/>
                <w:sz w:val="18"/>
                <w:szCs w:val="18"/>
              </w:rPr>
            </w:pPr>
            <w:r>
              <w:rPr>
                <w:rFonts w:ascii="黑体" w:hAnsi="宋体" w:hint="eastAsia"/>
                <w:kern w:val="0"/>
                <w:sz w:val="18"/>
                <w:szCs w:val="18"/>
              </w:rPr>
              <w:t>备注</w:t>
            </w:r>
          </w:p>
        </w:tc>
      </w:tr>
      <w:tr w:rsidR="003843EA" w14:paraId="26B3898D" w14:textId="77777777">
        <w:trPr>
          <w:jc w:val="right"/>
        </w:trPr>
        <w:tc>
          <w:tcPr>
            <w:tcW w:w="1558" w:type="dxa"/>
            <w:tcBorders>
              <w:top w:val="single" w:sz="8" w:space="0" w:color="auto"/>
            </w:tcBorders>
            <w:vAlign w:val="center"/>
          </w:tcPr>
          <w:p w14:paraId="131D5FD9" w14:textId="77777777" w:rsidR="003843EA" w:rsidRDefault="00A21561">
            <w:pPr>
              <w:pStyle w:val="aa"/>
              <w:jc w:val="center"/>
              <w:rPr>
                <w:rFonts w:ascii="黑体" w:eastAsia="黑体"/>
                <w:sz w:val="18"/>
                <w:lang w:val="en-GB"/>
              </w:rPr>
            </w:pPr>
            <w:r>
              <w:rPr>
                <w:rFonts w:ascii="黑体" w:eastAsia="黑体"/>
                <w:sz w:val="18"/>
              </w:rPr>
              <w:t>9F02</w:t>
            </w:r>
          </w:p>
        </w:tc>
        <w:tc>
          <w:tcPr>
            <w:tcW w:w="1451" w:type="dxa"/>
            <w:tcBorders>
              <w:top w:val="single" w:sz="8" w:space="0" w:color="auto"/>
            </w:tcBorders>
            <w:vAlign w:val="center"/>
          </w:tcPr>
          <w:p w14:paraId="68F2C040" w14:textId="77777777" w:rsidR="003843EA" w:rsidRDefault="00A21561">
            <w:pPr>
              <w:pStyle w:val="aa"/>
              <w:jc w:val="center"/>
              <w:rPr>
                <w:rFonts w:ascii="黑体" w:eastAsia="黑体"/>
                <w:sz w:val="18"/>
              </w:rPr>
            </w:pPr>
            <w:r>
              <w:rPr>
                <w:rFonts w:ascii="黑体" w:eastAsia="黑体"/>
                <w:sz w:val="18"/>
              </w:rPr>
              <w:t>6</w:t>
            </w:r>
          </w:p>
        </w:tc>
        <w:tc>
          <w:tcPr>
            <w:tcW w:w="1451" w:type="dxa"/>
            <w:tcBorders>
              <w:top w:val="single" w:sz="8" w:space="0" w:color="auto"/>
            </w:tcBorders>
            <w:vAlign w:val="center"/>
          </w:tcPr>
          <w:p w14:paraId="43C64ED6" w14:textId="77777777" w:rsidR="003843EA" w:rsidRDefault="00A21561">
            <w:pPr>
              <w:pStyle w:val="aa"/>
              <w:jc w:val="center"/>
              <w:rPr>
                <w:rFonts w:ascii="黑体" w:eastAsia="黑体"/>
                <w:sz w:val="18"/>
              </w:rPr>
            </w:pPr>
            <w:r>
              <w:rPr>
                <w:rFonts w:ascii="黑体" w:eastAsia="黑体"/>
                <w:sz w:val="18"/>
              </w:rPr>
              <w:t>B</w:t>
            </w:r>
          </w:p>
        </w:tc>
        <w:tc>
          <w:tcPr>
            <w:tcW w:w="1451" w:type="dxa"/>
            <w:tcBorders>
              <w:top w:val="single" w:sz="8" w:space="0" w:color="auto"/>
            </w:tcBorders>
            <w:vAlign w:val="center"/>
          </w:tcPr>
          <w:p w14:paraId="29CB3DB0" w14:textId="77777777" w:rsidR="003843EA" w:rsidRDefault="00A21561">
            <w:pPr>
              <w:pStyle w:val="aa"/>
              <w:jc w:val="center"/>
              <w:rPr>
                <w:rFonts w:ascii="黑体" w:eastAsia="黑体"/>
                <w:sz w:val="18"/>
              </w:rPr>
            </w:pPr>
            <w:r>
              <w:rPr>
                <w:rFonts w:ascii="黑体" w:eastAsia="黑体" w:hint="eastAsia"/>
                <w:sz w:val="18"/>
                <w:lang w:val="en-GB"/>
              </w:rPr>
              <w:t>授权金额</w:t>
            </w:r>
          </w:p>
        </w:tc>
        <w:tc>
          <w:tcPr>
            <w:tcW w:w="1451" w:type="dxa"/>
            <w:tcBorders>
              <w:top w:val="single" w:sz="8" w:space="0" w:color="auto"/>
            </w:tcBorders>
          </w:tcPr>
          <w:p w14:paraId="750A4986" w14:textId="77777777" w:rsidR="003843EA" w:rsidRDefault="003843EA">
            <w:pPr>
              <w:pStyle w:val="aa"/>
              <w:jc w:val="center"/>
              <w:rPr>
                <w:rFonts w:ascii="黑体" w:eastAsia="黑体"/>
                <w:b/>
                <w:bCs/>
                <w:sz w:val="18"/>
                <w:lang w:val="en-GB"/>
              </w:rPr>
            </w:pPr>
          </w:p>
        </w:tc>
      </w:tr>
      <w:tr w:rsidR="003843EA" w14:paraId="638F104A" w14:textId="77777777">
        <w:trPr>
          <w:jc w:val="right"/>
        </w:trPr>
        <w:tc>
          <w:tcPr>
            <w:tcW w:w="1558" w:type="dxa"/>
            <w:vAlign w:val="center"/>
          </w:tcPr>
          <w:p w14:paraId="50B0A10A" w14:textId="77777777" w:rsidR="003843EA" w:rsidRDefault="00A21561">
            <w:pPr>
              <w:pStyle w:val="aa"/>
              <w:jc w:val="center"/>
              <w:rPr>
                <w:rFonts w:ascii="黑体" w:eastAsia="黑体"/>
                <w:sz w:val="18"/>
                <w:lang w:val="en-GB"/>
              </w:rPr>
            </w:pPr>
            <w:r>
              <w:rPr>
                <w:rFonts w:ascii="黑体" w:eastAsia="黑体"/>
                <w:sz w:val="18"/>
              </w:rPr>
              <w:t>9C</w:t>
            </w:r>
          </w:p>
        </w:tc>
        <w:tc>
          <w:tcPr>
            <w:tcW w:w="1451" w:type="dxa"/>
            <w:vAlign w:val="center"/>
          </w:tcPr>
          <w:p w14:paraId="231EED07" w14:textId="77777777" w:rsidR="003843EA" w:rsidRDefault="00A21561">
            <w:pPr>
              <w:pStyle w:val="aa"/>
              <w:jc w:val="center"/>
              <w:rPr>
                <w:rFonts w:ascii="黑体" w:eastAsia="黑体"/>
                <w:sz w:val="18"/>
              </w:rPr>
            </w:pPr>
            <w:r>
              <w:rPr>
                <w:rFonts w:ascii="黑体" w:eastAsia="黑体"/>
                <w:sz w:val="18"/>
              </w:rPr>
              <w:t>1</w:t>
            </w:r>
          </w:p>
        </w:tc>
        <w:tc>
          <w:tcPr>
            <w:tcW w:w="1451" w:type="dxa"/>
            <w:vAlign w:val="center"/>
          </w:tcPr>
          <w:p w14:paraId="7477EAB3" w14:textId="77777777" w:rsidR="003843EA" w:rsidRDefault="00A21561">
            <w:pPr>
              <w:pStyle w:val="aa"/>
              <w:jc w:val="center"/>
              <w:rPr>
                <w:rFonts w:ascii="黑体" w:eastAsia="黑体"/>
                <w:sz w:val="18"/>
              </w:rPr>
            </w:pPr>
            <w:r>
              <w:rPr>
                <w:rFonts w:ascii="黑体" w:eastAsia="黑体"/>
                <w:sz w:val="18"/>
              </w:rPr>
              <w:t>B</w:t>
            </w:r>
          </w:p>
        </w:tc>
        <w:tc>
          <w:tcPr>
            <w:tcW w:w="1451" w:type="dxa"/>
            <w:vAlign w:val="center"/>
          </w:tcPr>
          <w:p w14:paraId="3773C7F8" w14:textId="77777777" w:rsidR="003843EA" w:rsidRDefault="00A21561">
            <w:pPr>
              <w:pStyle w:val="aa"/>
              <w:jc w:val="center"/>
              <w:rPr>
                <w:rFonts w:ascii="黑体" w:eastAsia="黑体"/>
                <w:sz w:val="18"/>
              </w:rPr>
            </w:pPr>
            <w:r>
              <w:rPr>
                <w:rFonts w:ascii="黑体" w:eastAsia="黑体" w:hint="eastAsia"/>
                <w:sz w:val="18"/>
                <w:lang w:val="en-GB"/>
              </w:rPr>
              <w:t>交易类型</w:t>
            </w:r>
          </w:p>
        </w:tc>
        <w:tc>
          <w:tcPr>
            <w:tcW w:w="1451" w:type="dxa"/>
          </w:tcPr>
          <w:p w14:paraId="6FCB4125" w14:textId="77777777" w:rsidR="003843EA" w:rsidRDefault="003843EA">
            <w:pPr>
              <w:pStyle w:val="aa"/>
              <w:jc w:val="center"/>
              <w:rPr>
                <w:rFonts w:ascii="黑体" w:eastAsia="黑体"/>
                <w:b/>
                <w:bCs/>
                <w:sz w:val="18"/>
                <w:lang w:val="en-GB"/>
              </w:rPr>
            </w:pPr>
          </w:p>
        </w:tc>
      </w:tr>
      <w:tr w:rsidR="003843EA" w14:paraId="46E83703" w14:textId="77777777">
        <w:trPr>
          <w:jc w:val="right"/>
        </w:trPr>
        <w:tc>
          <w:tcPr>
            <w:tcW w:w="1558" w:type="dxa"/>
            <w:vAlign w:val="center"/>
          </w:tcPr>
          <w:p w14:paraId="0270DDCC" w14:textId="77777777" w:rsidR="003843EA" w:rsidRDefault="00A21561">
            <w:pPr>
              <w:pStyle w:val="aa"/>
              <w:jc w:val="center"/>
              <w:rPr>
                <w:rFonts w:ascii="黑体" w:eastAsia="黑体"/>
                <w:sz w:val="18"/>
                <w:lang w:val="en-GB"/>
              </w:rPr>
            </w:pPr>
            <w:r>
              <w:rPr>
                <w:rFonts w:ascii="黑体" w:eastAsia="黑体"/>
                <w:sz w:val="18"/>
              </w:rPr>
              <w:t>DF7C</w:t>
            </w:r>
          </w:p>
        </w:tc>
        <w:tc>
          <w:tcPr>
            <w:tcW w:w="1451" w:type="dxa"/>
            <w:vAlign w:val="center"/>
          </w:tcPr>
          <w:p w14:paraId="3EF998B3" w14:textId="77777777" w:rsidR="003843EA" w:rsidRDefault="00A21561">
            <w:pPr>
              <w:pStyle w:val="aa"/>
              <w:jc w:val="center"/>
              <w:rPr>
                <w:rFonts w:ascii="黑体" w:eastAsia="黑体"/>
                <w:sz w:val="18"/>
              </w:rPr>
            </w:pPr>
            <w:r>
              <w:rPr>
                <w:rFonts w:ascii="黑体" w:eastAsia="黑体"/>
                <w:sz w:val="18"/>
              </w:rPr>
              <w:t>1</w:t>
            </w:r>
          </w:p>
        </w:tc>
        <w:tc>
          <w:tcPr>
            <w:tcW w:w="1451" w:type="dxa"/>
            <w:vAlign w:val="center"/>
          </w:tcPr>
          <w:p w14:paraId="0863F0B6" w14:textId="77777777" w:rsidR="003843EA" w:rsidRDefault="00A21561">
            <w:pPr>
              <w:pStyle w:val="aa"/>
              <w:jc w:val="center"/>
              <w:rPr>
                <w:rFonts w:ascii="黑体" w:eastAsia="黑体"/>
                <w:sz w:val="18"/>
              </w:rPr>
            </w:pPr>
            <w:r>
              <w:rPr>
                <w:rFonts w:ascii="黑体" w:eastAsia="黑体"/>
                <w:sz w:val="18"/>
              </w:rPr>
              <w:t>B</w:t>
            </w:r>
          </w:p>
        </w:tc>
        <w:tc>
          <w:tcPr>
            <w:tcW w:w="1451" w:type="dxa"/>
            <w:vAlign w:val="center"/>
          </w:tcPr>
          <w:p w14:paraId="7D162CE3" w14:textId="77777777" w:rsidR="003843EA" w:rsidRDefault="00A21561">
            <w:pPr>
              <w:pStyle w:val="aa"/>
              <w:jc w:val="center"/>
              <w:rPr>
                <w:rFonts w:ascii="黑体" w:eastAsia="黑体"/>
                <w:sz w:val="18"/>
              </w:rPr>
            </w:pPr>
            <w:r>
              <w:rPr>
                <w:rFonts w:ascii="黑体" w:eastAsia="黑体" w:hint="eastAsia"/>
                <w:sz w:val="18"/>
                <w:lang w:val="en-GB"/>
              </w:rPr>
              <w:t>自定义的交易类型</w:t>
            </w:r>
          </w:p>
          <w:p w14:paraId="56C4F833" w14:textId="77777777" w:rsidR="003843EA" w:rsidRDefault="003843EA">
            <w:pPr>
              <w:pStyle w:val="aa"/>
              <w:jc w:val="center"/>
              <w:rPr>
                <w:rFonts w:ascii="黑体" w:eastAsia="黑体"/>
                <w:b/>
                <w:bCs/>
                <w:sz w:val="18"/>
              </w:rPr>
            </w:pPr>
          </w:p>
        </w:tc>
        <w:tc>
          <w:tcPr>
            <w:tcW w:w="1451" w:type="dxa"/>
          </w:tcPr>
          <w:p w14:paraId="5D72A08E" w14:textId="77777777" w:rsidR="003843EA" w:rsidRDefault="00A21561">
            <w:pPr>
              <w:pStyle w:val="aa"/>
              <w:jc w:val="center"/>
              <w:rPr>
                <w:rFonts w:ascii="黑体" w:eastAsia="黑体"/>
                <w:sz w:val="18"/>
              </w:rPr>
            </w:pPr>
            <w:r>
              <w:rPr>
                <w:rFonts w:ascii="黑体" w:eastAsia="黑体" w:hint="eastAsia"/>
                <w:sz w:val="18"/>
              </w:rPr>
              <w:t>0x0B/*快速消费*/</w:t>
            </w:r>
          </w:p>
          <w:p w14:paraId="1186543C" w14:textId="77777777" w:rsidR="003843EA" w:rsidRDefault="00A21561">
            <w:pPr>
              <w:pStyle w:val="aa"/>
              <w:jc w:val="center"/>
              <w:rPr>
                <w:rFonts w:ascii="黑体" w:eastAsia="黑体"/>
                <w:sz w:val="18"/>
              </w:rPr>
            </w:pPr>
            <w:r>
              <w:rPr>
                <w:rFonts w:ascii="黑体" w:eastAsia="黑体" w:hint="eastAsia"/>
                <w:sz w:val="18"/>
              </w:rPr>
              <w:t>0x0E/*非接触查日志*/</w:t>
            </w:r>
          </w:p>
          <w:p w14:paraId="695A43CE" w14:textId="77777777" w:rsidR="003843EA" w:rsidRDefault="00A21561">
            <w:pPr>
              <w:pStyle w:val="aa"/>
              <w:jc w:val="center"/>
              <w:rPr>
                <w:rFonts w:ascii="黑体" w:eastAsia="黑体"/>
                <w:sz w:val="18"/>
              </w:rPr>
            </w:pPr>
            <w:r>
              <w:rPr>
                <w:rFonts w:ascii="黑体" w:eastAsia="黑体" w:hint="eastAsia"/>
                <w:sz w:val="18"/>
              </w:rPr>
              <w:t>0x25/*非接触余额查询</w:t>
            </w:r>
          </w:p>
        </w:tc>
      </w:tr>
      <w:tr w:rsidR="003843EA" w14:paraId="0FA8314F" w14:textId="77777777">
        <w:trPr>
          <w:jc w:val="right"/>
        </w:trPr>
        <w:tc>
          <w:tcPr>
            <w:tcW w:w="1558" w:type="dxa"/>
            <w:tcBorders>
              <w:bottom w:val="single" w:sz="8" w:space="0" w:color="auto"/>
            </w:tcBorders>
            <w:vAlign w:val="center"/>
          </w:tcPr>
          <w:p w14:paraId="55934D9F" w14:textId="77777777" w:rsidR="003843EA" w:rsidRDefault="00A21561">
            <w:pPr>
              <w:pStyle w:val="aa"/>
              <w:jc w:val="center"/>
              <w:rPr>
                <w:rFonts w:ascii="黑体" w:eastAsia="黑体"/>
                <w:sz w:val="18"/>
                <w:lang w:val="en-GB"/>
              </w:rPr>
            </w:pPr>
            <w:r>
              <w:rPr>
                <w:rFonts w:ascii="黑体" w:eastAsia="黑体"/>
                <w:sz w:val="18"/>
              </w:rPr>
              <w:t>DF35</w:t>
            </w:r>
          </w:p>
        </w:tc>
        <w:tc>
          <w:tcPr>
            <w:tcW w:w="1451" w:type="dxa"/>
            <w:tcBorders>
              <w:bottom w:val="single" w:sz="8" w:space="0" w:color="auto"/>
            </w:tcBorders>
            <w:vAlign w:val="center"/>
          </w:tcPr>
          <w:p w14:paraId="0F15BD4F" w14:textId="77777777" w:rsidR="003843EA" w:rsidRDefault="00A21561">
            <w:pPr>
              <w:pStyle w:val="aa"/>
              <w:jc w:val="center"/>
              <w:rPr>
                <w:rFonts w:ascii="黑体" w:eastAsia="黑体"/>
                <w:sz w:val="18"/>
              </w:rPr>
            </w:pPr>
            <w:r>
              <w:rPr>
                <w:rFonts w:ascii="黑体" w:eastAsia="黑体"/>
                <w:sz w:val="18"/>
              </w:rPr>
              <w:t>VAR</w:t>
            </w:r>
          </w:p>
        </w:tc>
        <w:tc>
          <w:tcPr>
            <w:tcW w:w="1451" w:type="dxa"/>
            <w:tcBorders>
              <w:bottom w:val="single" w:sz="8" w:space="0" w:color="auto"/>
            </w:tcBorders>
            <w:vAlign w:val="center"/>
          </w:tcPr>
          <w:p w14:paraId="500C2C6E" w14:textId="77777777" w:rsidR="003843EA" w:rsidRDefault="003843EA">
            <w:pPr>
              <w:pStyle w:val="aa"/>
              <w:jc w:val="center"/>
              <w:rPr>
                <w:rFonts w:ascii="黑体" w:eastAsia="黑体"/>
                <w:b/>
                <w:bCs/>
                <w:sz w:val="18"/>
              </w:rPr>
            </w:pPr>
          </w:p>
        </w:tc>
        <w:tc>
          <w:tcPr>
            <w:tcW w:w="1451" w:type="dxa"/>
            <w:tcBorders>
              <w:bottom w:val="single" w:sz="8" w:space="0" w:color="auto"/>
            </w:tcBorders>
            <w:vAlign w:val="center"/>
          </w:tcPr>
          <w:p w14:paraId="7E1162A8" w14:textId="77777777" w:rsidR="003843EA" w:rsidRDefault="00A21561">
            <w:pPr>
              <w:pStyle w:val="aa"/>
              <w:jc w:val="center"/>
              <w:rPr>
                <w:rFonts w:ascii="黑体" w:eastAsia="黑体"/>
                <w:sz w:val="18"/>
              </w:rPr>
            </w:pPr>
            <w:r>
              <w:rPr>
                <w:rFonts w:ascii="黑体" w:eastAsia="黑体" w:hint="eastAsia"/>
                <w:sz w:val="18"/>
                <w:lang w:val="en-GB"/>
              </w:rPr>
              <w:t>需要响应的标签对象列表，该标签内容为合法的PBOC标签的列表,即TLV中T的列表</w:t>
            </w:r>
          </w:p>
        </w:tc>
        <w:tc>
          <w:tcPr>
            <w:tcW w:w="1451" w:type="dxa"/>
            <w:tcBorders>
              <w:bottom w:val="single" w:sz="8" w:space="0" w:color="auto"/>
            </w:tcBorders>
          </w:tcPr>
          <w:p w14:paraId="7C02BA0B" w14:textId="77777777" w:rsidR="003843EA" w:rsidRDefault="00A21561">
            <w:pPr>
              <w:pStyle w:val="aa"/>
              <w:jc w:val="center"/>
              <w:rPr>
                <w:rFonts w:ascii="黑体" w:eastAsia="黑体"/>
                <w:sz w:val="18"/>
              </w:rPr>
            </w:pPr>
            <w:r>
              <w:rPr>
                <w:rFonts w:ascii="黑体" w:eastAsia="黑体" w:hint="eastAsia"/>
                <w:sz w:val="18"/>
              </w:rPr>
              <w:t>参考输出数据中的tag标签值</w:t>
            </w:r>
          </w:p>
        </w:tc>
      </w:tr>
    </w:tbl>
    <w:p w14:paraId="42785A2C" w14:textId="77777777" w:rsidR="003843EA" w:rsidRDefault="003843EA">
      <w:pPr>
        <w:rPr>
          <w:rFonts w:ascii="黑体"/>
          <w:b/>
        </w:rPr>
      </w:pPr>
    </w:p>
    <w:p w14:paraId="1E2825D9" w14:textId="77777777" w:rsidR="003843EA" w:rsidRDefault="00A21561">
      <w:pPr>
        <w:pStyle w:val="MyText"/>
        <w:numPr>
          <w:ilvl w:val="0"/>
          <w:numId w:val="4"/>
        </w:numPr>
        <w:spacing w:line="276" w:lineRule="auto"/>
      </w:pPr>
      <w:r>
        <w:rPr>
          <w:rFonts w:hint="eastAsia"/>
        </w:rPr>
        <w:t>输出数据：</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990"/>
        <w:gridCol w:w="3736"/>
      </w:tblGrid>
      <w:tr w:rsidR="003843EA" w14:paraId="520721D1" w14:textId="77777777">
        <w:trPr>
          <w:jc w:val="right"/>
        </w:trPr>
        <w:tc>
          <w:tcPr>
            <w:tcW w:w="452" w:type="dxa"/>
            <w:tcBorders>
              <w:right w:val="single" w:sz="4" w:space="0" w:color="auto"/>
            </w:tcBorders>
            <w:shd w:val="clear" w:color="auto" w:fill="E6E6E6"/>
          </w:tcPr>
          <w:p w14:paraId="0540C3D6" w14:textId="77777777" w:rsidR="003843EA" w:rsidRDefault="00A21561">
            <w:pPr>
              <w:jc w:val="center"/>
              <w:rPr>
                <w:rFonts w:ascii="黑体"/>
                <w:b/>
              </w:rPr>
            </w:pPr>
            <w:r>
              <w:rPr>
                <w:rFonts w:ascii="黑体"/>
                <w:b/>
              </w:rPr>
              <w:t>ID</w:t>
            </w:r>
          </w:p>
        </w:tc>
        <w:tc>
          <w:tcPr>
            <w:tcW w:w="2344" w:type="dxa"/>
            <w:tcBorders>
              <w:left w:val="single" w:sz="4" w:space="0" w:color="auto"/>
              <w:right w:val="single" w:sz="4" w:space="0" w:color="auto"/>
            </w:tcBorders>
            <w:shd w:val="clear" w:color="auto" w:fill="E6E6E6"/>
          </w:tcPr>
          <w:p w14:paraId="20A59F98" w14:textId="77777777" w:rsidR="003843EA" w:rsidRDefault="00A21561">
            <w:pPr>
              <w:jc w:val="center"/>
              <w:rPr>
                <w:rFonts w:ascii="黑体"/>
                <w:b/>
              </w:rPr>
            </w:pPr>
            <w:r>
              <w:rPr>
                <w:rFonts w:ascii="黑体" w:hint="eastAsia"/>
                <w:b/>
                <w:szCs w:val="21"/>
              </w:rPr>
              <w:t>数据域</w:t>
            </w:r>
          </w:p>
        </w:tc>
        <w:tc>
          <w:tcPr>
            <w:tcW w:w="1990" w:type="dxa"/>
            <w:tcBorders>
              <w:left w:val="single" w:sz="4" w:space="0" w:color="auto"/>
            </w:tcBorders>
            <w:shd w:val="clear" w:color="auto" w:fill="E6E6E6"/>
          </w:tcPr>
          <w:p w14:paraId="0CE83C33" w14:textId="77777777" w:rsidR="003843EA" w:rsidRDefault="00A21561">
            <w:pPr>
              <w:jc w:val="center"/>
              <w:rPr>
                <w:rFonts w:ascii="黑体"/>
                <w:b/>
              </w:rPr>
            </w:pPr>
            <w:r>
              <w:rPr>
                <w:rFonts w:ascii="黑体" w:hint="eastAsia"/>
                <w:b/>
              </w:rPr>
              <w:t>长度</w:t>
            </w:r>
          </w:p>
        </w:tc>
        <w:tc>
          <w:tcPr>
            <w:tcW w:w="3736" w:type="dxa"/>
            <w:shd w:val="clear" w:color="auto" w:fill="E6E6E6"/>
          </w:tcPr>
          <w:p w14:paraId="445A29EC" w14:textId="77777777" w:rsidR="003843EA" w:rsidRDefault="00A21561">
            <w:pPr>
              <w:ind w:firstLine="420"/>
              <w:jc w:val="center"/>
              <w:rPr>
                <w:rFonts w:ascii="黑体"/>
                <w:b/>
              </w:rPr>
            </w:pPr>
            <w:r>
              <w:rPr>
                <w:rFonts w:ascii="黑体" w:hint="eastAsia"/>
                <w:b/>
              </w:rPr>
              <w:t>备注</w:t>
            </w:r>
          </w:p>
        </w:tc>
      </w:tr>
      <w:tr w:rsidR="003843EA" w14:paraId="00141271" w14:textId="77777777">
        <w:trPr>
          <w:jc w:val="right"/>
        </w:trPr>
        <w:tc>
          <w:tcPr>
            <w:tcW w:w="452" w:type="dxa"/>
            <w:tcBorders>
              <w:right w:val="single" w:sz="4" w:space="0" w:color="auto"/>
            </w:tcBorders>
            <w:vAlign w:val="center"/>
          </w:tcPr>
          <w:p w14:paraId="76A93C05" w14:textId="77777777" w:rsidR="003843EA" w:rsidRDefault="00A21561">
            <w:pPr>
              <w:jc w:val="center"/>
              <w:rPr>
                <w:rFonts w:ascii="黑体"/>
              </w:rPr>
            </w:pPr>
            <w:r>
              <w:rPr>
                <w:rFonts w:ascii="黑体"/>
              </w:rPr>
              <w:t>1</w:t>
            </w:r>
          </w:p>
        </w:tc>
        <w:tc>
          <w:tcPr>
            <w:tcW w:w="2344" w:type="dxa"/>
            <w:tcBorders>
              <w:left w:val="single" w:sz="4" w:space="0" w:color="auto"/>
              <w:right w:val="single" w:sz="4" w:space="0" w:color="auto"/>
            </w:tcBorders>
            <w:vAlign w:val="center"/>
          </w:tcPr>
          <w:p w14:paraId="557077A3" w14:textId="77777777" w:rsidR="003843EA" w:rsidRDefault="00A21561">
            <w:pPr>
              <w:rPr>
                <w:rFonts w:ascii="黑体"/>
              </w:rPr>
            </w:pPr>
            <w:r>
              <w:rPr>
                <w:rFonts w:ascii="黑体" w:hint="eastAsia"/>
              </w:rPr>
              <w:t>交易相关数据</w:t>
            </w:r>
          </w:p>
        </w:tc>
        <w:tc>
          <w:tcPr>
            <w:tcW w:w="1990" w:type="dxa"/>
            <w:tcBorders>
              <w:left w:val="single" w:sz="4" w:space="0" w:color="auto"/>
            </w:tcBorders>
            <w:vAlign w:val="center"/>
          </w:tcPr>
          <w:p w14:paraId="56AA90BD" w14:textId="77777777" w:rsidR="003843EA" w:rsidRDefault="00A21561">
            <w:pPr>
              <w:ind w:firstLineChars="150" w:firstLine="315"/>
              <w:rPr>
                <w:rFonts w:ascii="黑体"/>
              </w:rPr>
            </w:pPr>
            <w:r>
              <w:rPr>
                <w:rFonts w:ascii="黑体"/>
              </w:rPr>
              <w:t>LL..</w:t>
            </w:r>
            <w:r>
              <w:rPr>
                <w:rFonts w:ascii="黑体" w:hint="eastAsia"/>
              </w:rPr>
              <w:t>4000</w:t>
            </w:r>
          </w:p>
        </w:tc>
        <w:tc>
          <w:tcPr>
            <w:tcW w:w="3736" w:type="dxa"/>
          </w:tcPr>
          <w:p w14:paraId="687F8B68" w14:textId="77777777" w:rsidR="003843EA" w:rsidRDefault="00A21561">
            <w:pPr>
              <w:rPr>
                <w:rFonts w:ascii="黑体"/>
              </w:rPr>
            </w:pPr>
            <w:r>
              <w:rPr>
                <w:rFonts w:ascii="黑体" w:hint="eastAsia"/>
              </w:rPr>
              <w:t>参考如下</w:t>
            </w:r>
            <w:proofErr w:type="spellStart"/>
            <w:r>
              <w:rPr>
                <w:rFonts w:ascii="黑体" w:hAnsi="Arial" w:hint="eastAsia"/>
                <w:szCs w:val="21"/>
              </w:rPr>
              <w:t>qPboc</w:t>
            </w:r>
            <w:proofErr w:type="spellEnd"/>
            <w:r>
              <w:rPr>
                <w:rFonts w:ascii="黑体" w:hAnsi="Arial" w:hint="eastAsia"/>
                <w:szCs w:val="21"/>
              </w:rPr>
              <w:t>标准流程标签列表</w:t>
            </w:r>
          </w:p>
        </w:tc>
      </w:tr>
    </w:tbl>
    <w:p w14:paraId="1D141D9E" w14:textId="77777777" w:rsidR="003843EA" w:rsidRDefault="003843EA">
      <w:pPr>
        <w:pStyle w:val="a"/>
        <w:numPr>
          <w:ilvl w:val="0"/>
          <w:numId w:val="0"/>
        </w:numPr>
        <w:jc w:val="both"/>
        <w:rPr>
          <w:color w:val="FF0000"/>
        </w:rPr>
      </w:pPr>
    </w:p>
    <w:p w14:paraId="27C10274" w14:textId="77777777" w:rsidR="003843EA" w:rsidRDefault="00A21561">
      <w:pPr>
        <w:pStyle w:val="MyText"/>
        <w:spacing w:line="276" w:lineRule="auto"/>
        <w:ind w:firstLine="409"/>
      </w:pPr>
      <w:proofErr w:type="spellStart"/>
      <w:r>
        <w:t>qPboc</w:t>
      </w:r>
      <w:proofErr w:type="spellEnd"/>
      <w:r>
        <w:t>标准流程标签列表：</w:t>
      </w:r>
    </w:p>
    <w:p w14:paraId="3287EB44" w14:textId="77777777" w:rsidR="003843EA" w:rsidRDefault="003843EA">
      <w:pPr>
        <w:pStyle w:val="aff0"/>
        <w:ind w:firstLine="420"/>
        <w:rPr>
          <w:rFonts w:ascii="黑体" w:eastAsia="黑体"/>
        </w:rPr>
      </w:pPr>
    </w:p>
    <w:tbl>
      <w:tblPr>
        <w:tblW w:w="8456" w:type="dxa"/>
        <w:jc w:val="righ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28" w:type="dxa"/>
          <w:right w:w="28" w:type="dxa"/>
        </w:tblCellMar>
        <w:tblLook w:val="04A0" w:firstRow="1" w:lastRow="0" w:firstColumn="1" w:lastColumn="0" w:noHBand="0" w:noVBand="1"/>
      </w:tblPr>
      <w:tblGrid>
        <w:gridCol w:w="3544"/>
        <w:gridCol w:w="4912"/>
      </w:tblGrid>
      <w:tr w:rsidR="003843EA" w14:paraId="35415482" w14:textId="77777777">
        <w:trPr>
          <w:trHeight w:val="20"/>
          <w:jc w:val="right"/>
        </w:trPr>
        <w:tc>
          <w:tcPr>
            <w:tcW w:w="3544" w:type="dxa"/>
            <w:tcBorders>
              <w:top w:val="single" w:sz="12" w:space="0" w:color="000000"/>
              <w:left w:val="single" w:sz="8" w:space="0" w:color="000000"/>
            </w:tcBorders>
            <w:vAlign w:val="center"/>
          </w:tcPr>
          <w:p w14:paraId="2359625A" w14:textId="77777777" w:rsidR="003843EA" w:rsidRDefault="00A21561">
            <w:pPr>
              <w:tabs>
                <w:tab w:val="left" w:pos="4680"/>
              </w:tabs>
              <w:jc w:val="center"/>
              <w:rPr>
                <w:rFonts w:ascii="黑体"/>
                <w:sz w:val="18"/>
              </w:rPr>
            </w:pPr>
            <w:r>
              <w:rPr>
                <w:rFonts w:ascii="黑体" w:hint="eastAsia"/>
                <w:sz w:val="18"/>
              </w:rPr>
              <w:t>参数tag</w:t>
            </w:r>
          </w:p>
        </w:tc>
        <w:tc>
          <w:tcPr>
            <w:tcW w:w="4912" w:type="dxa"/>
            <w:tcBorders>
              <w:top w:val="single" w:sz="12" w:space="0" w:color="000000"/>
            </w:tcBorders>
            <w:vAlign w:val="center"/>
          </w:tcPr>
          <w:p w14:paraId="371ED796" w14:textId="77777777" w:rsidR="003843EA" w:rsidRDefault="00A21561">
            <w:pPr>
              <w:tabs>
                <w:tab w:val="left" w:pos="4680"/>
              </w:tabs>
              <w:jc w:val="center"/>
              <w:rPr>
                <w:rFonts w:ascii="黑体"/>
                <w:sz w:val="18"/>
              </w:rPr>
            </w:pPr>
            <w:r>
              <w:rPr>
                <w:rFonts w:ascii="黑体" w:hint="eastAsia"/>
                <w:sz w:val="18"/>
              </w:rPr>
              <w:t>参数名称</w:t>
            </w:r>
          </w:p>
        </w:tc>
      </w:tr>
      <w:tr w:rsidR="003843EA" w14:paraId="21C5A7AC" w14:textId="77777777">
        <w:trPr>
          <w:trHeight w:val="20"/>
          <w:jc w:val="right"/>
        </w:trPr>
        <w:tc>
          <w:tcPr>
            <w:tcW w:w="3544" w:type="dxa"/>
            <w:tcBorders>
              <w:left w:val="single" w:sz="8" w:space="0" w:color="000000"/>
            </w:tcBorders>
            <w:vAlign w:val="center"/>
          </w:tcPr>
          <w:p w14:paraId="2653CFDA" w14:textId="77777777" w:rsidR="003843EA" w:rsidRDefault="00A21561">
            <w:pPr>
              <w:tabs>
                <w:tab w:val="left" w:pos="4680"/>
              </w:tabs>
              <w:jc w:val="center"/>
              <w:rPr>
                <w:rFonts w:ascii="黑体"/>
                <w:sz w:val="18"/>
              </w:rPr>
            </w:pPr>
            <w:r>
              <w:rPr>
                <w:rFonts w:ascii="黑体"/>
                <w:sz w:val="18"/>
              </w:rPr>
              <w:t>9F26</w:t>
            </w:r>
            <w:r>
              <w:rPr>
                <w:rFonts w:ascii="黑体" w:hint="eastAsia"/>
                <w:sz w:val="18"/>
                <w:lang w:val="en-GB"/>
              </w:rPr>
              <w:t>（</w:t>
            </w:r>
            <w:r>
              <w:rPr>
                <w:rFonts w:ascii="黑体"/>
                <w:sz w:val="18"/>
              </w:rPr>
              <w:t>tag</w:t>
            </w:r>
            <w:r>
              <w:rPr>
                <w:rFonts w:ascii="黑体" w:hint="eastAsia"/>
                <w:sz w:val="18"/>
                <w:lang w:val="en-GB"/>
              </w:rPr>
              <w:t>）</w:t>
            </w:r>
          </w:p>
        </w:tc>
        <w:tc>
          <w:tcPr>
            <w:tcW w:w="4912" w:type="dxa"/>
            <w:vAlign w:val="center"/>
          </w:tcPr>
          <w:p w14:paraId="7859A2C0" w14:textId="77777777" w:rsidR="003843EA" w:rsidRDefault="00A21561">
            <w:pPr>
              <w:tabs>
                <w:tab w:val="left" w:pos="4680"/>
              </w:tabs>
              <w:jc w:val="center"/>
              <w:rPr>
                <w:rFonts w:ascii="黑体"/>
                <w:sz w:val="18"/>
              </w:rPr>
            </w:pPr>
            <w:r>
              <w:rPr>
                <w:rFonts w:ascii="黑体" w:hint="eastAsia"/>
                <w:sz w:val="18"/>
              </w:rPr>
              <w:t>应用密文</w:t>
            </w:r>
          </w:p>
        </w:tc>
      </w:tr>
      <w:tr w:rsidR="003843EA" w14:paraId="5A5D1408" w14:textId="77777777">
        <w:trPr>
          <w:trHeight w:val="20"/>
          <w:jc w:val="right"/>
        </w:trPr>
        <w:tc>
          <w:tcPr>
            <w:tcW w:w="3544" w:type="dxa"/>
            <w:tcBorders>
              <w:left w:val="single" w:sz="8" w:space="0" w:color="000000"/>
            </w:tcBorders>
            <w:vAlign w:val="center"/>
          </w:tcPr>
          <w:p w14:paraId="36BE3825" w14:textId="77777777" w:rsidR="003843EA" w:rsidRDefault="00A21561">
            <w:pPr>
              <w:tabs>
                <w:tab w:val="left" w:pos="4680"/>
              </w:tabs>
              <w:jc w:val="center"/>
              <w:rPr>
                <w:rFonts w:ascii="黑体"/>
                <w:sz w:val="18"/>
              </w:rPr>
            </w:pPr>
            <w:r>
              <w:rPr>
                <w:rFonts w:ascii="黑体"/>
                <w:sz w:val="18"/>
              </w:rPr>
              <w:t>9F27</w:t>
            </w:r>
            <w:r>
              <w:rPr>
                <w:rFonts w:ascii="黑体" w:hint="eastAsia"/>
                <w:sz w:val="18"/>
                <w:lang w:val="en-GB"/>
              </w:rPr>
              <w:t>（</w:t>
            </w:r>
            <w:r>
              <w:rPr>
                <w:rFonts w:ascii="黑体"/>
                <w:sz w:val="18"/>
              </w:rPr>
              <w:t>tag</w:t>
            </w:r>
            <w:r>
              <w:rPr>
                <w:rFonts w:ascii="黑体" w:hint="eastAsia"/>
                <w:sz w:val="18"/>
                <w:lang w:val="en-GB"/>
              </w:rPr>
              <w:t>）</w:t>
            </w:r>
          </w:p>
        </w:tc>
        <w:tc>
          <w:tcPr>
            <w:tcW w:w="4912" w:type="dxa"/>
            <w:vAlign w:val="center"/>
          </w:tcPr>
          <w:p w14:paraId="3A7CA1EF" w14:textId="77777777" w:rsidR="003843EA" w:rsidRDefault="00A21561">
            <w:pPr>
              <w:tabs>
                <w:tab w:val="left" w:pos="4680"/>
              </w:tabs>
              <w:jc w:val="center"/>
              <w:rPr>
                <w:rFonts w:ascii="黑体"/>
                <w:sz w:val="18"/>
              </w:rPr>
            </w:pPr>
            <w:r>
              <w:rPr>
                <w:rFonts w:ascii="黑体" w:hint="eastAsia"/>
                <w:sz w:val="18"/>
              </w:rPr>
              <w:t>应用信息数据</w:t>
            </w:r>
          </w:p>
        </w:tc>
      </w:tr>
      <w:tr w:rsidR="003843EA" w14:paraId="29FFBCCC" w14:textId="77777777">
        <w:trPr>
          <w:trHeight w:val="20"/>
          <w:jc w:val="right"/>
        </w:trPr>
        <w:tc>
          <w:tcPr>
            <w:tcW w:w="3544" w:type="dxa"/>
            <w:tcBorders>
              <w:left w:val="single" w:sz="8" w:space="0" w:color="000000"/>
            </w:tcBorders>
            <w:vAlign w:val="center"/>
          </w:tcPr>
          <w:p w14:paraId="3FD65850" w14:textId="77777777" w:rsidR="003843EA" w:rsidRDefault="00A21561">
            <w:pPr>
              <w:tabs>
                <w:tab w:val="left" w:pos="4680"/>
              </w:tabs>
              <w:jc w:val="center"/>
              <w:rPr>
                <w:rFonts w:ascii="黑体"/>
                <w:sz w:val="18"/>
              </w:rPr>
            </w:pPr>
            <w:r>
              <w:rPr>
                <w:rFonts w:ascii="黑体"/>
                <w:sz w:val="18"/>
              </w:rPr>
              <w:t>9F10</w:t>
            </w:r>
            <w:r>
              <w:rPr>
                <w:rFonts w:ascii="黑体" w:hint="eastAsia"/>
                <w:sz w:val="18"/>
                <w:lang w:val="en-GB"/>
              </w:rPr>
              <w:t>（</w:t>
            </w:r>
            <w:r>
              <w:rPr>
                <w:rFonts w:ascii="黑体"/>
                <w:sz w:val="18"/>
              </w:rPr>
              <w:t>tag</w:t>
            </w:r>
            <w:r>
              <w:rPr>
                <w:rFonts w:ascii="黑体" w:hint="eastAsia"/>
                <w:sz w:val="18"/>
                <w:lang w:val="en-GB"/>
              </w:rPr>
              <w:t>）</w:t>
            </w:r>
          </w:p>
        </w:tc>
        <w:tc>
          <w:tcPr>
            <w:tcW w:w="4912" w:type="dxa"/>
            <w:vAlign w:val="center"/>
          </w:tcPr>
          <w:p w14:paraId="1D06D400" w14:textId="77777777" w:rsidR="003843EA" w:rsidRDefault="00A21561">
            <w:pPr>
              <w:tabs>
                <w:tab w:val="left" w:pos="4680"/>
              </w:tabs>
              <w:jc w:val="center"/>
              <w:rPr>
                <w:rFonts w:ascii="黑体"/>
                <w:sz w:val="18"/>
              </w:rPr>
            </w:pPr>
            <w:r>
              <w:rPr>
                <w:rFonts w:ascii="黑体" w:hint="eastAsia"/>
                <w:sz w:val="18"/>
              </w:rPr>
              <w:t>发卡行应用数据</w:t>
            </w:r>
          </w:p>
        </w:tc>
      </w:tr>
      <w:tr w:rsidR="003843EA" w14:paraId="4B3B5F61" w14:textId="77777777">
        <w:trPr>
          <w:trHeight w:val="20"/>
          <w:jc w:val="right"/>
        </w:trPr>
        <w:tc>
          <w:tcPr>
            <w:tcW w:w="3544" w:type="dxa"/>
            <w:tcBorders>
              <w:left w:val="single" w:sz="8" w:space="0" w:color="000000"/>
            </w:tcBorders>
            <w:vAlign w:val="center"/>
          </w:tcPr>
          <w:p w14:paraId="52FAABCF" w14:textId="77777777" w:rsidR="003843EA" w:rsidRDefault="00A21561">
            <w:pPr>
              <w:tabs>
                <w:tab w:val="left" w:pos="4680"/>
              </w:tabs>
              <w:jc w:val="center"/>
              <w:rPr>
                <w:rFonts w:ascii="黑体"/>
                <w:sz w:val="18"/>
              </w:rPr>
            </w:pPr>
            <w:r>
              <w:rPr>
                <w:rFonts w:ascii="黑体"/>
                <w:sz w:val="18"/>
              </w:rPr>
              <w:t>9F37</w:t>
            </w:r>
            <w:r>
              <w:rPr>
                <w:rFonts w:ascii="黑体" w:hint="eastAsia"/>
                <w:sz w:val="18"/>
                <w:lang w:val="en-GB"/>
              </w:rPr>
              <w:t>（</w:t>
            </w:r>
            <w:r>
              <w:rPr>
                <w:rFonts w:ascii="黑体"/>
                <w:sz w:val="18"/>
              </w:rPr>
              <w:t>tag</w:t>
            </w:r>
            <w:r>
              <w:rPr>
                <w:rFonts w:ascii="黑体" w:hint="eastAsia"/>
                <w:sz w:val="18"/>
                <w:lang w:val="en-GB"/>
              </w:rPr>
              <w:t>）</w:t>
            </w:r>
          </w:p>
        </w:tc>
        <w:tc>
          <w:tcPr>
            <w:tcW w:w="4912" w:type="dxa"/>
            <w:vAlign w:val="center"/>
          </w:tcPr>
          <w:p w14:paraId="759E0BE6" w14:textId="77777777" w:rsidR="003843EA" w:rsidRDefault="00A21561">
            <w:pPr>
              <w:tabs>
                <w:tab w:val="left" w:pos="4680"/>
              </w:tabs>
              <w:jc w:val="center"/>
              <w:rPr>
                <w:rFonts w:ascii="黑体"/>
                <w:sz w:val="18"/>
              </w:rPr>
            </w:pPr>
            <w:r>
              <w:rPr>
                <w:rFonts w:ascii="黑体" w:hint="eastAsia"/>
                <w:sz w:val="18"/>
              </w:rPr>
              <w:t>不可预知数</w:t>
            </w:r>
          </w:p>
        </w:tc>
      </w:tr>
      <w:tr w:rsidR="003843EA" w14:paraId="2648C805" w14:textId="77777777">
        <w:trPr>
          <w:trHeight w:val="20"/>
          <w:jc w:val="right"/>
        </w:trPr>
        <w:tc>
          <w:tcPr>
            <w:tcW w:w="3544" w:type="dxa"/>
            <w:tcBorders>
              <w:left w:val="single" w:sz="8" w:space="0" w:color="000000"/>
            </w:tcBorders>
            <w:vAlign w:val="center"/>
          </w:tcPr>
          <w:p w14:paraId="3FC6EA93" w14:textId="77777777" w:rsidR="003843EA" w:rsidRDefault="00A21561">
            <w:pPr>
              <w:tabs>
                <w:tab w:val="left" w:pos="4680"/>
              </w:tabs>
              <w:jc w:val="center"/>
              <w:rPr>
                <w:rFonts w:ascii="黑体"/>
                <w:sz w:val="18"/>
              </w:rPr>
            </w:pPr>
            <w:r>
              <w:rPr>
                <w:rFonts w:ascii="黑体"/>
                <w:sz w:val="18"/>
              </w:rPr>
              <w:t>9F36</w:t>
            </w:r>
            <w:r>
              <w:rPr>
                <w:rFonts w:ascii="黑体" w:hint="eastAsia"/>
                <w:sz w:val="18"/>
                <w:lang w:val="en-GB"/>
              </w:rPr>
              <w:t>（</w:t>
            </w:r>
            <w:r>
              <w:rPr>
                <w:rFonts w:ascii="黑体"/>
                <w:sz w:val="18"/>
              </w:rPr>
              <w:t>tag</w:t>
            </w:r>
            <w:r>
              <w:rPr>
                <w:rFonts w:ascii="黑体" w:hint="eastAsia"/>
                <w:sz w:val="18"/>
                <w:lang w:val="en-GB"/>
              </w:rPr>
              <w:t>）</w:t>
            </w:r>
          </w:p>
        </w:tc>
        <w:tc>
          <w:tcPr>
            <w:tcW w:w="4912" w:type="dxa"/>
            <w:vAlign w:val="center"/>
          </w:tcPr>
          <w:p w14:paraId="4D21D72D" w14:textId="77777777" w:rsidR="003843EA" w:rsidRDefault="00A21561">
            <w:pPr>
              <w:tabs>
                <w:tab w:val="left" w:pos="4680"/>
              </w:tabs>
              <w:jc w:val="center"/>
              <w:rPr>
                <w:rFonts w:ascii="黑体"/>
                <w:sz w:val="18"/>
              </w:rPr>
            </w:pPr>
            <w:r>
              <w:rPr>
                <w:rFonts w:ascii="黑体" w:hint="eastAsia"/>
                <w:sz w:val="18"/>
              </w:rPr>
              <w:t>应用交易计数器</w:t>
            </w:r>
          </w:p>
        </w:tc>
      </w:tr>
      <w:tr w:rsidR="003843EA" w14:paraId="670553E8" w14:textId="77777777">
        <w:trPr>
          <w:trHeight w:val="20"/>
          <w:jc w:val="right"/>
        </w:trPr>
        <w:tc>
          <w:tcPr>
            <w:tcW w:w="3544" w:type="dxa"/>
            <w:tcBorders>
              <w:left w:val="single" w:sz="8" w:space="0" w:color="000000"/>
            </w:tcBorders>
            <w:vAlign w:val="center"/>
          </w:tcPr>
          <w:p w14:paraId="512E2628" w14:textId="77777777" w:rsidR="003843EA" w:rsidRDefault="00A21561">
            <w:pPr>
              <w:tabs>
                <w:tab w:val="left" w:pos="4680"/>
              </w:tabs>
              <w:jc w:val="center"/>
              <w:rPr>
                <w:rFonts w:ascii="黑体"/>
                <w:sz w:val="18"/>
              </w:rPr>
            </w:pPr>
            <w:r>
              <w:rPr>
                <w:rFonts w:ascii="黑体"/>
                <w:sz w:val="18"/>
              </w:rPr>
              <w:t>95</w:t>
            </w:r>
            <w:r>
              <w:rPr>
                <w:rFonts w:ascii="黑体" w:hint="eastAsia"/>
                <w:sz w:val="18"/>
                <w:lang w:val="en-GB"/>
              </w:rPr>
              <w:t>（</w:t>
            </w:r>
            <w:r>
              <w:rPr>
                <w:rFonts w:ascii="黑体"/>
                <w:sz w:val="18"/>
              </w:rPr>
              <w:t>tag</w:t>
            </w:r>
            <w:r>
              <w:rPr>
                <w:rFonts w:ascii="黑体" w:hint="eastAsia"/>
                <w:sz w:val="18"/>
                <w:lang w:val="en-GB"/>
              </w:rPr>
              <w:t>）</w:t>
            </w:r>
          </w:p>
        </w:tc>
        <w:tc>
          <w:tcPr>
            <w:tcW w:w="4912" w:type="dxa"/>
            <w:vAlign w:val="center"/>
          </w:tcPr>
          <w:p w14:paraId="727AAB2A" w14:textId="77777777" w:rsidR="003843EA" w:rsidRDefault="00A21561">
            <w:pPr>
              <w:tabs>
                <w:tab w:val="left" w:pos="4680"/>
              </w:tabs>
              <w:jc w:val="center"/>
              <w:rPr>
                <w:rFonts w:ascii="黑体"/>
                <w:sz w:val="18"/>
              </w:rPr>
            </w:pPr>
            <w:r>
              <w:rPr>
                <w:rFonts w:ascii="黑体" w:hint="eastAsia"/>
                <w:sz w:val="18"/>
              </w:rPr>
              <w:t>终端验证结果</w:t>
            </w:r>
          </w:p>
        </w:tc>
      </w:tr>
      <w:tr w:rsidR="003843EA" w14:paraId="578906A7" w14:textId="77777777">
        <w:trPr>
          <w:trHeight w:val="20"/>
          <w:jc w:val="right"/>
        </w:trPr>
        <w:tc>
          <w:tcPr>
            <w:tcW w:w="3544" w:type="dxa"/>
            <w:tcBorders>
              <w:left w:val="single" w:sz="8" w:space="0" w:color="000000"/>
            </w:tcBorders>
            <w:vAlign w:val="center"/>
          </w:tcPr>
          <w:p w14:paraId="5270C99D" w14:textId="77777777" w:rsidR="003843EA" w:rsidRDefault="00A21561">
            <w:pPr>
              <w:tabs>
                <w:tab w:val="left" w:pos="4680"/>
              </w:tabs>
              <w:jc w:val="center"/>
              <w:rPr>
                <w:rFonts w:ascii="黑体"/>
                <w:sz w:val="18"/>
              </w:rPr>
            </w:pPr>
            <w:r>
              <w:rPr>
                <w:rFonts w:ascii="黑体"/>
                <w:sz w:val="18"/>
              </w:rPr>
              <w:t>9A</w:t>
            </w:r>
            <w:r>
              <w:rPr>
                <w:rFonts w:ascii="黑体" w:hint="eastAsia"/>
                <w:sz w:val="18"/>
                <w:lang w:val="en-GB"/>
              </w:rPr>
              <w:t>（</w:t>
            </w:r>
            <w:r>
              <w:rPr>
                <w:rFonts w:ascii="黑体"/>
                <w:sz w:val="18"/>
              </w:rPr>
              <w:t>tag</w:t>
            </w:r>
            <w:r>
              <w:rPr>
                <w:rFonts w:ascii="黑体" w:hint="eastAsia"/>
                <w:sz w:val="18"/>
                <w:lang w:val="en-GB"/>
              </w:rPr>
              <w:t>）</w:t>
            </w:r>
          </w:p>
        </w:tc>
        <w:tc>
          <w:tcPr>
            <w:tcW w:w="4912" w:type="dxa"/>
            <w:vAlign w:val="center"/>
          </w:tcPr>
          <w:p w14:paraId="4BF3802C" w14:textId="77777777" w:rsidR="003843EA" w:rsidRDefault="00A21561">
            <w:pPr>
              <w:tabs>
                <w:tab w:val="left" w:pos="4680"/>
              </w:tabs>
              <w:jc w:val="center"/>
              <w:rPr>
                <w:rFonts w:ascii="黑体"/>
                <w:sz w:val="18"/>
              </w:rPr>
            </w:pPr>
            <w:r>
              <w:rPr>
                <w:rFonts w:ascii="黑体" w:hint="eastAsia"/>
                <w:sz w:val="18"/>
              </w:rPr>
              <w:t>交易日期</w:t>
            </w:r>
          </w:p>
        </w:tc>
      </w:tr>
      <w:tr w:rsidR="003843EA" w14:paraId="528EE517" w14:textId="77777777">
        <w:trPr>
          <w:trHeight w:val="20"/>
          <w:jc w:val="right"/>
        </w:trPr>
        <w:tc>
          <w:tcPr>
            <w:tcW w:w="3544" w:type="dxa"/>
            <w:tcBorders>
              <w:left w:val="single" w:sz="8" w:space="0" w:color="000000"/>
            </w:tcBorders>
            <w:vAlign w:val="center"/>
          </w:tcPr>
          <w:p w14:paraId="3ED1195F" w14:textId="77777777" w:rsidR="003843EA" w:rsidRDefault="00A21561">
            <w:pPr>
              <w:tabs>
                <w:tab w:val="left" w:pos="4680"/>
              </w:tabs>
              <w:jc w:val="center"/>
              <w:rPr>
                <w:rFonts w:ascii="黑体"/>
                <w:sz w:val="18"/>
              </w:rPr>
            </w:pPr>
            <w:r>
              <w:rPr>
                <w:rFonts w:ascii="黑体" w:hint="eastAsia"/>
                <w:sz w:val="18"/>
              </w:rPr>
              <w:t>9C（tag）</w:t>
            </w:r>
          </w:p>
        </w:tc>
        <w:tc>
          <w:tcPr>
            <w:tcW w:w="4912" w:type="dxa"/>
            <w:vAlign w:val="center"/>
          </w:tcPr>
          <w:p w14:paraId="76C73025" w14:textId="77777777" w:rsidR="003843EA" w:rsidRDefault="00A21561">
            <w:pPr>
              <w:tabs>
                <w:tab w:val="left" w:pos="4680"/>
              </w:tabs>
              <w:jc w:val="center"/>
              <w:rPr>
                <w:rFonts w:ascii="黑体"/>
                <w:sz w:val="18"/>
              </w:rPr>
            </w:pPr>
            <w:r>
              <w:rPr>
                <w:rFonts w:ascii="黑体" w:hint="eastAsia"/>
                <w:sz w:val="18"/>
              </w:rPr>
              <w:t>交易类型</w:t>
            </w:r>
          </w:p>
        </w:tc>
      </w:tr>
      <w:tr w:rsidR="003843EA" w14:paraId="48629492" w14:textId="77777777">
        <w:trPr>
          <w:trHeight w:val="20"/>
          <w:jc w:val="right"/>
        </w:trPr>
        <w:tc>
          <w:tcPr>
            <w:tcW w:w="3544" w:type="dxa"/>
            <w:tcBorders>
              <w:left w:val="single" w:sz="8" w:space="0" w:color="000000"/>
            </w:tcBorders>
            <w:vAlign w:val="center"/>
          </w:tcPr>
          <w:p w14:paraId="4EF781B1" w14:textId="77777777" w:rsidR="003843EA" w:rsidRDefault="00A21561">
            <w:pPr>
              <w:tabs>
                <w:tab w:val="left" w:pos="4680"/>
              </w:tabs>
              <w:jc w:val="center"/>
              <w:rPr>
                <w:rFonts w:ascii="黑体"/>
                <w:sz w:val="18"/>
              </w:rPr>
            </w:pPr>
            <w:r>
              <w:rPr>
                <w:rFonts w:ascii="黑体" w:hint="eastAsia"/>
                <w:sz w:val="18"/>
              </w:rPr>
              <w:t>9F02（tag）</w:t>
            </w:r>
          </w:p>
        </w:tc>
        <w:tc>
          <w:tcPr>
            <w:tcW w:w="4912" w:type="dxa"/>
            <w:vAlign w:val="center"/>
          </w:tcPr>
          <w:p w14:paraId="08373115" w14:textId="77777777" w:rsidR="003843EA" w:rsidRDefault="00A21561">
            <w:pPr>
              <w:tabs>
                <w:tab w:val="left" w:pos="4680"/>
              </w:tabs>
              <w:jc w:val="center"/>
              <w:rPr>
                <w:rFonts w:ascii="黑体"/>
                <w:sz w:val="18"/>
              </w:rPr>
            </w:pPr>
            <w:r>
              <w:rPr>
                <w:rFonts w:ascii="黑体" w:hint="eastAsia"/>
                <w:sz w:val="18"/>
              </w:rPr>
              <w:t>交易金额</w:t>
            </w:r>
          </w:p>
        </w:tc>
      </w:tr>
      <w:tr w:rsidR="003843EA" w14:paraId="7A5F42AD" w14:textId="77777777">
        <w:trPr>
          <w:trHeight w:val="20"/>
          <w:jc w:val="right"/>
        </w:trPr>
        <w:tc>
          <w:tcPr>
            <w:tcW w:w="3544" w:type="dxa"/>
            <w:tcBorders>
              <w:left w:val="single" w:sz="8" w:space="0" w:color="000000"/>
            </w:tcBorders>
            <w:vAlign w:val="center"/>
          </w:tcPr>
          <w:p w14:paraId="08EA89BF" w14:textId="77777777" w:rsidR="003843EA" w:rsidRDefault="00A21561">
            <w:pPr>
              <w:tabs>
                <w:tab w:val="left" w:pos="4680"/>
              </w:tabs>
              <w:jc w:val="center"/>
              <w:rPr>
                <w:rFonts w:ascii="黑体"/>
                <w:sz w:val="18"/>
              </w:rPr>
            </w:pPr>
            <w:r>
              <w:rPr>
                <w:rFonts w:ascii="黑体" w:hint="eastAsia"/>
                <w:sz w:val="18"/>
              </w:rPr>
              <w:t>5F2A（tag）</w:t>
            </w:r>
          </w:p>
        </w:tc>
        <w:tc>
          <w:tcPr>
            <w:tcW w:w="4912" w:type="dxa"/>
            <w:vAlign w:val="center"/>
          </w:tcPr>
          <w:p w14:paraId="28B31CA9" w14:textId="77777777" w:rsidR="003843EA" w:rsidRDefault="00A21561">
            <w:pPr>
              <w:tabs>
                <w:tab w:val="left" w:pos="4680"/>
              </w:tabs>
              <w:jc w:val="center"/>
              <w:rPr>
                <w:rFonts w:ascii="黑体"/>
                <w:sz w:val="18"/>
              </w:rPr>
            </w:pPr>
            <w:r>
              <w:rPr>
                <w:rFonts w:ascii="黑体" w:hint="eastAsia"/>
                <w:sz w:val="18"/>
              </w:rPr>
              <w:t>交易货币代码</w:t>
            </w:r>
          </w:p>
        </w:tc>
      </w:tr>
      <w:tr w:rsidR="003843EA" w14:paraId="337D6C9C" w14:textId="77777777">
        <w:trPr>
          <w:trHeight w:val="20"/>
          <w:jc w:val="right"/>
        </w:trPr>
        <w:tc>
          <w:tcPr>
            <w:tcW w:w="3544" w:type="dxa"/>
            <w:tcBorders>
              <w:left w:val="single" w:sz="8" w:space="0" w:color="000000"/>
            </w:tcBorders>
            <w:vAlign w:val="center"/>
          </w:tcPr>
          <w:p w14:paraId="338DEB66" w14:textId="77777777" w:rsidR="003843EA" w:rsidRDefault="00A21561">
            <w:pPr>
              <w:tabs>
                <w:tab w:val="left" w:pos="4680"/>
              </w:tabs>
              <w:jc w:val="center"/>
              <w:rPr>
                <w:rFonts w:ascii="黑体"/>
                <w:sz w:val="18"/>
              </w:rPr>
            </w:pPr>
            <w:r>
              <w:rPr>
                <w:rFonts w:ascii="黑体"/>
                <w:sz w:val="18"/>
              </w:rPr>
              <w:lastRenderedPageBreak/>
              <w:t>82</w:t>
            </w:r>
            <w:r>
              <w:rPr>
                <w:rFonts w:ascii="黑体" w:hint="eastAsia"/>
                <w:sz w:val="18"/>
                <w:lang w:val="en-GB"/>
              </w:rPr>
              <w:t>（</w:t>
            </w:r>
            <w:r>
              <w:rPr>
                <w:rFonts w:ascii="黑体"/>
                <w:sz w:val="18"/>
              </w:rPr>
              <w:t>tag</w:t>
            </w:r>
            <w:r>
              <w:rPr>
                <w:rFonts w:ascii="黑体" w:hint="eastAsia"/>
                <w:sz w:val="18"/>
                <w:lang w:val="en-GB"/>
              </w:rPr>
              <w:t>）</w:t>
            </w:r>
          </w:p>
        </w:tc>
        <w:tc>
          <w:tcPr>
            <w:tcW w:w="4912" w:type="dxa"/>
            <w:vAlign w:val="center"/>
          </w:tcPr>
          <w:p w14:paraId="668C67F7" w14:textId="77777777" w:rsidR="003843EA" w:rsidRDefault="00A21561">
            <w:pPr>
              <w:tabs>
                <w:tab w:val="left" w:pos="4680"/>
              </w:tabs>
              <w:jc w:val="center"/>
              <w:rPr>
                <w:rFonts w:ascii="黑体"/>
                <w:sz w:val="18"/>
              </w:rPr>
            </w:pPr>
            <w:r>
              <w:rPr>
                <w:rFonts w:ascii="黑体" w:hint="eastAsia"/>
                <w:sz w:val="18"/>
              </w:rPr>
              <w:t>应用交互特征</w:t>
            </w:r>
          </w:p>
        </w:tc>
      </w:tr>
      <w:tr w:rsidR="003843EA" w14:paraId="130A6823" w14:textId="77777777">
        <w:trPr>
          <w:trHeight w:val="20"/>
          <w:jc w:val="right"/>
        </w:trPr>
        <w:tc>
          <w:tcPr>
            <w:tcW w:w="3544" w:type="dxa"/>
            <w:tcBorders>
              <w:left w:val="single" w:sz="8" w:space="0" w:color="000000"/>
            </w:tcBorders>
            <w:vAlign w:val="center"/>
          </w:tcPr>
          <w:p w14:paraId="6DBC7C81" w14:textId="77777777" w:rsidR="003843EA" w:rsidRDefault="00A21561">
            <w:pPr>
              <w:tabs>
                <w:tab w:val="left" w:pos="4680"/>
              </w:tabs>
              <w:jc w:val="center"/>
              <w:rPr>
                <w:rFonts w:ascii="黑体"/>
                <w:sz w:val="18"/>
              </w:rPr>
            </w:pPr>
            <w:r>
              <w:rPr>
                <w:rFonts w:ascii="黑体"/>
                <w:sz w:val="18"/>
              </w:rPr>
              <w:t>9F1A</w:t>
            </w:r>
            <w:r>
              <w:rPr>
                <w:rFonts w:ascii="黑体" w:hint="eastAsia"/>
                <w:sz w:val="18"/>
                <w:lang w:val="en-GB"/>
              </w:rPr>
              <w:t>（</w:t>
            </w:r>
            <w:r>
              <w:rPr>
                <w:rFonts w:ascii="黑体"/>
                <w:sz w:val="18"/>
              </w:rPr>
              <w:t>tag</w:t>
            </w:r>
            <w:r>
              <w:rPr>
                <w:rFonts w:ascii="黑体" w:hint="eastAsia"/>
                <w:sz w:val="18"/>
                <w:lang w:val="en-GB"/>
              </w:rPr>
              <w:t>）</w:t>
            </w:r>
          </w:p>
        </w:tc>
        <w:tc>
          <w:tcPr>
            <w:tcW w:w="4912" w:type="dxa"/>
            <w:vAlign w:val="center"/>
          </w:tcPr>
          <w:p w14:paraId="730146EA" w14:textId="77777777" w:rsidR="003843EA" w:rsidRDefault="00A21561">
            <w:pPr>
              <w:tabs>
                <w:tab w:val="left" w:pos="4680"/>
              </w:tabs>
              <w:jc w:val="center"/>
              <w:rPr>
                <w:rFonts w:ascii="黑体"/>
                <w:sz w:val="18"/>
              </w:rPr>
            </w:pPr>
            <w:r>
              <w:rPr>
                <w:rFonts w:ascii="黑体" w:hint="eastAsia"/>
                <w:sz w:val="18"/>
              </w:rPr>
              <w:t>终端国家代码</w:t>
            </w:r>
          </w:p>
        </w:tc>
      </w:tr>
      <w:tr w:rsidR="003843EA" w14:paraId="40BBD318" w14:textId="77777777">
        <w:trPr>
          <w:trHeight w:val="20"/>
          <w:jc w:val="right"/>
        </w:trPr>
        <w:tc>
          <w:tcPr>
            <w:tcW w:w="3544" w:type="dxa"/>
            <w:tcBorders>
              <w:left w:val="single" w:sz="8" w:space="0" w:color="000000"/>
            </w:tcBorders>
            <w:vAlign w:val="center"/>
          </w:tcPr>
          <w:p w14:paraId="1149B433" w14:textId="77777777" w:rsidR="003843EA" w:rsidRDefault="00A21561">
            <w:pPr>
              <w:tabs>
                <w:tab w:val="left" w:pos="4680"/>
              </w:tabs>
              <w:jc w:val="center"/>
              <w:rPr>
                <w:rFonts w:ascii="黑体"/>
                <w:sz w:val="18"/>
              </w:rPr>
            </w:pPr>
            <w:r>
              <w:rPr>
                <w:rFonts w:ascii="黑体"/>
                <w:sz w:val="18"/>
              </w:rPr>
              <w:t>9F03</w:t>
            </w:r>
            <w:r>
              <w:rPr>
                <w:rFonts w:ascii="黑体" w:hint="eastAsia"/>
                <w:sz w:val="18"/>
                <w:lang w:val="en-GB"/>
              </w:rPr>
              <w:t>（</w:t>
            </w:r>
            <w:r>
              <w:rPr>
                <w:rFonts w:ascii="黑体"/>
                <w:sz w:val="18"/>
              </w:rPr>
              <w:t>tag</w:t>
            </w:r>
            <w:r>
              <w:rPr>
                <w:rFonts w:ascii="黑体" w:hint="eastAsia"/>
                <w:sz w:val="18"/>
                <w:lang w:val="en-GB"/>
              </w:rPr>
              <w:t>）</w:t>
            </w:r>
          </w:p>
        </w:tc>
        <w:tc>
          <w:tcPr>
            <w:tcW w:w="4912" w:type="dxa"/>
            <w:vAlign w:val="center"/>
          </w:tcPr>
          <w:p w14:paraId="5392C5D1" w14:textId="77777777" w:rsidR="003843EA" w:rsidRDefault="00A21561">
            <w:pPr>
              <w:tabs>
                <w:tab w:val="left" w:pos="4680"/>
              </w:tabs>
              <w:jc w:val="center"/>
              <w:rPr>
                <w:rFonts w:ascii="黑体"/>
                <w:sz w:val="18"/>
              </w:rPr>
            </w:pPr>
            <w:r>
              <w:rPr>
                <w:rFonts w:ascii="黑体" w:hint="eastAsia"/>
                <w:sz w:val="18"/>
              </w:rPr>
              <w:t>其它金额</w:t>
            </w:r>
          </w:p>
        </w:tc>
      </w:tr>
      <w:tr w:rsidR="003843EA" w14:paraId="61B267DA" w14:textId="77777777">
        <w:trPr>
          <w:trHeight w:val="20"/>
          <w:jc w:val="right"/>
        </w:trPr>
        <w:tc>
          <w:tcPr>
            <w:tcW w:w="3544" w:type="dxa"/>
            <w:tcBorders>
              <w:left w:val="single" w:sz="8" w:space="0" w:color="000000"/>
            </w:tcBorders>
            <w:vAlign w:val="center"/>
          </w:tcPr>
          <w:p w14:paraId="009E1657" w14:textId="77777777" w:rsidR="003843EA" w:rsidRDefault="00A21561">
            <w:pPr>
              <w:tabs>
                <w:tab w:val="left" w:pos="4680"/>
              </w:tabs>
              <w:jc w:val="center"/>
              <w:rPr>
                <w:rFonts w:ascii="黑体"/>
                <w:sz w:val="18"/>
              </w:rPr>
            </w:pPr>
            <w:r>
              <w:rPr>
                <w:rFonts w:ascii="黑体" w:hint="eastAsia"/>
                <w:sz w:val="18"/>
              </w:rPr>
              <w:t>9F33（tag）</w:t>
            </w:r>
          </w:p>
        </w:tc>
        <w:tc>
          <w:tcPr>
            <w:tcW w:w="4912" w:type="dxa"/>
            <w:vAlign w:val="center"/>
          </w:tcPr>
          <w:p w14:paraId="4BCBBA2F" w14:textId="77777777" w:rsidR="003843EA" w:rsidRDefault="00A21561">
            <w:pPr>
              <w:tabs>
                <w:tab w:val="left" w:pos="4680"/>
              </w:tabs>
              <w:jc w:val="center"/>
              <w:rPr>
                <w:rFonts w:ascii="黑体"/>
                <w:sz w:val="18"/>
              </w:rPr>
            </w:pPr>
            <w:r>
              <w:rPr>
                <w:rFonts w:ascii="黑体" w:hint="eastAsia"/>
                <w:sz w:val="18"/>
              </w:rPr>
              <w:t>终端性能</w:t>
            </w:r>
          </w:p>
        </w:tc>
      </w:tr>
      <w:tr w:rsidR="003843EA" w14:paraId="7798AEAF" w14:textId="77777777">
        <w:trPr>
          <w:trHeight w:val="20"/>
          <w:jc w:val="right"/>
        </w:trPr>
        <w:tc>
          <w:tcPr>
            <w:tcW w:w="3544" w:type="dxa"/>
            <w:tcBorders>
              <w:left w:val="single" w:sz="8" w:space="0" w:color="000000"/>
            </w:tcBorders>
            <w:vAlign w:val="center"/>
          </w:tcPr>
          <w:p w14:paraId="14470624" w14:textId="77777777" w:rsidR="003843EA" w:rsidRDefault="00A21561">
            <w:pPr>
              <w:tabs>
                <w:tab w:val="left" w:pos="4680"/>
              </w:tabs>
              <w:jc w:val="center"/>
              <w:rPr>
                <w:rFonts w:ascii="黑体"/>
                <w:sz w:val="18"/>
              </w:rPr>
            </w:pPr>
            <w:r>
              <w:rPr>
                <w:rFonts w:ascii="黑体"/>
                <w:sz w:val="18"/>
              </w:rPr>
              <w:t>9F34</w:t>
            </w:r>
            <w:r>
              <w:rPr>
                <w:rFonts w:ascii="黑体" w:hint="eastAsia"/>
                <w:sz w:val="18"/>
                <w:lang w:val="en-GB"/>
              </w:rPr>
              <w:t>（</w:t>
            </w:r>
            <w:r>
              <w:rPr>
                <w:rFonts w:ascii="黑体"/>
                <w:sz w:val="18"/>
              </w:rPr>
              <w:t>tag</w:t>
            </w:r>
            <w:r>
              <w:rPr>
                <w:rFonts w:ascii="黑体" w:hint="eastAsia"/>
                <w:sz w:val="18"/>
                <w:lang w:val="en-GB"/>
              </w:rPr>
              <w:t>）</w:t>
            </w:r>
          </w:p>
        </w:tc>
        <w:tc>
          <w:tcPr>
            <w:tcW w:w="4912" w:type="dxa"/>
            <w:vAlign w:val="center"/>
          </w:tcPr>
          <w:p w14:paraId="03C354CB" w14:textId="77777777" w:rsidR="003843EA" w:rsidRDefault="00A21561">
            <w:pPr>
              <w:tabs>
                <w:tab w:val="left" w:pos="4680"/>
              </w:tabs>
              <w:jc w:val="center"/>
              <w:rPr>
                <w:rFonts w:ascii="黑体"/>
                <w:sz w:val="18"/>
              </w:rPr>
            </w:pPr>
            <w:r>
              <w:rPr>
                <w:rFonts w:ascii="黑体" w:hint="eastAsia"/>
                <w:sz w:val="18"/>
              </w:rPr>
              <w:t>持卡人验证结果</w:t>
            </w:r>
          </w:p>
        </w:tc>
      </w:tr>
      <w:tr w:rsidR="003843EA" w14:paraId="1846C29C" w14:textId="77777777">
        <w:trPr>
          <w:trHeight w:val="20"/>
          <w:jc w:val="right"/>
        </w:trPr>
        <w:tc>
          <w:tcPr>
            <w:tcW w:w="3544" w:type="dxa"/>
            <w:tcBorders>
              <w:left w:val="single" w:sz="8" w:space="0" w:color="000000"/>
            </w:tcBorders>
            <w:vAlign w:val="center"/>
          </w:tcPr>
          <w:p w14:paraId="37725F98" w14:textId="77777777" w:rsidR="003843EA" w:rsidRDefault="00A21561">
            <w:pPr>
              <w:tabs>
                <w:tab w:val="left" w:pos="4680"/>
              </w:tabs>
              <w:jc w:val="center"/>
              <w:rPr>
                <w:rFonts w:ascii="黑体"/>
                <w:sz w:val="18"/>
              </w:rPr>
            </w:pPr>
            <w:r>
              <w:rPr>
                <w:rFonts w:ascii="黑体"/>
                <w:sz w:val="18"/>
              </w:rPr>
              <w:t>9F35</w:t>
            </w:r>
            <w:r>
              <w:rPr>
                <w:rFonts w:ascii="黑体" w:hint="eastAsia"/>
                <w:sz w:val="18"/>
                <w:lang w:val="en-GB"/>
              </w:rPr>
              <w:t>（</w:t>
            </w:r>
            <w:r>
              <w:rPr>
                <w:rFonts w:ascii="黑体"/>
                <w:sz w:val="18"/>
              </w:rPr>
              <w:t>tag</w:t>
            </w:r>
            <w:r>
              <w:rPr>
                <w:rFonts w:ascii="黑体" w:hint="eastAsia"/>
                <w:sz w:val="18"/>
                <w:lang w:val="en-GB"/>
              </w:rPr>
              <w:t>）</w:t>
            </w:r>
          </w:p>
        </w:tc>
        <w:tc>
          <w:tcPr>
            <w:tcW w:w="4912" w:type="dxa"/>
            <w:vAlign w:val="center"/>
          </w:tcPr>
          <w:p w14:paraId="39CA12FA" w14:textId="77777777" w:rsidR="003843EA" w:rsidRDefault="00A21561">
            <w:pPr>
              <w:tabs>
                <w:tab w:val="left" w:pos="4680"/>
              </w:tabs>
              <w:jc w:val="center"/>
              <w:rPr>
                <w:rFonts w:ascii="黑体"/>
                <w:sz w:val="18"/>
              </w:rPr>
            </w:pPr>
            <w:r>
              <w:rPr>
                <w:rFonts w:ascii="黑体" w:hint="eastAsia"/>
                <w:sz w:val="18"/>
              </w:rPr>
              <w:t>终端类型</w:t>
            </w:r>
          </w:p>
        </w:tc>
      </w:tr>
      <w:tr w:rsidR="003843EA" w14:paraId="2CFDF7D0" w14:textId="77777777">
        <w:trPr>
          <w:trHeight w:val="20"/>
          <w:jc w:val="right"/>
        </w:trPr>
        <w:tc>
          <w:tcPr>
            <w:tcW w:w="3544" w:type="dxa"/>
            <w:tcBorders>
              <w:left w:val="single" w:sz="8" w:space="0" w:color="000000"/>
            </w:tcBorders>
            <w:vAlign w:val="center"/>
          </w:tcPr>
          <w:p w14:paraId="6DA4A094" w14:textId="77777777" w:rsidR="003843EA" w:rsidRDefault="00A21561">
            <w:pPr>
              <w:tabs>
                <w:tab w:val="left" w:pos="4680"/>
              </w:tabs>
              <w:jc w:val="center"/>
              <w:rPr>
                <w:rFonts w:ascii="黑体"/>
                <w:sz w:val="18"/>
              </w:rPr>
            </w:pPr>
            <w:r>
              <w:rPr>
                <w:rFonts w:ascii="黑体" w:hint="eastAsia"/>
                <w:sz w:val="18"/>
              </w:rPr>
              <w:t>9F1E（tag）</w:t>
            </w:r>
          </w:p>
        </w:tc>
        <w:tc>
          <w:tcPr>
            <w:tcW w:w="4912" w:type="dxa"/>
            <w:vAlign w:val="center"/>
          </w:tcPr>
          <w:p w14:paraId="5FB139A9" w14:textId="77777777" w:rsidR="003843EA" w:rsidRDefault="00A21561">
            <w:pPr>
              <w:tabs>
                <w:tab w:val="left" w:pos="4680"/>
              </w:tabs>
              <w:jc w:val="center"/>
              <w:rPr>
                <w:rFonts w:ascii="黑体"/>
                <w:sz w:val="18"/>
              </w:rPr>
            </w:pPr>
            <w:r>
              <w:rPr>
                <w:rFonts w:ascii="黑体" w:hint="eastAsia"/>
                <w:sz w:val="18"/>
              </w:rPr>
              <w:t>接口设备序列号（可选）</w:t>
            </w:r>
          </w:p>
        </w:tc>
      </w:tr>
      <w:tr w:rsidR="003843EA" w14:paraId="0D2FC12C" w14:textId="77777777">
        <w:trPr>
          <w:trHeight w:val="20"/>
          <w:jc w:val="right"/>
        </w:trPr>
        <w:tc>
          <w:tcPr>
            <w:tcW w:w="3544" w:type="dxa"/>
            <w:tcBorders>
              <w:left w:val="single" w:sz="8" w:space="0" w:color="000000"/>
            </w:tcBorders>
            <w:vAlign w:val="center"/>
          </w:tcPr>
          <w:p w14:paraId="2618C43A" w14:textId="77777777" w:rsidR="003843EA" w:rsidRDefault="00A21561">
            <w:pPr>
              <w:tabs>
                <w:tab w:val="left" w:pos="4680"/>
              </w:tabs>
              <w:jc w:val="center"/>
              <w:rPr>
                <w:rFonts w:ascii="黑体"/>
                <w:sz w:val="18"/>
              </w:rPr>
            </w:pPr>
            <w:r>
              <w:rPr>
                <w:rFonts w:ascii="黑体"/>
                <w:sz w:val="18"/>
              </w:rPr>
              <w:t>84</w:t>
            </w:r>
            <w:r>
              <w:rPr>
                <w:rFonts w:ascii="黑体" w:hint="eastAsia"/>
                <w:sz w:val="18"/>
                <w:lang w:val="en-GB"/>
              </w:rPr>
              <w:t>（</w:t>
            </w:r>
            <w:r>
              <w:rPr>
                <w:rFonts w:ascii="黑体"/>
                <w:sz w:val="18"/>
              </w:rPr>
              <w:t>tag</w:t>
            </w:r>
            <w:r>
              <w:rPr>
                <w:rFonts w:ascii="黑体" w:hint="eastAsia"/>
                <w:sz w:val="18"/>
                <w:lang w:val="en-GB"/>
              </w:rPr>
              <w:t>）</w:t>
            </w:r>
          </w:p>
        </w:tc>
        <w:tc>
          <w:tcPr>
            <w:tcW w:w="4912" w:type="dxa"/>
            <w:vAlign w:val="center"/>
          </w:tcPr>
          <w:p w14:paraId="1F2C9A7F" w14:textId="77777777" w:rsidR="003843EA" w:rsidRDefault="00A21561">
            <w:pPr>
              <w:tabs>
                <w:tab w:val="left" w:pos="4680"/>
              </w:tabs>
              <w:jc w:val="center"/>
              <w:rPr>
                <w:rFonts w:ascii="黑体"/>
                <w:sz w:val="18"/>
              </w:rPr>
            </w:pPr>
            <w:r>
              <w:rPr>
                <w:rFonts w:ascii="黑体" w:hint="eastAsia"/>
                <w:sz w:val="18"/>
              </w:rPr>
              <w:t>专用文件名称</w:t>
            </w:r>
          </w:p>
        </w:tc>
      </w:tr>
      <w:tr w:rsidR="003843EA" w14:paraId="28F30CBD" w14:textId="77777777">
        <w:trPr>
          <w:trHeight w:val="20"/>
          <w:jc w:val="right"/>
        </w:trPr>
        <w:tc>
          <w:tcPr>
            <w:tcW w:w="3544" w:type="dxa"/>
            <w:tcBorders>
              <w:left w:val="single" w:sz="8" w:space="0" w:color="000000"/>
            </w:tcBorders>
            <w:vAlign w:val="center"/>
          </w:tcPr>
          <w:p w14:paraId="7C126FF3" w14:textId="77777777" w:rsidR="003843EA" w:rsidRDefault="00A21561">
            <w:pPr>
              <w:tabs>
                <w:tab w:val="left" w:pos="4680"/>
              </w:tabs>
              <w:jc w:val="center"/>
              <w:rPr>
                <w:rFonts w:ascii="黑体"/>
                <w:sz w:val="18"/>
              </w:rPr>
            </w:pPr>
            <w:r>
              <w:rPr>
                <w:rFonts w:ascii="黑体"/>
                <w:sz w:val="18"/>
              </w:rPr>
              <w:t>9F09</w:t>
            </w:r>
            <w:r>
              <w:rPr>
                <w:rFonts w:ascii="黑体" w:hint="eastAsia"/>
                <w:sz w:val="18"/>
                <w:lang w:val="en-GB"/>
              </w:rPr>
              <w:t>（</w:t>
            </w:r>
            <w:r>
              <w:rPr>
                <w:rFonts w:ascii="黑体"/>
                <w:sz w:val="18"/>
              </w:rPr>
              <w:t>tag</w:t>
            </w:r>
            <w:r>
              <w:rPr>
                <w:rFonts w:ascii="黑体" w:hint="eastAsia"/>
                <w:sz w:val="18"/>
                <w:lang w:val="en-GB"/>
              </w:rPr>
              <w:t>）</w:t>
            </w:r>
          </w:p>
        </w:tc>
        <w:tc>
          <w:tcPr>
            <w:tcW w:w="4912" w:type="dxa"/>
            <w:vAlign w:val="center"/>
          </w:tcPr>
          <w:p w14:paraId="6A5DBB9B" w14:textId="77777777" w:rsidR="003843EA" w:rsidRDefault="00A21561">
            <w:pPr>
              <w:tabs>
                <w:tab w:val="left" w:pos="4680"/>
              </w:tabs>
              <w:jc w:val="center"/>
              <w:rPr>
                <w:rFonts w:ascii="黑体"/>
                <w:sz w:val="18"/>
              </w:rPr>
            </w:pPr>
            <w:r>
              <w:rPr>
                <w:rFonts w:ascii="黑体" w:hint="eastAsia"/>
                <w:sz w:val="18"/>
              </w:rPr>
              <w:t>应用版本号</w:t>
            </w:r>
          </w:p>
        </w:tc>
      </w:tr>
      <w:tr w:rsidR="003843EA" w14:paraId="03DC154D" w14:textId="77777777">
        <w:trPr>
          <w:trHeight w:val="20"/>
          <w:jc w:val="right"/>
        </w:trPr>
        <w:tc>
          <w:tcPr>
            <w:tcW w:w="3544" w:type="dxa"/>
            <w:tcBorders>
              <w:left w:val="single" w:sz="8" w:space="0" w:color="000000"/>
            </w:tcBorders>
            <w:vAlign w:val="center"/>
          </w:tcPr>
          <w:p w14:paraId="0F3C89ED" w14:textId="77777777" w:rsidR="003843EA" w:rsidRDefault="00A21561">
            <w:pPr>
              <w:tabs>
                <w:tab w:val="left" w:pos="4680"/>
              </w:tabs>
              <w:jc w:val="center"/>
              <w:rPr>
                <w:rFonts w:ascii="黑体"/>
                <w:sz w:val="18"/>
              </w:rPr>
            </w:pPr>
            <w:r>
              <w:rPr>
                <w:rFonts w:ascii="黑体"/>
                <w:sz w:val="18"/>
              </w:rPr>
              <w:t>9F41</w:t>
            </w:r>
            <w:r>
              <w:rPr>
                <w:rFonts w:ascii="黑体" w:hint="eastAsia"/>
                <w:sz w:val="18"/>
                <w:lang w:val="en-GB"/>
              </w:rPr>
              <w:t>（</w:t>
            </w:r>
            <w:r>
              <w:rPr>
                <w:rFonts w:ascii="黑体"/>
                <w:sz w:val="18"/>
              </w:rPr>
              <w:t>tag</w:t>
            </w:r>
            <w:r>
              <w:rPr>
                <w:rFonts w:ascii="黑体" w:hint="eastAsia"/>
                <w:sz w:val="18"/>
                <w:lang w:val="en-GB"/>
              </w:rPr>
              <w:t>）</w:t>
            </w:r>
          </w:p>
        </w:tc>
        <w:tc>
          <w:tcPr>
            <w:tcW w:w="4912" w:type="dxa"/>
            <w:vAlign w:val="center"/>
          </w:tcPr>
          <w:p w14:paraId="208405B8" w14:textId="77777777" w:rsidR="003843EA" w:rsidRDefault="00A21561">
            <w:pPr>
              <w:tabs>
                <w:tab w:val="left" w:pos="4680"/>
              </w:tabs>
              <w:jc w:val="center"/>
              <w:rPr>
                <w:rFonts w:ascii="黑体"/>
                <w:sz w:val="18"/>
              </w:rPr>
            </w:pPr>
            <w:r>
              <w:rPr>
                <w:rFonts w:ascii="黑体" w:hint="eastAsia"/>
                <w:sz w:val="18"/>
              </w:rPr>
              <w:t>交易序列计数器</w:t>
            </w:r>
          </w:p>
        </w:tc>
      </w:tr>
      <w:tr w:rsidR="003843EA" w14:paraId="133B4ABB" w14:textId="77777777">
        <w:trPr>
          <w:trHeight w:val="20"/>
          <w:jc w:val="right"/>
        </w:trPr>
        <w:tc>
          <w:tcPr>
            <w:tcW w:w="3544" w:type="dxa"/>
            <w:tcBorders>
              <w:left w:val="single" w:sz="8" w:space="0" w:color="000000"/>
            </w:tcBorders>
            <w:vAlign w:val="center"/>
          </w:tcPr>
          <w:p w14:paraId="2D29D9F4" w14:textId="77777777" w:rsidR="003843EA" w:rsidRDefault="00A21561">
            <w:pPr>
              <w:tabs>
                <w:tab w:val="left" w:pos="4680"/>
              </w:tabs>
              <w:jc w:val="center"/>
              <w:rPr>
                <w:rFonts w:ascii="黑体"/>
                <w:sz w:val="18"/>
              </w:rPr>
            </w:pPr>
            <w:r>
              <w:rPr>
                <w:rFonts w:ascii="黑体"/>
                <w:sz w:val="18"/>
              </w:rPr>
              <w:t>9F63</w:t>
            </w:r>
          </w:p>
        </w:tc>
        <w:tc>
          <w:tcPr>
            <w:tcW w:w="4912" w:type="dxa"/>
            <w:vAlign w:val="center"/>
          </w:tcPr>
          <w:p w14:paraId="399B3B36" w14:textId="77777777" w:rsidR="003843EA" w:rsidRDefault="00A21561">
            <w:pPr>
              <w:tabs>
                <w:tab w:val="left" w:pos="4680"/>
              </w:tabs>
              <w:jc w:val="center"/>
              <w:rPr>
                <w:rFonts w:ascii="黑体"/>
                <w:sz w:val="18"/>
              </w:rPr>
            </w:pPr>
            <w:r>
              <w:rPr>
                <w:rFonts w:ascii="黑体" w:hint="eastAsia"/>
                <w:sz w:val="18"/>
              </w:rPr>
              <w:t>卡产品标识（可选）</w:t>
            </w:r>
          </w:p>
        </w:tc>
      </w:tr>
      <w:tr w:rsidR="003843EA" w14:paraId="59ADAB15" w14:textId="77777777">
        <w:trPr>
          <w:trHeight w:val="20"/>
          <w:jc w:val="right"/>
        </w:trPr>
        <w:tc>
          <w:tcPr>
            <w:tcW w:w="3544" w:type="dxa"/>
            <w:tcBorders>
              <w:left w:val="single" w:sz="8" w:space="0" w:color="000000"/>
            </w:tcBorders>
            <w:vAlign w:val="center"/>
          </w:tcPr>
          <w:p w14:paraId="64AE9FAE" w14:textId="77777777" w:rsidR="003843EA" w:rsidRDefault="00A21561">
            <w:pPr>
              <w:tabs>
                <w:tab w:val="left" w:pos="4680"/>
              </w:tabs>
              <w:jc w:val="center"/>
              <w:rPr>
                <w:rFonts w:ascii="黑体"/>
                <w:sz w:val="18"/>
              </w:rPr>
            </w:pPr>
            <w:r>
              <w:rPr>
                <w:rFonts w:ascii="黑体" w:hint="eastAsia"/>
                <w:sz w:val="18"/>
              </w:rPr>
              <w:t>91（tag）</w:t>
            </w:r>
          </w:p>
        </w:tc>
        <w:tc>
          <w:tcPr>
            <w:tcW w:w="4912" w:type="dxa"/>
            <w:vAlign w:val="center"/>
          </w:tcPr>
          <w:p w14:paraId="1A30B573" w14:textId="77777777" w:rsidR="003843EA" w:rsidRDefault="00A21561">
            <w:pPr>
              <w:tabs>
                <w:tab w:val="left" w:pos="4680"/>
              </w:tabs>
              <w:jc w:val="center"/>
              <w:rPr>
                <w:rFonts w:ascii="黑体"/>
                <w:sz w:val="18"/>
              </w:rPr>
            </w:pPr>
            <w:r>
              <w:rPr>
                <w:rFonts w:ascii="黑体" w:hint="eastAsia"/>
                <w:sz w:val="18"/>
              </w:rPr>
              <w:t>发卡行认证数据</w:t>
            </w:r>
          </w:p>
        </w:tc>
      </w:tr>
      <w:tr w:rsidR="003843EA" w14:paraId="3645D6E1" w14:textId="77777777">
        <w:trPr>
          <w:trHeight w:val="20"/>
          <w:jc w:val="right"/>
        </w:trPr>
        <w:tc>
          <w:tcPr>
            <w:tcW w:w="3544" w:type="dxa"/>
            <w:tcBorders>
              <w:left w:val="single" w:sz="8" w:space="0" w:color="000000"/>
            </w:tcBorders>
            <w:vAlign w:val="center"/>
          </w:tcPr>
          <w:p w14:paraId="76892835" w14:textId="77777777" w:rsidR="003843EA" w:rsidRDefault="00A21561">
            <w:pPr>
              <w:tabs>
                <w:tab w:val="left" w:pos="4680"/>
              </w:tabs>
              <w:jc w:val="center"/>
              <w:rPr>
                <w:rFonts w:ascii="黑体"/>
                <w:sz w:val="18"/>
              </w:rPr>
            </w:pPr>
            <w:r>
              <w:rPr>
                <w:rFonts w:ascii="黑体"/>
                <w:sz w:val="18"/>
              </w:rPr>
              <w:t>71</w:t>
            </w:r>
            <w:r>
              <w:rPr>
                <w:rFonts w:ascii="黑体" w:hint="eastAsia"/>
                <w:sz w:val="18"/>
                <w:lang w:val="en-GB"/>
              </w:rPr>
              <w:t>（</w:t>
            </w:r>
            <w:r>
              <w:rPr>
                <w:rFonts w:ascii="黑体"/>
                <w:sz w:val="18"/>
              </w:rPr>
              <w:t>tag</w:t>
            </w:r>
            <w:r>
              <w:rPr>
                <w:rFonts w:ascii="黑体" w:hint="eastAsia"/>
                <w:sz w:val="18"/>
                <w:lang w:val="en-GB"/>
              </w:rPr>
              <w:t>）</w:t>
            </w:r>
          </w:p>
        </w:tc>
        <w:tc>
          <w:tcPr>
            <w:tcW w:w="4912" w:type="dxa"/>
            <w:vAlign w:val="center"/>
          </w:tcPr>
          <w:p w14:paraId="06D86275" w14:textId="77777777" w:rsidR="003843EA" w:rsidRDefault="00A21561">
            <w:pPr>
              <w:tabs>
                <w:tab w:val="left" w:pos="4680"/>
              </w:tabs>
              <w:jc w:val="center"/>
              <w:rPr>
                <w:rFonts w:ascii="黑体"/>
                <w:sz w:val="18"/>
              </w:rPr>
            </w:pPr>
            <w:r>
              <w:rPr>
                <w:rFonts w:ascii="黑体" w:hint="eastAsia"/>
                <w:sz w:val="18"/>
              </w:rPr>
              <w:t>发卡行脚本1</w:t>
            </w:r>
          </w:p>
        </w:tc>
      </w:tr>
      <w:tr w:rsidR="003843EA" w14:paraId="3E2B43F0" w14:textId="77777777">
        <w:trPr>
          <w:trHeight w:val="20"/>
          <w:jc w:val="right"/>
        </w:trPr>
        <w:tc>
          <w:tcPr>
            <w:tcW w:w="3544" w:type="dxa"/>
            <w:tcBorders>
              <w:left w:val="single" w:sz="8" w:space="0" w:color="000000"/>
            </w:tcBorders>
            <w:vAlign w:val="center"/>
          </w:tcPr>
          <w:p w14:paraId="30514E4E" w14:textId="77777777" w:rsidR="003843EA" w:rsidRDefault="00A21561">
            <w:pPr>
              <w:tabs>
                <w:tab w:val="left" w:pos="4680"/>
              </w:tabs>
              <w:jc w:val="center"/>
              <w:rPr>
                <w:rFonts w:ascii="黑体"/>
                <w:sz w:val="18"/>
              </w:rPr>
            </w:pPr>
            <w:r>
              <w:rPr>
                <w:rFonts w:ascii="黑体"/>
                <w:sz w:val="18"/>
              </w:rPr>
              <w:t>72</w:t>
            </w:r>
            <w:r>
              <w:rPr>
                <w:rFonts w:ascii="黑体" w:hint="eastAsia"/>
                <w:sz w:val="18"/>
                <w:lang w:val="en-GB"/>
              </w:rPr>
              <w:t>（</w:t>
            </w:r>
            <w:r>
              <w:rPr>
                <w:rFonts w:ascii="黑体"/>
                <w:sz w:val="18"/>
              </w:rPr>
              <w:t>tag</w:t>
            </w:r>
            <w:r>
              <w:rPr>
                <w:rFonts w:ascii="黑体" w:hint="eastAsia"/>
                <w:sz w:val="18"/>
                <w:lang w:val="en-GB"/>
              </w:rPr>
              <w:t>）</w:t>
            </w:r>
          </w:p>
        </w:tc>
        <w:tc>
          <w:tcPr>
            <w:tcW w:w="4912" w:type="dxa"/>
            <w:vAlign w:val="center"/>
          </w:tcPr>
          <w:p w14:paraId="3A35D4A3" w14:textId="77777777" w:rsidR="003843EA" w:rsidRDefault="00A21561">
            <w:pPr>
              <w:tabs>
                <w:tab w:val="left" w:pos="4680"/>
              </w:tabs>
              <w:jc w:val="center"/>
              <w:rPr>
                <w:rFonts w:ascii="黑体"/>
                <w:sz w:val="18"/>
              </w:rPr>
            </w:pPr>
            <w:r>
              <w:rPr>
                <w:rFonts w:ascii="黑体" w:hint="eastAsia"/>
                <w:sz w:val="18"/>
              </w:rPr>
              <w:t>发卡行脚本2</w:t>
            </w:r>
          </w:p>
        </w:tc>
      </w:tr>
      <w:tr w:rsidR="003843EA" w14:paraId="3D21CC10" w14:textId="77777777">
        <w:trPr>
          <w:trHeight w:val="20"/>
          <w:jc w:val="right"/>
        </w:trPr>
        <w:tc>
          <w:tcPr>
            <w:tcW w:w="3544" w:type="dxa"/>
            <w:tcBorders>
              <w:left w:val="single" w:sz="8" w:space="0" w:color="000000"/>
            </w:tcBorders>
            <w:vAlign w:val="center"/>
          </w:tcPr>
          <w:p w14:paraId="1CDA160C" w14:textId="77777777" w:rsidR="003843EA" w:rsidRDefault="00A21561">
            <w:pPr>
              <w:tabs>
                <w:tab w:val="left" w:pos="4680"/>
              </w:tabs>
              <w:jc w:val="center"/>
              <w:rPr>
                <w:rFonts w:ascii="黑体"/>
                <w:sz w:val="18"/>
              </w:rPr>
            </w:pPr>
            <w:r>
              <w:rPr>
                <w:rFonts w:ascii="黑体"/>
                <w:sz w:val="18"/>
              </w:rPr>
              <w:t>DF</w:t>
            </w:r>
            <w:r>
              <w:rPr>
                <w:rFonts w:ascii="黑体" w:hint="eastAsia"/>
                <w:sz w:val="18"/>
              </w:rPr>
              <w:t>75</w:t>
            </w:r>
            <w:r>
              <w:rPr>
                <w:rFonts w:ascii="黑体" w:hint="eastAsia"/>
                <w:sz w:val="18"/>
                <w:lang w:val="en-GB"/>
              </w:rPr>
              <w:t>（</w:t>
            </w:r>
            <w:r>
              <w:rPr>
                <w:rFonts w:ascii="黑体"/>
                <w:sz w:val="18"/>
              </w:rPr>
              <w:t>tag</w:t>
            </w:r>
            <w:r>
              <w:rPr>
                <w:rFonts w:ascii="黑体" w:hint="eastAsia"/>
                <w:sz w:val="18"/>
                <w:lang w:val="en-GB"/>
              </w:rPr>
              <w:t>）</w:t>
            </w:r>
          </w:p>
        </w:tc>
        <w:tc>
          <w:tcPr>
            <w:tcW w:w="4912" w:type="dxa"/>
            <w:vAlign w:val="center"/>
          </w:tcPr>
          <w:p w14:paraId="758C8540" w14:textId="77777777" w:rsidR="003843EA" w:rsidRDefault="00A21561">
            <w:pPr>
              <w:widowControl/>
              <w:spacing w:line="276" w:lineRule="auto"/>
              <w:rPr>
                <w:rFonts w:ascii="黑体"/>
                <w:kern w:val="0"/>
                <w:sz w:val="18"/>
                <w:szCs w:val="18"/>
              </w:rPr>
            </w:pPr>
            <w:r>
              <w:rPr>
                <w:rFonts w:ascii="黑体" w:hAnsi="宋体"/>
                <w:kern w:val="0"/>
                <w:sz w:val="18"/>
                <w:szCs w:val="18"/>
              </w:rPr>
              <w:t>0x00/*成功</w:t>
            </w:r>
            <w:r>
              <w:rPr>
                <w:rFonts w:ascii="黑体"/>
                <w:kern w:val="0"/>
                <w:sz w:val="18"/>
                <w:szCs w:val="18"/>
              </w:rPr>
              <w:t>*/</w:t>
            </w:r>
          </w:p>
          <w:p w14:paraId="2AE0DF9D" w14:textId="77777777" w:rsidR="003843EA" w:rsidRDefault="00A21561">
            <w:pPr>
              <w:widowControl/>
              <w:spacing w:line="276" w:lineRule="auto"/>
              <w:rPr>
                <w:rFonts w:ascii="黑体"/>
                <w:kern w:val="0"/>
                <w:sz w:val="18"/>
                <w:szCs w:val="18"/>
              </w:rPr>
            </w:pPr>
            <w:r>
              <w:rPr>
                <w:rFonts w:ascii="黑体" w:hAnsi="宋体"/>
                <w:kern w:val="0"/>
                <w:sz w:val="18"/>
                <w:szCs w:val="18"/>
              </w:rPr>
              <w:t>0x01/*交易授受</w:t>
            </w:r>
            <w:r>
              <w:rPr>
                <w:rFonts w:ascii="黑体"/>
                <w:kern w:val="0"/>
                <w:sz w:val="18"/>
                <w:szCs w:val="18"/>
              </w:rPr>
              <w:t>*/</w:t>
            </w:r>
          </w:p>
          <w:p w14:paraId="0FEF4B27" w14:textId="77777777" w:rsidR="003843EA" w:rsidRDefault="00A21561">
            <w:pPr>
              <w:widowControl/>
              <w:spacing w:line="276" w:lineRule="auto"/>
              <w:rPr>
                <w:rFonts w:ascii="黑体"/>
                <w:kern w:val="0"/>
                <w:sz w:val="18"/>
                <w:szCs w:val="18"/>
              </w:rPr>
            </w:pPr>
            <w:r>
              <w:rPr>
                <w:rFonts w:ascii="黑体" w:hAnsi="宋体"/>
                <w:kern w:val="0"/>
                <w:sz w:val="18"/>
                <w:szCs w:val="18"/>
              </w:rPr>
              <w:t>0x02/*交易拒绝</w:t>
            </w:r>
            <w:r>
              <w:rPr>
                <w:rFonts w:ascii="黑体"/>
                <w:kern w:val="0"/>
                <w:sz w:val="18"/>
                <w:szCs w:val="18"/>
              </w:rPr>
              <w:t>*/</w:t>
            </w:r>
          </w:p>
          <w:p w14:paraId="6A22C4B9" w14:textId="77777777" w:rsidR="003843EA" w:rsidRDefault="00A21561">
            <w:pPr>
              <w:widowControl/>
              <w:spacing w:line="276" w:lineRule="auto"/>
              <w:rPr>
                <w:rFonts w:ascii="黑体"/>
                <w:kern w:val="0"/>
                <w:sz w:val="18"/>
                <w:szCs w:val="18"/>
              </w:rPr>
            </w:pPr>
            <w:r>
              <w:rPr>
                <w:rFonts w:ascii="黑体" w:hAnsi="宋体"/>
                <w:kern w:val="0"/>
                <w:sz w:val="18"/>
                <w:szCs w:val="18"/>
              </w:rPr>
              <w:t>0x03/*联机</w:t>
            </w:r>
            <w:r>
              <w:rPr>
                <w:rFonts w:ascii="黑体"/>
                <w:kern w:val="0"/>
                <w:sz w:val="18"/>
                <w:szCs w:val="18"/>
              </w:rPr>
              <w:t>*/</w:t>
            </w:r>
          </w:p>
          <w:p w14:paraId="52E1D7D4" w14:textId="77777777" w:rsidR="003843EA" w:rsidRDefault="003843EA">
            <w:pPr>
              <w:tabs>
                <w:tab w:val="left" w:pos="4680"/>
              </w:tabs>
              <w:jc w:val="center"/>
              <w:rPr>
                <w:rFonts w:ascii="黑体"/>
                <w:b/>
                <w:bCs/>
                <w:sz w:val="18"/>
              </w:rPr>
            </w:pPr>
          </w:p>
        </w:tc>
      </w:tr>
    </w:tbl>
    <w:p w14:paraId="549E58CE" w14:textId="77777777" w:rsidR="003843EA" w:rsidRDefault="00A21561">
      <w:pPr>
        <w:pStyle w:val="MyDoc111New"/>
      </w:pPr>
      <w:bookmarkStart w:id="1208" w:name="_Toc3183"/>
      <w:bookmarkStart w:id="1209" w:name="_Toc4787"/>
      <w:bookmarkStart w:id="1210" w:name="_Toc4378"/>
      <w:bookmarkStart w:id="1211" w:name="_Toc29116"/>
      <w:bookmarkStart w:id="1212" w:name="_Toc453057455"/>
      <w:r>
        <w:t>取末当前交易信息</w:t>
      </w:r>
      <w:bookmarkEnd w:id="1208"/>
      <w:bookmarkEnd w:id="1209"/>
      <w:bookmarkEnd w:id="1210"/>
      <w:bookmarkEnd w:id="1211"/>
      <w:bookmarkEnd w:id="1212"/>
      <w:ins w:id="1213" w:author="Administrator" w:date="2018-04-27T11:07:00Z">
        <w:r>
          <w:t>0x1C 0x09</w:t>
        </w:r>
      </w:ins>
    </w:p>
    <w:p w14:paraId="59C1AC41" w14:textId="77777777" w:rsidR="003843EA" w:rsidRDefault="00A21561">
      <w:pPr>
        <w:pStyle w:val="MyText"/>
        <w:spacing w:line="276" w:lineRule="auto"/>
        <w:ind w:firstLine="409"/>
      </w:pPr>
      <w:r>
        <w:rPr>
          <w:rFonts w:hint="eastAsia"/>
        </w:rPr>
        <w:t>指令：</w:t>
      </w:r>
      <w:r>
        <w:t>0x1C 0x09</w:t>
      </w:r>
    </w:p>
    <w:p w14:paraId="75FA1626" w14:textId="77777777" w:rsidR="003843EA" w:rsidRDefault="00A21561">
      <w:pPr>
        <w:pStyle w:val="MyText"/>
        <w:spacing w:line="276" w:lineRule="auto"/>
        <w:ind w:firstLine="409"/>
      </w:pPr>
      <w:r>
        <w:rPr>
          <w:rFonts w:hint="eastAsia"/>
        </w:rPr>
        <w:t>描述：获取当前交易完成后冲正信息，TC(如果有脚本处理结果，包含脚本处理结果)等，如果无TLV，按照双方协商处理</w:t>
      </w:r>
    </w:p>
    <w:p w14:paraId="16309629" w14:textId="77777777" w:rsidR="003843EA" w:rsidRDefault="00A21561">
      <w:pPr>
        <w:pStyle w:val="MyText"/>
        <w:numPr>
          <w:ilvl w:val="0"/>
          <w:numId w:val="4"/>
        </w:numPr>
        <w:spacing w:line="276" w:lineRule="auto"/>
      </w:pPr>
      <w:r>
        <w:rPr>
          <w:rFonts w:hint="eastAsia"/>
        </w:rPr>
        <w:t>请求报文</w:t>
      </w:r>
    </w:p>
    <w:p w14:paraId="60FD5B2A" w14:textId="77777777" w:rsidR="003843EA" w:rsidRDefault="00A21561">
      <w:pPr>
        <w:pStyle w:val="MyText"/>
        <w:spacing w:line="276" w:lineRule="auto"/>
        <w:ind w:left="1680"/>
      </w:pPr>
      <w:r>
        <w:rPr>
          <w:rFonts w:hint="eastAsia"/>
        </w:rPr>
        <w:t xml:space="preserve">数据：如没有TLV </w:t>
      </w:r>
      <w:r>
        <w:t>TAG下送，按照双方协商结果</w:t>
      </w:r>
    </w:p>
    <w:tbl>
      <w:tblPr>
        <w:tblW w:w="8364" w:type="dxa"/>
        <w:tblInd w:w="1809" w:type="dxa"/>
        <w:tblLayout w:type="fixed"/>
        <w:tblLook w:val="04A0" w:firstRow="1" w:lastRow="0" w:firstColumn="1" w:lastColumn="0" w:noHBand="0" w:noVBand="1"/>
      </w:tblPr>
      <w:tblGrid>
        <w:gridCol w:w="567"/>
        <w:gridCol w:w="2268"/>
        <w:gridCol w:w="1418"/>
        <w:gridCol w:w="4111"/>
      </w:tblGrid>
      <w:tr w:rsidR="003843EA" w14:paraId="0EBBD2DC"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729F43E7"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268" w:type="dxa"/>
            <w:tcBorders>
              <w:top w:val="single" w:sz="6" w:space="0" w:color="000000"/>
              <w:left w:val="nil"/>
              <w:bottom w:val="single" w:sz="6" w:space="0" w:color="000000"/>
              <w:right w:val="single" w:sz="4" w:space="0" w:color="000000"/>
            </w:tcBorders>
            <w:shd w:val="clear" w:color="auto" w:fill="E6E6E6"/>
          </w:tcPr>
          <w:p w14:paraId="62FCF977"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数据域</w:t>
            </w:r>
          </w:p>
        </w:tc>
        <w:tc>
          <w:tcPr>
            <w:tcW w:w="1418" w:type="dxa"/>
            <w:tcBorders>
              <w:top w:val="single" w:sz="6" w:space="0" w:color="000000"/>
              <w:left w:val="nil"/>
              <w:bottom w:val="single" w:sz="6" w:space="0" w:color="000000"/>
              <w:right w:val="single" w:sz="6" w:space="0" w:color="000000"/>
            </w:tcBorders>
            <w:shd w:val="clear" w:color="auto" w:fill="E6E6E6"/>
          </w:tcPr>
          <w:p w14:paraId="1DFB3083"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长度</w:t>
            </w:r>
          </w:p>
        </w:tc>
        <w:tc>
          <w:tcPr>
            <w:tcW w:w="4111" w:type="dxa"/>
            <w:tcBorders>
              <w:top w:val="single" w:sz="6" w:space="0" w:color="000000"/>
              <w:left w:val="nil"/>
              <w:bottom w:val="single" w:sz="6" w:space="0" w:color="000000"/>
              <w:right w:val="single" w:sz="6" w:space="0" w:color="000000"/>
            </w:tcBorders>
            <w:shd w:val="clear" w:color="auto" w:fill="E6E6E6"/>
          </w:tcPr>
          <w:p w14:paraId="4880C2BE" w14:textId="77777777" w:rsidR="003843EA" w:rsidRDefault="00A21561">
            <w:pPr>
              <w:widowControl/>
              <w:spacing w:line="276" w:lineRule="auto"/>
              <w:ind w:firstLine="420"/>
              <w:jc w:val="center"/>
              <w:rPr>
                <w:rFonts w:ascii="黑体"/>
                <w:b/>
                <w:bCs/>
                <w:kern w:val="0"/>
                <w:szCs w:val="21"/>
              </w:rPr>
            </w:pPr>
            <w:r>
              <w:rPr>
                <w:rFonts w:ascii="黑体" w:hAnsi="宋体" w:hint="eastAsia"/>
                <w:b/>
                <w:bCs/>
                <w:kern w:val="0"/>
                <w:szCs w:val="21"/>
              </w:rPr>
              <w:t>备注</w:t>
            </w:r>
          </w:p>
        </w:tc>
      </w:tr>
      <w:tr w:rsidR="003843EA" w14:paraId="33EAA62F"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5695019C" w14:textId="77777777" w:rsidR="003843EA" w:rsidRDefault="00A21561">
            <w:pPr>
              <w:pStyle w:val="p0"/>
              <w:spacing w:line="276" w:lineRule="auto"/>
              <w:jc w:val="center"/>
              <w:rPr>
                <w:rFonts w:ascii="黑体" w:eastAsia="黑体"/>
              </w:rPr>
            </w:pPr>
            <w:r>
              <w:rPr>
                <w:rFonts w:ascii="黑体" w:eastAsia="黑体" w:hint="eastAsia"/>
              </w:rPr>
              <w:t>1</w:t>
            </w:r>
          </w:p>
        </w:tc>
        <w:tc>
          <w:tcPr>
            <w:tcW w:w="2268" w:type="dxa"/>
            <w:tcBorders>
              <w:top w:val="single" w:sz="6" w:space="0" w:color="000000"/>
              <w:left w:val="nil"/>
              <w:bottom w:val="single" w:sz="6" w:space="0" w:color="000000"/>
              <w:right w:val="single" w:sz="4" w:space="0" w:color="000000"/>
            </w:tcBorders>
            <w:vAlign w:val="center"/>
          </w:tcPr>
          <w:p w14:paraId="2D6BA6A6" w14:textId="77777777" w:rsidR="003843EA" w:rsidRDefault="00A21561">
            <w:pPr>
              <w:pStyle w:val="p15"/>
              <w:spacing w:after="0" w:line="276" w:lineRule="auto"/>
              <w:rPr>
                <w:rFonts w:ascii="黑体" w:eastAsia="黑体"/>
                <w:sz w:val="21"/>
                <w:szCs w:val="21"/>
              </w:rPr>
            </w:pPr>
            <w:r>
              <w:rPr>
                <w:rFonts w:ascii="黑体" w:eastAsia="黑体" w:hint="eastAsia"/>
                <w:sz w:val="21"/>
                <w:szCs w:val="21"/>
              </w:rPr>
              <w:t>模式</w:t>
            </w:r>
          </w:p>
        </w:tc>
        <w:tc>
          <w:tcPr>
            <w:tcW w:w="1418" w:type="dxa"/>
            <w:tcBorders>
              <w:top w:val="single" w:sz="6" w:space="0" w:color="000000"/>
              <w:left w:val="nil"/>
              <w:bottom w:val="single" w:sz="6" w:space="0" w:color="000000"/>
              <w:right w:val="single" w:sz="6" w:space="0" w:color="000000"/>
            </w:tcBorders>
            <w:vAlign w:val="center"/>
          </w:tcPr>
          <w:p w14:paraId="15E4F424" w14:textId="77777777" w:rsidR="003843EA" w:rsidRDefault="00A21561">
            <w:pPr>
              <w:pStyle w:val="p0"/>
              <w:spacing w:line="276" w:lineRule="auto"/>
              <w:jc w:val="center"/>
              <w:rPr>
                <w:rFonts w:ascii="黑体" w:eastAsia="黑体"/>
              </w:rPr>
            </w:pPr>
            <w:r>
              <w:rPr>
                <w:rFonts w:ascii="黑体" w:eastAsia="黑体" w:hint="eastAsia"/>
              </w:rPr>
              <w:t>1</w:t>
            </w:r>
          </w:p>
        </w:tc>
        <w:tc>
          <w:tcPr>
            <w:tcW w:w="4111" w:type="dxa"/>
            <w:tcBorders>
              <w:top w:val="single" w:sz="6" w:space="0" w:color="000000"/>
              <w:left w:val="nil"/>
              <w:bottom w:val="single" w:sz="6" w:space="0" w:color="000000"/>
              <w:right w:val="single" w:sz="6" w:space="0" w:color="000000"/>
            </w:tcBorders>
          </w:tcPr>
          <w:p w14:paraId="0B76C7A6" w14:textId="77777777" w:rsidR="003843EA" w:rsidRDefault="00A21561">
            <w:pPr>
              <w:pStyle w:val="p15"/>
              <w:spacing w:after="0" w:line="276" w:lineRule="auto"/>
              <w:rPr>
                <w:rFonts w:ascii="黑体" w:eastAsia="黑体"/>
                <w:sz w:val="21"/>
                <w:szCs w:val="21"/>
              </w:rPr>
            </w:pPr>
            <w:r>
              <w:rPr>
                <w:rFonts w:ascii="黑体" w:eastAsia="黑体" w:hint="eastAsia"/>
                <w:sz w:val="21"/>
                <w:szCs w:val="21"/>
              </w:rPr>
              <w:t>0x01</w:t>
            </w:r>
          </w:p>
          <w:p w14:paraId="66D5D21E" w14:textId="77777777" w:rsidR="003843EA" w:rsidRDefault="00A21561">
            <w:pPr>
              <w:pStyle w:val="p15"/>
              <w:spacing w:after="0" w:line="276" w:lineRule="auto"/>
              <w:rPr>
                <w:rFonts w:ascii="黑体" w:eastAsia="黑体"/>
                <w:sz w:val="21"/>
                <w:szCs w:val="21"/>
              </w:rPr>
            </w:pPr>
            <w:r>
              <w:rPr>
                <w:rFonts w:ascii="黑体" w:eastAsia="黑体" w:hint="eastAsia"/>
                <w:sz w:val="21"/>
                <w:szCs w:val="21"/>
              </w:rPr>
              <w:t>0x02</w:t>
            </w:r>
          </w:p>
        </w:tc>
      </w:tr>
      <w:tr w:rsidR="003843EA" w14:paraId="27E203CF"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4BF63862" w14:textId="77777777" w:rsidR="003843EA" w:rsidRDefault="00A21561">
            <w:pPr>
              <w:pStyle w:val="p0"/>
              <w:spacing w:line="276" w:lineRule="auto"/>
              <w:jc w:val="center"/>
              <w:rPr>
                <w:rFonts w:ascii="黑体" w:eastAsia="黑体"/>
              </w:rPr>
            </w:pPr>
            <w:r>
              <w:rPr>
                <w:rFonts w:ascii="黑体" w:eastAsia="黑体" w:hint="eastAsia"/>
              </w:rPr>
              <w:t>2</w:t>
            </w:r>
          </w:p>
        </w:tc>
        <w:tc>
          <w:tcPr>
            <w:tcW w:w="2268" w:type="dxa"/>
            <w:tcBorders>
              <w:top w:val="single" w:sz="6" w:space="0" w:color="000000"/>
              <w:left w:val="nil"/>
              <w:bottom w:val="single" w:sz="6" w:space="0" w:color="000000"/>
              <w:right w:val="single" w:sz="4" w:space="0" w:color="000000"/>
            </w:tcBorders>
            <w:vAlign w:val="center"/>
          </w:tcPr>
          <w:p w14:paraId="3FDDE33D" w14:textId="77777777" w:rsidR="003843EA" w:rsidRDefault="00A21561">
            <w:pPr>
              <w:pStyle w:val="p15"/>
              <w:spacing w:after="0" w:line="276" w:lineRule="auto"/>
              <w:rPr>
                <w:rFonts w:ascii="黑体" w:eastAsia="黑体"/>
                <w:sz w:val="21"/>
                <w:szCs w:val="21"/>
              </w:rPr>
            </w:pPr>
            <w:r>
              <w:rPr>
                <w:rFonts w:ascii="黑体" w:eastAsia="黑体" w:hint="eastAsia"/>
                <w:sz w:val="21"/>
                <w:szCs w:val="21"/>
              </w:rPr>
              <w:t>标识</w:t>
            </w:r>
          </w:p>
        </w:tc>
        <w:tc>
          <w:tcPr>
            <w:tcW w:w="1418" w:type="dxa"/>
            <w:tcBorders>
              <w:top w:val="single" w:sz="6" w:space="0" w:color="000000"/>
              <w:left w:val="nil"/>
              <w:bottom w:val="single" w:sz="6" w:space="0" w:color="000000"/>
              <w:right w:val="single" w:sz="6" w:space="0" w:color="000000"/>
            </w:tcBorders>
            <w:vAlign w:val="center"/>
          </w:tcPr>
          <w:p w14:paraId="3E637A9F" w14:textId="77777777" w:rsidR="003843EA" w:rsidRDefault="00A21561">
            <w:pPr>
              <w:pStyle w:val="p0"/>
              <w:spacing w:line="276" w:lineRule="auto"/>
              <w:jc w:val="center"/>
              <w:rPr>
                <w:rFonts w:ascii="黑体" w:eastAsia="黑体"/>
              </w:rPr>
            </w:pPr>
            <w:r>
              <w:rPr>
                <w:rFonts w:ascii="黑体" w:eastAsia="黑体" w:hint="eastAsia"/>
              </w:rPr>
              <w:t>1</w:t>
            </w:r>
          </w:p>
        </w:tc>
        <w:tc>
          <w:tcPr>
            <w:tcW w:w="4111" w:type="dxa"/>
            <w:tcBorders>
              <w:top w:val="single" w:sz="6" w:space="0" w:color="000000"/>
              <w:left w:val="nil"/>
              <w:bottom w:val="single" w:sz="6" w:space="0" w:color="000000"/>
              <w:right w:val="single" w:sz="6" w:space="0" w:color="000000"/>
            </w:tcBorders>
          </w:tcPr>
          <w:p w14:paraId="0963E8FA" w14:textId="77777777" w:rsidR="003843EA" w:rsidRDefault="00A21561">
            <w:pPr>
              <w:pStyle w:val="p15"/>
              <w:spacing w:after="0" w:line="276" w:lineRule="auto"/>
              <w:rPr>
                <w:rFonts w:ascii="黑体" w:eastAsia="黑体" w:hAnsi="宋体"/>
                <w:sz w:val="21"/>
                <w:szCs w:val="21"/>
              </w:rPr>
            </w:pPr>
            <w:r>
              <w:rPr>
                <w:rFonts w:ascii="黑体" w:eastAsia="黑体" w:hAnsi="宋体"/>
                <w:sz w:val="21"/>
                <w:szCs w:val="21"/>
              </w:rPr>
              <w:t xml:space="preserve">0x01  </w:t>
            </w:r>
            <w:r>
              <w:rPr>
                <w:rFonts w:ascii="黑体" w:eastAsia="黑体" w:hAnsi="宋体" w:hint="eastAsia"/>
                <w:sz w:val="21"/>
                <w:szCs w:val="21"/>
              </w:rPr>
              <w:t>银商</w:t>
            </w:r>
          </w:p>
          <w:p w14:paraId="58ED6FAC" w14:textId="77777777" w:rsidR="003843EA" w:rsidRDefault="00A21561">
            <w:pPr>
              <w:pStyle w:val="p15"/>
              <w:spacing w:after="0" w:line="276" w:lineRule="auto"/>
              <w:rPr>
                <w:rFonts w:ascii="黑体" w:eastAsia="黑体"/>
                <w:sz w:val="21"/>
                <w:szCs w:val="21"/>
              </w:rPr>
            </w:pPr>
            <w:r>
              <w:rPr>
                <w:rFonts w:ascii="黑体" w:eastAsia="黑体" w:hAnsi="宋体"/>
                <w:sz w:val="21"/>
                <w:szCs w:val="21"/>
              </w:rPr>
              <w:t xml:space="preserve">0x02  </w:t>
            </w:r>
            <w:r>
              <w:rPr>
                <w:rFonts w:ascii="黑体" w:eastAsia="黑体" w:hAnsi="宋体" w:hint="eastAsia"/>
                <w:sz w:val="21"/>
                <w:szCs w:val="21"/>
              </w:rPr>
              <w:t>拉卡拉</w:t>
            </w:r>
          </w:p>
        </w:tc>
      </w:tr>
    </w:tbl>
    <w:p w14:paraId="24B8EC60" w14:textId="77777777" w:rsidR="003843EA" w:rsidRDefault="00A21561">
      <w:pPr>
        <w:pStyle w:val="MyText"/>
        <w:numPr>
          <w:ilvl w:val="0"/>
          <w:numId w:val="4"/>
        </w:numPr>
        <w:spacing w:line="276" w:lineRule="auto"/>
      </w:pPr>
      <w:r>
        <w:rPr>
          <w:rFonts w:hint="eastAsia"/>
        </w:rPr>
        <w:t>响应报文</w:t>
      </w:r>
    </w:p>
    <w:p w14:paraId="6550DFFC" w14:textId="77777777" w:rsidR="003843EA" w:rsidRDefault="00A21561">
      <w:pPr>
        <w:pStyle w:val="MyText"/>
        <w:spacing w:line="276" w:lineRule="auto"/>
        <w:ind w:leftChars="800" w:left="1680"/>
      </w:pPr>
      <w:r>
        <w:rPr>
          <w:rFonts w:hint="eastAsia"/>
        </w:rPr>
        <w:t xml:space="preserve">数据：如没有TLV </w:t>
      </w:r>
      <w:r>
        <w:t>TAG下送，按照双方协商结果</w:t>
      </w:r>
    </w:p>
    <w:tbl>
      <w:tblPr>
        <w:tblW w:w="8364" w:type="dxa"/>
        <w:tblInd w:w="1809" w:type="dxa"/>
        <w:tblLayout w:type="fixed"/>
        <w:tblLook w:val="04A0" w:firstRow="1" w:lastRow="0" w:firstColumn="1" w:lastColumn="0" w:noHBand="0" w:noVBand="1"/>
      </w:tblPr>
      <w:tblGrid>
        <w:gridCol w:w="567"/>
        <w:gridCol w:w="2268"/>
        <w:gridCol w:w="1418"/>
        <w:gridCol w:w="4111"/>
      </w:tblGrid>
      <w:tr w:rsidR="003843EA" w14:paraId="4F885B4C" w14:textId="77777777">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6AADC0D4" w14:textId="77777777" w:rsidR="003843EA" w:rsidRDefault="00A21561">
            <w:pPr>
              <w:widowControl/>
              <w:spacing w:line="276" w:lineRule="auto"/>
              <w:jc w:val="center"/>
              <w:rPr>
                <w:rFonts w:ascii="黑体"/>
                <w:b/>
                <w:bCs/>
                <w:kern w:val="0"/>
                <w:szCs w:val="21"/>
              </w:rPr>
            </w:pPr>
            <w:r>
              <w:rPr>
                <w:rFonts w:ascii="黑体"/>
                <w:b/>
                <w:bCs/>
                <w:kern w:val="0"/>
                <w:szCs w:val="21"/>
              </w:rPr>
              <w:t>ID</w:t>
            </w:r>
          </w:p>
        </w:tc>
        <w:tc>
          <w:tcPr>
            <w:tcW w:w="2268" w:type="dxa"/>
            <w:tcBorders>
              <w:top w:val="single" w:sz="6" w:space="0" w:color="000000"/>
              <w:left w:val="nil"/>
              <w:bottom w:val="single" w:sz="6" w:space="0" w:color="000000"/>
              <w:right w:val="single" w:sz="4" w:space="0" w:color="000000"/>
            </w:tcBorders>
            <w:shd w:val="clear" w:color="auto" w:fill="E6E6E6"/>
          </w:tcPr>
          <w:p w14:paraId="26CB6FA4"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数据域</w:t>
            </w:r>
          </w:p>
        </w:tc>
        <w:tc>
          <w:tcPr>
            <w:tcW w:w="1418" w:type="dxa"/>
            <w:tcBorders>
              <w:top w:val="single" w:sz="6" w:space="0" w:color="000000"/>
              <w:left w:val="nil"/>
              <w:bottom w:val="single" w:sz="6" w:space="0" w:color="000000"/>
              <w:right w:val="single" w:sz="6" w:space="0" w:color="000000"/>
            </w:tcBorders>
            <w:shd w:val="clear" w:color="auto" w:fill="E6E6E6"/>
          </w:tcPr>
          <w:p w14:paraId="6586AC42" w14:textId="77777777" w:rsidR="003843EA" w:rsidRDefault="00A21561">
            <w:pPr>
              <w:widowControl/>
              <w:spacing w:line="276" w:lineRule="auto"/>
              <w:jc w:val="center"/>
              <w:rPr>
                <w:rFonts w:ascii="黑体"/>
                <w:b/>
                <w:bCs/>
                <w:kern w:val="0"/>
                <w:szCs w:val="21"/>
              </w:rPr>
            </w:pPr>
            <w:r>
              <w:rPr>
                <w:rFonts w:ascii="黑体" w:hAnsi="新宋体" w:hint="eastAsia"/>
                <w:b/>
                <w:bCs/>
                <w:kern w:val="0"/>
                <w:szCs w:val="21"/>
              </w:rPr>
              <w:t>长度</w:t>
            </w:r>
          </w:p>
        </w:tc>
        <w:tc>
          <w:tcPr>
            <w:tcW w:w="4111" w:type="dxa"/>
            <w:tcBorders>
              <w:top w:val="single" w:sz="6" w:space="0" w:color="000000"/>
              <w:left w:val="nil"/>
              <w:bottom w:val="single" w:sz="6" w:space="0" w:color="000000"/>
              <w:right w:val="single" w:sz="6" w:space="0" w:color="000000"/>
            </w:tcBorders>
            <w:shd w:val="clear" w:color="auto" w:fill="E6E6E6"/>
          </w:tcPr>
          <w:p w14:paraId="7A8B5D54" w14:textId="77777777" w:rsidR="003843EA" w:rsidRDefault="00A21561">
            <w:pPr>
              <w:widowControl/>
              <w:spacing w:line="276" w:lineRule="auto"/>
              <w:ind w:firstLine="420"/>
              <w:jc w:val="center"/>
              <w:rPr>
                <w:rFonts w:ascii="黑体"/>
                <w:b/>
                <w:bCs/>
                <w:kern w:val="0"/>
                <w:szCs w:val="21"/>
              </w:rPr>
            </w:pPr>
            <w:r>
              <w:rPr>
                <w:rFonts w:ascii="黑体" w:hAnsi="宋体" w:hint="eastAsia"/>
                <w:b/>
                <w:bCs/>
                <w:kern w:val="0"/>
                <w:szCs w:val="21"/>
              </w:rPr>
              <w:t>备注</w:t>
            </w:r>
          </w:p>
        </w:tc>
      </w:tr>
      <w:tr w:rsidR="003843EA" w14:paraId="3C6646DE" w14:textId="77777777">
        <w:tc>
          <w:tcPr>
            <w:tcW w:w="567" w:type="dxa"/>
            <w:tcBorders>
              <w:top w:val="single" w:sz="6" w:space="0" w:color="000000"/>
              <w:left w:val="single" w:sz="6" w:space="0" w:color="000000"/>
              <w:bottom w:val="single" w:sz="6" w:space="0" w:color="000000"/>
              <w:right w:val="single" w:sz="4" w:space="0" w:color="000000"/>
            </w:tcBorders>
            <w:vAlign w:val="center"/>
          </w:tcPr>
          <w:p w14:paraId="3D234F25" w14:textId="77777777" w:rsidR="003843EA" w:rsidRDefault="00A21561">
            <w:pPr>
              <w:pStyle w:val="p0"/>
              <w:spacing w:line="276" w:lineRule="auto"/>
              <w:jc w:val="center"/>
              <w:rPr>
                <w:rFonts w:ascii="黑体" w:eastAsia="黑体"/>
              </w:rPr>
            </w:pPr>
            <w:r>
              <w:rPr>
                <w:rFonts w:ascii="黑体" w:eastAsia="黑体" w:hint="eastAsia"/>
              </w:rPr>
              <w:t>1</w:t>
            </w:r>
          </w:p>
        </w:tc>
        <w:tc>
          <w:tcPr>
            <w:tcW w:w="2268" w:type="dxa"/>
            <w:tcBorders>
              <w:top w:val="single" w:sz="6" w:space="0" w:color="000000"/>
              <w:left w:val="nil"/>
              <w:bottom w:val="single" w:sz="6" w:space="0" w:color="000000"/>
              <w:right w:val="single" w:sz="4" w:space="0" w:color="000000"/>
            </w:tcBorders>
            <w:vAlign w:val="center"/>
          </w:tcPr>
          <w:p w14:paraId="0EA024CC" w14:textId="77777777" w:rsidR="003843EA" w:rsidRDefault="003843EA">
            <w:pPr>
              <w:pStyle w:val="p15"/>
              <w:spacing w:after="0" w:line="276" w:lineRule="auto"/>
              <w:rPr>
                <w:rFonts w:ascii="黑体" w:eastAsia="黑体"/>
                <w:sz w:val="21"/>
                <w:szCs w:val="21"/>
              </w:rPr>
            </w:pPr>
          </w:p>
        </w:tc>
        <w:tc>
          <w:tcPr>
            <w:tcW w:w="1418" w:type="dxa"/>
            <w:tcBorders>
              <w:top w:val="single" w:sz="6" w:space="0" w:color="000000"/>
              <w:left w:val="nil"/>
              <w:bottom w:val="single" w:sz="6" w:space="0" w:color="000000"/>
              <w:right w:val="single" w:sz="6" w:space="0" w:color="000000"/>
            </w:tcBorders>
            <w:vAlign w:val="center"/>
          </w:tcPr>
          <w:p w14:paraId="30B05E3B" w14:textId="77777777" w:rsidR="003843EA" w:rsidRDefault="00A21561">
            <w:pPr>
              <w:pStyle w:val="p0"/>
              <w:spacing w:line="276" w:lineRule="auto"/>
              <w:jc w:val="center"/>
              <w:rPr>
                <w:rFonts w:ascii="黑体" w:eastAsia="黑体"/>
              </w:rPr>
            </w:pPr>
            <w:r>
              <w:rPr>
                <w:rFonts w:ascii="黑体" w:eastAsia="黑体"/>
              </w:rPr>
              <w:t>LL...</w:t>
            </w:r>
            <w:r>
              <w:rPr>
                <w:rFonts w:ascii="黑体" w:eastAsia="黑体" w:hint="eastAsia"/>
              </w:rPr>
              <w:t>4000</w:t>
            </w:r>
          </w:p>
        </w:tc>
        <w:tc>
          <w:tcPr>
            <w:tcW w:w="4111" w:type="dxa"/>
            <w:tcBorders>
              <w:top w:val="single" w:sz="6" w:space="0" w:color="000000"/>
              <w:left w:val="nil"/>
              <w:bottom w:val="single" w:sz="6" w:space="0" w:color="000000"/>
              <w:right w:val="single" w:sz="6" w:space="0" w:color="000000"/>
            </w:tcBorders>
          </w:tcPr>
          <w:p w14:paraId="791BD925" w14:textId="77777777" w:rsidR="003843EA" w:rsidRDefault="003843EA">
            <w:pPr>
              <w:pStyle w:val="p15"/>
              <w:spacing w:after="0" w:line="276" w:lineRule="auto"/>
              <w:rPr>
                <w:rFonts w:ascii="黑体" w:eastAsia="黑体"/>
                <w:sz w:val="21"/>
                <w:szCs w:val="21"/>
              </w:rPr>
            </w:pPr>
          </w:p>
        </w:tc>
      </w:tr>
    </w:tbl>
    <w:p w14:paraId="3AB9982D" w14:textId="77777777" w:rsidR="003843EA" w:rsidRDefault="003843EA">
      <w:pPr>
        <w:pStyle w:val="MyDoc111New"/>
        <w:numPr>
          <w:ilvl w:val="0"/>
          <w:numId w:val="0"/>
        </w:numPr>
        <w:ind w:left="1418"/>
        <w:outlineLvl w:val="9"/>
      </w:pPr>
    </w:p>
    <w:p w14:paraId="7D0FD4E7" w14:textId="77777777" w:rsidR="003843EA" w:rsidRDefault="003843EA">
      <w:pPr>
        <w:pStyle w:val="MyDoc111New"/>
        <w:numPr>
          <w:ilvl w:val="0"/>
          <w:numId w:val="0"/>
        </w:numPr>
        <w:outlineLvl w:val="9"/>
      </w:pPr>
    </w:p>
    <w:p w14:paraId="6367AAF6" w14:textId="77777777" w:rsidR="003843EA" w:rsidRDefault="00A21561">
      <w:pPr>
        <w:pStyle w:val="MyDoc111New"/>
      </w:pPr>
      <w:bookmarkStart w:id="1214" w:name="_Toc453057456"/>
      <w:bookmarkStart w:id="1215" w:name="_Toc8347"/>
      <w:bookmarkStart w:id="1216" w:name="_Toc5811"/>
      <w:bookmarkStart w:id="1217" w:name="_Toc11279"/>
      <w:bookmarkStart w:id="1218" w:name="_Toc22505"/>
      <w:r>
        <w:rPr>
          <w:rFonts w:hint="eastAsia"/>
        </w:rPr>
        <w:t>天津津通卡脱机数据认证流程</w:t>
      </w:r>
      <w:bookmarkEnd w:id="1214"/>
      <w:bookmarkEnd w:id="1215"/>
      <w:bookmarkEnd w:id="1216"/>
      <w:bookmarkEnd w:id="1217"/>
      <w:bookmarkEnd w:id="1218"/>
      <w:ins w:id="1219" w:author="Administrator" w:date="2018-04-27T11:07:00Z">
        <w:r>
          <w:t>0x1C  0x10</w:t>
        </w:r>
      </w:ins>
    </w:p>
    <w:p w14:paraId="1B1681C0" w14:textId="77777777" w:rsidR="003843EA" w:rsidRDefault="00A21561">
      <w:pPr>
        <w:pStyle w:val="MyText"/>
        <w:spacing w:line="276" w:lineRule="auto"/>
        <w:ind w:firstLine="409"/>
      </w:pPr>
      <w:r>
        <w:rPr>
          <w:rFonts w:hint="eastAsia"/>
        </w:rPr>
        <w:t>指令号：</w:t>
      </w:r>
      <w:r>
        <w:t>0x1C  0x10</w:t>
      </w:r>
    </w:p>
    <w:p w14:paraId="497C692F" w14:textId="77777777" w:rsidR="003843EA" w:rsidRDefault="00A21561">
      <w:pPr>
        <w:pStyle w:val="MyText"/>
        <w:spacing w:line="276" w:lineRule="auto"/>
        <w:ind w:firstLine="409"/>
      </w:pPr>
      <w:r>
        <w:rPr>
          <w:rFonts w:hint="eastAsia"/>
        </w:rPr>
        <w:t>描述：该指令用于</w:t>
      </w:r>
      <w:r>
        <w:t>IM81内K21</w:t>
      </w:r>
      <w:r>
        <w:rPr>
          <w:rFonts w:hint="eastAsia"/>
        </w:rPr>
        <w:t>执行动态签名验证流程，并等到相关数据信息</w:t>
      </w:r>
    </w:p>
    <w:p w14:paraId="44DC0006" w14:textId="77777777" w:rsidR="003843EA" w:rsidRDefault="00A21561">
      <w:pPr>
        <w:pStyle w:val="MyText"/>
        <w:numPr>
          <w:ilvl w:val="0"/>
          <w:numId w:val="4"/>
        </w:numPr>
        <w:spacing w:line="276" w:lineRule="auto"/>
      </w:pPr>
      <w:r>
        <w:rPr>
          <w:rFonts w:hint="eastAsia"/>
        </w:rPr>
        <w:lastRenderedPageBreak/>
        <w:t>输入数据：</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092"/>
        <w:gridCol w:w="4634"/>
      </w:tblGrid>
      <w:tr w:rsidR="003843EA" w14:paraId="06AA7AFE" w14:textId="77777777">
        <w:trPr>
          <w:jc w:val="right"/>
        </w:trPr>
        <w:tc>
          <w:tcPr>
            <w:tcW w:w="452" w:type="dxa"/>
            <w:tcBorders>
              <w:right w:val="single" w:sz="4" w:space="0" w:color="auto"/>
            </w:tcBorders>
            <w:shd w:val="clear" w:color="auto" w:fill="E6E6E6"/>
          </w:tcPr>
          <w:p w14:paraId="46F9B8C0" w14:textId="77777777" w:rsidR="003843EA" w:rsidRDefault="00A21561">
            <w:pPr>
              <w:jc w:val="center"/>
              <w:rPr>
                <w:rFonts w:ascii="黑体"/>
                <w:b/>
              </w:rPr>
            </w:pPr>
            <w:r>
              <w:rPr>
                <w:rFonts w:ascii="黑体"/>
                <w:b/>
              </w:rPr>
              <w:t>ID</w:t>
            </w:r>
          </w:p>
        </w:tc>
        <w:tc>
          <w:tcPr>
            <w:tcW w:w="2344" w:type="dxa"/>
            <w:tcBorders>
              <w:left w:val="single" w:sz="4" w:space="0" w:color="auto"/>
              <w:right w:val="single" w:sz="4" w:space="0" w:color="auto"/>
            </w:tcBorders>
            <w:shd w:val="clear" w:color="auto" w:fill="E6E6E6"/>
          </w:tcPr>
          <w:p w14:paraId="75317E08" w14:textId="77777777" w:rsidR="003843EA" w:rsidRDefault="00A21561">
            <w:pPr>
              <w:jc w:val="center"/>
              <w:rPr>
                <w:rFonts w:ascii="黑体"/>
                <w:b/>
              </w:rPr>
            </w:pPr>
            <w:r>
              <w:rPr>
                <w:rFonts w:ascii="黑体" w:hint="eastAsia"/>
                <w:b/>
                <w:szCs w:val="21"/>
              </w:rPr>
              <w:t>数据域</w:t>
            </w:r>
          </w:p>
        </w:tc>
        <w:tc>
          <w:tcPr>
            <w:tcW w:w="1092" w:type="dxa"/>
            <w:tcBorders>
              <w:left w:val="single" w:sz="4" w:space="0" w:color="auto"/>
            </w:tcBorders>
            <w:shd w:val="clear" w:color="auto" w:fill="E6E6E6"/>
          </w:tcPr>
          <w:p w14:paraId="06BCE269" w14:textId="77777777" w:rsidR="003843EA" w:rsidRDefault="00A21561">
            <w:pPr>
              <w:jc w:val="center"/>
              <w:rPr>
                <w:rFonts w:ascii="黑体"/>
                <w:b/>
              </w:rPr>
            </w:pPr>
            <w:r>
              <w:rPr>
                <w:rFonts w:ascii="黑体" w:hint="eastAsia"/>
                <w:b/>
              </w:rPr>
              <w:t>长度</w:t>
            </w:r>
          </w:p>
        </w:tc>
        <w:tc>
          <w:tcPr>
            <w:tcW w:w="4634" w:type="dxa"/>
            <w:shd w:val="clear" w:color="auto" w:fill="E6E6E6"/>
          </w:tcPr>
          <w:p w14:paraId="17468008" w14:textId="77777777" w:rsidR="003843EA" w:rsidRDefault="00A21561">
            <w:pPr>
              <w:ind w:firstLine="420"/>
              <w:jc w:val="center"/>
              <w:rPr>
                <w:rFonts w:ascii="黑体"/>
                <w:b/>
              </w:rPr>
            </w:pPr>
            <w:r>
              <w:rPr>
                <w:rFonts w:ascii="黑体" w:hint="eastAsia"/>
                <w:b/>
              </w:rPr>
              <w:t>备注</w:t>
            </w:r>
          </w:p>
        </w:tc>
      </w:tr>
      <w:tr w:rsidR="003843EA" w14:paraId="6AC29500" w14:textId="77777777">
        <w:trPr>
          <w:jc w:val="right"/>
        </w:trPr>
        <w:tc>
          <w:tcPr>
            <w:tcW w:w="452" w:type="dxa"/>
            <w:tcBorders>
              <w:right w:val="single" w:sz="4" w:space="0" w:color="auto"/>
            </w:tcBorders>
            <w:vAlign w:val="center"/>
          </w:tcPr>
          <w:p w14:paraId="553D0BB5" w14:textId="77777777" w:rsidR="003843EA" w:rsidRDefault="00A21561">
            <w:pPr>
              <w:jc w:val="center"/>
              <w:rPr>
                <w:rFonts w:ascii="黑体"/>
              </w:rPr>
            </w:pPr>
            <w:r>
              <w:rPr>
                <w:rFonts w:ascii="黑体" w:hint="eastAsia"/>
              </w:rPr>
              <w:t>1</w:t>
            </w:r>
          </w:p>
        </w:tc>
        <w:tc>
          <w:tcPr>
            <w:tcW w:w="2344" w:type="dxa"/>
            <w:tcBorders>
              <w:left w:val="single" w:sz="4" w:space="0" w:color="auto"/>
              <w:right w:val="single" w:sz="4" w:space="0" w:color="auto"/>
            </w:tcBorders>
            <w:vAlign w:val="center"/>
          </w:tcPr>
          <w:p w14:paraId="21F709C1" w14:textId="77777777" w:rsidR="003843EA" w:rsidRDefault="00A21561">
            <w:pPr>
              <w:rPr>
                <w:rFonts w:ascii="黑体"/>
              </w:rPr>
            </w:pPr>
            <w:r>
              <w:rPr>
                <w:rFonts w:ascii="黑体" w:hint="eastAsia"/>
                <w:szCs w:val="21"/>
              </w:rPr>
              <w:t>标识</w:t>
            </w:r>
          </w:p>
        </w:tc>
        <w:tc>
          <w:tcPr>
            <w:tcW w:w="1092" w:type="dxa"/>
            <w:tcBorders>
              <w:left w:val="single" w:sz="4" w:space="0" w:color="auto"/>
            </w:tcBorders>
            <w:vAlign w:val="center"/>
          </w:tcPr>
          <w:p w14:paraId="1D3DF347" w14:textId="77777777" w:rsidR="003843EA" w:rsidRDefault="00A21561">
            <w:pPr>
              <w:ind w:firstLineChars="150" w:firstLine="315"/>
              <w:rPr>
                <w:rFonts w:ascii="黑体"/>
              </w:rPr>
            </w:pPr>
            <w:r>
              <w:rPr>
                <w:rFonts w:ascii="黑体" w:hint="eastAsia"/>
              </w:rPr>
              <w:t>1</w:t>
            </w:r>
          </w:p>
        </w:tc>
        <w:tc>
          <w:tcPr>
            <w:tcW w:w="4634" w:type="dxa"/>
          </w:tcPr>
          <w:p w14:paraId="6CAAAD2D" w14:textId="77777777" w:rsidR="003843EA" w:rsidRDefault="00A21561">
            <w:pPr>
              <w:rPr>
                <w:rFonts w:ascii="黑体"/>
              </w:rPr>
            </w:pPr>
            <w:r>
              <w:rPr>
                <w:rFonts w:ascii="黑体" w:hAnsi="宋体"/>
                <w:szCs w:val="21"/>
              </w:rPr>
              <w:t xml:space="preserve">0x02  </w:t>
            </w:r>
            <w:r>
              <w:rPr>
                <w:rFonts w:ascii="黑体" w:hAnsi="宋体" w:hint="eastAsia"/>
                <w:szCs w:val="21"/>
              </w:rPr>
              <w:t>拉卡拉</w:t>
            </w:r>
          </w:p>
        </w:tc>
      </w:tr>
    </w:tbl>
    <w:p w14:paraId="45DB125E" w14:textId="77777777" w:rsidR="003843EA" w:rsidRDefault="003843EA">
      <w:pPr>
        <w:rPr>
          <w:rFonts w:ascii="黑体"/>
          <w:b/>
        </w:rPr>
      </w:pPr>
    </w:p>
    <w:p w14:paraId="005C732C" w14:textId="77777777" w:rsidR="003843EA" w:rsidRDefault="00A21561">
      <w:pPr>
        <w:pStyle w:val="MyText"/>
        <w:numPr>
          <w:ilvl w:val="0"/>
          <w:numId w:val="4"/>
        </w:numPr>
        <w:spacing w:line="276" w:lineRule="auto"/>
      </w:pPr>
      <w:r>
        <w:rPr>
          <w:rFonts w:hint="eastAsia"/>
        </w:rPr>
        <w:t>输出数据：</w:t>
      </w:r>
    </w:p>
    <w:tbl>
      <w:tblPr>
        <w:tblW w:w="8522"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2"/>
        <w:gridCol w:w="2344"/>
        <w:gridCol w:w="1990"/>
        <w:gridCol w:w="3736"/>
      </w:tblGrid>
      <w:tr w:rsidR="003843EA" w14:paraId="3BFA52C0" w14:textId="77777777">
        <w:trPr>
          <w:jc w:val="right"/>
        </w:trPr>
        <w:tc>
          <w:tcPr>
            <w:tcW w:w="452" w:type="dxa"/>
            <w:tcBorders>
              <w:right w:val="single" w:sz="4" w:space="0" w:color="auto"/>
            </w:tcBorders>
            <w:shd w:val="clear" w:color="auto" w:fill="E6E6E6"/>
          </w:tcPr>
          <w:p w14:paraId="75BB1C59" w14:textId="77777777" w:rsidR="003843EA" w:rsidRDefault="00A21561">
            <w:pPr>
              <w:jc w:val="center"/>
              <w:rPr>
                <w:rFonts w:ascii="黑体"/>
                <w:b/>
              </w:rPr>
            </w:pPr>
            <w:r>
              <w:rPr>
                <w:rFonts w:ascii="黑体"/>
                <w:b/>
              </w:rPr>
              <w:t>ID</w:t>
            </w:r>
          </w:p>
        </w:tc>
        <w:tc>
          <w:tcPr>
            <w:tcW w:w="2344" w:type="dxa"/>
            <w:tcBorders>
              <w:left w:val="single" w:sz="4" w:space="0" w:color="auto"/>
              <w:right w:val="single" w:sz="4" w:space="0" w:color="auto"/>
            </w:tcBorders>
            <w:shd w:val="clear" w:color="auto" w:fill="E6E6E6"/>
          </w:tcPr>
          <w:p w14:paraId="263B7979" w14:textId="77777777" w:rsidR="003843EA" w:rsidRDefault="00A21561">
            <w:pPr>
              <w:jc w:val="center"/>
              <w:rPr>
                <w:rFonts w:ascii="黑体"/>
                <w:b/>
              </w:rPr>
            </w:pPr>
            <w:r>
              <w:rPr>
                <w:rFonts w:ascii="黑体" w:hint="eastAsia"/>
                <w:b/>
                <w:szCs w:val="21"/>
              </w:rPr>
              <w:t>数据域</w:t>
            </w:r>
          </w:p>
        </w:tc>
        <w:tc>
          <w:tcPr>
            <w:tcW w:w="1990" w:type="dxa"/>
            <w:tcBorders>
              <w:left w:val="single" w:sz="4" w:space="0" w:color="auto"/>
            </w:tcBorders>
            <w:shd w:val="clear" w:color="auto" w:fill="E6E6E6"/>
          </w:tcPr>
          <w:p w14:paraId="52AFD17A" w14:textId="77777777" w:rsidR="003843EA" w:rsidRDefault="00A21561">
            <w:pPr>
              <w:jc w:val="center"/>
              <w:rPr>
                <w:rFonts w:ascii="黑体"/>
                <w:b/>
              </w:rPr>
            </w:pPr>
            <w:r>
              <w:rPr>
                <w:rFonts w:ascii="黑体" w:hint="eastAsia"/>
                <w:b/>
              </w:rPr>
              <w:t>长度</w:t>
            </w:r>
          </w:p>
        </w:tc>
        <w:tc>
          <w:tcPr>
            <w:tcW w:w="3736" w:type="dxa"/>
            <w:shd w:val="clear" w:color="auto" w:fill="E6E6E6"/>
          </w:tcPr>
          <w:p w14:paraId="3E0409D7" w14:textId="77777777" w:rsidR="003843EA" w:rsidRDefault="00A21561">
            <w:pPr>
              <w:ind w:firstLine="420"/>
              <w:jc w:val="center"/>
              <w:rPr>
                <w:rFonts w:ascii="黑体"/>
                <w:b/>
              </w:rPr>
            </w:pPr>
            <w:r>
              <w:rPr>
                <w:rFonts w:ascii="黑体" w:hint="eastAsia"/>
                <w:b/>
              </w:rPr>
              <w:t>备注</w:t>
            </w:r>
          </w:p>
        </w:tc>
      </w:tr>
      <w:tr w:rsidR="003843EA" w14:paraId="70158848" w14:textId="77777777">
        <w:trPr>
          <w:jc w:val="right"/>
        </w:trPr>
        <w:tc>
          <w:tcPr>
            <w:tcW w:w="452" w:type="dxa"/>
            <w:tcBorders>
              <w:right w:val="single" w:sz="4" w:space="0" w:color="auto"/>
            </w:tcBorders>
            <w:vAlign w:val="center"/>
          </w:tcPr>
          <w:p w14:paraId="0D455AD5" w14:textId="77777777" w:rsidR="003843EA" w:rsidRDefault="00A21561">
            <w:pPr>
              <w:jc w:val="center"/>
              <w:rPr>
                <w:rFonts w:ascii="黑体"/>
              </w:rPr>
            </w:pPr>
            <w:r>
              <w:rPr>
                <w:rFonts w:ascii="黑体"/>
              </w:rPr>
              <w:t>1</w:t>
            </w:r>
          </w:p>
        </w:tc>
        <w:tc>
          <w:tcPr>
            <w:tcW w:w="2344" w:type="dxa"/>
            <w:tcBorders>
              <w:left w:val="single" w:sz="4" w:space="0" w:color="auto"/>
              <w:right w:val="single" w:sz="4" w:space="0" w:color="auto"/>
            </w:tcBorders>
            <w:vAlign w:val="center"/>
          </w:tcPr>
          <w:p w14:paraId="38BA5101" w14:textId="77777777" w:rsidR="003843EA" w:rsidRDefault="00A21561">
            <w:pPr>
              <w:rPr>
                <w:rFonts w:ascii="黑体"/>
              </w:rPr>
            </w:pPr>
            <w:r>
              <w:rPr>
                <w:rFonts w:ascii="黑体" w:hint="eastAsia"/>
              </w:rPr>
              <w:t>交易相关数据</w:t>
            </w:r>
          </w:p>
        </w:tc>
        <w:tc>
          <w:tcPr>
            <w:tcW w:w="1990" w:type="dxa"/>
            <w:tcBorders>
              <w:left w:val="single" w:sz="4" w:space="0" w:color="auto"/>
            </w:tcBorders>
            <w:vAlign w:val="center"/>
          </w:tcPr>
          <w:p w14:paraId="5EC272F8" w14:textId="77777777" w:rsidR="003843EA" w:rsidRDefault="00A21561">
            <w:pPr>
              <w:ind w:firstLineChars="150" w:firstLine="315"/>
              <w:rPr>
                <w:rFonts w:ascii="黑体"/>
              </w:rPr>
            </w:pPr>
            <w:r>
              <w:rPr>
                <w:rFonts w:ascii="黑体"/>
              </w:rPr>
              <w:t>LL..</w:t>
            </w:r>
            <w:r>
              <w:rPr>
                <w:rFonts w:ascii="黑体" w:hint="eastAsia"/>
              </w:rPr>
              <w:t>4000</w:t>
            </w:r>
          </w:p>
        </w:tc>
        <w:tc>
          <w:tcPr>
            <w:tcW w:w="3736" w:type="dxa"/>
          </w:tcPr>
          <w:p w14:paraId="64C18B9A" w14:textId="77777777" w:rsidR="003843EA" w:rsidRDefault="00A21561">
            <w:pPr>
              <w:rPr>
                <w:rFonts w:ascii="黑体"/>
              </w:rPr>
            </w:pPr>
            <w:r>
              <w:rPr>
                <w:rFonts w:ascii="黑体" w:hint="eastAsia"/>
              </w:rPr>
              <w:t>必须返回的标签如下</w:t>
            </w:r>
          </w:p>
        </w:tc>
      </w:tr>
    </w:tbl>
    <w:p w14:paraId="051A1D3C" w14:textId="77777777" w:rsidR="003843EA" w:rsidRDefault="003843EA">
      <w:pPr>
        <w:pStyle w:val="a"/>
        <w:numPr>
          <w:ilvl w:val="0"/>
          <w:numId w:val="0"/>
        </w:numPr>
        <w:jc w:val="both"/>
        <w:rPr>
          <w:color w:val="FF0000"/>
        </w:rPr>
      </w:pPr>
    </w:p>
    <w:p w14:paraId="55E029A3" w14:textId="77777777" w:rsidR="003843EA" w:rsidRDefault="00A21561">
      <w:pPr>
        <w:pStyle w:val="MyText"/>
        <w:spacing w:line="276" w:lineRule="auto"/>
        <w:ind w:firstLine="409"/>
      </w:pPr>
      <w:r>
        <w:rPr>
          <w:rFonts w:hint="eastAsia"/>
        </w:rPr>
        <w:t>标签列表：</w:t>
      </w:r>
    </w:p>
    <w:p w14:paraId="13AA3DD1" w14:textId="77777777" w:rsidR="003843EA" w:rsidRDefault="003843EA">
      <w:pPr>
        <w:pStyle w:val="aff0"/>
        <w:ind w:firstLine="420"/>
        <w:rPr>
          <w:rFonts w:ascii="黑体" w:eastAsia="黑体"/>
        </w:rPr>
      </w:pPr>
    </w:p>
    <w:tbl>
      <w:tblPr>
        <w:tblW w:w="8456" w:type="dxa"/>
        <w:jc w:val="righ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28" w:type="dxa"/>
          <w:right w:w="28" w:type="dxa"/>
        </w:tblCellMar>
        <w:tblLook w:val="04A0" w:firstRow="1" w:lastRow="0" w:firstColumn="1" w:lastColumn="0" w:noHBand="0" w:noVBand="1"/>
      </w:tblPr>
      <w:tblGrid>
        <w:gridCol w:w="3544"/>
        <w:gridCol w:w="4912"/>
      </w:tblGrid>
      <w:tr w:rsidR="003843EA" w14:paraId="301B47EE" w14:textId="77777777">
        <w:trPr>
          <w:trHeight w:val="20"/>
          <w:jc w:val="right"/>
        </w:trPr>
        <w:tc>
          <w:tcPr>
            <w:tcW w:w="3544" w:type="dxa"/>
            <w:tcBorders>
              <w:top w:val="single" w:sz="12" w:space="0" w:color="000000"/>
              <w:left w:val="single" w:sz="8" w:space="0" w:color="000000"/>
            </w:tcBorders>
            <w:vAlign w:val="center"/>
          </w:tcPr>
          <w:p w14:paraId="0512281D" w14:textId="77777777" w:rsidR="003843EA" w:rsidRDefault="00A21561">
            <w:pPr>
              <w:tabs>
                <w:tab w:val="left" w:pos="4680"/>
              </w:tabs>
              <w:jc w:val="center"/>
              <w:rPr>
                <w:rFonts w:ascii="黑体"/>
                <w:sz w:val="18"/>
              </w:rPr>
            </w:pPr>
            <w:r>
              <w:rPr>
                <w:rFonts w:ascii="黑体" w:hint="eastAsia"/>
                <w:sz w:val="18"/>
              </w:rPr>
              <w:t>参数tag</w:t>
            </w:r>
          </w:p>
        </w:tc>
        <w:tc>
          <w:tcPr>
            <w:tcW w:w="4912" w:type="dxa"/>
            <w:tcBorders>
              <w:top w:val="single" w:sz="12" w:space="0" w:color="000000"/>
            </w:tcBorders>
            <w:vAlign w:val="center"/>
          </w:tcPr>
          <w:p w14:paraId="249981F5" w14:textId="77777777" w:rsidR="003843EA" w:rsidRDefault="00A21561">
            <w:pPr>
              <w:tabs>
                <w:tab w:val="left" w:pos="4680"/>
              </w:tabs>
              <w:jc w:val="center"/>
              <w:rPr>
                <w:rFonts w:ascii="黑体"/>
                <w:sz w:val="18"/>
              </w:rPr>
            </w:pPr>
            <w:r>
              <w:rPr>
                <w:rFonts w:ascii="黑体" w:hint="eastAsia"/>
                <w:sz w:val="18"/>
              </w:rPr>
              <w:t>参数名称</w:t>
            </w:r>
          </w:p>
        </w:tc>
      </w:tr>
      <w:tr w:rsidR="003843EA" w14:paraId="58B89A38" w14:textId="77777777">
        <w:trPr>
          <w:trHeight w:val="20"/>
          <w:jc w:val="right"/>
        </w:trPr>
        <w:tc>
          <w:tcPr>
            <w:tcW w:w="3544" w:type="dxa"/>
            <w:tcBorders>
              <w:left w:val="single" w:sz="8" w:space="0" w:color="000000"/>
            </w:tcBorders>
            <w:vAlign w:val="center"/>
          </w:tcPr>
          <w:p w14:paraId="21A34A95" w14:textId="77777777" w:rsidR="003843EA" w:rsidRDefault="00A21561">
            <w:pPr>
              <w:tabs>
                <w:tab w:val="left" w:pos="4680"/>
              </w:tabs>
              <w:jc w:val="center"/>
              <w:rPr>
                <w:rFonts w:ascii="黑体"/>
                <w:sz w:val="18"/>
              </w:rPr>
            </w:pPr>
            <w:r>
              <w:rPr>
                <w:rFonts w:ascii="黑体"/>
                <w:sz w:val="18"/>
              </w:rPr>
              <w:t>B1</w:t>
            </w:r>
            <w:r>
              <w:rPr>
                <w:rFonts w:ascii="黑体" w:hint="eastAsia"/>
                <w:sz w:val="18"/>
                <w:lang w:val="en-GB"/>
              </w:rPr>
              <w:t>（</w:t>
            </w:r>
            <w:r>
              <w:rPr>
                <w:rFonts w:ascii="黑体"/>
                <w:sz w:val="18"/>
              </w:rPr>
              <w:t>tag</w:t>
            </w:r>
            <w:r>
              <w:rPr>
                <w:rFonts w:ascii="黑体" w:hint="eastAsia"/>
                <w:sz w:val="18"/>
                <w:lang w:val="en-GB"/>
              </w:rPr>
              <w:t>）</w:t>
            </w:r>
          </w:p>
        </w:tc>
        <w:tc>
          <w:tcPr>
            <w:tcW w:w="4912" w:type="dxa"/>
            <w:vAlign w:val="center"/>
          </w:tcPr>
          <w:p w14:paraId="1070F6CC" w14:textId="77777777" w:rsidR="003843EA" w:rsidRDefault="00A21561">
            <w:pPr>
              <w:tabs>
                <w:tab w:val="left" w:pos="4680"/>
              </w:tabs>
              <w:jc w:val="center"/>
              <w:rPr>
                <w:rFonts w:ascii="黑体"/>
                <w:sz w:val="18"/>
              </w:rPr>
            </w:pPr>
            <w:r>
              <w:rPr>
                <w:rFonts w:ascii="黑体" w:hint="eastAsia"/>
              </w:rPr>
              <w:t>持卡人姓名</w:t>
            </w:r>
          </w:p>
        </w:tc>
      </w:tr>
      <w:tr w:rsidR="003843EA" w14:paraId="11F47430" w14:textId="77777777">
        <w:trPr>
          <w:trHeight w:val="20"/>
          <w:jc w:val="right"/>
        </w:trPr>
        <w:tc>
          <w:tcPr>
            <w:tcW w:w="3544" w:type="dxa"/>
            <w:tcBorders>
              <w:left w:val="single" w:sz="8" w:space="0" w:color="000000"/>
            </w:tcBorders>
            <w:vAlign w:val="center"/>
          </w:tcPr>
          <w:p w14:paraId="3D013355" w14:textId="77777777" w:rsidR="003843EA" w:rsidRDefault="00A21561">
            <w:pPr>
              <w:tabs>
                <w:tab w:val="left" w:pos="4680"/>
              </w:tabs>
              <w:jc w:val="center"/>
              <w:rPr>
                <w:rFonts w:ascii="黑体"/>
                <w:sz w:val="18"/>
              </w:rPr>
            </w:pPr>
            <w:r>
              <w:rPr>
                <w:rFonts w:ascii="黑体"/>
                <w:sz w:val="18"/>
              </w:rPr>
              <w:t>B2</w:t>
            </w:r>
            <w:r>
              <w:rPr>
                <w:rFonts w:ascii="黑体" w:hint="eastAsia"/>
                <w:sz w:val="18"/>
                <w:lang w:val="en-GB"/>
              </w:rPr>
              <w:t>（</w:t>
            </w:r>
            <w:r>
              <w:rPr>
                <w:rFonts w:ascii="黑体"/>
                <w:sz w:val="18"/>
              </w:rPr>
              <w:t>tag</w:t>
            </w:r>
            <w:r>
              <w:rPr>
                <w:rFonts w:ascii="黑体" w:hint="eastAsia"/>
                <w:sz w:val="18"/>
                <w:lang w:val="en-GB"/>
              </w:rPr>
              <w:t>）</w:t>
            </w:r>
          </w:p>
        </w:tc>
        <w:tc>
          <w:tcPr>
            <w:tcW w:w="4912" w:type="dxa"/>
            <w:vAlign w:val="center"/>
          </w:tcPr>
          <w:p w14:paraId="721B0750" w14:textId="77777777" w:rsidR="003843EA" w:rsidRDefault="00A21561">
            <w:pPr>
              <w:tabs>
                <w:tab w:val="left" w:pos="4680"/>
              </w:tabs>
              <w:jc w:val="center"/>
              <w:rPr>
                <w:rFonts w:ascii="黑体"/>
                <w:sz w:val="18"/>
              </w:rPr>
            </w:pPr>
            <w:r>
              <w:rPr>
                <w:rFonts w:ascii="黑体" w:hint="eastAsia"/>
              </w:rPr>
              <w:t>持卡人身份证号</w:t>
            </w:r>
          </w:p>
        </w:tc>
      </w:tr>
      <w:tr w:rsidR="003843EA" w14:paraId="34D7787B" w14:textId="77777777">
        <w:trPr>
          <w:trHeight w:val="20"/>
          <w:jc w:val="right"/>
        </w:trPr>
        <w:tc>
          <w:tcPr>
            <w:tcW w:w="3544" w:type="dxa"/>
            <w:tcBorders>
              <w:left w:val="single" w:sz="8" w:space="0" w:color="000000"/>
            </w:tcBorders>
            <w:vAlign w:val="center"/>
          </w:tcPr>
          <w:p w14:paraId="6A1A0D1B" w14:textId="77777777" w:rsidR="003843EA" w:rsidRDefault="00A21561">
            <w:pPr>
              <w:tabs>
                <w:tab w:val="left" w:pos="4680"/>
              </w:tabs>
              <w:jc w:val="center"/>
              <w:rPr>
                <w:rFonts w:ascii="黑体"/>
                <w:sz w:val="18"/>
              </w:rPr>
            </w:pPr>
            <w:r>
              <w:rPr>
                <w:rFonts w:ascii="黑体"/>
                <w:sz w:val="18"/>
              </w:rPr>
              <w:t>B3</w:t>
            </w:r>
            <w:r>
              <w:rPr>
                <w:rFonts w:ascii="黑体" w:hint="eastAsia"/>
                <w:sz w:val="18"/>
                <w:lang w:val="en-GB"/>
              </w:rPr>
              <w:t>（</w:t>
            </w:r>
            <w:r>
              <w:rPr>
                <w:rFonts w:ascii="黑体"/>
                <w:sz w:val="18"/>
              </w:rPr>
              <w:t>tag</w:t>
            </w:r>
            <w:r>
              <w:rPr>
                <w:rFonts w:ascii="黑体" w:hint="eastAsia"/>
                <w:sz w:val="18"/>
                <w:lang w:val="en-GB"/>
              </w:rPr>
              <w:t>）</w:t>
            </w:r>
          </w:p>
        </w:tc>
        <w:tc>
          <w:tcPr>
            <w:tcW w:w="4912" w:type="dxa"/>
            <w:vAlign w:val="center"/>
          </w:tcPr>
          <w:p w14:paraId="0475C371" w14:textId="77777777" w:rsidR="003843EA" w:rsidRDefault="00A21561">
            <w:pPr>
              <w:tabs>
                <w:tab w:val="left" w:pos="4680"/>
              </w:tabs>
              <w:jc w:val="center"/>
              <w:rPr>
                <w:rFonts w:ascii="黑体"/>
                <w:sz w:val="18"/>
              </w:rPr>
            </w:pPr>
            <w:r>
              <w:rPr>
                <w:rFonts w:ascii="黑体" w:hint="eastAsia"/>
              </w:rPr>
              <w:t>持卡人持卡人编号</w:t>
            </w:r>
          </w:p>
        </w:tc>
      </w:tr>
      <w:tr w:rsidR="003843EA" w14:paraId="056CB067" w14:textId="77777777">
        <w:trPr>
          <w:trHeight w:val="20"/>
          <w:jc w:val="right"/>
        </w:trPr>
        <w:tc>
          <w:tcPr>
            <w:tcW w:w="3544" w:type="dxa"/>
            <w:tcBorders>
              <w:left w:val="single" w:sz="8" w:space="0" w:color="000000"/>
            </w:tcBorders>
            <w:vAlign w:val="center"/>
          </w:tcPr>
          <w:p w14:paraId="4935C386" w14:textId="77777777" w:rsidR="003843EA" w:rsidRDefault="00A21561">
            <w:pPr>
              <w:tabs>
                <w:tab w:val="left" w:pos="4680"/>
              </w:tabs>
              <w:jc w:val="center"/>
              <w:rPr>
                <w:rFonts w:ascii="黑体"/>
                <w:sz w:val="18"/>
              </w:rPr>
            </w:pPr>
            <w:r>
              <w:rPr>
                <w:rFonts w:ascii="黑体"/>
                <w:sz w:val="18"/>
              </w:rPr>
              <w:t>57</w:t>
            </w:r>
            <w:r>
              <w:rPr>
                <w:rFonts w:ascii="黑体" w:hint="eastAsia"/>
                <w:sz w:val="18"/>
                <w:lang w:val="en-GB"/>
              </w:rPr>
              <w:t>（</w:t>
            </w:r>
            <w:r>
              <w:rPr>
                <w:rFonts w:ascii="黑体"/>
                <w:sz w:val="18"/>
              </w:rPr>
              <w:t>tag</w:t>
            </w:r>
            <w:r>
              <w:rPr>
                <w:rFonts w:ascii="黑体" w:hint="eastAsia"/>
                <w:sz w:val="18"/>
                <w:lang w:val="en-GB"/>
              </w:rPr>
              <w:t>）</w:t>
            </w:r>
          </w:p>
        </w:tc>
        <w:tc>
          <w:tcPr>
            <w:tcW w:w="4912" w:type="dxa"/>
            <w:vAlign w:val="center"/>
          </w:tcPr>
          <w:p w14:paraId="2E9AD867" w14:textId="77777777" w:rsidR="003843EA" w:rsidRDefault="00A21561">
            <w:pPr>
              <w:tabs>
                <w:tab w:val="left" w:pos="4680"/>
              </w:tabs>
              <w:jc w:val="center"/>
              <w:rPr>
                <w:rFonts w:ascii="黑体"/>
                <w:sz w:val="18"/>
              </w:rPr>
            </w:pPr>
            <w:r>
              <w:rPr>
                <w:rFonts w:ascii="黑体" w:hint="eastAsia"/>
              </w:rPr>
              <w:t>磁道2等效数据</w:t>
            </w:r>
          </w:p>
        </w:tc>
      </w:tr>
    </w:tbl>
    <w:p w14:paraId="35B80FBF" w14:textId="77777777" w:rsidR="003843EA" w:rsidRDefault="003843EA">
      <w:pPr>
        <w:pStyle w:val="MyText"/>
        <w:ind w:left="0"/>
        <w:rPr>
          <w:ins w:id="1220" w:author="zheng" w:date="2016-11-03T09:45:00Z"/>
        </w:rPr>
        <w:pPrChange w:id="1221" w:author="zheng" w:date="2016-11-03T09:46:00Z">
          <w:pPr>
            <w:pStyle w:val="MyText"/>
            <w:widowControl/>
            <w:jc w:val="left"/>
          </w:pPr>
        </w:pPrChange>
      </w:pPr>
    </w:p>
    <w:p w14:paraId="7140F24B" w14:textId="77777777" w:rsidR="003843EA" w:rsidRDefault="00A21561">
      <w:pPr>
        <w:pStyle w:val="MyDoc11"/>
        <w:rPr>
          <w:ins w:id="1222" w:author="Administrator" w:date="2018-09-26T14:41:00Z"/>
        </w:rPr>
      </w:pPr>
      <w:ins w:id="1223" w:author="Administrator" w:date="2018-09-26T14:41:00Z">
        <w:r>
          <w:rPr>
            <w:rFonts w:hint="eastAsia"/>
          </w:rPr>
          <w:t>客</w:t>
        </w:r>
      </w:ins>
      <w:ins w:id="1224" w:author="Administrator" w:date="2018-09-26T14:42:00Z">
        <w:r>
          <w:rPr>
            <w:rFonts w:hint="eastAsia"/>
          </w:rPr>
          <w:t>显模块</w:t>
        </w:r>
      </w:ins>
      <w:ins w:id="1225" w:author="Administrator" w:date="2018-09-26T14:41:00Z">
        <w:r>
          <w:rPr>
            <w:rFonts w:hint="eastAsia"/>
          </w:rPr>
          <w:t>类</w:t>
        </w:r>
      </w:ins>
    </w:p>
    <w:p w14:paraId="639C1444" w14:textId="77777777" w:rsidR="003843EA" w:rsidRDefault="00A21561">
      <w:pPr>
        <w:pStyle w:val="MyDoc111New"/>
        <w:rPr>
          <w:ins w:id="1226" w:author="Administrator" w:date="2018-09-26T14:41:00Z"/>
        </w:rPr>
      </w:pPr>
      <w:ins w:id="1227" w:author="Administrator" w:date="2018-09-26T14:42:00Z">
        <w:r>
          <w:rPr>
            <w:rFonts w:hint="eastAsia"/>
          </w:rPr>
          <w:t>获取版本</w:t>
        </w:r>
      </w:ins>
      <w:ins w:id="1228" w:author="Administrator" w:date="2018-09-26T14:41:00Z">
        <w:r>
          <w:rPr>
            <w:rFonts w:hint="eastAsia"/>
          </w:rPr>
          <w:t>指令</w:t>
        </w:r>
        <w:r>
          <w:t>0x</w:t>
        </w:r>
      </w:ins>
      <w:ins w:id="1229" w:author="Administrator" w:date="2018-09-26T14:42:00Z">
        <w:r>
          <w:t>20</w:t>
        </w:r>
      </w:ins>
      <w:ins w:id="1230" w:author="Administrator" w:date="2018-09-26T14:41:00Z">
        <w:r>
          <w:t xml:space="preserve"> 0x01</w:t>
        </w:r>
      </w:ins>
    </w:p>
    <w:p w14:paraId="75C259A1" w14:textId="77777777" w:rsidR="003843EA" w:rsidRDefault="00A21561">
      <w:pPr>
        <w:pStyle w:val="MyText"/>
        <w:spacing w:line="276" w:lineRule="auto"/>
        <w:ind w:firstLine="409"/>
        <w:rPr>
          <w:ins w:id="1231" w:author="Administrator" w:date="2018-09-26T14:41:00Z"/>
        </w:rPr>
      </w:pPr>
      <w:ins w:id="1232" w:author="Administrator" w:date="2018-09-26T14:41:00Z">
        <w:r>
          <w:rPr>
            <w:rFonts w:hint="eastAsia"/>
          </w:rPr>
          <w:t>指令：</w:t>
        </w:r>
        <w:r>
          <w:t>0x</w:t>
        </w:r>
      </w:ins>
      <w:ins w:id="1233" w:author="Administrator" w:date="2018-09-26T14:42:00Z">
        <w:r>
          <w:t>20</w:t>
        </w:r>
      </w:ins>
      <w:ins w:id="1234" w:author="Administrator" w:date="2018-09-26T14:41:00Z">
        <w:r>
          <w:t xml:space="preserve"> 0x01</w:t>
        </w:r>
      </w:ins>
    </w:p>
    <w:p w14:paraId="3BF56907" w14:textId="77777777" w:rsidR="003843EA" w:rsidRDefault="00A21561">
      <w:pPr>
        <w:pStyle w:val="MyText"/>
        <w:spacing w:line="276" w:lineRule="auto"/>
        <w:ind w:firstLine="409"/>
        <w:rPr>
          <w:ins w:id="1235" w:author="Administrator" w:date="2018-09-26T14:41:00Z"/>
        </w:rPr>
      </w:pPr>
      <w:ins w:id="1236" w:author="Administrator" w:date="2018-09-26T14:41:00Z">
        <w:r>
          <w:rPr>
            <w:rFonts w:hint="eastAsia"/>
          </w:rPr>
          <w:t>描述：该指令用于</w:t>
        </w:r>
      </w:ins>
      <w:ins w:id="1237" w:author="Administrator" w:date="2018-09-26T14:43:00Z">
        <w:r>
          <w:rPr>
            <w:rFonts w:hint="eastAsia"/>
          </w:rPr>
          <w:t>获取客显版本</w:t>
        </w:r>
      </w:ins>
      <w:ins w:id="1238" w:author="Administrator" w:date="2018-09-26T14:41:00Z">
        <w:r>
          <w:rPr>
            <w:rFonts w:hint="eastAsia"/>
          </w:rPr>
          <w:t>。</w:t>
        </w:r>
      </w:ins>
    </w:p>
    <w:p w14:paraId="50CB0EFA" w14:textId="77777777" w:rsidR="003843EA" w:rsidRDefault="00A21561">
      <w:pPr>
        <w:pStyle w:val="MyText"/>
        <w:numPr>
          <w:ilvl w:val="0"/>
          <w:numId w:val="4"/>
        </w:numPr>
        <w:spacing w:line="276" w:lineRule="auto"/>
        <w:rPr>
          <w:ins w:id="1239" w:author="Administrator" w:date="2018-09-26T14:41:00Z"/>
        </w:rPr>
      </w:pPr>
      <w:ins w:id="1240" w:author="Administrator" w:date="2018-09-26T14:41:00Z">
        <w:r>
          <w:rPr>
            <w:rFonts w:hint="eastAsia"/>
          </w:rPr>
          <w:t>请求报文</w:t>
        </w:r>
      </w:ins>
    </w:p>
    <w:p w14:paraId="190A7A12" w14:textId="77777777" w:rsidR="003843EA" w:rsidRDefault="00A21561">
      <w:pPr>
        <w:pStyle w:val="MyText"/>
        <w:spacing w:line="276" w:lineRule="auto"/>
        <w:ind w:left="1680"/>
        <w:rPr>
          <w:ins w:id="1241" w:author="Administrator" w:date="2018-09-26T14:41:00Z"/>
        </w:rPr>
      </w:pPr>
      <w:ins w:id="1242" w:author="Administrator" w:date="2018-09-26T14:41:00Z">
        <w:r>
          <w:rPr>
            <w:rFonts w:hint="eastAsia"/>
          </w:rPr>
          <w:t>数据：</w:t>
        </w:r>
      </w:ins>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1EB4CC3B" w14:textId="77777777">
        <w:trPr>
          <w:ins w:id="1243" w:author="Administrator" w:date="2018-09-26T14:41:00Z"/>
        </w:trPr>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41F9B192" w14:textId="77777777" w:rsidR="003843EA" w:rsidRDefault="00A21561">
            <w:pPr>
              <w:widowControl/>
              <w:spacing w:line="276" w:lineRule="auto"/>
              <w:jc w:val="center"/>
              <w:rPr>
                <w:ins w:id="1244" w:author="Administrator" w:date="2018-09-26T14:41:00Z"/>
                <w:rFonts w:ascii="黑体"/>
                <w:b/>
                <w:bCs/>
                <w:kern w:val="0"/>
                <w:szCs w:val="21"/>
              </w:rPr>
            </w:pPr>
            <w:ins w:id="1245" w:author="Administrator" w:date="2018-09-26T14:41:00Z">
              <w:r>
                <w:rPr>
                  <w:rFonts w:ascii="黑体"/>
                  <w:b/>
                  <w:bCs/>
                  <w:kern w:val="0"/>
                  <w:szCs w:val="21"/>
                </w:rPr>
                <w:t>ID</w:t>
              </w:r>
            </w:ins>
          </w:p>
        </w:tc>
        <w:tc>
          <w:tcPr>
            <w:tcW w:w="2268" w:type="dxa"/>
            <w:tcBorders>
              <w:top w:val="single" w:sz="6" w:space="0" w:color="000000"/>
              <w:left w:val="nil"/>
              <w:bottom w:val="single" w:sz="6" w:space="0" w:color="000000"/>
              <w:right w:val="single" w:sz="4" w:space="0" w:color="000000"/>
            </w:tcBorders>
            <w:shd w:val="clear" w:color="auto" w:fill="E6E6E6"/>
          </w:tcPr>
          <w:p w14:paraId="231E0E40" w14:textId="77777777" w:rsidR="003843EA" w:rsidRDefault="00A21561">
            <w:pPr>
              <w:widowControl/>
              <w:spacing w:line="276" w:lineRule="auto"/>
              <w:jc w:val="center"/>
              <w:rPr>
                <w:ins w:id="1246" w:author="Administrator" w:date="2018-09-26T14:41:00Z"/>
                <w:rFonts w:ascii="黑体"/>
                <w:b/>
                <w:bCs/>
                <w:kern w:val="0"/>
                <w:szCs w:val="21"/>
              </w:rPr>
            </w:pPr>
            <w:ins w:id="1247" w:author="Administrator" w:date="2018-09-26T14:41:00Z">
              <w:r>
                <w:rPr>
                  <w:rFonts w:ascii="黑体" w:hAnsi="新宋体" w:hint="eastAsia"/>
                  <w:b/>
                  <w:bCs/>
                  <w:kern w:val="0"/>
                  <w:szCs w:val="21"/>
                </w:rPr>
                <w:t>数据域</w:t>
              </w:r>
            </w:ins>
          </w:p>
        </w:tc>
        <w:tc>
          <w:tcPr>
            <w:tcW w:w="1418" w:type="dxa"/>
            <w:tcBorders>
              <w:top w:val="single" w:sz="6" w:space="0" w:color="000000"/>
              <w:left w:val="nil"/>
              <w:bottom w:val="single" w:sz="6" w:space="0" w:color="000000"/>
              <w:right w:val="single" w:sz="6" w:space="0" w:color="000000"/>
            </w:tcBorders>
            <w:shd w:val="clear" w:color="auto" w:fill="E6E6E6"/>
          </w:tcPr>
          <w:p w14:paraId="5315696B" w14:textId="77777777" w:rsidR="003843EA" w:rsidRDefault="00A21561">
            <w:pPr>
              <w:widowControl/>
              <w:spacing w:line="276" w:lineRule="auto"/>
              <w:jc w:val="center"/>
              <w:rPr>
                <w:ins w:id="1248" w:author="Administrator" w:date="2018-09-26T14:41:00Z"/>
                <w:rFonts w:ascii="黑体"/>
                <w:b/>
                <w:bCs/>
                <w:kern w:val="0"/>
                <w:szCs w:val="21"/>
              </w:rPr>
            </w:pPr>
            <w:ins w:id="1249" w:author="Administrator" w:date="2018-09-26T14:41:00Z">
              <w:r>
                <w:rPr>
                  <w:rFonts w:ascii="黑体" w:hAnsi="新宋体" w:hint="eastAsia"/>
                  <w:b/>
                  <w:bCs/>
                  <w:kern w:val="0"/>
                  <w:szCs w:val="21"/>
                </w:rPr>
                <w:t>长度</w:t>
              </w:r>
            </w:ins>
          </w:p>
        </w:tc>
        <w:tc>
          <w:tcPr>
            <w:tcW w:w="4034" w:type="dxa"/>
            <w:tcBorders>
              <w:top w:val="single" w:sz="6" w:space="0" w:color="000000"/>
              <w:left w:val="nil"/>
              <w:bottom w:val="single" w:sz="6" w:space="0" w:color="000000"/>
              <w:right w:val="single" w:sz="6" w:space="0" w:color="000000"/>
            </w:tcBorders>
            <w:shd w:val="clear" w:color="auto" w:fill="E6E6E6"/>
          </w:tcPr>
          <w:p w14:paraId="777A023D" w14:textId="77777777" w:rsidR="003843EA" w:rsidRDefault="00A21561">
            <w:pPr>
              <w:widowControl/>
              <w:spacing w:line="276" w:lineRule="auto"/>
              <w:ind w:firstLine="420"/>
              <w:jc w:val="center"/>
              <w:rPr>
                <w:ins w:id="1250" w:author="Administrator" w:date="2018-09-26T14:41:00Z"/>
                <w:rFonts w:ascii="黑体"/>
                <w:b/>
                <w:bCs/>
                <w:kern w:val="0"/>
                <w:szCs w:val="21"/>
              </w:rPr>
            </w:pPr>
            <w:ins w:id="1251" w:author="Administrator" w:date="2018-09-26T14:41:00Z">
              <w:r>
                <w:rPr>
                  <w:rFonts w:ascii="黑体" w:hAnsi="宋体" w:hint="eastAsia"/>
                  <w:b/>
                  <w:bCs/>
                  <w:kern w:val="0"/>
                  <w:szCs w:val="21"/>
                </w:rPr>
                <w:t>备注</w:t>
              </w:r>
            </w:ins>
          </w:p>
        </w:tc>
      </w:tr>
      <w:tr w:rsidR="003843EA" w14:paraId="744894FB" w14:textId="77777777">
        <w:trPr>
          <w:ins w:id="1252" w:author="Administrator" w:date="2018-09-26T14:41:00Z"/>
        </w:trPr>
        <w:tc>
          <w:tcPr>
            <w:tcW w:w="567" w:type="dxa"/>
            <w:tcBorders>
              <w:top w:val="single" w:sz="6" w:space="0" w:color="000000"/>
              <w:left w:val="single" w:sz="6" w:space="0" w:color="000000"/>
              <w:bottom w:val="single" w:sz="6" w:space="0" w:color="000000"/>
              <w:right w:val="single" w:sz="4" w:space="0" w:color="000000"/>
            </w:tcBorders>
            <w:vAlign w:val="center"/>
          </w:tcPr>
          <w:p w14:paraId="190BC6D5" w14:textId="77777777" w:rsidR="003843EA" w:rsidRDefault="00A21561">
            <w:pPr>
              <w:pStyle w:val="p0"/>
              <w:spacing w:line="276" w:lineRule="auto"/>
              <w:jc w:val="center"/>
              <w:rPr>
                <w:ins w:id="1253" w:author="Administrator" w:date="2018-09-26T14:41:00Z"/>
                <w:rFonts w:ascii="黑体" w:eastAsia="黑体"/>
              </w:rPr>
            </w:pPr>
            <w:ins w:id="1254" w:author="Administrator" w:date="2018-09-26T14:41:00Z">
              <w:r>
                <w:rPr>
                  <w:rFonts w:ascii="黑体" w:eastAsia="黑体"/>
                </w:rPr>
                <w:t>1</w:t>
              </w:r>
            </w:ins>
          </w:p>
        </w:tc>
        <w:tc>
          <w:tcPr>
            <w:tcW w:w="2268" w:type="dxa"/>
            <w:tcBorders>
              <w:top w:val="single" w:sz="6" w:space="0" w:color="000000"/>
              <w:left w:val="nil"/>
              <w:bottom w:val="single" w:sz="6" w:space="0" w:color="000000"/>
              <w:right w:val="single" w:sz="4" w:space="0" w:color="000000"/>
            </w:tcBorders>
            <w:vAlign w:val="center"/>
          </w:tcPr>
          <w:p w14:paraId="73D79339" w14:textId="77777777" w:rsidR="003843EA" w:rsidRDefault="00A21561">
            <w:pPr>
              <w:pStyle w:val="p0"/>
              <w:spacing w:line="276" w:lineRule="auto"/>
              <w:jc w:val="center"/>
              <w:rPr>
                <w:ins w:id="1255" w:author="Administrator" w:date="2018-09-26T14:41:00Z"/>
                <w:rFonts w:ascii="黑体" w:eastAsia="黑体"/>
              </w:rPr>
            </w:pPr>
            <w:ins w:id="1256" w:author="Administrator" w:date="2018-09-26T14:43:00Z">
              <w:r>
                <w:rPr>
                  <w:rFonts w:ascii="黑体" w:eastAsia="黑体" w:hAnsi="新宋体" w:hint="eastAsia"/>
                </w:rPr>
                <w:t>设备类型</w:t>
              </w:r>
            </w:ins>
          </w:p>
        </w:tc>
        <w:tc>
          <w:tcPr>
            <w:tcW w:w="1418" w:type="dxa"/>
            <w:tcBorders>
              <w:top w:val="single" w:sz="6" w:space="0" w:color="000000"/>
              <w:left w:val="nil"/>
              <w:bottom w:val="single" w:sz="6" w:space="0" w:color="000000"/>
              <w:right w:val="single" w:sz="6" w:space="0" w:color="000000"/>
            </w:tcBorders>
            <w:vAlign w:val="center"/>
          </w:tcPr>
          <w:p w14:paraId="3037D43D" w14:textId="77777777" w:rsidR="003843EA" w:rsidRDefault="00A21561">
            <w:pPr>
              <w:pStyle w:val="p0"/>
              <w:spacing w:line="276" w:lineRule="auto"/>
              <w:jc w:val="center"/>
              <w:rPr>
                <w:ins w:id="1257" w:author="Administrator" w:date="2018-09-26T14:41:00Z"/>
                <w:rFonts w:ascii="黑体" w:eastAsia="黑体"/>
              </w:rPr>
            </w:pPr>
            <w:ins w:id="1258" w:author="Administrator" w:date="2018-09-26T14:43:00Z">
              <w:r>
                <w:rPr>
                  <w:rFonts w:ascii="黑体" w:eastAsia="黑体" w:hAnsi="新宋体"/>
                </w:rPr>
                <w:t>1</w:t>
              </w:r>
            </w:ins>
          </w:p>
        </w:tc>
        <w:tc>
          <w:tcPr>
            <w:tcW w:w="4034" w:type="dxa"/>
            <w:tcBorders>
              <w:top w:val="single" w:sz="6" w:space="0" w:color="000000"/>
              <w:left w:val="nil"/>
              <w:bottom w:val="single" w:sz="6" w:space="0" w:color="000000"/>
              <w:right w:val="single" w:sz="6" w:space="0" w:color="000000"/>
            </w:tcBorders>
          </w:tcPr>
          <w:p w14:paraId="68D5FC9A" w14:textId="77777777" w:rsidR="003843EA" w:rsidRDefault="00A21561">
            <w:pPr>
              <w:pStyle w:val="p0"/>
              <w:spacing w:line="276" w:lineRule="auto"/>
              <w:rPr>
                <w:ins w:id="1259" w:author="Administrator" w:date="2018-09-26T14:41:00Z"/>
                <w:rFonts w:ascii="黑体" w:eastAsia="黑体"/>
              </w:rPr>
            </w:pPr>
            <w:ins w:id="1260" w:author="Administrator" w:date="2018-09-26T14:43:00Z">
              <w:r>
                <w:rPr>
                  <w:rFonts w:ascii="黑体" w:eastAsia="黑体" w:hint="eastAsia"/>
                </w:rPr>
                <w:t>0x01 N550设备</w:t>
              </w:r>
            </w:ins>
          </w:p>
        </w:tc>
      </w:tr>
    </w:tbl>
    <w:p w14:paraId="1F8856C0" w14:textId="77777777" w:rsidR="003843EA" w:rsidRDefault="003843EA">
      <w:pPr>
        <w:pStyle w:val="MyText"/>
        <w:spacing w:line="276" w:lineRule="auto"/>
        <w:ind w:left="1680"/>
        <w:rPr>
          <w:ins w:id="1261" w:author="Administrator" w:date="2018-09-26T14:41:00Z"/>
        </w:rPr>
      </w:pPr>
    </w:p>
    <w:p w14:paraId="4C74B713" w14:textId="77777777" w:rsidR="003843EA" w:rsidRDefault="00A21561">
      <w:pPr>
        <w:pStyle w:val="MyText"/>
        <w:numPr>
          <w:ilvl w:val="0"/>
          <w:numId w:val="4"/>
        </w:numPr>
        <w:spacing w:line="276" w:lineRule="auto"/>
        <w:rPr>
          <w:ins w:id="1262" w:author="Administrator" w:date="2018-09-26T14:41:00Z"/>
        </w:rPr>
      </w:pPr>
      <w:ins w:id="1263" w:author="Administrator" w:date="2018-09-26T14:41:00Z">
        <w:r>
          <w:rPr>
            <w:rFonts w:hint="eastAsia"/>
          </w:rPr>
          <w:t>响应报文</w:t>
        </w:r>
      </w:ins>
    </w:p>
    <w:p w14:paraId="34A03E00" w14:textId="77777777" w:rsidR="003843EA" w:rsidRDefault="00A21561">
      <w:pPr>
        <w:pStyle w:val="MyText"/>
        <w:spacing w:line="276" w:lineRule="auto"/>
        <w:ind w:leftChars="800" w:left="1680"/>
        <w:rPr>
          <w:ins w:id="1264" w:author="Administrator" w:date="2018-09-26T14:44:00Z"/>
        </w:rPr>
      </w:pPr>
      <w:ins w:id="1265" w:author="Administrator" w:date="2018-09-26T14:41:00Z">
        <w:r>
          <w:rPr>
            <w:rFonts w:hint="eastAsia"/>
          </w:rPr>
          <w:t>数据：</w:t>
        </w:r>
      </w:ins>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6E8304E5" w14:textId="77777777">
        <w:trPr>
          <w:ins w:id="1266" w:author="Administrator" w:date="2018-09-26T14:44:00Z"/>
        </w:trPr>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027767A3" w14:textId="77777777" w:rsidR="003843EA" w:rsidRDefault="00A21561">
            <w:pPr>
              <w:widowControl/>
              <w:spacing w:line="276" w:lineRule="auto"/>
              <w:jc w:val="center"/>
              <w:rPr>
                <w:ins w:id="1267" w:author="Administrator" w:date="2018-09-26T14:44:00Z"/>
                <w:rFonts w:ascii="黑体"/>
                <w:b/>
                <w:bCs/>
                <w:kern w:val="0"/>
                <w:szCs w:val="21"/>
              </w:rPr>
            </w:pPr>
            <w:ins w:id="1268" w:author="Administrator" w:date="2018-09-26T14:44:00Z">
              <w:r>
                <w:rPr>
                  <w:rFonts w:ascii="黑体"/>
                  <w:b/>
                  <w:bCs/>
                  <w:kern w:val="0"/>
                  <w:szCs w:val="21"/>
                </w:rPr>
                <w:t>ID</w:t>
              </w:r>
            </w:ins>
          </w:p>
        </w:tc>
        <w:tc>
          <w:tcPr>
            <w:tcW w:w="2268" w:type="dxa"/>
            <w:tcBorders>
              <w:top w:val="single" w:sz="6" w:space="0" w:color="000000"/>
              <w:left w:val="nil"/>
              <w:bottom w:val="single" w:sz="6" w:space="0" w:color="000000"/>
              <w:right w:val="single" w:sz="4" w:space="0" w:color="000000"/>
            </w:tcBorders>
            <w:shd w:val="clear" w:color="auto" w:fill="E6E6E6"/>
          </w:tcPr>
          <w:p w14:paraId="39CF7F54" w14:textId="77777777" w:rsidR="003843EA" w:rsidRDefault="00A21561">
            <w:pPr>
              <w:widowControl/>
              <w:spacing w:line="276" w:lineRule="auto"/>
              <w:jc w:val="center"/>
              <w:rPr>
                <w:ins w:id="1269" w:author="Administrator" w:date="2018-09-26T14:44:00Z"/>
                <w:rFonts w:ascii="黑体"/>
                <w:b/>
                <w:bCs/>
                <w:kern w:val="0"/>
                <w:szCs w:val="21"/>
              </w:rPr>
            </w:pPr>
            <w:ins w:id="1270" w:author="Administrator" w:date="2018-09-26T14:44:00Z">
              <w:r>
                <w:rPr>
                  <w:rFonts w:ascii="黑体" w:hAnsi="新宋体" w:hint="eastAsia"/>
                  <w:b/>
                  <w:bCs/>
                  <w:kern w:val="0"/>
                  <w:szCs w:val="21"/>
                </w:rPr>
                <w:t>数据域</w:t>
              </w:r>
            </w:ins>
          </w:p>
        </w:tc>
        <w:tc>
          <w:tcPr>
            <w:tcW w:w="1418" w:type="dxa"/>
            <w:tcBorders>
              <w:top w:val="single" w:sz="6" w:space="0" w:color="000000"/>
              <w:left w:val="nil"/>
              <w:bottom w:val="single" w:sz="6" w:space="0" w:color="000000"/>
              <w:right w:val="single" w:sz="6" w:space="0" w:color="000000"/>
            </w:tcBorders>
            <w:shd w:val="clear" w:color="auto" w:fill="E6E6E6"/>
          </w:tcPr>
          <w:p w14:paraId="68548C50" w14:textId="77777777" w:rsidR="003843EA" w:rsidRDefault="00A21561">
            <w:pPr>
              <w:widowControl/>
              <w:spacing w:line="276" w:lineRule="auto"/>
              <w:jc w:val="center"/>
              <w:rPr>
                <w:ins w:id="1271" w:author="Administrator" w:date="2018-09-26T14:44:00Z"/>
                <w:rFonts w:ascii="黑体"/>
                <w:b/>
                <w:bCs/>
                <w:kern w:val="0"/>
                <w:szCs w:val="21"/>
              </w:rPr>
            </w:pPr>
            <w:ins w:id="1272" w:author="Administrator" w:date="2018-09-26T14:44:00Z">
              <w:r>
                <w:rPr>
                  <w:rFonts w:ascii="黑体" w:hAnsi="新宋体" w:hint="eastAsia"/>
                  <w:b/>
                  <w:bCs/>
                  <w:kern w:val="0"/>
                  <w:szCs w:val="21"/>
                </w:rPr>
                <w:t>长度</w:t>
              </w:r>
            </w:ins>
          </w:p>
        </w:tc>
        <w:tc>
          <w:tcPr>
            <w:tcW w:w="4034" w:type="dxa"/>
            <w:tcBorders>
              <w:top w:val="single" w:sz="6" w:space="0" w:color="000000"/>
              <w:left w:val="nil"/>
              <w:bottom w:val="single" w:sz="6" w:space="0" w:color="000000"/>
              <w:right w:val="single" w:sz="6" w:space="0" w:color="000000"/>
            </w:tcBorders>
            <w:shd w:val="clear" w:color="auto" w:fill="E6E6E6"/>
          </w:tcPr>
          <w:p w14:paraId="0E97BEE5" w14:textId="77777777" w:rsidR="003843EA" w:rsidRDefault="00A21561">
            <w:pPr>
              <w:widowControl/>
              <w:spacing w:line="276" w:lineRule="auto"/>
              <w:ind w:firstLine="420"/>
              <w:jc w:val="center"/>
              <w:rPr>
                <w:ins w:id="1273" w:author="Administrator" w:date="2018-09-26T14:44:00Z"/>
                <w:rFonts w:ascii="黑体"/>
                <w:b/>
                <w:bCs/>
                <w:kern w:val="0"/>
                <w:szCs w:val="21"/>
              </w:rPr>
            </w:pPr>
            <w:ins w:id="1274" w:author="Administrator" w:date="2018-09-26T14:44:00Z">
              <w:r>
                <w:rPr>
                  <w:rFonts w:ascii="黑体" w:hAnsi="宋体" w:hint="eastAsia"/>
                  <w:b/>
                  <w:bCs/>
                  <w:kern w:val="0"/>
                  <w:szCs w:val="21"/>
                </w:rPr>
                <w:t>备注</w:t>
              </w:r>
            </w:ins>
          </w:p>
        </w:tc>
      </w:tr>
      <w:tr w:rsidR="003843EA" w14:paraId="3F840E6C" w14:textId="77777777">
        <w:trPr>
          <w:ins w:id="1275" w:author="Administrator" w:date="2018-09-26T14:44:00Z"/>
        </w:trPr>
        <w:tc>
          <w:tcPr>
            <w:tcW w:w="567" w:type="dxa"/>
            <w:tcBorders>
              <w:top w:val="single" w:sz="6" w:space="0" w:color="000000"/>
              <w:left w:val="single" w:sz="6" w:space="0" w:color="000000"/>
              <w:bottom w:val="single" w:sz="6" w:space="0" w:color="000000"/>
              <w:right w:val="single" w:sz="4" w:space="0" w:color="000000"/>
            </w:tcBorders>
            <w:vAlign w:val="center"/>
          </w:tcPr>
          <w:p w14:paraId="335FBDC1" w14:textId="77777777" w:rsidR="003843EA" w:rsidRDefault="00A21561">
            <w:pPr>
              <w:pStyle w:val="p0"/>
              <w:spacing w:line="276" w:lineRule="auto"/>
              <w:jc w:val="center"/>
              <w:rPr>
                <w:ins w:id="1276" w:author="Administrator" w:date="2018-09-26T14:44:00Z"/>
                <w:rFonts w:ascii="黑体" w:eastAsia="黑体"/>
              </w:rPr>
            </w:pPr>
            <w:ins w:id="1277" w:author="Administrator" w:date="2018-09-26T14:44:00Z">
              <w:r>
                <w:rPr>
                  <w:rFonts w:ascii="黑体" w:eastAsia="黑体"/>
                </w:rPr>
                <w:t>1</w:t>
              </w:r>
            </w:ins>
          </w:p>
        </w:tc>
        <w:tc>
          <w:tcPr>
            <w:tcW w:w="2268" w:type="dxa"/>
            <w:tcBorders>
              <w:top w:val="single" w:sz="6" w:space="0" w:color="000000"/>
              <w:left w:val="nil"/>
              <w:bottom w:val="single" w:sz="6" w:space="0" w:color="000000"/>
              <w:right w:val="single" w:sz="4" w:space="0" w:color="000000"/>
            </w:tcBorders>
            <w:vAlign w:val="center"/>
          </w:tcPr>
          <w:p w14:paraId="7AFF52A0" w14:textId="77777777" w:rsidR="003843EA" w:rsidRDefault="00A21561">
            <w:pPr>
              <w:pStyle w:val="p0"/>
              <w:spacing w:line="276" w:lineRule="auto"/>
              <w:jc w:val="center"/>
              <w:rPr>
                <w:ins w:id="1278" w:author="Administrator" w:date="2018-09-26T14:44:00Z"/>
                <w:rFonts w:ascii="黑体" w:eastAsia="黑体"/>
              </w:rPr>
            </w:pPr>
            <w:ins w:id="1279" w:author="Administrator" w:date="2018-09-26T14:45:00Z">
              <w:r>
                <w:rPr>
                  <w:rFonts w:ascii="黑体" w:eastAsia="黑体" w:hint="eastAsia"/>
                </w:rPr>
                <w:t>版本号</w:t>
              </w:r>
            </w:ins>
          </w:p>
        </w:tc>
        <w:tc>
          <w:tcPr>
            <w:tcW w:w="1418" w:type="dxa"/>
            <w:tcBorders>
              <w:top w:val="single" w:sz="6" w:space="0" w:color="000000"/>
              <w:left w:val="nil"/>
              <w:bottom w:val="single" w:sz="6" w:space="0" w:color="000000"/>
              <w:right w:val="single" w:sz="6" w:space="0" w:color="000000"/>
            </w:tcBorders>
            <w:vAlign w:val="center"/>
          </w:tcPr>
          <w:p w14:paraId="3011C933" w14:textId="77777777" w:rsidR="003843EA" w:rsidRDefault="00A21561">
            <w:pPr>
              <w:pStyle w:val="p0"/>
              <w:spacing w:line="276" w:lineRule="auto"/>
              <w:jc w:val="center"/>
              <w:rPr>
                <w:ins w:id="1280" w:author="Administrator" w:date="2018-09-26T14:44:00Z"/>
                <w:rFonts w:ascii="黑体" w:eastAsia="黑体"/>
              </w:rPr>
            </w:pPr>
            <w:ins w:id="1281" w:author="Administrator" w:date="2018-09-26T14:45:00Z">
              <w:r>
                <w:rPr>
                  <w:rFonts w:ascii="黑体" w:eastAsia="黑体" w:hAnsi="新宋体" w:hint="eastAsia"/>
                </w:rPr>
                <w:t>LL..128</w:t>
              </w:r>
            </w:ins>
          </w:p>
        </w:tc>
        <w:tc>
          <w:tcPr>
            <w:tcW w:w="4034" w:type="dxa"/>
            <w:tcBorders>
              <w:top w:val="single" w:sz="6" w:space="0" w:color="000000"/>
              <w:left w:val="nil"/>
              <w:bottom w:val="single" w:sz="6" w:space="0" w:color="000000"/>
              <w:right w:val="single" w:sz="6" w:space="0" w:color="000000"/>
            </w:tcBorders>
          </w:tcPr>
          <w:p w14:paraId="356073C8" w14:textId="77777777" w:rsidR="003843EA" w:rsidRDefault="00A21561">
            <w:pPr>
              <w:pStyle w:val="p0"/>
              <w:spacing w:line="276" w:lineRule="auto"/>
              <w:rPr>
                <w:ins w:id="1282" w:author="Administrator" w:date="2018-09-26T14:50:00Z"/>
                <w:rFonts w:ascii="黑体" w:eastAsia="黑体"/>
              </w:rPr>
            </w:pPr>
            <w:ins w:id="1283" w:author="Administrator" w:date="2018-09-26T14:45:00Z">
              <w:r>
                <w:rPr>
                  <w:rFonts w:ascii="黑体" w:eastAsia="黑体" w:hint="eastAsia"/>
                </w:rPr>
                <w:t>版本号</w:t>
              </w:r>
            </w:ins>
          </w:p>
          <w:p w14:paraId="504699B8" w14:textId="77777777" w:rsidR="003843EA" w:rsidRDefault="00A21561">
            <w:pPr>
              <w:pStyle w:val="p0"/>
              <w:spacing w:line="276" w:lineRule="auto"/>
              <w:rPr>
                <w:ins w:id="1284" w:author="Administrator" w:date="2018-09-26T14:44:00Z"/>
                <w:rFonts w:ascii="黑体" w:eastAsia="黑体"/>
              </w:rPr>
            </w:pPr>
            <w:ins w:id="1285" w:author="Administrator" w:date="2018-09-26T14:50:00Z">
              <w:r>
                <w:rPr>
                  <w:rFonts w:ascii="黑体" w:eastAsia="黑体" w:hint="eastAsia"/>
                </w:rPr>
                <w:t>不存在 失败</w:t>
              </w:r>
            </w:ins>
          </w:p>
        </w:tc>
      </w:tr>
    </w:tbl>
    <w:p w14:paraId="482A1243" w14:textId="77777777" w:rsidR="003843EA" w:rsidRDefault="003843EA">
      <w:pPr>
        <w:pStyle w:val="MyText"/>
        <w:spacing w:line="276" w:lineRule="auto"/>
        <w:ind w:leftChars="800" w:left="1680"/>
        <w:rPr>
          <w:ins w:id="1286" w:author="Administrator" w:date="2018-09-26T14:41:00Z"/>
        </w:rPr>
      </w:pPr>
    </w:p>
    <w:p w14:paraId="110B63B1" w14:textId="77777777" w:rsidR="003843EA" w:rsidRDefault="00A21561">
      <w:pPr>
        <w:pStyle w:val="MyDoc111New"/>
        <w:rPr>
          <w:ins w:id="1287" w:author="Administrator" w:date="2018-09-26T14:45:00Z"/>
        </w:rPr>
      </w:pPr>
      <w:ins w:id="1288" w:author="Administrator" w:date="2018-09-26T14:47:00Z">
        <w:r>
          <w:rPr>
            <w:rFonts w:hint="eastAsia"/>
          </w:rPr>
          <w:t>设置亮度</w:t>
        </w:r>
      </w:ins>
      <w:ins w:id="1289" w:author="Administrator" w:date="2018-09-26T14:45:00Z">
        <w:r>
          <w:rPr>
            <w:rFonts w:hint="eastAsia"/>
          </w:rPr>
          <w:t>指令</w:t>
        </w:r>
        <w:r>
          <w:t>0x20 0x02</w:t>
        </w:r>
      </w:ins>
    </w:p>
    <w:p w14:paraId="7CFC3E7C" w14:textId="77777777" w:rsidR="003843EA" w:rsidRDefault="00A21561">
      <w:pPr>
        <w:pStyle w:val="MyText"/>
        <w:spacing w:line="276" w:lineRule="auto"/>
        <w:ind w:firstLine="409"/>
        <w:rPr>
          <w:ins w:id="1290" w:author="Administrator" w:date="2018-09-26T14:45:00Z"/>
        </w:rPr>
      </w:pPr>
      <w:ins w:id="1291" w:author="Administrator" w:date="2018-09-26T14:45:00Z">
        <w:r>
          <w:rPr>
            <w:rFonts w:hint="eastAsia"/>
          </w:rPr>
          <w:t>指令：</w:t>
        </w:r>
        <w:r>
          <w:t>0x20 0x02</w:t>
        </w:r>
      </w:ins>
    </w:p>
    <w:p w14:paraId="73F61C4C" w14:textId="77777777" w:rsidR="003843EA" w:rsidRDefault="00A21561">
      <w:pPr>
        <w:pStyle w:val="MyText"/>
        <w:spacing w:line="276" w:lineRule="auto"/>
        <w:ind w:firstLine="409"/>
        <w:rPr>
          <w:ins w:id="1292" w:author="Administrator" w:date="2018-09-26T14:45:00Z"/>
        </w:rPr>
      </w:pPr>
      <w:ins w:id="1293" w:author="Administrator" w:date="2018-09-26T14:45:00Z">
        <w:r>
          <w:rPr>
            <w:rFonts w:hint="eastAsia"/>
          </w:rPr>
          <w:t>描述：该指令用于设置客显</w:t>
        </w:r>
      </w:ins>
      <w:ins w:id="1294" w:author="Administrator" w:date="2018-09-26T14:46:00Z">
        <w:r>
          <w:rPr>
            <w:rFonts w:hint="eastAsia"/>
          </w:rPr>
          <w:t>亮度</w:t>
        </w:r>
      </w:ins>
      <w:ins w:id="1295" w:author="Administrator" w:date="2018-09-26T14:45:00Z">
        <w:r>
          <w:rPr>
            <w:rFonts w:hint="eastAsia"/>
          </w:rPr>
          <w:t>。</w:t>
        </w:r>
      </w:ins>
    </w:p>
    <w:p w14:paraId="43A87630" w14:textId="77777777" w:rsidR="003843EA" w:rsidRDefault="00A21561">
      <w:pPr>
        <w:pStyle w:val="MyText"/>
        <w:numPr>
          <w:ilvl w:val="0"/>
          <w:numId w:val="4"/>
        </w:numPr>
        <w:spacing w:line="276" w:lineRule="auto"/>
        <w:rPr>
          <w:ins w:id="1296" w:author="Administrator" w:date="2018-09-26T14:45:00Z"/>
        </w:rPr>
      </w:pPr>
      <w:ins w:id="1297" w:author="Administrator" w:date="2018-09-26T14:45:00Z">
        <w:r>
          <w:rPr>
            <w:rFonts w:hint="eastAsia"/>
          </w:rPr>
          <w:t>请求报文</w:t>
        </w:r>
      </w:ins>
    </w:p>
    <w:p w14:paraId="30CADC8A" w14:textId="77777777" w:rsidR="003843EA" w:rsidRDefault="00A21561">
      <w:pPr>
        <w:pStyle w:val="MyText"/>
        <w:spacing w:line="276" w:lineRule="auto"/>
        <w:ind w:left="1680"/>
        <w:rPr>
          <w:ins w:id="1298" w:author="Administrator" w:date="2018-09-26T14:45:00Z"/>
        </w:rPr>
      </w:pPr>
      <w:ins w:id="1299" w:author="Administrator" w:date="2018-09-26T14:45:00Z">
        <w:r>
          <w:rPr>
            <w:rFonts w:hint="eastAsia"/>
          </w:rPr>
          <w:t>数据：</w:t>
        </w:r>
      </w:ins>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7C260B87" w14:textId="77777777">
        <w:trPr>
          <w:ins w:id="1300" w:author="Administrator" w:date="2018-09-26T14:45:00Z"/>
        </w:trPr>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717B7073" w14:textId="77777777" w:rsidR="003843EA" w:rsidRDefault="00A21561">
            <w:pPr>
              <w:widowControl/>
              <w:spacing w:line="276" w:lineRule="auto"/>
              <w:jc w:val="center"/>
              <w:rPr>
                <w:ins w:id="1301" w:author="Administrator" w:date="2018-09-26T14:45:00Z"/>
                <w:rFonts w:ascii="黑体"/>
                <w:b/>
                <w:bCs/>
                <w:kern w:val="0"/>
                <w:szCs w:val="21"/>
              </w:rPr>
            </w:pPr>
            <w:ins w:id="1302" w:author="Administrator" w:date="2018-09-26T14:45:00Z">
              <w:r>
                <w:rPr>
                  <w:rFonts w:ascii="黑体"/>
                  <w:b/>
                  <w:bCs/>
                  <w:kern w:val="0"/>
                  <w:szCs w:val="21"/>
                </w:rPr>
                <w:t>ID</w:t>
              </w:r>
            </w:ins>
          </w:p>
        </w:tc>
        <w:tc>
          <w:tcPr>
            <w:tcW w:w="2268" w:type="dxa"/>
            <w:tcBorders>
              <w:top w:val="single" w:sz="6" w:space="0" w:color="000000"/>
              <w:left w:val="nil"/>
              <w:bottom w:val="single" w:sz="6" w:space="0" w:color="000000"/>
              <w:right w:val="single" w:sz="4" w:space="0" w:color="000000"/>
            </w:tcBorders>
            <w:shd w:val="clear" w:color="auto" w:fill="E6E6E6"/>
          </w:tcPr>
          <w:p w14:paraId="2795CF36" w14:textId="77777777" w:rsidR="003843EA" w:rsidRDefault="00A21561">
            <w:pPr>
              <w:widowControl/>
              <w:spacing w:line="276" w:lineRule="auto"/>
              <w:jc w:val="center"/>
              <w:rPr>
                <w:ins w:id="1303" w:author="Administrator" w:date="2018-09-26T14:45:00Z"/>
                <w:rFonts w:ascii="黑体"/>
                <w:b/>
                <w:bCs/>
                <w:kern w:val="0"/>
                <w:szCs w:val="21"/>
              </w:rPr>
            </w:pPr>
            <w:ins w:id="1304" w:author="Administrator" w:date="2018-09-26T14:45:00Z">
              <w:r>
                <w:rPr>
                  <w:rFonts w:ascii="黑体" w:hAnsi="新宋体" w:hint="eastAsia"/>
                  <w:b/>
                  <w:bCs/>
                  <w:kern w:val="0"/>
                  <w:szCs w:val="21"/>
                </w:rPr>
                <w:t>数据域</w:t>
              </w:r>
            </w:ins>
          </w:p>
        </w:tc>
        <w:tc>
          <w:tcPr>
            <w:tcW w:w="1418" w:type="dxa"/>
            <w:tcBorders>
              <w:top w:val="single" w:sz="6" w:space="0" w:color="000000"/>
              <w:left w:val="nil"/>
              <w:bottom w:val="single" w:sz="6" w:space="0" w:color="000000"/>
              <w:right w:val="single" w:sz="6" w:space="0" w:color="000000"/>
            </w:tcBorders>
            <w:shd w:val="clear" w:color="auto" w:fill="E6E6E6"/>
          </w:tcPr>
          <w:p w14:paraId="393AFF98" w14:textId="77777777" w:rsidR="003843EA" w:rsidRDefault="00A21561">
            <w:pPr>
              <w:widowControl/>
              <w:spacing w:line="276" w:lineRule="auto"/>
              <w:jc w:val="center"/>
              <w:rPr>
                <w:ins w:id="1305" w:author="Administrator" w:date="2018-09-26T14:45:00Z"/>
                <w:rFonts w:ascii="黑体"/>
                <w:b/>
                <w:bCs/>
                <w:kern w:val="0"/>
                <w:szCs w:val="21"/>
              </w:rPr>
            </w:pPr>
            <w:ins w:id="1306" w:author="Administrator" w:date="2018-09-26T14:45:00Z">
              <w:r>
                <w:rPr>
                  <w:rFonts w:ascii="黑体" w:hAnsi="新宋体" w:hint="eastAsia"/>
                  <w:b/>
                  <w:bCs/>
                  <w:kern w:val="0"/>
                  <w:szCs w:val="21"/>
                </w:rPr>
                <w:t>长度</w:t>
              </w:r>
            </w:ins>
          </w:p>
        </w:tc>
        <w:tc>
          <w:tcPr>
            <w:tcW w:w="4034" w:type="dxa"/>
            <w:tcBorders>
              <w:top w:val="single" w:sz="6" w:space="0" w:color="000000"/>
              <w:left w:val="nil"/>
              <w:bottom w:val="single" w:sz="6" w:space="0" w:color="000000"/>
              <w:right w:val="single" w:sz="6" w:space="0" w:color="000000"/>
            </w:tcBorders>
            <w:shd w:val="clear" w:color="auto" w:fill="E6E6E6"/>
          </w:tcPr>
          <w:p w14:paraId="276C2DCE" w14:textId="77777777" w:rsidR="003843EA" w:rsidRDefault="00A21561">
            <w:pPr>
              <w:widowControl/>
              <w:spacing w:line="276" w:lineRule="auto"/>
              <w:ind w:firstLine="420"/>
              <w:jc w:val="center"/>
              <w:rPr>
                <w:ins w:id="1307" w:author="Administrator" w:date="2018-09-26T14:45:00Z"/>
                <w:rFonts w:ascii="黑体"/>
                <w:b/>
                <w:bCs/>
                <w:kern w:val="0"/>
                <w:szCs w:val="21"/>
              </w:rPr>
            </w:pPr>
            <w:ins w:id="1308" w:author="Administrator" w:date="2018-09-26T14:45:00Z">
              <w:r>
                <w:rPr>
                  <w:rFonts w:ascii="黑体" w:hAnsi="宋体" w:hint="eastAsia"/>
                  <w:b/>
                  <w:bCs/>
                  <w:kern w:val="0"/>
                  <w:szCs w:val="21"/>
                </w:rPr>
                <w:t>备注</w:t>
              </w:r>
            </w:ins>
          </w:p>
        </w:tc>
      </w:tr>
      <w:tr w:rsidR="003843EA" w14:paraId="0169EFD7" w14:textId="77777777">
        <w:trPr>
          <w:ins w:id="1309" w:author="Administrator" w:date="2018-09-26T14:45:00Z"/>
        </w:trPr>
        <w:tc>
          <w:tcPr>
            <w:tcW w:w="567" w:type="dxa"/>
            <w:tcBorders>
              <w:top w:val="single" w:sz="6" w:space="0" w:color="000000"/>
              <w:left w:val="single" w:sz="6" w:space="0" w:color="000000"/>
              <w:bottom w:val="single" w:sz="6" w:space="0" w:color="000000"/>
              <w:right w:val="single" w:sz="4" w:space="0" w:color="000000"/>
            </w:tcBorders>
            <w:vAlign w:val="center"/>
          </w:tcPr>
          <w:p w14:paraId="5A95361F" w14:textId="77777777" w:rsidR="003843EA" w:rsidRDefault="00A21561">
            <w:pPr>
              <w:pStyle w:val="p0"/>
              <w:spacing w:line="276" w:lineRule="auto"/>
              <w:jc w:val="center"/>
              <w:rPr>
                <w:ins w:id="1310" w:author="Administrator" w:date="2018-09-26T14:45:00Z"/>
                <w:rFonts w:ascii="黑体" w:eastAsia="黑体"/>
              </w:rPr>
            </w:pPr>
            <w:ins w:id="1311" w:author="Administrator" w:date="2018-09-26T14:45:00Z">
              <w:r>
                <w:rPr>
                  <w:rFonts w:ascii="黑体" w:eastAsia="黑体"/>
                </w:rPr>
                <w:t>1</w:t>
              </w:r>
            </w:ins>
          </w:p>
        </w:tc>
        <w:tc>
          <w:tcPr>
            <w:tcW w:w="2268" w:type="dxa"/>
            <w:tcBorders>
              <w:top w:val="single" w:sz="6" w:space="0" w:color="000000"/>
              <w:left w:val="nil"/>
              <w:bottom w:val="single" w:sz="6" w:space="0" w:color="000000"/>
              <w:right w:val="single" w:sz="4" w:space="0" w:color="000000"/>
            </w:tcBorders>
            <w:vAlign w:val="center"/>
          </w:tcPr>
          <w:p w14:paraId="294A3BAC" w14:textId="77777777" w:rsidR="003843EA" w:rsidRDefault="00A21561">
            <w:pPr>
              <w:pStyle w:val="p0"/>
              <w:spacing w:line="276" w:lineRule="auto"/>
              <w:jc w:val="center"/>
              <w:rPr>
                <w:ins w:id="1312" w:author="Administrator" w:date="2018-09-26T14:45:00Z"/>
                <w:rFonts w:ascii="黑体" w:eastAsia="黑体"/>
              </w:rPr>
            </w:pPr>
            <w:ins w:id="1313" w:author="Administrator" w:date="2018-09-26T14:45:00Z">
              <w:r>
                <w:rPr>
                  <w:rFonts w:ascii="黑体" w:eastAsia="黑体" w:hAnsi="新宋体" w:hint="eastAsia"/>
                </w:rPr>
                <w:t>设备类型</w:t>
              </w:r>
            </w:ins>
          </w:p>
        </w:tc>
        <w:tc>
          <w:tcPr>
            <w:tcW w:w="1418" w:type="dxa"/>
            <w:tcBorders>
              <w:top w:val="single" w:sz="6" w:space="0" w:color="000000"/>
              <w:left w:val="nil"/>
              <w:bottom w:val="single" w:sz="6" w:space="0" w:color="000000"/>
              <w:right w:val="single" w:sz="6" w:space="0" w:color="000000"/>
            </w:tcBorders>
            <w:vAlign w:val="center"/>
          </w:tcPr>
          <w:p w14:paraId="1FE00B5B" w14:textId="77777777" w:rsidR="003843EA" w:rsidRDefault="00A21561">
            <w:pPr>
              <w:pStyle w:val="p0"/>
              <w:spacing w:line="276" w:lineRule="auto"/>
              <w:jc w:val="center"/>
              <w:rPr>
                <w:ins w:id="1314" w:author="Administrator" w:date="2018-09-26T14:45:00Z"/>
                <w:rFonts w:ascii="黑体" w:eastAsia="黑体"/>
              </w:rPr>
            </w:pPr>
            <w:ins w:id="1315" w:author="Administrator" w:date="2018-09-26T14:45:00Z">
              <w:r>
                <w:rPr>
                  <w:rFonts w:ascii="黑体" w:eastAsia="黑体" w:hAnsi="新宋体"/>
                </w:rPr>
                <w:t>1</w:t>
              </w:r>
            </w:ins>
          </w:p>
        </w:tc>
        <w:tc>
          <w:tcPr>
            <w:tcW w:w="4034" w:type="dxa"/>
            <w:tcBorders>
              <w:top w:val="single" w:sz="6" w:space="0" w:color="000000"/>
              <w:left w:val="nil"/>
              <w:bottom w:val="single" w:sz="6" w:space="0" w:color="000000"/>
              <w:right w:val="single" w:sz="6" w:space="0" w:color="000000"/>
            </w:tcBorders>
          </w:tcPr>
          <w:p w14:paraId="71205BAD" w14:textId="77777777" w:rsidR="003843EA" w:rsidRDefault="00A21561">
            <w:pPr>
              <w:pStyle w:val="p0"/>
              <w:spacing w:line="276" w:lineRule="auto"/>
              <w:rPr>
                <w:ins w:id="1316" w:author="Administrator" w:date="2018-09-26T14:45:00Z"/>
                <w:rFonts w:ascii="黑体" w:eastAsia="黑体"/>
              </w:rPr>
            </w:pPr>
            <w:ins w:id="1317" w:author="Administrator" w:date="2018-09-26T14:45:00Z">
              <w:r>
                <w:rPr>
                  <w:rFonts w:ascii="黑体" w:eastAsia="黑体" w:hint="eastAsia"/>
                </w:rPr>
                <w:t>0x01 N550设备</w:t>
              </w:r>
            </w:ins>
          </w:p>
        </w:tc>
      </w:tr>
    </w:tbl>
    <w:p w14:paraId="5822C579" w14:textId="77777777" w:rsidR="003843EA" w:rsidRDefault="003843EA">
      <w:pPr>
        <w:pStyle w:val="MyText"/>
        <w:spacing w:line="276" w:lineRule="auto"/>
        <w:ind w:left="1680"/>
        <w:rPr>
          <w:ins w:id="1318" w:author="Administrator" w:date="2018-09-26T14:45:00Z"/>
        </w:rPr>
      </w:pPr>
    </w:p>
    <w:p w14:paraId="48FE9FE7" w14:textId="77777777" w:rsidR="003843EA" w:rsidRDefault="00A21561">
      <w:pPr>
        <w:pStyle w:val="MyText"/>
        <w:numPr>
          <w:ilvl w:val="0"/>
          <w:numId w:val="4"/>
        </w:numPr>
        <w:spacing w:line="276" w:lineRule="auto"/>
        <w:rPr>
          <w:ins w:id="1319" w:author="Administrator" w:date="2018-09-26T14:45:00Z"/>
        </w:rPr>
      </w:pPr>
      <w:ins w:id="1320" w:author="Administrator" w:date="2018-09-26T14:45:00Z">
        <w:r>
          <w:rPr>
            <w:rFonts w:hint="eastAsia"/>
          </w:rPr>
          <w:lastRenderedPageBreak/>
          <w:t>响应报文</w:t>
        </w:r>
      </w:ins>
    </w:p>
    <w:p w14:paraId="6B494A44" w14:textId="77777777" w:rsidR="003843EA" w:rsidRDefault="00A21561">
      <w:pPr>
        <w:pStyle w:val="MyText"/>
        <w:spacing w:line="276" w:lineRule="auto"/>
        <w:ind w:leftChars="800" w:left="1680"/>
        <w:rPr>
          <w:ins w:id="1321" w:author="Administrator" w:date="2018-09-26T14:45:00Z"/>
        </w:rPr>
      </w:pPr>
      <w:ins w:id="1322" w:author="Administrator" w:date="2018-09-26T14:45:00Z">
        <w:r>
          <w:rPr>
            <w:rFonts w:hint="eastAsia"/>
          </w:rPr>
          <w:t>数据：</w:t>
        </w:r>
      </w:ins>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256F8635" w14:textId="77777777">
        <w:trPr>
          <w:ins w:id="1323" w:author="Administrator" w:date="2018-09-26T14:45:00Z"/>
        </w:trPr>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75B2FB60" w14:textId="77777777" w:rsidR="003843EA" w:rsidRDefault="00A21561">
            <w:pPr>
              <w:widowControl/>
              <w:spacing w:line="276" w:lineRule="auto"/>
              <w:jc w:val="center"/>
              <w:rPr>
                <w:ins w:id="1324" w:author="Administrator" w:date="2018-09-26T14:45:00Z"/>
                <w:rFonts w:ascii="黑体"/>
                <w:b/>
                <w:bCs/>
                <w:kern w:val="0"/>
                <w:szCs w:val="21"/>
              </w:rPr>
            </w:pPr>
            <w:ins w:id="1325" w:author="Administrator" w:date="2018-09-26T14:45:00Z">
              <w:r>
                <w:rPr>
                  <w:rFonts w:ascii="黑体"/>
                  <w:b/>
                  <w:bCs/>
                  <w:kern w:val="0"/>
                  <w:szCs w:val="21"/>
                </w:rPr>
                <w:t>ID</w:t>
              </w:r>
            </w:ins>
          </w:p>
        </w:tc>
        <w:tc>
          <w:tcPr>
            <w:tcW w:w="2268" w:type="dxa"/>
            <w:tcBorders>
              <w:top w:val="single" w:sz="6" w:space="0" w:color="000000"/>
              <w:left w:val="nil"/>
              <w:bottom w:val="single" w:sz="6" w:space="0" w:color="000000"/>
              <w:right w:val="single" w:sz="4" w:space="0" w:color="000000"/>
            </w:tcBorders>
            <w:shd w:val="clear" w:color="auto" w:fill="E6E6E6"/>
          </w:tcPr>
          <w:p w14:paraId="6E6288A2" w14:textId="77777777" w:rsidR="003843EA" w:rsidRDefault="00A21561">
            <w:pPr>
              <w:widowControl/>
              <w:spacing w:line="276" w:lineRule="auto"/>
              <w:jc w:val="center"/>
              <w:rPr>
                <w:ins w:id="1326" w:author="Administrator" w:date="2018-09-26T14:45:00Z"/>
                <w:rFonts w:ascii="黑体"/>
                <w:b/>
                <w:bCs/>
                <w:kern w:val="0"/>
                <w:szCs w:val="21"/>
              </w:rPr>
            </w:pPr>
            <w:ins w:id="1327" w:author="Administrator" w:date="2018-09-26T14:45:00Z">
              <w:r>
                <w:rPr>
                  <w:rFonts w:ascii="黑体" w:hAnsi="新宋体" w:hint="eastAsia"/>
                  <w:b/>
                  <w:bCs/>
                  <w:kern w:val="0"/>
                  <w:szCs w:val="21"/>
                </w:rPr>
                <w:t>数据域</w:t>
              </w:r>
            </w:ins>
          </w:p>
        </w:tc>
        <w:tc>
          <w:tcPr>
            <w:tcW w:w="1418" w:type="dxa"/>
            <w:tcBorders>
              <w:top w:val="single" w:sz="6" w:space="0" w:color="000000"/>
              <w:left w:val="nil"/>
              <w:bottom w:val="single" w:sz="6" w:space="0" w:color="000000"/>
              <w:right w:val="single" w:sz="6" w:space="0" w:color="000000"/>
            </w:tcBorders>
            <w:shd w:val="clear" w:color="auto" w:fill="E6E6E6"/>
          </w:tcPr>
          <w:p w14:paraId="5520AB4E" w14:textId="77777777" w:rsidR="003843EA" w:rsidRDefault="00A21561">
            <w:pPr>
              <w:widowControl/>
              <w:spacing w:line="276" w:lineRule="auto"/>
              <w:jc w:val="center"/>
              <w:rPr>
                <w:ins w:id="1328" w:author="Administrator" w:date="2018-09-26T14:45:00Z"/>
                <w:rFonts w:ascii="黑体"/>
                <w:b/>
                <w:bCs/>
                <w:kern w:val="0"/>
                <w:szCs w:val="21"/>
              </w:rPr>
            </w:pPr>
            <w:ins w:id="1329" w:author="Administrator" w:date="2018-09-26T14:45:00Z">
              <w:r>
                <w:rPr>
                  <w:rFonts w:ascii="黑体" w:hAnsi="新宋体" w:hint="eastAsia"/>
                  <w:b/>
                  <w:bCs/>
                  <w:kern w:val="0"/>
                  <w:szCs w:val="21"/>
                </w:rPr>
                <w:t>长度</w:t>
              </w:r>
            </w:ins>
          </w:p>
        </w:tc>
        <w:tc>
          <w:tcPr>
            <w:tcW w:w="4034" w:type="dxa"/>
            <w:tcBorders>
              <w:top w:val="single" w:sz="6" w:space="0" w:color="000000"/>
              <w:left w:val="nil"/>
              <w:bottom w:val="single" w:sz="6" w:space="0" w:color="000000"/>
              <w:right w:val="single" w:sz="6" w:space="0" w:color="000000"/>
            </w:tcBorders>
            <w:shd w:val="clear" w:color="auto" w:fill="E6E6E6"/>
          </w:tcPr>
          <w:p w14:paraId="6158C44C" w14:textId="77777777" w:rsidR="003843EA" w:rsidRDefault="00A21561">
            <w:pPr>
              <w:widowControl/>
              <w:spacing w:line="276" w:lineRule="auto"/>
              <w:ind w:firstLine="420"/>
              <w:jc w:val="center"/>
              <w:rPr>
                <w:ins w:id="1330" w:author="Administrator" w:date="2018-09-26T14:45:00Z"/>
                <w:rFonts w:ascii="黑体"/>
                <w:b/>
                <w:bCs/>
                <w:kern w:val="0"/>
                <w:szCs w:val="21"/>
              </w:rPr>
            </w:pPr>
            <w:ins w:id="1331" w:author="Administrator" w:date="2018-09-26T14:45:00Z">
              <w:r>
                <w:rPr>
                  <w:rFonts w:ascii="黑体" w:hAnsi="宋体" w:hint="eastAsia"/>
                  <w:b/>
                  <w:bCs/>
                  <w:kern w:val="0"/>
                  <w:szCs w:val="21"/>
                </w:rPr>
                <w:t>备注</w:t>
              </w:r>
            </w:ins>
          </w:p>
        </w:tc>
      </w:tr>
      <w:tr w:rsidR="003843EA" w14:paraId="22157743" w14:textId="77777777">
        <w:trPr>
          <w:ins w:id="1332" w:author="Administrator" w:date="2018-09-26T14:45:00Z"/>
        </w:trPr>
        <w:tc>
          <w:tcPr>
            <w:tcW w:w="567" w:type="dxa"/>
            <w:tcBorders>
              <w:top w:val="single" w:sz="6" w:space="0" w:color="000000"/>
              <w:left w:val="single" w:sz="6" w:space="0" w:color="000000"/>
              <w:bottom w:val="single" w:sz="6" w:space="0" w:color="000000"/>
              <w:right w:val="single" w:sz="4" w:space="0" w:color="000000"/>
            </w:tcBorders>
            <w:vAlign w:val="center"/>
          </w:tcPr>
          <w:p w14:paraId="427C56A0" w14:textId="77777777" w:rsidR="003843EA" w:rsidRDefault="00A21561">
            <w:pPr>
              <w:pStyle w:val="p0"/>
              <w:spacing w:line="276" w:lineRule="auto"/>
              <w:jc w:val="center"/>
              <w:rPr>
                <w:ins w:id="1333" w:author="Administrator" w:date="2018-09-26T14:45:00Z"/>
                <w:rFonts w:ascii="黑体" w:eastAsia="黑体"/>
              </w:rPr>
            </w:pPr>
            <w:ins w:id="1334" w:author="Administrator" w:date="2018-09-26T14:45:00Z">
              <w:r>
                <w:rPr>
                  <w:rFonts w:ascii="黑体" w:eastAsia="黑体"/>
                </w:rPr>
                <w:t>1</w:t>
              </w:r>
            </w:ins>
          </w:p>
        </w:tc>
        <w:tc>
          <w:tcPr>
            <w:tcW w:w="2268" w:type="dxa"/>
            <w:tcBorders>
              <w:top w:val="single" w:sz="6" w:space="0" w:color="000000"/>
              <w:left w:val="nil"/>
              <w:bottom w:val="single" w:sz="6" w:space="0" w:color="000000"/>
              <w:right w:val="single" w:sz="4" w:space="0" w:color="000000"/>
            </w:tcBorders>
            <w:vAlign w:val="center"/>
          </w:tcPr>
          <w:p w14:paraId="37141AE2" w14:textId="77777777" w:rsidR="003843EA" w:rsidRDefault="00A21561">
            <w:pPr>
              <w:pStyle w:val="p0"/>
              <w:spacing w:line="276" w:lineRule="auto"/>
              <w:jc w:val="center"/>
              <w:rPr>
                <w:ins w:id="1335" w:author="Administrator" w:date="2018-09-26T14:45:00Z"/>
                <w:rFonts w:ascii="黑体" w:eastAsia="黑体"/>
              </w:rPr>
            </w:pPr>
            <w:ins w:id="1336" w:author="Administrator" w:date="2018-09-26T14:47:00Z">
              <w:r>
                <w:rPr>
                  <w:rFonts w:ascii="黑体" w:eastAsia="黑体" w:hint="eastAsia"/>
                </w:rPr>
                <w:t>状态</w:t>
              </w:r>
            </w:ins>
          </w:p>
        </w:tc>
        <w:tc>
          <w:tcPr>
            <w:tcW w:w="1418" w:type="dxa"/>
            <w:tcBorders>
              <w:top w:val="single" w:sz="6" w:space="0" w:color="000000"/>
              <w:left w:val="nil"/>
              <w:bottom w:val="single" w:sz="6" w:space="0" w:color="000000"/>
              <w:right w:val="single" w:sz="6" w:space="0" w:color="000000"/>
            </w:tcBorders>
            <w:vAlign w:val="center"/>
          </w:tcPr>
          <w:p w14:paraId="19581304" w14:textId="77777777" w:rsidR="003843EA" w:rsidRDefault="00A21561">
            <w:pPr>
              <w:pStyle w:val="p0"/>
              <w:spacing w:line="276" w:lineRule="auto"/>
              <w:jc w:val="center"/>
              <w:rPr>
                <w:ins w:id="1337" w:author="Administrator" w:date="2018-09-26T14:45:00Z"/>
                <w:rFonts w:ascii="黑体" w:eastAsia="黑体"/>
              </w:rPr>
            </w:pPr>
            <w:ins w:id="1338" w:author="Administrator" w:date="2018-09-26T14:46:00Z">
              <w:r>
                <w:rPr>
                  <w:rFonts w:ascii="黑体" w:eastAsia="黑体"/>
                </w:rPr>
                <w:t>2</w:t>
              </w:r>
            </w:ins>
          </w:p>
        </w:tc>
        <w:tc>
          <w:tcPr>
            <w:tcW w:w="4034" w:type="dxa"/>
            <w:tcBorders>
              <w:top w:val="single" w:sz="6" w:space="0" w:color="000000"/>
              <w:left w:val="nil"/>
              <w:bottom w:val="single" w:sz="6" w:space="0" w:color="000000"/>
              <w:right w:val="single" w:sz="6" w:space="0" w:color="000000"/>
            </w:tcBorders>
          </w:tcPr>
          <w:p w14:paraId="62DE3BCB" w14:textId="77777777" w:rsidR="003843EA" w:rsidRDefault="00A21561">
            <w:pPr>
              <w:pStyle w:val="p0"/>
              <w:spacing w:line="276" w:lineRule="auto"/>
              <w:rPr>
                <w:ins w:id="1339" w:author="Administrator" w:date="2018-09-26T14:47:00Z"/>
                <w:rFonts w:ascii="黑体" w:eastAsia="黑体"/>
              </w:rPr>
            </w:pPr>
            <w:ins w:id="1340" w:author="Administrator" w:date="2018-09-26T14:46:00Z">
              <w:r>
                <w:rPr>
                  <w:rFonts w:ascii="黑体" w:eastAsia="黑体" w:hint="eastAsia"/>
                </w:rPr>
                <w:t>0x30 0x31 成功</w:t>
              </w:r>
            </w:ins>
          </w:p>
          <w:p w14:paraId="02A8D58F" w14:textId="77777777" w:rsidR="003843EA" w:rsidRDefault="00A21561">
            <w:pPr>
              <w:pStyle w:val="p0"/>
              <w:spacing w:line="276" w:lineRule="auto"/>
              <w:rPr>
                <w:ins w:id="1341" w:author="Administrator" w:date="2018-09-26T14:45:00Z"/>
                <w:rFonts w:ascii="黑体" w:eastAsia="黑体"/>
              </w:rPr>
            </w:pPr>
            <w:ins w:id="1342" w:author="Administrator" w:date="2018-09-26T14:47:00Z">
              <w:r>
                <w:rPr>
                  <w:rFonts w:ascii="黑体" w:eastAsia="黑体" w:hint="eastAsia"/>
                </w:rPr>
                <w:t>不</w:t>
              </w:r>
            </w:ins>
            <w:ins w:id="1343" w:author="Administrator" w:date="2018-09-26T14:48:00Z">
              <w:r>
                <w:rPr>
                  <w:rFonts w:ascii="黑体" w:eastAsia="黑体" w:hint="eastAsia"/>
                </w:rPr>
                <w:t>存在  失败</w:t>
              </w:r>
            </w:ins>
          </w:p>
        </w:tc>
      </w:tr>
    </w:tbl>
    <w:p w14:paraId="2C8D148B" w14:textId="77777777" w:rsidR="003843EA" w:rsidRDefault="003843EA">
      <w:pPr>
        <w:pStyle w:val="MyText"/>
        <w:spacing w:line="276" w:lineRule="auto"/>
        <w:ind w:leftChars="800" w:left="1680"/>
        <w:rPr>
          <w:ins w:id="1344" w:author="Administrator" w:date="2018-09-26T14:45:00Z"/>
        </w:rPr>
      </w:pPr>
    </w:p>
    <w:p w14:paraId="3B59E2C0" w14:textId="77777777" w:rsidR="003843EA" w:rsidRDefault="00A21561">
      <w:pPr>
        <w:pStyle w:val="MyDoc111New"/>
        <w:rPr>
          <w:ins w:id="1345" w:author="Administrator" w:date="2018-09-26T14:45:00Z"/>
        </w:rPr>
      </w:pPr>
      <w:ins w:id="1346" w:author="Administrator" w:date="2018-09-26T14:49:00Z">
        <w:r>
          <w:rPr>
            <w:rFonts w:hint="eastAsia"/>
          </w:rPr>
          <w:t>设置</w:t>
        </w:r>
      </w:ins>
      <w:ins w:id="1347" w:author="Administrator" w:date="2018-09-26T14:48:00Z">
        <w:r>
          <w:rPr>
            <w:rFonts w:hint="eastAsia"/>
          </w:rPr>
          <w:t>显示内容</w:t>
        </w:r>
      </w:ins>
      <w:ins w:id="1348" w:author="Administrator" w:date="2018-09-26T14:45:00Z">
        <w:r>
          <w:rPr>
            <w:rFonts w:hint="eastAsia"/>
          </w:rPr>
          <w:t>指令</w:t>
        </w:r>
        <w:r>
          <w:t>0x20 0x0</w:t>
        </w:r>
      </w:ins>
      <w:ins w:id="1349" w:author="Administrator" w:date="2018-09-26T14:48:00Z">
        <w:r>
          <w:t>3</w:t>
        </w:r>
      </w:ins>
    </w:p>
    <w:p w14:paraId="025CB9D1" w14:textId="77777777" w:rsidR="003843EA" w:rsidRDefault="00A21561">
      <w:pPr>
        <w:pStyle w:val="MyText"/>
        <w:spacing w:line="276" w:lineRule="auto"/>
        <w:ind w:firstLine="409"/>
        <w:rPr>
          <w:ins w:id="1350" w:author="Administrator" w:date="2018-09-26T14:45:00Z"/>
        </w:rPr>
      </w:pPr>
      <w:ins w:id="1351" w:author="Administrator" w:date="2018-09-26T14:45:00Z">
        <w:r>
          <w:rPr>
            <w:rFonts w:hint="eastAsia"/>
          </w:rPr>
          <w:t>指令：</w:t>
        </w:r>
        <w:r>
          <w:t>0x20 0x0</w:t>
        </w:r>
      </w:ins>
      <w:ins w:id="1352" w:author="Administrator" w:date="2018-09-26T14:48:00Z">
        <w:r>
          <w:t>3</w:t>
        </w:r>
      </w:ins>
    </w:p>
    <w:p w14:paraId="3A514724" w14:textId="77777777" w:rsidR="003843EA" w:rsidRDefault="00A21561">
      <w:pPr>
        <w:pStyle w:val="MyText"/>
        <w:spacing w:line="276" w:lineRule="auto"/>
        <w:ind w:firstLine="409"/>
        <w:rPr>
          <w:ins w:id="1353" w:author="Administrator" w:date="2018-09-26T14:45:00Z"/>
        </w:rPr>
      </w:pPr>
      <w:ins w:id="1354" w:author="Administrator" w:date="2018-09-26T14:45:00Z">
        <w:r>
          <w:rPr>
            <w:rFonts w:hint="eastAsia"/>
          </w:rPr>
          <w:t>描述：该指令用于</w:t>
        </w:r>
      </w:ins>
      <w:ins w:id="1355" w:author="Administrator" w:date="2018-09-26T14:48:00Z">
        <w:r>
          <w:rPr>
            <w:rFonts w:hint="eastAsia"/>
          </w:rPr>
          <w:t>设置</w:t>
        </w:r>
      </w:ins>
      <w:ins w:id="1356" w:author="Administrator" w:date="2018-09-26T14:45:00Z">
        <w:r>
          <w:rPr>
            <w:rFonts w:hint="eastAsia"/>
          </w:rPr>
          <w:t>客显</w:t>
        </w:r>
      </w:ins>
      <w:ins w:id="1357" w:author="Administrator" w:date="2018-09-26T14:48:00Z">
        <w:r>
          <w:rPr>
            <w:rFonts w:hint="eastAsia"/>
          </w:rPr>
          <w:t>内容</w:t>
        </w:r>
      </w:ins>
      <w:ins w:id="1358" w:author="Administrator" w:date="2018-09-26T14:45:00Z">
        <w:r>
          <w:rPr>
            <w:rFonts w:hint="eastAsia"/>
          </w:rPr>
          <w:t>。</w:t>
        </w:r>
      </w:ins>
    </w:p>
    <w:p w14:paraId="5B22FD1B" w14:textId="77777777" w:rsidR="003843EA" w:rsidRDefault="00A21561">
      <w:pPr>
        <w:pStyle w:val="MyText"/>
        <w:numPr>
          <w:ilvl w:val="0"/>
          <w:numId w:val="4"/>
        </w:numPr>
        <w:spacing w:line="276" w:lineRule="auto"/>
        <w:rPr>
          <w:ins w:id="1359" w:author="Administrator" w:date="2018-09-26T14:45:00Z"/>
        </w:rPr>
      </w:pPr>
      <w:ins w:id="1360" w:author="Administrator" w:date="2018-09-26T14:45:00Z">
        <w:r>
          <w:rPr>
            <w:rFonts w:hint="eastAsia"/>
          </w:rPr>
          <w:t>请求报文</w:t>
        </w:r>
      </w:ins>
    </w:p>
    <w:p w14:paraId="6854DB29" w14:textId="77777777" w:rsidR="003843EA" w:rsidRDefault="00A21561">
      <w:pPr>
        <w:pStyle w:val="MyText"/>
        <w:spacing w:line="276" w:lineRule="auto"/>
        <w:ind w:left="1680"/>
        <w:rPr>
          <w:ins w:id="1361" w:author="Administrator" w:date="2018-09-26T14:45:00Z"/>
        </w:rPr>
      </w:pPr>
      <w:ins w:id="1362" w:author="Administrator" w:date="2018-09-26T14:45:00Z">
        <w:r>
          <w:rPr>
            <w:rFonts w:hint="eastAsia"/>
          </w:rPr>
          <w:t>数据：</w:t>
        </w:r>
      </w:ins>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112AD210" w14:textId="77777777">
        <w:trPr>
          <w:ins w:id="1363" w:author="Administrator" w:date="2018-09-26T14:45:00Z"/>
        </w:trPr>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1A689262" w14:textId="77777777" w:rsidR="003843EA" w:rsidRDefault="00A21561">
            <w:pPr>
              <w:widowControl/>
              <w:spacing w:line="276" w:lineRule="auto"/>
              <w:jc w:val="center"/>
              <w:rPr>
                <w:ins w:id="1364" w:author="Administrator" w:date="2018-09-26T14:45:00Z"/>
                <w:rFonts w:ascii="黑体"/>
                <w:b/>
                <w:bCs/>
                <w:kern w:val="0"/>
                <w:szCs w:val="21"/>
              </w:rPr>
            </w:pPr>
            <w:ins w:id="1365" w:author="Administrator" w:date="2018-09-26T14:45:00Z">
              <w:r>
                <w:rPr>
                  <w:rFonts w:ascii="黑体"/>
                  <w:b/>
                  <w:bCs/>
                  <w:kern w:val="0"/>
                  <w:szCs w:val="21"/>
                </w:rPr>
                <w:t>ID</w:t>
              </w:r>
            </w:ins>
          </w:p>
        </w:tc>
        <w:tc>
          <w:tcPr>
            <w:tcW w:w="2268" w:type="dxa"/>
            <w:tcBorders>
              <w:top w:val="single" w:sz="6" w:space="0" w:color="000000"/>
              <w:left w:val="nil"/>
              <w:bottom w:val="single" w:sz="6" w:space="0" w:color="000000"/>
              <w:right w:val="single" w:sz="4" w:space="0" w:color="000000"/>
            </w:tcBorders>
            <w:shd w:val="clear" w:color="auto" w:fill="E6E6E6"/>
          </w:tcPr>
          <w:p w14:paraId="38C46EF4" w14:textId="77777777" w:rsidR="003843EA" w:rsidRDefault="00A21561">
            <w:pPr>
              <w:widowControl/>
              <w:spacing w:line="276" w:lineRule="auto"/>
              <w:jc w:val="center"/>
              <w:rPr>
                <w:ins w:id="1366" w:author="Administrator" w:date="2018-09-26T14:45:00Z"/>
                <w:rFonts w:ascii="黑体"/>
                <w:b/>
                <w:bCs/>
                <w:kern w:val="0"/>
                <w:szCs w:val="21"/>
              </w:rPr>
            </w:pPr>
            <w:ins w:id="1367" w:author="Administrator" w:date="2018-09-26T14:45:00Z">
              <w:r>
                <w:rPr>
                  <w:rFonts w:ascii="黑体" w:hAnsi="新宋体" w:hint="eastAsia"/>
                  <w:b/>
                  <w:bCs/>
                  <w:kern w:val="0"/>
                  <w:szCs w:val="21"/>
                </w:rPr>
                <w:t>数据域</w:t>
              </w:r>
            </w:ins>
          </w:p>
        </w:tc>
        <w:tc>
          <w:tcPr>
            <w:tcW w:w="1418" w:type="dxa"/>
            <w:tcBorders>
              <w:top w:val="single" w:sz="6" w:space="0" w:color="000000"/>
              <w:left w:val="nil"/>
              <w:bottom w:val="single" w:sz="6" w:space="0" w:color="000000"/>
              <w:right w:val="single" w:sz="6" w:space="0" w:color="000000"/>
            </w:tcBorders>
            <w:shd w:val="clear" w:color="auto" w:fill="E6E6E6"/>
          </w:tcPr>
          <w:p w14:paraId="62E146B4" w14:textId="77777777" w:rsidR="003843EA" w:rsidRDefault="00A21561">
            <w:pPr>
              <w:widowControl/>
              <w:spacing w:line="276" w:lineRule="auto"/>
              <w:jc w:val="center"/>
              <w:rPr>
                <w:ins w:id="1368" w:author="Administrator" w:date="2018-09-26T14:45:00Z"/>
                <w:rFonts w:ascii="黑体"/>
                <w:b/>
                <w:bCs/>
                <w:kern w:val="0"/>
                <w:szCs w:val="21"/>
              </w:rPr>
            </w:pPr>
            <w:ins w:id="1369" w:author="Administrator" w:date="2018-09-26T14:45:00Z">
              <w:r>
                <w:rPr>
                  <w:rFonts w:ascii="黑体" w:hAnsi="新宋体" w:hint="eastAsia"/>
                  <w:b/>
                  <w:bCs/>
                  <w:kern w:val="0"/>
                  <w:szCs w:val="21"/>
                </w:rPr>
                <w:t>长度</w:t>
              </w:r>
            </w:ins>
          </w:p>
        </w:tc>
        <w:tc>
          <w:tcPr>
            <w:tcW w:w="4034" w:type="dxa"/>
            <w:tcBorders>
              <w:top w:val="single" w:sz="6" w:space="0" w:color="000000"/>
              <w:left w:val="nil"/>
              <w:bottom w:val="single" w:sz="6" w:space="0" w:color="000000"/>
              <w:right w:val="single" w:sz="6" w:space="0" w:color="000000"/>
            </w:tcBorders>
            <w:shd w:val="clear" w:color="auto" w:fill="E6E6E6"/>
          </w:tcPr>
          <w:p w14:paraId="77624CD7" w14:textId="77777777" w:rsidR="003843EA" w:rsidRDefault="00A21561">
            <w:pPr>
              <w:widowControl/>
              <w:spacing w:line="276" w:lineRule="auto"/>
              <w:ind w:firstLine="420"/>
              <w:jc w:val="center"/>
              <w:rPr>
                <w:ins w:id="1370" w:author="Administrator" w:date="2018-09-26T14:45:00Z"/>
                <w:rFonts w:ascii="黑体"/>
                <w:b/>
                <w:bCs/>
                <w:kern w:val="0"/>
                <w:szCs w:val="21"/>
              </w:rPr>
            </w:pPr>
            <w:ins w:id="1371" w:author="Administrator" w:date="2018-09-26T14:45:00Z">
              <w:r>
                <w:rPr>
                  <w:rFonts w:ascii="黑体" w:hAnsi="宋体" w:hint="eastAsia"/>
                  <w:b/>
                  <w:bCs/>
                  <w:kern w:val="0"/>
                  <w:szCs w:val="21"/>
                </w:rPr>
                <w:t>备注</w:t>
              </w:r>
            </w:ins>
          </w:p>
        </w:tc>
      </w:tr>
      <w:tr w:rsidR="003843EA" w14:paraId="1D466631" w14:textId="77777777">
        <w:trPr>
          <w:ins w:id="1372" w:author="Administrator" w:date="2018-09-26T14:45:00Z"/>
        </w:trPr>
        <w:tc>
          <w:tcPr>
            <w:tcW w:w="567" w:type="dxa"/>
            <w:tcBorders>
              <w:top w:val="single" w:sz="6" w:space="0" w:color="000000"/>
              <w:left w:val="single" w:sz="6" w:space="0" w:color="000000"/>
              <w:bottom w:val="single" w:sz="6" w:space="0" w:color="000000"/>
              <w:right w:val="single" w:sz="4" w:space="0" w:color="000000"/>
            </w:tcBorders>
            <w:vAlign w:val="center"/>
          </w:tcPr>
          <w:p w14:paraId="32C97054" w14:textId="77777777" w:rsidR="003843EA" w:rsidRDefault="00A21561">
            <w:pPr>
              <w:pStyle w:val="p0"/>
              <w:spacing w:line="276" w:lineRule="auto"/>
              <w:jc w:val="center"/>
              <w:rPr>
                <w:ins w:id="1373" w:author="Administrator" w:date="2018-09-26T14:45:00Z"/>
                <w:rFonts w:ascii="黑体" w:eastAsia="黑体"/>
              </w:rPr>
            </w:pPr>
            <w:ins w:id="1374" w:author="Administrator" w:date="2018-09-26T14:45:00Z">
              <w:r>
                <w:rPr>
                  <w:rFonts w:ascii="黑体" w:eastAsia="黑体"/>
                </w:rPr>
                <w:t>1</w:t>
              </w:r>
            </w:ins>
          </w:p>
        </w:tc>
        <w:tc>
          <w:tcPr>
            <w:tcW w:w="2268" w:type="dxa"/>
            <w:tcBorders>
              <w:top w:val="single" w:sz="6" w:space="0" w:color="000000"/>
              <w:left w:val="nil"/>
              <w:bottom w:val="single" w:sz="6" w:space="0" w:color="000000"/>
              <w:right w:val="single" w:sz="4" w:space="0" w:color="000000"/>
            </w:tcBorders>
            <w:vAlign w:val="center"/>
          </w:tcPr>
          <w:p w14:paraId="74E7090D" w14:textId="77777777" w:rsidR="003843EA" w:rsidRDefault="00A21561">
            <w:pPr>
              <w:pStyle w:val="p0"/>
              <w:spacing w:line="276" w:lineRule="auto"/>
              <w:jc w:val="center"/>
              <w:rPr>
                <w:ins w:id="1375" w:author="Administrator" w:date="2018-09-26T14:45:00Z"/>
                <w:rFonts w:ascii="黑体" w:eastAsia="黑体"/>
              </w:rPr>
            </w:pPr>
            <w:ins w:id="1376" w:author="Administrator" w:date="2018-09-26T14:45:00Z">
              <w:r>
                <w:rPr>
                  <w:rFonts w:ascii="黑体" w:eastAsia="黑体" w:hAnsi="新宋体" w:hint="eastAsia"/>
                </w:rPr>
                <w:t>设备类型</w:t>
              </w:r>
            </w:ins>
          </w:p>
        </w:tc>
        <w:tc>
          <w:tcPr>
            <w:tcW w:w="1418" w:type="dxa"/>
            <w:tcBorders>
              <w:top w:val="single" w:sz="6" w:space="0" w:color="000000"/>
              <w:left w:val="nil"/>
              <w:bottom w:val="single" w:sz="6" w:space="0" w:color="000000"/>
              <w:right w:val="single" w:sz="6" w:space="0" w:color="000000"/>
            </w:tcBorders>
            <w:vAlign w:val="center"/>
          </w:tcPr>
          <w:p w14:paraId="5E531CF3" w14:textId="77777777" w:rsidR="003843EA" w:rsidRDefault="00A21561">
            <w:pPr>
              <w:pStyle w:val="p0"/>
              <w:spacing w:line="276" w:lineRule="auto"/>
              <w:jc w:val="center"/>
              <w:rPr>
                <w:ins w:id="1377" w:author="Administrator" w:date="2018-09-26T14:45:00Z"/>
                <w:rFonts w:ascii="黑体" w:eastAsia="黑体"/>
              </w:rPr>
            </w:pPr>
            <w:ins w:id="1378" w:author="Administrator" w:date="2018-09-26T14:45:00Z">
              <w:r>
                <w:rPr>
                  <w:rFonts w:ascii="黑体" w:eastAsia="黑体" w:hAnsi="新宋体"/>
                </w:rPr>
                <w:t>1</w:t>
              </w:r>
            </w:ins>
          </w:p>
        </w:tc>
        <w:tc>
          <w:tcPr>
            <w:tcW w:w="4034" w:type="dxa"/>
            <w:tcBorders>
              <w:top w:val="single" w:sz="6" w:space="0" w:color="000000"/>
              <w:left w:val="nil"/>
              <w:bottom w:val="single" w:sz="6" w:space="0" w:color="000000"/>
              <w:right w:val="single" w:sz="6" w:space="0" w:color="000000"/>
            </w:tcBorders>
          </w:tcPr>
          <w:p w14:paraId="358A7F67" w14:textId="77777777" w:rsidR="003843EA" w:rsidRDefault="00A21561">
            <w:pPr>
              <w:pStyle w:val="p0"/>
              <w:spacing w:line="276" w:lineRule="auto"/>
              <w:rPr>
                <w:ins w:id="1379" w:author="Administrator" w:date="2018-09-26T14:45:00Z"/>
                <w:rFonts w:ascii="黑体" w:eastAsia="黑体"/>
              </w:rPr>
            </w:pPr>
            <w:ins w:id="1380" w:author="Administrator" w:date="2018-09-26T14:45:00Z">
              <w:r>
                <w:rPr>
                  <w:rFonts w:ascii="黑体" w:eastAsia="黑体" w:hint="eastAsia"/>
                </w:rPr>
                <w:t>0x01 N550设备</w:t>
              </w:r>
            </w:ins>
          </w:p>
        </w:tc>
      </w:tr>
    </w:tbl>
    <w:p w14:paraId="30CB1C20" w14:textId="77777777" w:rsidR="003843EA" w:rsidRDefault="003843EA">
      <w:pPr>
        <w:pStyle w:val="MyText"/>
        <w:spacing w:line="276" w:lineRule="auto"/>
        <w:ind w:left="1680"/>
        <w:rPr>
          <w:ins w:id="1381" w:author="Administrator" w:date="2018-09-26T14:45:00Z"/>
        </w:rPr>
      </w:pPr>
    </w:p>
    <w:p w14:paraId="7B02C58C" w14:textId="77777777" w:rsidR="003843EA" w:rsidRDefault="00A21561">
      <w:pPr>
        <w:pStyle w:val="MyText"/>
        <w:numPr>
          <w:ilvl w:val="0"/>
          <w:numId w:val="4"/>
        </w:numPr>
        <w:spacing w:line="276" w:lineRule="auto"/>
        <w:rPr>
          <w:ins w:id="1382" w:author="Administrator" w:date="2018-09-26T14:45:00Z"/>
        </w:rPr>
      </w:pPr>
      <w:ins w:id="1383" w:author="Administrator" w:date="2018-09-26T14:45:00Z">
        <w:r>
          <w:rPr>
            <w:rFonts w:hint="eastAsia"/>
          </w:rPr>
          <w:t>响应报文</w:t>
        </w:r>
      </w:ins>
    </w:p>
    <w:p w14:paraId="34618877" w14:textId="77777777" w:rsidR="003843EA" w:rsidRDefault="00A21561">
      <w:pPr>
        <w:pStyle w:val="MyText"/>
        <w:spacing w:line="276" w:lineRule="auto"/>
        <w:ind w:leftChars="800" w:left="1680"/>
        <w:rPr>
          <w:ins w:id="1384" w:author="Administrator" w:date="2018-09-26T14:45:00Z"/>
        </w:rPr>
      </w:pPr>
      <w:ins w:id="1385" w:author="Administrator" w:date="2018-09-26T14:45:00Z">
        <w:r>
          <w:rPr>
            <w:rFonts w:hint="eastAsia"/>
          </w:rPr>
          <w:t>数据：</w:t>
        </w:r>
      </w:ins>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34DAABAE" w14:textId="77777777">
        <w:trPr>
          <w:ins w:id="1386" w:author="Administrator" w:date="2018-09-26T14:49:00Z"/>
        </w:trPr>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1CBD19C5" w14:textId="77777777" w:rsidR="003843EA" w:rsidRDefault="00A21561">
            <w:pPr>
              <w:widowControl/>
              <w:spacing w:line="276" w:lineRule="auto"/>
              <w:jc w:val="center"/>
              <w:rPr>
                <w:ins w:id="1387" w:author="Administrator" w:date="2018-09-26T14:49:00Z"/>
                <w:rFonts w:ascii="黑体"/>
                <w:b/>
                <w:bCs/>
                <w:kern w:val="0"/>
                <w:szCs w:val="21"/>
              </w:rPr>
            </w:pPr>
            <w:ins w:id="1388" w:author="Administrator" w:date="2018-09-26T14:49:00Z">
              <w:r>
                <w:rPr>
                  <w:rFonts w:ascii="黑体"/>
                  <w:b/>
                  <w:bCs/>
                  <w:kern w:val="0"/>
                  <w:szCs w:val="21"/>
                </w:rPr>
                <w:t>ID</w:t>
              </w:r>
            </w:ins>
          </w:p>
        </w:tc>
        <w:tc>
          <w:tcPr>
            <w:tcW w:w="2268" w:type="dxa"/>
            <w:tcBorders>
              <w:top w:val="single" w:sz="6" w:space="0" w:color="000000"/>
              <w:left w:val="nil"/>
              <w:bottom w:val="single" w:sz="6" w:space="0" w:color="000000"/>
              <w:right w:val="single" w:sz="4" w:space="0" w:color="000000"/>
            </w:tcBorders>
            <w:shd w:val="clear" w:color="auto" w:fill="E6E6E6"/>
          </w:tcPr>
          <w:p w14:paraId="1D925A8F" w14:textId="77777777" w:rsidR="003843EA" w:rsidRDefault="00A21561">
            <w:pPr>
              <w:widowControl/>
              <w:spacing w:line="276" w:lineRule="auto"/>
              <w:jc w:val="center"/>
              <w:rPr>
                <w:ins w:id="1389" w:author="Administrator" w:date="2018-09-26T14:49:00Z"/>
                <w:rFonts w:ascii="黑体"/>
                <w:b/>
                <w:bCs/>
                <w:kern w:val="0"/>
                <w:szCs w:val="21"/>
              </w:rPr>
            </w:pPr>
            <w:ins w:id="1390" w:author="Administrator" w:date="2018-09-26T14:49:00Z">
              <w:r>
                <w:rPr>
                  <w:rFonts w:ascii="黑体" w:hAnsi="新宋体" w:hint="eastAsia"/>
                  <w:b/>
                  <w:bCs/>
                  <w:kern w:val="0"/>
                  <w:szCs w:val="21"/>
                </w:rPr>
                <w:t>数据域</w:t>
              </w:r>
            </w:ins>
          </w:p>
        </w:tc>
        <w:tc>
          <w:tcPr>
            <w:tcW w:w="1418" w:type="dxa"/>
            <w:tcBorders>
              <w:top w:val="single" w:sz="6" w:space="0" w:color="000000"/>
              <w:left w:val="nil"/>
              <w:bottom w:val="single" w:sz="6" w:space="0" w:color="000000"/>
              <w:right w:val="single" w:sz="6" w:space="0" w:color="000000"/>
            </w:tcBorders>
            <w:shd w:val="clear" w:color="auto" w:fill="E6E6E6"/>
          </w:tcPr>
          <w:p w14:paraId="12A8D813" w14:textId="77777777" w:rsidR="003843EA" w:rsidRDefault="00A21561">
            <w:pPr>
              <w:widowControl/>
              <w:spacing w:line="276" w:lineRule="auto"/>
              <w:jc w:val="center"/>
              <w:rPr>
                <w:ins w:id="1391" w:author="Administrator" w:date="2018-09-26T14:49:00Z"/>
                <w:rFonts w:ascii="黑体"/>
                <w:b/>
                <w:bCs/>
                <w:kern w:val="0"/>
                <w:szCs w:val="21"/>
              </w:rPr>
            </w:pPr>
            <w:ins w:id="1392" w:author="Administrator" w:date="2018-09-26T14:49:00Z">
              <w:r>
                <w:rPr>
                  <w:rFonts w:ascii="黑体" w:hAnsi="新宋体" w:hint="eastAsia"/>
                  <w:b/>
                  <w:bCs/>
                  <w:kern w:val="0"/>
                  <w:szCs w:val="21"/>
                </w:rPr>
                <w:t>长度</w:t>
              </w:r>
            </w:ins>
          </w:p>
        </w:tc>
        <w:tc>
          <w:tcPr>
            <w:tcW w:w="4034" w:type="dxa"/>
            <w:tcBorders>
              <w:top w:val="single" w:sz="6" w:space="0" w:color="000000"/>
              <w:left w:val="nil"/>
              <w:bottom w:val="single" w:sz="6" w:space="0" w:color="000000"/>
              <w:right w:val="single" w:sz="6" w:space="0" w:color="000000"/>
            </w:tcBorders>
            <w:shd w:val="clear" w:color="auto" w:fill="E6E6E6"/>
          </w:tcPr>
          <w:p w14:paraId="72760640" w14:textId="77777777" w:rsidR="003843EA" w:rsidRDefault="00A21561">
            <w:pPr>
              <w:widowControl/>
              <w:spacing w:line="276" w:lineRule="auto"/>
              <w:ind w:firstLine="420"/>
              <w:jc w:val="center"/>
              <w:rPr>
                <w:ins w:id="1393" w:author="Administrator" w:date="2018-09-26T14:49:00Z"/>
                <w:rFonts w:ascii="黑体"/>
                <w:b/>
                <w:bCs/>
                <w:kern w:val="0"/>
                <w:szCs w:val="21"/>
              </w:rPr>
            </w:pPr>
            <w:ins w:id="1394" w:author="Administrator" w:date="2018-09-26T14:49:00Z">
              <w:r>
                <w:rPr>
                  <w:rFonts w:ascii="黑体" w:hAnsi="宋体" w:hint="eastAsia"/>
                  <w:b/>
                  <w:bCs/>
                  <w:kern w:val="0"/>
                  <w:szCs w:val="21"/>
                </w:rPr>
                <w:t>备注</w:t>
              </w:r>
            </w:ins>
          </w:p>
        </w:tc>
      </w:tr>
      <w:tr w:rsidR="003843EA" w14:paraId="7F669E58" w14:textId="77777777">
        <w:trPr>
          <w:ins w:id="1395" w:author="Administrator" w:date="2018-09-26T14:49:00Z"/>
        </w:trPr>
        <w:tc>
          <w:tcPr>
            <w:tcW w:w="567" w:type="dxa"/>
            <w:tcBorders>
              <w:top w:val="single" w:sz="6" w:space="0" w:color="000000"/>
              <w:left w:val="single" w:sz="6" w:space="0" w:color="000000"/>
              <w:bottom w:val="single" w:sz="6" w:space="0" w:color="000000"/>
              <w:right w:val="single" w:sz="4" w:space="0" w:color="000000"/>
            </w:tcBorders>
            <w:vAlign w:val="center"/>
          </w:tcPr>
          <w:p w14:paraId="43F8F160" w14:textId="77777777" w:rsidR="003843EA" w:rsidRDefault="00A21561">
            <w:pPr>
              <w:pStyle w:val="p0"/>
              <w:spacing w:line="276" w:lineRule="auto"/>
              <w:jc w:val="center"/>
              <w:rPr>
                <w:ins w:id="1396" w:author="Administrator" w:date="2018-09-26T14:49:00Z"/>
                <w:rFonts w:ascii="黑体" w:eastAsia="黑体"/>
              </w:rPr>
            </w:pPr>
            <w:ins w:id="1397" w:author="Administrator" w:date="2018-09-26T14:49:00Z">
              <w:r>
                <w:rPr>
                  <w:rFonts w:ascii="黑体" w:eastAsia="黑体"/>
                </w:rPr>
                <w:t>1</w:t>
              </w:r>
            </w:ins>
          </w:p>
        </w:tc>
        <w:tc>
          <w:tcPr>
            <w:tcW w:w="2268" w:type="dxa"/>
            <w:tcBorders>
              <w:top w:val="single" w:sz="6" w:space="0" w:color="000000"/>
              <w:left w:val="nil"/>
              <w:bottom w:val="single" w:sz="6" w:space="0" w:color="000000"/>
              <w:right w:val="single" w:sz="4" w:space="0" w:color="000000"/>
            </w:tcBorders>
            <w:vAlign w:val="center"/>
          </w:tcPr>
          <w:p w14:paraId="4050CE6F" w14:textId="77777777" w:rsidR="003843EA" w:rsidRDefault="00A21561">
            <w:pPr>
              <w:pStyle w:val="p0"/>
              <w:spacing w:line="276" w:lineRule="auto"/>
              <w:jc w:val="center"/>
              <w:rPr>
                <w:ins w:id="1398" w:author="Administrator" w:date="2018-09-26T14:49:00Z"/>
                <w:rFonts w:ascii="黑体" w:eastAsia="黑体"/>
              </w:rPr>
            </w:pPr>
            <w:ins w:id="1399" w:author="Administrator" w:date="2018-09-26T14:49:00Z">
              <w:r>
                <w:rPr>
                  <w:rFonts w:ascii="黑体" w:eastAsia="黑体" w:hint="eastAsia"/>
                </w:rPr>
                <w:t>状态</w:t>
              </w:r>
            </w:ins>
          </w:p>
        </w:tc>
        <w:tc>
          <w:tcPr>
            <w:tcW w:w="1418" w:type="dxa"/>
            <w:tcBorders>
              <w:top w:val="single" w:sz="6" w:space="0" w:color="000000"/>
              <w:left w:val="nil"/>
              <w:bottom w:val="single" w:sz="6" w:space="0" w:color="000000"/>
              <w:right w:val="single" w:sz="6" w:space="0" w:color="000000"/>
            </w:tcBorders>
            <w:vAlign w:val="center"/>
          </w:tcPr>
          <w:p w14:paraId="770C5B00" w14:textId="77777777" w:rsidR="003843EA" w:rsidRDefault="00A21561">
            <w:pPr>
              <w:pStyle w:val="p0"/>
              <w:spacing w:line="276" w:lineRule="auto"/>
              <w:jc w:val="center"/>
              <w:rPr>
                <w:ins w:id="1400" w:author="Administrator" w:date="2018-09-26T14:49:00Z"/>
                <w:rFonts w:ascii="黑体" w:eastAsia="黑体"/>
              </w:rPr>
            </w:pPr>
            <w:ins w:id="1401" w:author="Administrator" w:date="2018-09-26T14:49:00Z">
              <w:r>
                <w:rPr>
                  <w:rFonts w:ascii="黑体" w:eastAsia="黑体"/>
                </w:rPr>
                <w:t>2</w:t>
              </w:r>
            </w:ins>
          </w:p>
        </w:tc>
        <w:tc>
          <w:tcPr>
            <w:tcW w:w="4034" w:type="dxa"/>
            <w:tcBorders>
              <w:top w:val="single" w:sz="6" w:space="0" w:color="000000"/>
              <w:left w:val="nil"/>
              <w:bottom w:val="single" w:sz="6" w:space="0" w:color="000000"/>
              <w:right w:val="single" w:sz="6" w:space="0" w:color="000000"/>
            </w:tcBorders>
          </w:tcPr>
          <w:p w14:paraId="300C17AC" w14:textId="77777777" w:rsidR="003843EA" w:rsidRDefault="00A21561">
            <w:pPr>
              <w:pStyle w:val="p0"/>
              <w:spacing w:line="276" w:lineRule="auto"/>
              <w:rPr>
                <w:ins w:id="1402" w:author="Administrator" w:date="2018-09-26T14:49:00Z"/>
                <w:rFonts w:ascii="黑体" w:eastAsia="黑体"/>
              </w:rPr>
            </w:pPr>
            <w:ins w:id="1403" w:author="Administrator" w:date="2018-09-26T14:49:00Z">
              <w:r>
                <w:rPr>
                  <w:rFonts w:ascii="黑体" w:eastAsia="黑体" w:hint="eastAsia"/>
                </w:rPr>
                <w:t>0x30 0x31 成功</w:t>
              </w:r>
            </w:ins>
          </w:p>
          <w:p w14:paraId="5AF4E0F3" w14:textId="77777777" w:rsidR="003843EA" w:rsidRDefault="00A21561">
            <w:pPr>
              <w:pStyle w:val="p0"/>
              <w:spacing w:line="276" w:lineRule="auto"/>
              <w:rPr>
                <w:ins w:id="1404" w:author="Administrator" w:date="2018-09-26T14:49:00Z"/>
                <w:rFonts w:ascii="黑体" w:eastAsia="黑体"/>
              </w:rPr>
            </w:pPr>
            <w:ins w:id="1405" w:author="Administrator" w:date="2018-09-26T14:49:00Z">
              <w:r>
                <w:rPr>
                  <w:rFonts w:ascii="黑体" w:eastAsia="黑体" w:hint="eastAsia"/>
                </w:rPr>
                <w:t>不存在  失败</w:t>
              </w:r>
            </w:ins>
          </w:p>
        </w:tc>
      </w:tr>
    </w:tbl>
    <w:p w14:paraId="1ED58E88" w14:textId="77777777" w:rsidR="003843EA" w:rsidRDefault="003843EA">
      <w:pPr>
        <w:pStyle w:val="MyText"/>
        <w:spacing w:line="276" w:lineRule="auto"/>
        <w:ind w:leftChars="800" w:left="1680"/>
        <w:rPr>
          <w:ins w:id="1406" w:author="Administrator" w:date="2018-09-26T14:45:00Z"/>
        </w:rPr>
      </w:pPr>
    </w:p>
    <w:p w14:paraId="01C9B4ED" w14:textId="77777777" w:rsidR="003843EA" w:rsidRDefault="00A21561">
      <w:pPr>
        <w:pStyle w:val="MyDoc111New"/>
        <w:rPr>
          <w:ins w:id="1407" w:author="Administrator" w:date="2018-09-26T14:45:00Z"/>
        </w:rPr>
      </w:pPr>
      <w:ins w:id="1408" w:author="Administrator" w:date="2018-09-26T14:50:00Z">
        <w:r>
          <w:rPr>
            <w:rFonts w:hint="eastAsia"/>
          </w:rPr>
          <w:t>关闭客显</w:t>
        </w:r>
      </w:ins>
      <w:ins w:id="1409" w:author="Administrator" w:date="2018-09-26T14:45:00Z">
        <w:r>
          <w:rPr>
            <w:rFonts w:hint="eastAsia"/>
          </w:rPr>
          <w:t>指令</w:t>
        </w:r>
        <w:r>
          <w:t>0x20 0x0</w:t>
        </w:r>
      </w:ins>
      <w:ins w:id="1410" w:author="Administrator" w:date="2018-09-26T14:49:00Z">
        <w:r>
          <w:t>4</w:t>
        </w:r>
      </w:ins>
    </w:p>
    <w:p w14:paraId="322EA072" w14:textId="77777777" w:rsidR="003843EA" w:rsidRDefault="00A21561">
      <w:pPr>
        <w:pStyle w:val="MyText"/>
        <w:spacing w:line="276" w:lineRule="auto"/>
        <w:ind w:firstLine="409"/>
        <w:rPr>
          <w:ins w:id="1411" w:author="Administrator" w:date="2018-09-26T14:45:00Z"/>
        </w:rPr>
      </w:pPr>
      <w:ins w:id="1412" w:author="Administrator" w:date="2018-09-26T14:45:00Z">
        <w:r>
          <w:rPr>
            <w:rFonts w:hint="eastAsia"/>
          </w:rPr>
          <w:t>指令：</w:t>
        </w:r>
        <w:r>
          <w:t>0x20 0x0</w:t>
        </w:r>
      </w:ins>
      <w:ins w:id="1413" w:author="Administrator" w:date="2018-09-26T14:49:00Z">
        <w:r>
          <w:t>4</w:t>
        </w:r>
      </w:ins>
    </w:p>
    <w:p w14:paraId="41CDFFAC" w14:textId="77777777" w:rsidR="003843EA" w:rsidRDefault="00A21561">
      <w:pPr>
        <w:pStyle w:val="MyText"/>
        <w:spacing w:line="276" w:lineRule="auto"/>
        <w:ind w:firstLine="409"/>
        <w:rPr>
          <w:ins w:id="1414" w:author="Administrator" w:date="2018-09-26T14:45:00Z"/>
        </w:rPr>
      </w:pPr>
      <w:ins w:id="1415" w:author="Administrator" w:date="2018-09-26T14:45:00Z">
        <w:r>
          <w:rPr>
            <w:rFonts w:hint="eastAsia"/>
          </w:rPr>
          <w:t>描述：该指令用于</w:t>
        </w:r>
      </w:ins>
      <w:ins w:id="1416" w:author="Administrator" w:date="2018-09-26T14:50:00Z">
        <w:r>
          <w:rPr>
            <w:rFonts w:hint="eastAsia"/>
          </w:rPr>
          <w:t>关闭客显</w:t>
        </w:r>
      </w:ins>
      <w:ins w:id="1417" w:author="Administrator" w:date="2018-09-26T14:45:00Z">
        <w:r>
          <w:rPr>
            <w:rFonts w:hint="eastAsia"/>
          </w:rPr>
          <w:t>。</w:t>
        </w:r>
      </w:ins>
    </w:p>
    <w:p w14:paraId="16D63431" w14:textId="77777777" w:rsidR="003843EA" w:rsidRDefault="00A21561">
      <w:pPr>
        <w:pStyle w:val="MyText"/>
        <w:numPr>
          <w:ilvl w:val="0"/>
          <w:numId w:val="4"/>
        </w:numPr>
        <w:spacing w:line="276" w:lineRule="auto"/>
        <w:rPr>
          <w:ins w:id="1418" w:author="Administrator" w:date="2018-09-26T14:45:00Z"/>
        </w:rPr>
      </w:pPr>
      <w:ins w:id="1419" w:author="Administrator" w:date="2018-09-26T14:45:00Z">
        <w:r>
          <w:rPr>
            <w:rFonts w:hint="eastAsia"/>
          </w:rPr>
          <w:t>请求报文</w:t>
        </w:r>
      </w:ins>
    </w:p>
    <w:p w14:paraId="329CF2F3" w14:textId="77777777" w:rsidR="003843EA" w:rsidRDefault="00A21561">
      <w:pPr>
        <w:pStyle w:val="MyText"/>
        <w:spacing w:line="276" w:lineRule="auto"/>
        <w:ind w:left="1680"/>
        <w:rPr>
          <w:ins w:id="1420" w:author="Administrator" w:date="2018-09-26T14:45:00Z"/>
        </w:rPr>
      </w:pPr>
      <w:ins w:id="1421" w:author="Administrator" w:date="2018-09-26T14:45:00Z">
        <w:r>
          <w:rPr>
            <w:rFonts w:hint="eastAsia"/>
          </w:rPr>
          <w:t>数据：</w:t>
        </w:r>
      </w:ins>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7D354C05" w14:textId="77777777">
        <w:trPr>
          <w:ins w:id="1422" w:author="Administrator" w:date="2018-09-26T14:45:00Z"/>
        </w:trPr>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4A212221" w14:textId="77777777" w:rsidR="003843EA" w:rsidRDefault="00A21561">
            <w:pPr>
              <w:widowControl/>
              <w:spacing w:line="276" w:lineRule="auto"/>
              <w:jc w:val="center"/>
              <w:rPr>
                <w:ins w:id="1423" w:author="Administrator" w:date="2018-09-26T14:45:00Z"/>
                <w:rFonts w:ascii="黑体"/>
                <w:b/>
                <w:bCs/>
                <w:kern w:val="0"/>
                <w:szCs w:val="21"/>
              </w:rPr>
            </w:pPr>
            <w:ins w:id="1424" w:author="Administrator" w:date="2018-09-26T14:45:00Z">
              <w:r>
                <w:rPr>
                  <w:rFonts w:ascii="黑体"/>
                  <w:b/>
                  <w:bCs/>
                  <w:kern w:val="0"/>
                  <w:szCs w:val="21"/>
                </w:rPr>
                <w:t>ID</w:t>
              </w:r>
            </w:ins>
          </w:p>
        </w:tc>
        <w:tc>
          <w:tcPr>
            <w:tcW w:w="2268" w:type="dxa"/>
            <w:tcBorders>
              <w:top w:val="single" w:sz="6" w:space="0" w:color="000000"/>
              <w:left w:val="nil"/>
              <w:bottom w:val="single" w:sz="6" w:space="0" w:color="000000"/>
              <w:right w:val="single" w:sz="4" w:space="0" w:color="000000"/>
            </w:tcBorders>
            <w:shd w:val="clear" w:color="auto" w:fill="E6E6E6"/>
          </w:tcPr>
          <w:p w14:paraId="74271B42" w14:textId="77777777" w:rsidR="003843EA" w:rsidRDefault="00A21561">
            <w:pPr>
              <w:widowControl/>
              <w:spacing w:line="276" w:lineRule="auto"/>
              <w:jc w:val="center"/>
              <w:rPr>
                <w:ins w:id="1425" w:author="Administrator" w:date="2018-09-26T14:45:00Z"/>
                <w:rFonts w:ascii="黑体"/>
                <w:b/>
                <w:bCs/>
                <w:kern w:val="0"/>
                <w:szCs w:val="21"/>
              </w:rPr>
            </w:pPr>
            <w:ins w:id="1426" w:author="Administrator" w:date="2018-09-26T14:45:00Z">
              <w:r>
                <w:rPr>
                  <w:rFonts w:ascii="黑体" w:hAnsi="新宋体" w:hint="eastAsia"/>
                  <w:b/>
                  <w:bCs/>
                  <w:kern w:val="0"/>
                  <w:szCs w:val="21"/>
                </w:rPr>
                <w:t>数据域</w:t>
              </w:r>
            </w:ins>
          </w:p>
        </w:tc>
        <w:tc>
          <w:tcPr>
            <w:tcW w:w="1418" w:type="dxa"/>
            <w:tcBorders>
              <w:top w:val="single" w:sz="6" w:space="0" w:color="000000"/>
              <w:left w:val="nil"/>
              <w:bottom w:val="single" w:sz="6" w:space="0" w:color="000000"/>
              <w:right w:val="single" w:sz="6" w:space="0" w:color="000000"/>
            </w:tcBorders>
            <w:shd w:val="clear" w:color="auto" w:fill="E6E6E6"/>
          </w:tcPr>
          <w:p w14:paraId="1B4DB9ED" w14:textId="77777777" w:rsidR="003843EA" w:rsidRDefault="00A21561">
            <w:pPr>
              <w:widowControl/>
              <w:spacing w:line="276" w:lineRule="auto"/>
              <w:jc w:val="center"/>
              <w:rPr>
                <w:ins w:id="1427" w:author="Administrator" w:date="2018-09-26T14:45:00Z"/>
                <w:rFonts w:ascii="黑体"/>
                <w:b/>
                <w:bCs/>
                <w:kern w:val="0"/>
                <w:szCs w:val="21"/>
              </w:rPr>
            </w:pPr>
            <w:ins w:id="1428" w:author="Administrator" w:date="2018-09-26T14:45:00Z">
              <w:r>
                <w:rPr>
                  <w:rFonts w:ascii="黑体" w:hAnsi="新宋体" w:hint="eastAsia"/>
                  <w:b/>
                  <w:bCs/>
                  <w:kern w:val="0"/>
                  <w:szCs w:val="21"/>
                </w:rPr>
                <w:t>长度</w:t>
              </w:r>
            </w:ins>
          </w:p>
        </w:tc>
        <w:tc>
          <w:tcPr>
            <w:tcW w:w="4034" w:type="dxa"/>
            <w:tcBorders>
              <w:top w:val="single" w:sz="6" w:space="0" w:color="000000"/>
              <w:left w:val="nil"/>
              <w:bottom w:val="single" w:sz="6" w:space="0" w:color="000000"/>
              <w:right w:val="single" w:sz="6" w:space="0" w:color="000000"/>
            </w:tcBorders>
            <w:shd w:val="clear" w:color="auto" w:fill="E6E6E6"/>
          </w:tcPr>
          <w:p w14:paraId="0FE271D2" w14:textId="77777777" w:rsidR="003843EA" w:rsidRDefault="00A21561">
            <w:pPr>
              <w:widowControl/>
              <w:spacing w:line="276" w:lineRule="auto"/>
              <w:ind w:firstLine="420"/>
              <w:jc w:val="center"/>
              <w:rPr>
                <w:ins w:id="1429" w:author="Administrator" w:date="2018-09-26T14:45:00Z"/>
                <w:rFonts w:ascii="黑体"/>
                <w:b/>
                <w:bCs/>
                <w:kern w:val="0"/>
                <w:szCs w:val="21"/>
              </w:rPr>
            </w:pPr>
            <w:ins w:id="1430" w:author="Administrator" w:date="2018-09-26T14:45:00Z">
              <w:r>
                <w:rPr>
                  <w:rFonts w:ascii="黑体" w:hAnsi="宋体" w:hint="eastAsia"/>
                  <w:b/>
                  <w:bCs/>
                  <w:kern w:val="0"/>
                  <w:szCs w:val="21"/>
                </w:rPr>
                <w:t>备注</w:t>
              </w:r>
            </w:ins>
          </w:p>
        </w:tc>
      </w:tr>
      <w:tr w:rsidR="003843EA" w14:paraId="6A36B9D4" w14:textId="77777777">
        <w:trPr>
          <w:ins w:id="1431" w:author="Administrator" w:date="2018-09-26T14:45:00Z"/>
        </w:trPr>
        <w:tc>
          <w:tcPr>
            <w:tcW w:w="567" w:type="dxa"/>
            <w:tcBorders>
              <w:top w:val="single" w:sz="6" w:space="0" w:color="000000"/>
              <w:left w:val="single" w:sz="6" w:space="0" w:color="000000"/>
              <w:bottom w:val="single" w:sz="6" w:space="0" w:color="000000"/>
              <w:right w:val="single" w:sz="4" w:space="0" w:color="000000"/>
            </w:tcBorders>
            <w:vAlign w:val="center"/>
          </w:tcPr>
          <w:p w14:paraId="00B247A4" w14:textId="77777777" w:rsidR="003843EA" w:rsidRDefault="00A21561">
            <w:pPr>
              <w:pStyle w:val="p0"/>
              <w:spacing w:line="276" w:lineRule="auto"/>
              <w:jc w:val="center"/>
              <w:rPr>
                <w:ins w:id="1432" w:author="Administrator" w:date="2018-09-26T14:45:00Z"/>
                <w:rFonts w:ascii="黑体" w:eastAsia="黑体"/>
              </w:rPr>
            </w:pPr>
            <w:ins w:id="1433" w:author="Administrator" w:date="2018-09-26T14:45:00Z">
              <w:r>
                <w:rPr>
                  <w:rFonts w:ascii="黑体" w:eastAsia="黑体"/>
                </w:rPr>
                <w:t>1</w:t>
              </w:r>
            </w:ins>
          </w:p>
        </w:tc>
        <w:tc>
          <w:tcPr>
            <w:tcW w:w="2268" w:type="dxa"/>
            <w:tcBorders>
              <w:top w:val="single" w:sz="6" w:space="0" w:color="000000"/>
              <w:left w:val="nil"/>
              <w:bottom w:val="single" w:sz="6" w:space="0" w:color="000000"/>
              <w:right w:val="single" w:sz="4" w:space="0" w:color="000000"/>
            </w:tcBorders>
            <w:vAlign w:val="center"/>
          </w:tcPr>
          <w:p w14:paraId="527320BD" w14:textId="77777777" w:rsidR="003843EA" w:rsidRDefault="00A21561">
            <w:pPr>
              <w:pStyle w:val="p0"/>
              <w:spacing w:line="276" w:lineRule="auto"/>
              <w:jc w:val="center"/>
              <w:rPr>
                <w:ins w:id="1434" w:author="Administrator" w:date="2018-09-26T14:45:00Z"/>
                <w:rFonts w:ascii="黑体" w:eastAsia="黑体"/>
              </w:rPr>
            </w:pPr>
            <w:ins w:id="1435" w:author="Administrator" w:date="2018-09-26T14:45:00Z">
              <w:r>
                <w:rPr>
                  <w:rFonts w:ascii="黑体" w:eastAsia="黑体" w:hAnsi="新宋体" w:hint="eastAsia"/>
                </w:rPr>
                <w:t>设备类型</w:t>
              </w:r>
            </w:ins>
          </w:p>
        </w:tc>
        <w:tc>
          <w:tcPr>
            <w:tcW w:w="1418" w:type="dxa"/>
            <w:tcBorders>
              <w:top w:val="single" w:sz="6" w:space="0" w:color="000000"/>
              <w:left w:val="nil"/>
              <w:bottom w:val="single" w:sz="6" w:space="0" w:color="000000"/>
              <w:right w:val="single" w:sz="6" w:space="0" w:color="000000"/>
            </w:tcBorders>
            <w:vAlign w:val="center"/>
          </w:tcPr>
          <w:p w14:paraId="25BBDB6A" w14:textId="77777777" w:rsidR="003843EA" w:rsidRDefault="00A21561">
            <w:pPr>
              <w:pStyle w:val="p0"/>
              <w:spacing w:line="276" w:lineRule="auto"/>
              <w:jc w:val="center"/>
              <w:rPr>
                <w:ins w:id="1436" w:author="Administrator" w:date="2018-09-26T14:45:00Z"/>
                <w:rFonts w:ascii="黑体" w:eastAsia="黑体"/>
              </w:rPr>
            </w:pPr>
            <w:ins w:id="1437" w:author="Administrator" w:date="2018-09-26T14:45:00Z">
              <w:r>
                <w:rPr>
                  <w:rFonts w:ascii="黑体" w:eastAsia="黑体" w:hAnsi="新宋体"/>
                </w:rPr>
                <w:t>1</w:t>
              </w:r>
            </w:ins>
          </w:p>
        </w:tc>
        <w:tc>
          <w:tcPr>
            <w:tcW w:w="4034" w:type="dxa"/>
            <w:tcBorders>
              <w:top w:val="single" w:sz="6" w:space="0" w:color="000000"/>
              <w:left w:val="nil"/>
              <w:bottom w:val="single" w:sz="6" w:space="0" w:color="000000"/>
              <w:right w:val="single" w:sz="6" w:space="0" w:color="000000"/>
            </w:tcBorders>
          </w:tcPr>
          <w:p w14:paraId="32DD2DE7" w14:textId="77777777" w:rsidR="003843EA" w:rsidRDefault="00A21561">
            <w:pPr>
              <w:pStyle w:val="p0"/>
              <w:spacing w:line="276" w:lineRule="auto"/>
              <w:rPr>
                <w:ins w:id="1438" w:author="Administrator" w:date="2018-09-26T14:45:00Z"/>
                <w:rFonts w:ascii="黑体" w:eastAsia="黑体"/>
              </w:rPr>
            </w:pPr>
            <w:ins w:id="1439" w:author="Administrator" w:date="2018-09-26T14:45:00Z">
              <w:r>
                <w:rPr>
                  <w:rFonts w:ascii="黑体" w:eastAsia="黑体" w:hint="eastAsia"/>
                </w:rPr>
                <w:t>0x01 N550设备</w:t>
              </w:r>
            </w:ins>
          </w:p>
        </w:tc>
      </w:tr>
    </w:tbl>
    <w:p w14:paraId="5083DBB9" w14:textId="77777777" w:rsidR="003843EA" w:rsidRDefault="003843EA">
      <w:pPr>
        <w:pStyle w:val="MyText"/>
        <w:spacing w:line="276" w:lineRule="auto"/>
        <w:ind w:left="1680"/>
        <w:rPr>
          <w:ins w:id="1440" w:author="Administrator" w:date="2018-09-26T14:45:00Z"/>
        </w:rPr>
      </w:pPr>
    </w:p>
    <w:p w14:paraId="6D911CA6" w14:textId="77777777" w:rsidR="003843EA" w:rsidRDefault="00A21561">
      <w:pPr>
        <w:pStyle w:val="MyText"/>
        <w:numPr>
          <w:ilvl w:val="0"/>
          <w:numId w:val="4"/>
        </w:numPr>
        <w:spacing w:line="276" w:lineRule="auto"/>
        <w:rPr>
          <w:ins w:id="1441" w:author="Administrator" w:date="2018-09-26T14:45:00Z"/>
        </w:rPr>
      </w:pPr>
      <w:ins w:id="1442" w:author="Administrator" w:date="2018-09-26T14:45:00Z">
        <w:r>
          <w:rPr>
            <w:rFonts w:hint="eastAsia"/>
          </w:rPr>
          <w:t>响应报文</w:t>
        </w:r>
      </w:ins>
    </w:p>
    <w:p w14:paraId="73050157" w14:textId="77777777" w:rsidR="003843EA" w:rsidRDefault="00A21561">
      <w:pPr>
        <w:pStyle w:val="MyText"/>
        <w:spacing w:line="276" w:lineRule="auto"/>
        <w:ind w:leftChars="800" w:left="1680"/>
        <w:rPr>
          <w:ins w:id="1443" w:author="Administrator" w:date="2018-09-26T14:45:00Z"/>
        </w:rPr>
      </w:pPr>
      <w:ins w:id="1444" w:author="Administrator" w:date="2018-09-26T14:45:00Z">
        <w:r>
          <w:rPr>
            <w:rFonts w:hint="eastAsia"/>
          </w:rPr>
          <w:t>数据：</w:t>
        </w:r>
      </w:ins>
    </w:p>
    <w:tbl>
      <w:tblPr>
        <w:tblW w:w="8287" w:type="dxa"/>
        <w:tblInd w:w="1809" w:type="dxa"/>
        <w:tblLayout w:type="fixed"/>
        <w:tblLook w:val="04A0" w:firstRow="1" w:lastRow="0" w:firstColumn="1" w:lastColumn="0" w:noHBand="0" w:noVBand="1"/>
      </w:tblPr>
      <w:tblGrid>
        <w:gridCol w:w="567"/>
        <w:gridCol w:w="2268"/>
        <w:gridCol w:w="1418"/>
        <w:gridCol w:w="4034"/>
      </w:tblGrid>
      <w:tr w:rsidR="003843EA" w14:paraId="7D9D0F3C" w14:textId="77777777">
        <w:trPr>
          <w:ins w:id="1445" w:author="Administrator" w:date="2018-09-26T14:49:00Z"/>
        </w:trPr>
        <w:tc>
          <w:tcPr>
            <w:tcW w:w="567" w:type="dxa"/>
            <w:tcBorders>
              <w:top w:val="single" w:sz="6" w:space="0" w:color="000000"/>
              <w:left w:val="single" w:sz="6" w:space="0" w:color="000000"/>
              <w:bottom w:val="single" w:sz="6" w:space="0" w:color="000000"/>
              <w:right w:val="single" w:sz="4" w:space="0" w:color="000000"/>
            </w:tcBorders>
            <w:shd w:val="clear" w:color="auto" w:fill="E6E6E6"/>
          </w:tcPr>
          <w:p w14:paraId="22115C52" w14:textId="77777777" w:rsidR="003843EA" w:rsidRDefault="00A21561">
            <w:pPr>
              <w:widowControl/>
              <w:spacing w:line="276" w:lineRule="auto"/>
              <w:jc w:val="center"/>
              <w:rPr>
                <w:ins w:id="1446" w:author="Administrator" w:date="2018-09-26T14:49:00Z"/>
                <w:rFonts w:ascii="黑体"/>
                <w:b/>
                <w:bCs/>
                <w:kern w:val="0"/>
                <w:szCs w:val="21"/>
              </w:rPr>
            </w:pPr>
            <w:ins w:id="1447" w:author="Administrator" w:date="2018-09-26T14:49:00Z">
              <w:r>
                <w:rPr>
                  <w:rFonts w:ascii="黑体"/>
                  <w:b/>
                  <w:bCs/>
                  <w:kern w:val="0"/>
                  <w:szCs w:val="21"/>
                </w:rPr>
                <w:t>ID</w:t>
              </w:r>
            </w:ins>
          </w:p>
        </w:tc>
        <w:tc>
          <w:tcPr>
            <w:tcW w:w="2268" w:type="dxa"/>
            <w:tcBorders>
              <w:top w:val="single" w:sz="6" w:space="0" w:color="000000"/>
              <w:left w:val="nil"/>
              <w:bottom w:val="single" w:sz="6" w:space="0" w:color="000000"/>
              <w:right w:val="single" w:sz="4" w:space="0" w:color="000000"/>
            </w:tcBorders>
            <w:shd w:val="clear" w:color="auto" w:fill="E6E6E6"/>
          </w:tcPr>
          <w:p w14:paraId="0F0F770E" w14:textId="77777777" w:rsidR="003843EA" w:rsidRDefault="00A21561">
            <w:pPr>
              <w:widowControl/>
              <w:spacing w:line="276" w:lineRule="auto"/>
              <w:jc w:val="center"/>
              <w:rPr>
                <w:ins w:id="1448" w:author="Administrator" w:date="2018-09-26T14:49:00Z"/>
                <w:rFonts w:ascii="黑体"/>
                <w:b/>
                <w:bCs/>
                <w:kern w:val="0"/>
                <w:szCs w:val="21"/>
              </w:rPr>
            </w:pPr>
            <w:ins w:id="1449" w:author="Administrator" w:date="2018-09-26T14:49:00Z">
              <w:r>
                <w:rPr>
                  <w:rFonts w:ascii="黑体" w:hAnsi="新宋体" w:hint="eastAsia"/>
                  <w:b/>
                  <w:bCs/>
                  <w:kern w:val="0"/>
                  <w:szCs w:val="21"/>
                </w:rPr>
                <w:t>数据域</w:t>
              </w:r>
            </w:ins>
          </w:p>
        </w:tc>
        <w:tc>
          <w:tcPr>
            <w:tcW w:w="1418" w:type="dxa"/>
            <w:tcBorders>
              <w:top w:val="single" w:sz="6" w:space="0" w:color="000000"/>
              <w:left w:val="nil"/>
              <w:bottom w:val="single" w:sz="6" w:space="0" w:color="000000"/>
              <w:right w:val="single" w:sz="6" w:space="0" w:color="000000"/>
            </w:tcBorders>
            <w:shd w:val="clear" w:color="auto" w:fill="E6E6E6"/>
          </w:tcPr>
          <w:p w14:paraId="5F570F94" w14:textId="77777777" w:rsidR="003843EA" w:rsidRDefault="00A21561">
            <w:pPr>
              <w:widowControl/>
              <w:spacing w:line="276" w:lineRule="auto"/>
              <w:jc w:val="center"/>
              <w:rPr>
                <w:ins w:id="1450" w:author="Administrator" w:date="2018-09-26T14:49:00Z"/>
                <w:rFonts w:ascii="黑体"/>
                <w:b/>
                <w:bCs/>
                <w:kern w:val="0"/>
                <w:szCs w:val="21"/>
              </w:rPr>
            </w:pPr>
            <w:ins w:id="1451" w:author="Administrator" w:date="2018-09-26T14:49:00Z">
              <w:r>
                <w:rPr>
                  <w:rFonts w:ascii="黑体" w:hAnsi="新宋体" w:hint="eastAsia"/>
                  <w:b/>
                  <w:bCs/>
                  <w:kern w:val="0"/>
                  <w:szCs w:val="21"/>
                </w:rPr>
                <w:t>长度</w:t>
              </w:r>
            </w:ins>
          </w:p>
        </w:tc>
        <w:tc>
          <w:tcPr>
            <w:tcW w:w="4034" w:type="dxa"/>
            <w:tcBorders>
              <w:top w:val="single" w:sz="6" w:space="0" w:color="000000"/>
              <w:left w:val="nil"/>
              <w:bottom w:val="single" w:sz="6" w:space="0" w:color="000000"/>
              <w:right w:val="single" w:sz="6" w:space="0" w:color="000000"/>
            </w:tcBorders>
            <w:shd w:val="clear" w:color="auto" w:fill="E6E6E6"/>
          </w:tcPr>
          <w:p w14:paraId="29FD8326" w14:textId="77777777" w:rsidR="003843EA" w:rsidRDefault="00A21561">
            <w:pPr>
              <w:widowControl/>
              <w:spacing w:line="276" w:lineRule="auto"/>
              <w:ind w:firstLine="420"/>
              <w:jc w:val="center"/>
              <w:rPr>
                <w:ins w:id="1452" w:author="Administrator" w:date="2018-09-26T14:49:00Z"/>
                <w:rFonts w:ascii="黑体"/>
                <w:b/>
                <w:bCs/>
                <w:kern w:val="0"/>
                <w:szCs w:val="21"/>
              </w:rPr>
            </w:pPr>
            <w:ins w:id="1453" w:author="Administrator" w:date="2018-09-26T14:49:00Z">
              <w:r>
                <w:rPr>
                  <w:rFonts w:ascii="黑体" w:hAnsi="宋体" w:hint="eastAsia"/>
                  <w:b/>
                  <w:bCs/>
                  <w:kern w:val="0"/>
                  <w:szCs w:val="21"/>
                </w:rPr>
                <w:t>备注</w:t>
              </w:r>
            </w:ins>
          </w:p>
        </w:tc>
      </w:tr>
      <w:tr w:rsidR="003843EA" w14:paraId="7539C8F7" w14:textId="77777777">
        <w:trPr>
          <w:ins w:id="1454" w:author="Administrator" w:date="2018-09-26T14:49:00Z"/>
        </w:trPr>
        <w:tc>
          <w:tcPr>
            <w:tcW w:w="567" w:type="dxa"/>
            <w:tcBorders>
              <w:top w:val="single" w:sz="6" w:space="0" w:color="000000"/>
              <w:left w:val="single" w:sz="6" w:space="0" w:color="000000"/>
              <w:bottom w:val="single" w:sz="6" w:space="0" w:color="000000"/>
              <w:right w:val="single" w:sz="4" w:space="0" w:color="000000"/>
            </w:tcBorders>
            <w:vAlign w:val="center"/>
          </w:tcPr>
          <w:p w14:paraId="0D5E671D" w14:textId="77777777" w:rsidR="003843EA" w:rsidRDefault="00A21561">
            <w:pPr>
              <w:pStyle w:val="p0"/>
              <w:spacing w:line="276" w:lineRule="auto"/>
              <w:jc w:val="center"/>
              <w:rPr>
                <w:ins w:id="1455" w:author="Administrator" w:date="2018-09-26T14:49:00Z"/>
                <w:rFonts w:ascii="黑体" w:eastAsia="黑体"/>
              </w:rPr>
            </w:pPr>
            <w:ins w:id="1456" w:author="Administrator" w:date="2018-09-26T14:49:00Z">
              <w:r>
                <w:rPr>
                  <w:rFonts w:ascii="黑体" w:eastAsia="黑体"/>
                </w:rPr>
                <w:t>1</w:t>
              </w:r>
            </w:ins>
          </w:p>
        </w:tc>
        <w:tc>
          <w:tcPr>
            <w:tcW w:w="2268" w:type="dxa"/>
            <w:tcBorders>
              <w:top w:val="single" w:sz="6" w:space="0" w:color="000000"/>
              <w:left w:val="nil"/>
              <w:bottom w:val="single" w:sz="6" w:space="0" w:color="000000"/>
              <w:right w:val="single" w:sz="4" w:space="0" w:color="000000"/>
            </w:tcBorders>
            <w:vAlign w:val="center"/>
          </w:tcPr>
          <w:p w14:paraId="79A66FD1" w14:textId="77777777" w:rsidR="003843EA" w:rsidRDefault="00A21561">
            <w:pPr>
              <w:pStyle w:val="p0"/>
              <w:spacing w:line="276" w:lineRule="auto"/>
              <w:jc w:val="center"/>
              <w:rPr>
                <w:ins w:id="1457" w:author="Administrator" w:date="2018-09-26T14:49:00Z"/>
                <w:rFonts w:ascii="黑体" w:eastAsia="黑体"/>
              </w:rPr>
            </w:pPr>
            <w:ins w:id="1458" w:author="Administrator" w:date="2018-09-26T14:49:00Z">
              <w:r>
                <w:rPr>
                  <w:rFonts w:ascii="黑体" w:eastAsia="黑体" w:hint="eastAsia"/>
                </w:rPr>
                <w:t>状态</w:t>
              </w:r>
            </w:ins>
          </w:p>
        </w:tc>
        <w:tc>
          <w:tcPr>
            <w:tcW w:w="1418" w:type="dxa"/>
            <w:tcBorders>
              <w:top w:val="single" w:sz="6" w:space="0" w:color="000000"/>
              <w:left w:val="nil"/>
              <w:bottom w:val="single" w:sz="6" w:space="0" w:color="000000"/>
              <w:right w:val="single" w:sz="6" w:space="0" w:color="000000"/>
            </w:tcBorders>
            <w:vAlign w:val="center"/>
          </w:tcPr>
          <w:p w14:paraId="011C8C2E" w14:textId="77777777" w:rsidR="003843EA" w:rsidRDefault="00A21561">
            <w:pPr>
              <w:pStyle w:val="p0"/>
              <w:spacing w:line="276" w:lineRule="auto"/>
              <w:jc w:val="center"/>
              <w:rPr>
                <w:ins w:id="1459" w:author="Administrator" w:date="2018-09-26T14:49:00Z"/>
                <w:rFonts w:ascii="黑体" w:eastAsia="黑体"/>
              </w:rPr>
            </w:pPr>
            <w:ins w:id="1460" w:author="Administrator" w:date="2018-09-26T14:49:00Z">
              <w:r>
                <w:rPr>
                  <w:rFonts w:ascii="黑体" w:eastAsia="黑体"/>
                </w:rPr>
                <w:t>2</w:t>
              </w:r>
            </w:ins>
          </w:p>
        </w:tc>
        <w:tc>
          <w:tcPr>
            <w:tcW w:w="4034" w:type="dxa"/>
            <w:tcBorders>
              <w:top w:val="single" w:sz="6" w:space="0" w:color="000000"/>
              <w:left w:val="nil"/>
              <w:bottom w:val="single" w:sz="6" w:space="0" w:color="000000"/>
              <w:right w:val="single" w:sz="6" w:space="0" w:color="000000"/>
            </w:tcBorders>
          </w:tcPr>
          <w:p w14:paraId="3F3A7FE0" w14:textId="77777777" w:rsidR="003843EA" w:rsidRDefault="00A21561">
            <w:pPr>
              <w:pStyle w:val="p0"/>
              <w:spacing w:line="276" w:lineRule="auto"/>
              <w:rPr>
                <w:ins w:id="1461" w:author="Administrator" w:date="2018-09-26T14:49:00Z"/>
                <w:rFonts w:ascii="黑体" w:eastAsia="黑体"/>
              </w:rPr>
            </w:pPr>
            <w:ins w:id="1462" w:author="Administrator" w:date="2018-09-26T14:49:00Z">
              <w:r>
                <w:rPr>
                  <w:rFonts w:ascii="黑体" w:eastAsia="黑体" w:hint="eastAsia"/>
                </w:rPr>
                <w:t>0x30 0x31 成功</w:t>
              </w:r>
            </w:ins>
          </w:p>
          <w:p w14:paraId="424892F0" w14:textId="77777777" w:rsidR="003843EA" w:rsidRDefault="00A21561">
            <w:pPr>
              <w:pStyle w:val="p0"/>
              <w:spacing w:line="276" w:lineRule="auto"/>
              <w:rPr>
                <w:ins w:id="1463" w:author="Administrator" w:date="2018-09-26T14:49:00Z"/>
                <w:rFonts w:ascii="黑体" w:eastAsia="黑体"/>
              </w:rPr>
            </w:pPr>
            <w:ins w:id="1464" w:author="Administrator" w:date="2018-09-26T14:49:00Z">
              <w:r>
                <w:rPr>
                  <w:rFonts w:ascii="黑体" w:eastAsia="黑体" w:hint="eastAsia"/>
                </w:rPr>
                <w:t>不存在  失败</w:t>
              </w:r>
            </w:ins>
          </w:p>
        </w:tc>
      </w:tr>
    </w:tbl>
    <w:p w14:paraId="44DFAC62" w14:textId="77777777" w:rsidR="003843EA" w:rsidRDefault="003843EA">
      <w:pPr>
        <w:pStyle w:val="MyText"/>
        <w:spacing w:line="276" w:lineRule="auto"/>
        <w:ind w:leftChars="800" w:left="1680"/>
        <w:rPr>
          <w:ins w:id="1465" w:author="Administrator" w:date="2018-09-26T14:45:00Z"/>
        </w:rPr>
      </w:pPr>
    </w:p>
    <w:p w14:paraId="53E500CB" w14:textId="77777777" w:rsidR="003843EA" w:rsidRDefault="003843EA">
      <w:pPr>
        <w:pStyle w:val="MyText"/>
        <w:widowControl/>
        <w:jc w:val="left"/>
        <w:rPr>
          <w:kern w:val="44"/>
          <w:sz w:val="44"/>
          <w:szCs w:val="44"/>
        </w:rPr>
      </w:pPr>
    </w:p>
    <w:p w14:paraId="135C59BE" w14:textId="77777777" w:rsidR="003843EA" w:rsidRDefault="00A21561">
      <w:pPr>
        <w:pStyle w:val="1"/>
        <w:jc w:val="center"/>
        <w:rPr>
          <w:rFonts w:ascii="黑体" w:hAnsi="宋体"/>
        </w:rPr>
      </w:pPr>
      <w:bookmarkStart w:id="1466" w:name="_Toc10313"/>
      <w:bookmarkStart w:id="1467" w:name="_Toc26399"/>
      <w:bookmarkStart w:id="1468" w:name="_Toc29371"/>
      <w:bookmarkStart w:id="1469" w:name="_Toc16742"/>
      <w:bookmarkStart w:id="1470" w:name="_Toc453057472"/>
      <w:r>
        <w:rPr>
          <w:rFonts w:ascii="黑体" w:hAnsi="宋体" w:hint="eastAsia"/>
        </w:rPr>
        <w:lastRenderedPageBreak/>
        <w:t>附录A-脚本打印命令规范</w:t>
      </w:r>
      <w:bookmarkEnd w:id="1466"/>
      <w:bookmarkEnd w:id="1467"/>
      <w:bookmarkEnd w:id="1468"/>
      <w:bookmarkEnd w:id="1469"/>
    </w:p>
    <w:p w14:paraId="58EB9A60" w14:textId="77777777" w:rsidR="003843EA" w:rsidRDefault="00A21561">
      <w:pPr>
        <w:spacing w:line="276" w:lineRule="auto"/>
        <w:rPr>
          <w:rFonts w:ascii="黑体" w:hAnsi="宋体"/>
          <w:b/>
          <w:sz w:val="28"/>
          <w:szCs w:val="28"/>
        </w:rPr>
      </w:pPr>
      <w:r>
        <w:rPr>
          <w:rFonts w:ascii="黑体" w:hAnsi="宋体"/>
          <w:b/>
          <w:sz w:val="28"/>
          <w:szCs w:val="28"/>
        </w:rPr>
        <w:t>1、</w:t>
      </w:r>
      <w:r>
        <w:rPr>
          <w:rFonts w:ascii="黑体" w:hAnsi="宋体" w:hint="eastAsia"/>
          <w:b/>
          <w:sz w:val="28"/>
          <w:szCs w:val="28"/>
        </w:rPr>
        <w:t>命令总览</w:t>
      </w:r>
    </w:p>
    <w:tbl>
      <w:tblPr>
        <w:tblStyle w:val="afa"/>
        <w:tblW w:w="10031" w:type="dxa"/>
        <w:tblLayout w:type="fixed"/>
        <w:tblLook w:val="04A0" w:firstRow="1" w:lastRow="0" w:firstColumn="1" w:lastColumn="0" w:noHBand="0" w:noVBand="1"/>
      </w:tblPr>
      <w:tblGrid>
        <w:gridCol w:w="1101"/>
        <w:gridCol w:w="992"/>
        <w:gridCol w:w="1559"/>
        <w:gridCol w:w="1134"/>
        <w:gridCol w:w="2268"/>
        <w:gridCol w:w="1276"/>
        <w:gridCol w:w="1701"/>
      </w:tblGrid>
      <w:tr w:rsidR="003843EA" w14:paraId="30D75721" w14:textId="77777777">
        <w:trPr>
          <w:trHeight w:val="472"/>
        </w:trPr>
        <w:tc>
          <w:tcPr>
            <w:tcW w:w="1101" w:type="dxa"/>
            <w:shd w:val="clear" w:color="auto" w:fill="244061" w:themeFill="accent1" w:themeFillShade="80"/>
          </w:tcPr>
          <w:p w14:paraId="618E323C" w14:textId="77777777" w:rsidR="003843EA" w:rsidRDefault="00A21561">
            <w:pPr>
              <w:rPr>
                <w:rFonts w:ascii="微软雅黑" w:eastAsia="微软雅黑" w:hAnsi="微软雅黑"/>
                <w:szCs w:val="21"/>
              </w:rPr>
            </w:pPr>
            <w:r>
              <w:rPr>
                <w:rFonts w:ascii="微软雅黑" w:eastAsia="微软雅黑" w:hAnsi="微软雅黑" w:hint="eastAsia"/>
                <w:szCs w:val="21"/>
              </w:rPr>
              <w:t>分类前缀</w:t>
            </w:r>
          </w:p>
        </w:tc>
        <w:tc>
          <w:tcPr>
            <w:tcW w:w="992" w:type="dxa"/>
            <w:shd w:val="clear" w:color="auto" w:fill="244061" w:themeFill="accent1" w:themeFillShade="80"/>
          </w:tcPr>
          <w:p w14:paraId="272A0E13" w14:textId="77777777" w:rsidR="003843EA" w:rsidRDefault="00A21561">
            <w:pPr>
              <w:jc w:val="center"/>
              <w:rPr>
                <w:rFonts w:ascii="微软雅黑" w:eastAsia="微软雅黑" w:hAnsi="微软雅黑"/>
                <w:szCs w:val="21"/>
              </w:rPr>
            </w:pPr>
            <w:r>
              <w:rPr>
                <w:rFonts w:ascii="微软雅黑" w:eastAsia="微软雅黑" w:hAnsi="微软雅黑" w:hint="eastAsia"/>
                <w:szCs w:val="21"/>
              </w:rPr>
              <w:t>命令</w:t>
            </w:r>
          </w:p>
        </w:tc>
        <w:tc>
          <w:tcPr>
            <w:tcW w:w="1559" w:type="dxa"/>
            <w:shd w:val="clear" w:color="auto" w:fill="244061" w:themeFill="accent1" w:themeFillShade="80"/>
          </w:tcPr>
          <w:p w14:paraId="136AC66C" w14:textId="77777777" w:rsidR="003843EA" w:rsidRDefault="00A21561">
            <w:pPr>
              <w:jc w:val="center"/>
              <w:rPr>
                <w:rFonts w:ascii="微软雅黑" w:eastAsia="微软雅黑" w:hAnsi="微软雅黑"/>
                <w:szCs w:val="21"/>
              </w:rPr>
            </w:pPr>
            <w:r>
              <w:rPr>
                <w:rFonts w:ascii="微软雅黑" w:eastAsia="微软雅黑" w:hAnsi="微软雅黑" w:hint="eastAsia"/>
                <w:szCs w:val="21"/>
              </w:rPr>
              <w:t>参数 1</w:t>
            </w:r>
          </w:p>
        </w:tc>
        <w:tc>
          <w:tcPr>
            <w:tcW w:w="1134" w:type="dxa"/>
            <w:shd w:val="clear" w:color="auto" w:fill="244061" w:themeFill="accent1" w:themeFillShade="80"/>
          </w:tcPr>
          <w:p w14:paraId="024AD6B5" w14:textId="77777777" w:rsidR="003843EA" w:rsidRDefault="00A21561">
            <w:pPr>
              <w:jc w:val="center"/>
              <w:rPr>
                <w:rFonts w:ascii="微软雅黑" w:eastAsia="微软雅黑" w:hAnsi="微软雅黑"/>
                <w:szCs w:val="21"/>
              </w:rPr>
            </w:pPr>
            <w:r>
              <w:rPr>
                <w:rFonts w:ascii="微软雅黑" w:eastAsia="微软雅黑" w:hAnsi="微软雅黑" w:hint="eastAsia"/>
                <w:szCs w:val="21"/>
              </w:rPr>
              <w:t>参数 2</w:t>
            </w:r>
          </w:p>
        </w:tc>
        <w:tc>
          <w:tcPr>
            <w:tcW w:w="2268" w:type="dxa"/>
            <w:shd w:val="clear" w:color="auto" w:fill="244061" w:themeFill="accent1" w:themeFillShade="80"/>
          </w:tcPr>
          <w:p w14:paraId="0C1B9D72" w14:textId="77777777" w:rsidR="003843EA" w:rsidRDefault="00A21561">
            <w:pPr>
              <w:jc w:val="center"/>
              <w:rPr>
                <w:rFonts w:ascii="微软雅黑" w:eastAsia="微软雅黑" w:hAnsi="微软雅黑"/>
                <w:szCs w:val="21"/>
              </w:rPr>
            </w:pPr>
            <w:r>
              <w:rPr>
                <w:rFonts w:ascii="微软雅黑" w:eastAsia="微软雅黑" w:hAnsi="微软雅黑" w:hint="eastAsia"/>
                <w:szCs w:val="21"/>
              </w:rPr>
              <w:t>参数 3</w:t>
            </w:r>
          </w:p>
        </w:tc>
        <w:tc>
          <w:tcPr>
            <w:tcW w:w="1276" w:type="dxa"/>
            <w:shd w:val="clear" w:color="auto" w:fill="244061" w:themeFill="accent1" w:themeFillShade="80"/>
          </w:tcPr>
          <w:p w14:paraId="1A73E108" w14:textId="77777777" w:rsidR="003843EA" w:rsidRDefault="00A21561">
            <w:pPr>
              <w:jc w:val="center"/>
              <w:rPr>
                <w:rFonts w:ascii="微软雅黑" w:eastAsia="微软雅黑" w:hAnsi="微软雅黑"/>
                <w:szCs w:val="21"/>
              </w:rPr>
            </w:pPr>
            <w:r>
              <w:rPr>
                <w:rFonts w:ascii="微软雅黑" w:eastAsia="微软雅黑" w:hAnsi="微软雅黑" w:hint="eastAsia"/>
                <w:szCs w:val="21"/>
              </w:rPr>
              <w:t>参数 4</w:t>
            </w:r>
          </w:p>
        </w:tc>
        <w:tc>
          <w:tcPr>
            <w:tcW w:w="1701" w:type="dxa"/>
            <w:shd w:val="clear" w:color="auto" w:fill="244061" w:themeFill="accent1" w:themeFillShade="80"/>
          </w:tcPr>
          <w:p w14:paraId="6A8CA65E" w14:textId="77777777" w:rsidR="003843EA" w:rsidRDefault="00A21561">
            <w:pPr>
              <w:jc w:val="center"/>
              <w:rPr>
                <w:rFonts w:ascii="微软雅黑" w:eastAsia="微软雅黑" w:hAnsi="微软雅黑"/>
                <w:szCs w:val="21"/>
              </w:rPr>
            </w:pPr>
            <w:r>
              <w:rPr>
                <w:rFonts w:ascii="微软雅黑" w:eastAsia="微软雅黑" w:hAnsi="微软雅黑" w:hint="eastAsia"/>
                <w:szCs w:val="21"/>
              </w:rPr>
              <w:t>描述</w:t>
            </w:r>
          </w:p>
        </w:tc>
      </w:tr>
      <w:tr w:rsidR="003843EA" w14:paraId="52F0D519" w14:textId="77777777">
        <w:trPr>
          <w:trHeight w:val="277"/>
        </w:trPr>
        <w:tc>
          <w:tcPr>
            <w:tcW w:w="1101" w:type="dxa"/>
            <w:vMerge w:val="restart"/>
          </w:tcPr>
          <w:p w14:paraId="5036493B" w14:textId="77777777" w:rsidR="003843EA" w:rsidRDefault="003843EA">
            <w:pPr>
              <w:rPr>
                <w:szCs w:val="21"/>
              </w:rPr>
            </w:pPr>
          </w:p>
          <w:p w14:paraId="4DA437C5" w14:textId="77777777" w:rsidR="003843EA" w:rsidRDefault="003843EA">
            <w:pPr>
              <w:ind w:firstLineChars="250" w:firstLine="525"/>
              <w:rPr>
                <w:szCs w:val="21"/>
              </w:rPr>
            </w:pPr>
          </w:p>
          <w:p w14:paraId="2FFC6A84" w14:textId="77777777" w:rsidR="003843EA" w:rsidRDefault="003843EA">
            <w:pPr>
              <w:ind w:firstLineChars="250" w:firstLine="525"/>
              <w:rPr>
                <w:szCs w:val="21"/>
              </w:rPr>
            </w:pPr>
          </w:p>
          <w:p w14:paraId="018F1DA7" w14:textId="77777777" w:rsidR="003843EA" w:rsidRDefault="003843EA">
            <w:pPr>
              <w:ind w:firstLineChars="250" w:firstLine="525"/>
              <w:rPr>
                <w:szCs w:val="21"/>
              </w:rPr>
            </w:pPr>
          </w:p>
          <w:p w14:paraId="6A713F05" w14:textId="77777777" w:rsidR="003843EA" w:rsidRDefault="003843EA">
            <w:pPr>
              <w:ind w:firstLineChars="250" w:firstLine="525"/>
              <w:rPr>
                <w:szCs w:val="21"/>
              </w:rPr>
            </w:pPr>
          </w:p>
          <w:p w14:paraId="158B9B3B" w14:textId="77777777" w:rsidR="003843EA" w:rsidRDefault="003843EA">
            <w:pPr>
              <w:ind w:firstLineChars="250" w:firstLine="525"/>
              <w:rPr>
                <w:szCs w:val="21"/>
              </w:rPr>
            </w:pPr>
          </w:p>
          <w:p w14:paraId="27CEE167" w14:textId="77777777" w:rsidR="003843EA" w:rsidRDefault="003843EA">
            <w:pPr>
              <w:ind w:firstLineChars="250" w:firstLine="525"/>
              <w:rPr>
                <w:szCs w:val="21"/>
              </w:rPr>
            </w:pPr>
          </w:p>
          <w:p w14:paraId="46AA0462" w14:textId="77777777" w:rsidR="003843EA" w:rsidRDefault="003843EA">
            <w:pPr>
              <w:ind w:firstLineChars="250" w:firstLine="525"/>
              <w:rPr>
                <w:szCs w:val="21"/>
              </w:rPr>
            </w:pPr>
          </w:p>
          <w:p w14:paraId="037706E3" w14:textId="77777777" w:rsidR="003843EA" w:rsidRDefault="003843EA">
            <w:pPr>
              <w:ind w:firstLineChars="250" w:firstLine="525"/>
              <w:rPr>
                <w:szCs w:val="21"/>
              </w:rPr>
            </w:pPr>
          </w:p>
          <w:p w14:paraId="084FD96E" w14:textId="77777777" w:rsidR="003843EA" w:rsidRDefault="003843EA">
            <w:pPr>
              <w:ind w:firstLineChars="250" w:firstLine="525"/>
              <w:rPr>
                <w:szCs w:val="21"/>
              </w:rPr>
            </w:pPr>
          </w:p>
          <w:p w14:paraId="7A5515D1" w14:textId="77777777" w:rsidR="003843EA" w:rsidRDefault="003843EA">
            <w:pPr>
              <w:ind w:firstLineChars="250" w:firstLine="525"/>
              <w:rPr>
                <w:szCs w:val="21"/>
              </w:rPr>
            </w:pPr>
          </w:p>
          <w:p w14:paraId="2D32F05B" w14:textId="77777777" w:rsidR="003843EA" w:rsidRDefault="003843EA">
            <w:pPr>
              <w:ind w:firstLineChars="250" w:firstLine="525"/>
              <w:rPr>
                <w:szCs w:val="21"/>
              </w:rPr>
            </w:pPr>
          </w:p>
          <w:p w14:paraId="163BAF99" w14:textId="77777777" w:rsidR="003843EA" w:rsidRDefault="003843EA">
            <w:pPr>
              <w:ind w:firstLineChars="250" w:firstLine="525"/>
              <w:rPr>
                <w:szCs w:val="21"/>
              </w:rPr>
            </w:pPr>
          </w:p>
          <w:p w14:paraId="0ACC4093" w14:textId="77777777" w:rsidR="003843EA" w:rsidRDefault="003843EA">
            <w:pPr>
              <w:ind w:firstLineChars="250" w:firstLine="525"/>
              <w:rPr>
                <w:szCs w:val="21"/>
              </w:rPr>
            </w:pPr>
          </w:p>
          <w:p w14:paraId="58D5FF86" w14:textId="77777777" w:rsidR="003843EA" w:rsidRDefault="003843EA">
            <w:pPr>
              <w:ind w:firstLineChars="250" w:firstLine="525"/>
              <w:rPr>
                <w:szCs w:val="21"/>
              </w:rPr>
            </w:pPr>
          </w:p>
          <w:p w14:paraId="24B89365" w14:textId="77777777" w:rsidR="003843EA" w:rsidRDefault="003843EA">
            <w:pPr>
              <w:ind w:firstLineChars="250" w:firstLine="525"/>
              <w:rPr>
                <w:szCs w:val="21"/>
              </w:rPr>
            </w:pPr>
          </w:p>
          <w:p w14:paraId="57FB49C1" w14:textId="77777777" w:rsidR="003843EA" w:rsidRDefault="00A21561">
            <w:pPr>
              <w:jc w:val="center"/>
              <w:rPr>
                <w:sz w:val="30"/>
                <w:szCs w:val="30"/>
              </w:rPr>
            </w:pPr>
            <w:r>
              <w:rPr>
                <w:rFonts w:hint="eastAsia"/>
                <w:sz w:val="30"/>
                <w:szCs w:val="30"/>
              </w:rPr>
              <w:t>!</w:t>
            </w:r>
          </w:p>
        </w:tc>
        <w:tc>
          <w:tcPr>
            <w:tcW w:w="992" w:type="dxa"/>
          </w:tcPr>
          <w:p w14:paraId="5E495691" w14:textId="77777777" w:rsidR="003843EA" w:rsidRDefault="00A21561">
            <w:pPr>
              <w:rPr>
                <w:sz w:val="18"/>
                <w:szCs w:val="18"/>
              </w:rPr>
            </w:pPr>
            <w:proofErr w:type="spellStart"/>
            <w:r>
              <w:rPr>
                <w:rFonts w:hint="eastAsia"/>
                <w:sz w:val="18"/>
                <w:szCs w:val="18"/>
              </w:rPr>
              <w:t>hz</w:t>
            </w:r>
            <w:proofErr w:type="spellEnd"/>
          </w:p>
        </w:tc>
        <w:tc>
          <w:tcPr>
            <w:tcW w:w="1559" w:type="dxa"/>
          </w:tcPr>
          <w:p w14:paraId="3E8AD044" w14:textId="77777777" w:rsidR="003843EA" w:rsidRDefault="00A21561">
            <w:pPr>
              <w:rPr>
                <w:sz w:val="18"/>
                <w:szCs w:val="18"/>
              </w:rPr>
            </w:pPr>
            <w:r>
              <w:rPr>
                <w:rFonts w:hint="eastAsia"/>
                <w:sz w:val="18"/>
                <w:szCs w:val="18"/>
              </w:rPr>
              <w:t>字体大小</w:t>
            </w:r>
          </w:p>
          <w:p w14:paraId="6E64A781" w14:textId="77777777" w:rsidR="003843EA" w:rsidRDefault="00A21561">
            <w:pPr>
              <w:rPr>
                <w:sz w:val="18"/>
                <w:szCs w:val="18"/>
              </w:rPr>
            </w:pPr>
            <w:r>
              <w:rPr>
                <w:rFonts w:hint="eastAsia"/>
                <w:sz w:val="18"/>
                <w:szCs w:val="18"/>
              </w:rPr>
              <w:t>(</w:t>
            </w:r>
            <w:proofErr w:type="spellStart"/>
            <w:r>
              <w:rPr>
                <w:rFonts w:hint="eastAsia"/>
                <w:sz w:val="18"/>
                <w:szCs w:val="18"/>
              </w:rPr>
              <w:t>s,n,l,sn,sl,nl</w:t>
            </w:r>
            <w:proofErr w:type="spellEnd"/>
            <w:r>
              <w:rPr>
                <w:rFonts w:hint="eastAsia"/>
                <w:sz w:val="18"/>
                <w:szCs w:val="18"/>
              </w:rPr>
              <w:t>)</w:t>
            </w:r>
          </w:p>
          <w:p w14:paraId="267AE1CC" w14:textId="77777777" w:rsidR="003843EA" w:rsidRDefault="00A21561">
            <w:pPr>
              <w:rPr>
                <w:sz w:val="18"/>
                <w:szCs w:val="18"/>
              </w:rPr>
            </w:pPr>
            <w:r>
              <w:rPr>
                <w:rFonts w:hint="eastAsia"/>
                <w:sz w:val="18"/>
                <w:szCs w:val="18"/>
              </w:rPr>
              <w:t>s</w:t>
            </w:r>
            <w:r>
              <w:rPr>
                <w:rFonts w:hint="eastAsia"/>
                <w:sz w:val="18"/>
                <w:szCs w:val="18"/>
              </w:rPr>
              <w:t>（小字体）：一行打印</w:t>
            </w:r>
            <w:r>
              <w:rPr>
                <w:rFonts w:hint="eastAsia"/>
                <w:sz w:val="18"/>
                <w:szCs w:val="18"/>
              </w:rPr>
              <w:t>24</w:t>
            </w:r>
            <w:r>
              <w:rPr>
                <w:rFonts w:hint="eastAsia"/>
                <w:sz w:val="18"/>
                <w:szCs w:val="18"/>
              </w:rPr>
              <w:t>个；</w:t>
            </w:r>
          </w:p>
          <w:p w14:paraId="5335122B" w14:textId="77777777" w:rsidR="003843EA" w:rsidRDefault="00A21561">
            <w:pPr>
              <w:rPr>
                <w:sz w:val="18"/>
                <w:szCs w:val="18"/>
              </w:rPr>
            </w:pPr>
            <w:r>
              <w:rPr>
                <w:rFonts w:hint="eastAsia"/>
                <w:sz w:val="18"/>
                <w:szCs w:val="18"/>
              </w:rPr>
              <w:t>n</w:t>
            </w:r>
            <w:r>
              <w:rPr>
                <w:rFonts w:hint="eastAsia"/>
                <w:sz w:val="18"/>
                <w:szCs w:val="18"/>
              </w:rPr>
              <w:t>（标准字体）：一行打印</w:t>
            </w:r>
            <w:r>
              <w:rPr>
                <w:rFonts w:hint="eastAsia"/>
                <w:sz w:val="18"/>
                <w:szCs w:val="18"/>
              </w:rPr>
              <w:t>16</w:t>
            </w:r>
            <w:r>
              <w:rPr>
                <w:rFonts w:hint="eastAsia"/>
                <w:sz w:val="18"/>
                <w:szCs w:val="18"/>
              </w:rPr>
              <w:t>个；</w:t>
            </w:r>
          </w:p>
          <w:p w14:paraId="3606EB44" w14:textId="77777777" w:rsidR="003843EA" w:rsidRDefault="00A21561">
            <w:pPr>
              <w:rPr>
                <w:sz w:val="18"/>
                <w:szCs w:val="18"/>
              </w:rPr>
            </w:pPr>
            <w:r>
              <w:rPr>
                <w:rFonts w:hint="eastAsia"/>
                <w:sz w:val="18"/>
                <w:szCs w:val="18"/>
              </w:rPr>
              <w:t>l</w:t>
            </w:r>
            <w:r>
              <w:rPr>
                <w:rFonts w:hint="eastAsia"/>
                <w:sz w:val="18"/>
                <w:szCs w:val="18"/>
              </w:rPr>
              <w:t>（大字体）：一行打印</w:t>
            </w:r>
            <w:r>
              <w:rPr>
                <w:rFonts w:hint="eastAsia"/>
                <w:sz w:val="18"/>
                <w:szCs w:val="18"/>
              </w:rPr>
              <w:t>12</w:t>
            </w:r>
            <w:r>
              <w:rPr>
                <w:rFonts w:hint="eastAsia"/>
                <w:sz w:val="18"/>
                <w:szCs w:val="18"/>
              </w:rPr>
              <w:t>个；</w:t>
            </w:r>
          </w:p>
          <w:p w14:paraId="427C5BE8" w14:textId="77777777" w:rsidR="003843EA" w:rsidRDefault="00A21561">
            <w:pPr>
              <w:rPr>
                <w:sz w:val="18"/>
                <w:szCs w:val="18"/>
              </w:rPr>
            </w:pPr>
            <w:proofErr w:type="spellStart"/>
            <w:r>
              <w:rPr>
                <w:rFonts w:hint="eastAsia"/>
                <w:sz w:val="18"/>
                <w:szCs w:val="18"/>
              </w:rPr>
              <w:t>sn</w:t>
            </w:r>
            <w:proofErr w:type="spellEnd"/>
            <w:r>
              <w:rPr>
                <w:rFonts w:hint="eastAsia"/>
                <w:sz w:val="18"/>
                <w:szCs w:val="18"/>
              </w:rPr>
              <w:t>：小字体宽度，标准字体高度；</w:t>
            </w:r>
          </w:p>
          <w:p w14:paraId="37DEA2B5" w14:textId="77777777" w:rsidR="003843EA" w:rsidRDefault="00A21561">
            <w:pPr>
              <w:rPr>
                <w:sz w:val="18"/>
                <w:szCs w:val="18"/>
              </w:rPr>
            </w:pPr>
            <w:proofErr w:type="spellStart"/>
            <w:r>
              <w:rPr>
                <w:rFonts w:hint="eastAsia"/>
                <w:sz w:val="18"/>
                <w:szCs w:val="18"/>
              </w:rPr>
              <w:t>sl</w:t>
            </w:r>
            <w:proofErr w:type="spellEnd"/>
            <w:r>
              <w:rPr>
                <w:rFonts w:hint="eastAsia"/>
                <w:sz w:val="18"/>
                <w:szCs w:val="18"/>
              </w:rPr>
              <w:t>：小字体宽度，大字体高度；</w:t>
            </w:r>
          </w:p>
          <w:p w14:paraId="7314C1E8" w14:textId="77777777" w:rsidR="003843EA" w:rsidRDefault="00A21561">
            <w:pPr>
              <w:rPr>
                <w:sz w:val="18"/>
                <w:szCs w:val="18"/>
              </w:rPr>
            </w:pPr>
            <w:proofErr w:type="spellStart"/>
            <w:r>
              <w:rPr>
                <w:rFonts w:hint="eastAsia"/>
                <w:sz w:val="18"/>
                <w:szCs w:val="18"/>
              </w:rPr>
              <w:t>nl</w:t>
            </w:r>
            <w:proofErr w:type="spellEnd"/>
            <w:r>
              <w:rPr>
                <w:rFonts w:hint="eastAsia"/>
                <w:sz w:val="18"/>
                <w:szCs w:val="18"/>
              </w:rPr>
              <w:t>：标准字体宽度，大字体高度；</w:t>
            </w:r>
          </w:p>
        </w:tc>
        <w:tc>
          <w:tcPr>
            <w:tcW w:w="1134" w:type="dxa"/>
            <w:shd w:val="clear" w:color="auto" w:fill="92D050"/>
          </w:tcPr>
          <w:p w14:paraId="7E5FDE68" w14:textId="77777777" w:rsidR="003843EA" w:rsidRDefault="003843EA">
            <w:pPr>
              <w:rPr>
                <w:sz w:val="18"/>
                <w:szCs w:val="18"/>
              </w:rPr>
            </w:pPr>
          </w:p>
        </w:tc>
        <w:tc>
          <w:tcPr>
            <w:tcW w:w="2268" w:type="dxa"/>
            <w:shd w:val="clear" w:color="auto" w:fill="92D050"/>
          </w:tcPr>
          <w:p w14:paraId="3EE4492C" w14:textId="77777777" w:rsidR="003843EA" w:rsidRDefault="003843EA">
            <w:pPr>
              <w:rPr>
                <w:sz w:val="18"/>
                <w:szCs w:val="18"/>
              </w:rPr>
            </w:pPr>
          </w:p>
        </w:tc>
        <w:tc>
          <w:tcPr>
            <w:tcW w:w="1276" w:type="dxa"/>
            <w:shd w:val="clear" w:color="auto" w:fill="92D050"/>
          </w:tcPr>
          <w:p w14:paraId="56D7ED88" w14:textId="77777777" w:rsidR="003843EA" w:rsidRDefault="003843EA">
            <w:pPr>
              <w:rPr>
                <w:sz w:val="18"/>
                <w:szCs w:val="18"/>
              </w:rPr>
            </w:pPr>
          </w:p>
        </w:tc>
        <w:tc>
          <w:tcPr>
            <w:tcW w:w="1701" w:type="dxa"/>
            <w:shd w:val="clear" w:color="auto" w:fill="92D050"/>
          </w:tcPr>
          <w:p w14:paraId="34C05E5D" w14:textId="77777777" w:rsidR="003843EA" w:rsidRDefault="00A21561">
            <w:pPr>
              <w:rPr>
                <w:sz w:val="18"/>
                <w:szCs w:val="18"/>
              </w:rPr>
            </w:pPr>
            <w:r>
              <w:rPr>
                <w:rFonts w:hint="eastAsia"/>
                <w:sz w:val="18"/>
                <w:szCs w:val="18"/>
              </w:rPr>
              <w:t>汉字样式</w:t>
            </w:r>
          </w:p>
        </w:tc>
      </w:tr>
      <w:tr w:rsidR="003843EA" w14:paraId="6D612413" w14:textId="77777777">
        <w:trPr>
          <w:trHeight w:val="1079"/>
        </w:trPr>
        <w:tc>
          <w:tcPr>
            <w:tcW w:w="1101" w:type="dxa"/>
            <w:vMerge/>
          </w:tcPr>
          <w:p w14:paraId="7C2C0C93" w14:textId="77777777" w:rsidR="003843EA" w:rsidRDefault="003843EA">
            <w:pPr>
              <w:rPr>
                <w:szCs w:val="21"/>
              </w:rPr>
            </w:pPr>
          </w:p>
        </w:tc>
        <w:tc>
          <w:tcPr>
            <w:tcW w:w="992" w:type="dxa"/>
          </w:tcPr>
          <w:p w14:paraId="40EB6434" w14:textId="77777777" w:rsidR="003843EA" w:rsidRDefault="00A21561">
            <w:pPr>
              <w:rPr>
                <w:sz w:val="18"/>
                <w:szCs w:val="18"/>
              </w:rPr>
            </w:pPr>
            <w:proofErr w:type="spellStart"/>
            <w:r>
              <w:rPr>
                <w:rFonts w:hint="eastAsia"/>
                <w:sz w:val="18"/>
                <w:szCs w:val="18"/>
              </w:rPr>
              <w:t>asc</w:t>
            </w:r>
            <w:proofErr w:type="spellEnd"/>
          </w:p>
        </w:tc>
        <w:tc>
          <w:tcPr>
            <w:tcW w:w="1559" w:type="dxa"/>
          </w:tcPr>
          <w:p w14:paraId="21700206" w14:textId="77777777" w:rsidR="003843EA" w:rsidRDefault="00A21561">
            <w:pPr>
              <w:rPr>
                <w:sz w:val="18"/>
                <w:szCs w:val="18"/>
              </w:rPr>
            </w:pPr>
            <w:r>
              <w:rPr>
                <w:rFonts w:hint="eastAsia"/>
                <w:sz w:val="18"/>
                <w:szCs w:val="18"/>
              </w:rPr>
              <w:t>字体大小</w:t>
            </w:r>
          </w:p>
          <w:p w14:paraId="610A5F91" w14:textId="77777777" w:rsidR="003843EA" w:rsidRDefault="00A21561">
            <w:pPr>
              <w:rPr>
                <w:sz w:val="18"/>
                <w:szCs w:val="18"/>
              </w:rPr>
            </w:pPr>
            <w:r>
              <w:rPr>
                <w:rFonts w:hint="eastAsia"/>
                <w:sz w:val="18"/>
                <w:szCs w:val="18"/>
              </w:rPr>
              <w:t>(</w:t>
            </w:r>
            <w:proofErr w:type="spellStart"/>
            <w:r>
              <w:rPr>
                <w:rFonts w:hint="eastAsia"/>
                <w:sz w:val="18"/>
                <w:szCs w:val="18"/>
              </w:rPr>
              <w:t>s,n,l,sn,sl,nl</w:t>
            </w:r>
            <w:proofErr w:type="spellEnd"/>
            <w:r>
              <w:rPr>
                <w:rFonts w:hint="eastAsia"/>
                <w:sz w:val="18"/>
                <w:szCs w:val="18"/>
              </w:rPr>
              <w:t>)</w:t>
            </w:r>
          </w:p>
          <w:p w14:paraId="66013123" w14:textId="77777777" w:rsidR="003843EA" w:rsidRDefault="00A21561">
            <w:pPr>
              <w:rPr>
                <w:sz w:val="18"/>
                <w:szCs w:val="18"/>
              </w:rPr>
            </w:pPr>
            <w:r>
              <w:rPr>
                <w:rFonts w:hint="eastAsia"/>
                <w:sz w:val="18"/>
                <w:szCs w:val="18"/>
              </w:rPr>
              <w:t>s</w:t>
            </w:r>
            <w:r>
              <w:rPr>
                <w:rFonts w:hint="eastAsia"/>
                <w:sz w:val="18"/>
                <w:szCs w:val="18"/>
              </w:rPr>
              <w:t>（小字体）：一行打印</w:t>
            </w:r>
            <w:r>
              <w:rPr>
                <w:rFonts w:hint="eastAsia"/>
                <w:sz w:val="18"/>
                <w:szCs w:val="18"/>
              </w:rPr>
              <w:t>48</w:t>
            </w:r>
            <w:r>
              <w:rPr>
                <w:rFonts w:hint="eastAsia"/>
                <w:sz w:val="18"/>
                <w:szCs w:val="18"/>
              </w:rPr>
              <w:t>个；</w:t>
            </w:r>
          </w:p>
          <w:p w14:paraId="56C70865" w14:textId="77777777" w:rsidR="003843EA" w:rsidRDefault="00A21561">
            <w:pPr>
              <w:rPr>
                <w:sz w:val="18"/>
                <w:szCs w:val="18"/>
              </w:rPr>
            </w:pPr>
            <w:r>
              <w:rPr>
                <w:rFonts w:hint="eastAsia"/>
                <w:sz w:val="18"/>
                <w:szCs w:val="18"/>
              </w:rPr>
              <w:t>n</w:t>
            </w:r>
            <w:r>
              <w:rPr>
                <w:rFonts w:hint="eastAsia"/>
                <w:sz w:val="18"/>
                <w:szCs w:val="18"/>
              </w:rPr>
              <w:t>（标准字体）：一行打印</w:t>
            </w:r>
            <w:r>
              <w:rPr>
                <w:rFonts w:hint="eastAsia"/>
                <w:sz w:val="18"/>
                <w:szCs w:val="18"/>
              </w:rPr>
              <w:t>32</w:t>
            </w:r>
            <w:r>
              <w:rPr>
                <w:rFonts w:hint="eastAsia"/>
                <w:sz w:val="18"/>
                <w:szCs w:val="18"/>
              </w:rPr>
              <w:t>个；</w:t>
            </w:r>
          </w:p>
          <w:p w14:paraId="2C99EE1F" w14:textId="77777777" w:rsidR="003843EA" w:rsidRDefault="00A21561">
            <w:pPr>
              <w:rPr>
                <w:sz w:val="18"/>
                <w:szCs w:val="18"/>
              </w:rPr>
            </w:pPr>
            <w:r>
              <w:rPr>
                <w:rFonts w:hint="eastAsia"/>
                <w:sz w:val="18"/>
                <w:szCs w:val="18"/>
              </w:rPr>
              <w:t>l</w:t>
            </w:r>
            <w:r>
              <w:rPr>
                <w:rFonts w:hint="eastAsia"/>
                <w:sz w:val="18"/>
                <w:szCs w:val="18"/>
              </w:rPr>
              <w:t>（大字体）：一行打印</w:t>
            </w:r>
            <w:r>
              <w:rPr>
                <w:rFonts w:hint="eastAsia"/>
                <w:sz w:val="18"/>
                <w:szCs w:val="18"/>
              </w:rPr>
              <w:t>24</w:t>
            </w:r>
            <w:r>
              <w:rPr>
                <w:rFonts w:hint="eastAsia"/>
                <w:sz w:val="18"/>
                <w:szCs w:val="18"/>
              </w:rPr>
              <w:t>个；</w:t>
            </w:r>
          </w:p>
          <w:p w14:paraId="2850F687" w14:textId="77777777" w:rsidR="003843EA" w:rsidRDefault="00A21561">
            <w:pPr>
              <w:rPr>
                <w:sz w:val="18"/>
                <w:szCs w:val="18"/>
              </w:rPr>
            </w:pPr>
            <w:proofErr w:type="spellStart"/>
            <w:r>
              <w:rPr>
                <w:rFonts w:hint="eastAsia"/>
                <w:sz w:val="18"/>
                <w:szCs w:val="18"/>
              </w:rPr>
              <w:t>sn</w:t>
            </w:r>
            <w:proofErr w:type="spellEnd"/>
            <w:r>
              <w:rPr>
                <w:rFonts w:hint="eastAsia"/>
                <w:sz w:val="18"/>
                <w:szCs w:val="18"/>
              </w:rPr>
              <w:t>：小字体宽度，标准字体高度；</w:t>
            </w:r>
          </w:p>
          <w:p w14:paraId="450E55A9" w14:textId="77777777" w:rsidR="003843EA" w:rsidRDefault="00A21561">
            <w:pPr>
              <w:rPr>
                <w:sz w:val="18"/>
                <w:szCs w:val="18"/>
              </w:rPr>
            </w:pPr>
            <w:proofErr w:type="spellStart"/>
            <w:r>
              <w:rPr>
                <w:rFonts w:hint="eastAsia"/>
                <w:sz w:val="18"/>
                <w:szCs w:val="18"/>
              </w:rPr>
              <w:t>sl</w:t>
            </w:r>
            <w:proofErr w:type="spellEnd"/>
            <w:r>
              <w:rPr>
                <w:rFonts w:hint="eastAsia"/>
                <w:sz w:val="18"/>
                <w:szCs w:val="18"/>
              </w:rPr>
              <w:t>：小字体宽度，大字体高度；</w:t>
            </w:r>
          </w:p>
          <w:p w14:paraId="51F90C36" w14:textId="77777777" w:rsidR="003843EA" w:rsidRDefault="00A21561">
            <w:pPr>
              <w:rPr>
                <w:sz w:val="18"/>
                <w:szCs w:val="18"/>
              </w:rPr>
            </w:pPr>
            <w:proofErr w:type="spellStart"/>
            <w:r>
              <w:rPr>
                <w:rFonts w:hint="eastAsia"/>
                <w:sz w:val="18"/>
                <w:szCs w:val="18"/>
              </w:rPr>
              <w:t>nl</w:t>
            </w:r>
            <w:proofErr w:type="spellEnd"/>
            <w:r>
              <w:rPr>
                <w:rFonts w:hint="eastAsia"/>
                <w:sz w:val="18"/>
                <w:szCs w:val="18"/>
              </w:rPr>
              <w:t>：标准字体宽度，大字体高度；</w:t>
            </w:r>
          </w:p>
        </w:tc>
        <w:tc>
          <w:tcPr>
            <w:tcW w:w="1134" w:type="dxa"/>
            <w:shd w:val="clear" w:color="auto" w:fill="92D050"/>
          </w:tcPr>
          <w:p w14:paraId="5A5648F6" w14:textId="77777777" w:rsidR="003843EA" w:rsidRDefault="003843EA">
            <w:pPr>
              <w:rPr>
                <w:sz w:val="18"/>
                <w:szCs w:val="18"/>
              </w:rPr>
            </w:pPr>
          </w:p>
        </w:tc>
        <w:tc>
          <w:tcPr>
            <w:tcW w:w="2268" w:type="dxa"/>
            <w:shd w:val="clear" w:color="auto" w:fill="92D050"/>
          </w:tcPr>
          <w:p w14:paraId="3B39DAF0" w14:textId="77777777" w:rsidR="003843EA" w:rsidRDefault="003843EA">
            <w:pPr>
              <w:rPr>
                <w:sz w:val="18"/>
                <w:szCs w:val="18"/>
              </w:rPr>
            </w:pPr>
          </w:p>
        </w:tc>
        <w:tc>
          <w:tcPr>
            <w:tcW w:w="1276" w:type="dxa"/>
            <w:shd w:val="clear" w:color="auto" w:fill="92D050"/>
          </w:tcPr>
          <w:p w14:paraId="3590ED4C" w14:textId="77777777" w:rsidR="003843EA" w:rsidRDefault="003843EA">
            <w:pPr>
              <w:rPr>
                <w:sz w:val="18"/>
                <w:szCs w:val="18"/>
              </w:rPr>
            </w:pPr>
          </w:p>
        </w:tc>
        <w:tc>
          <w:tcPr>
            <w:tcW w:w="1701" w:type="dxa"/>
            <w:shd w:val="clear" w:color="auto" w:fill="92D050"/>
          </w:tcPr>
          <w:p w14:paraId="13EC5AB9" w14:textId="77777777" w:rsidR="003843EA" w:rsidRDefault="00A21561">
            <w:pPr>
              <w:rPr>
                <w:sz w:val="18"/>
                <w:szCs w:val="18"/>
              </w:rPr>
            </w:pPr>
            <w:r>
              <w:rPr>
                <w:rFonts w:hint="eastAsia"/>
                <w:sz w:val="18"/>
                <w:szCs w:val="18"/>
              </w:rPr>
              <w:t>西方样式</w:t>
            </w:r>
          </w:p>
        </w:tc>
      </w:tr>
      <w:tr w:rsidR="003843EA" w14:paraId="38781434" w14:textId="77777777">
        <w:trPr>
          <w:trHeight w:val="586"/>
        </w:trPr>
        <w:tc>
          <w:tcPr>
            <w:tcW w:w="1101" w:type="dxa"/>
            <w:vMerge/>
          </w:tcPr>
          <w:p w14:paraId="42B1E7EF" w14:textId="77777777" w:rsidR="003843EA" w:rsidRDefault="003843EA">
            <w:pPr>
              <w:rPr>
                <w:szCs w:val="21"/>
              </w:rPr>
            </w:pPr>
          </w:p>
        </w:tc>
        <w:tc>
          <w:tcPr>
            <w:tcW w:w="992" w:type="dxa"/>
          </w:tcPr>
          <w:p w14:paraId="3E1B9F8E" w14:textId="77777777" w:rsidR="003843EA" w:rsidRDefault="00A21561">
            <w:pPr>
              <w:rPr>
                <w:sz w:val="18"/>
                <w:szCs w:val="18"/>
              </w:rPr>
            </w:pPr>
            <w:r>
              <w:rPr>
                <w:rFonts w:hint="eastAsia"/>
                <w:sz w:val="18"/>
                <w:szCs w:val="18"/>
              </w:rPr>
              <w:t>gray</w:t>
            </w:r>
          </w:p>
        </w:tc>
        <w:tc>
          <w:tcPr>
            <w:tcW w:w="1559" w:type="dxa"/>
          </w:tcPr>
          <w:p w14:paraId="44C4DB5C" w14:textId="77777777" w:rsidR="003843EA" w:rsidRDefault="00A21561">
            <w:pPr>
              <w:rPr>
                <w:sz w:val="18"/>
                <w:szCs w:val="18"/>
              </w:rPr>
            </w:pPr>
            <w:r>
              <w:rPr>
                <w:sz w:val="18"/>
                <w:szCs w:val="18"/>
              </w:rPr>
              <w:t>[</w:t>
            </w:r>
            <w:r>
              <w:rPr>
                <w:rFonts w:hint="eastAsia"/>
                <w:sz w:val="18"/>
                <w:szCs w:val="18"/>
              </w:rPr>
              <w:t>1</w:t>
            </w:r>
            <w:r>
              <w:rPr>
                <w:rFonts w:hint="eastAsia"/>
                <w:sz w:val="18"/>
                <w:szCs w:val="18"/>
              </w:rPr>
              <w:t>，</w:t>
            </w:r>
            <w:r>
              <w:rPr>
                <w:rFonts w:hint="eastAsia"/>
                <w:sz w:val="18"/>
                <w:szCs w:val="18"/>
              </w:rPr>
              <w:t>10]</w:t>
            </w:r>
          </w:p>
          <w:p w14:paraId="4F202AEB" w14:textId="77777777" w:rsidR="003843EA" w:rsidRDefault="00A21561">
            <w:pPr>
              <w:pStyle w:val="p0"/>
              <w:rPr>
                <w:rFonts w:asciiTheme="minorHAnsi" w:eastAsiaTheme="minorEastAsia" w:hAnsiTheme="minorHAnsi" w:cstheme="minorBidi"/>
                <w:kern w:val="2"/>
                <w:sz w:val="18"/>
                <w:szCs w:val="18"/>
              </w:rPr>
            </w:pPr>
            <w:r>
              <w:rPr>
                <w:rFonts w:asciiTheme="minorHAnsi" w:eastAsiaTheme="minorEastAsia" w:hAnsiTheme="minorHAnsi" w:cstheme="minorBidi" w:hint="eastAsia"/>
                <w:kern w:val="2"/>
                <w:sz w:val="18"/>
                <w:szCs w:val="18"/>
              </w:rPr>
              <w:t>默认</w:t>
            </w:r>
            <w:r>
              <w:rPr>
                <w:rFonts w:asciiTheme="minorHAnsi" w:eastAsiaTheme="minorEastAsia" w:hAnsiTheme="minorHAnsi" w:cstheme="minorBidi" w:hint="eastAsia"/>
                <w:kern w:val="2"/>
                <w:sz w:val="18"/>
                <w:szCs w:val="18"/>
              </w:rPr>
              <w:t>5</w:t>
            </w:r>
          </w:p>
        </w:tc>
        <w:tc>
          <w:tcPr>
            <w:tcW w:w="1134" w:type="dxa"/>
            <w:shd w:val="clear" w:color="auto" w:fill="92D050"/>
          </w:tcPr>
          <w:p w14:paraId="201B52B0" w14:textId="77777777" w:rsidR="003843EA" w:rsidRDefault="003843EA">
            <w:pPr>
              <w:rPr>
                <w:sz w:val="18"/>
                <w:szCs w:val="18"/>
              </w:rPr>
            </w:pPr>
          </w:p>
        </w:tc>
        <w:tc>
          <w:tcPr>
            <w:tcW w:w="2268" w:type="dxa"/>
            <w:shd w:val="clear" w:color="auto" w:fill="92D050"/>
          </w:tcPr>
          <w:p w14:paraId="533FF132" w14:textId="77777777" w:rsidR="003843EA" w:rsidRDefault="003843EA">
            <w:pPr>
              <w:rPr>
                <w:sz w:val="18"/>
                <w:szCs w:val="18"/>
              </w:rPr>
            </w:pPr>
          </w:p>
        </w:tc>
        <w:tc>
          <w:tcPr>
            <w:tcW w:w="1276" w:type="dxa"/>
            <w:shd w:val="clear" w:color="auto" w:fill="92D050"/>
          </w:tcPr>
          <w:p w14:paraId="5714DB09" w14:textId="77777777" w:rsidR="003843EA" w:rsidRDefault="003843EA">
            <w:pPr>
              <w:rPr>
                <w:sz w:val="18"/>
                <w:szCs w:val="18"/>
              </w:rPr>
            </w:pPr>
          </w:p>
        </w:tc>
        <w:tc>
          <w:tcPr>
            <w:tcW w:w="1701" w:type="dxa"/>
            <w:shd w:val="clear" w:color="auto" w:fill="92D050"/>
          </w:tcPr>
          <w:p w14:paraId="5623DA3C" w14:textId="77777777" w:rsidR="003843EA" w:rsidRDefault="00A21561">
            <w:pPr>
              <w:rPr>
                <w:sz w:val="18"/>
                <w:szCs w:val="18"/>
              </w:rPr>
            </w:pPr>
            <w:r>
              <w:rPr>
                <w:rFonts w:hint="eastAsia"/>
                <w:sz w:val="18"/>
                <w:szCs w:val="18"/>
              </w:rPr>
              <w:t>灰度</w:t>
            </w:r>
            <w:r>
              <w:rPr>
                <w:rFonts w:hint="eastAsia"/>
                <w:sz w:val="18"/>
                <w:szCs w:val="18"/>
              </w:rPr>
              <w:t>/</w:t>
            </w:r>
            <w:r>
              <w:rPr>
                <w:rFonts w:hint="eastAsia"/>
                <w:sz w:val="18"/>
                <w:szCs w:val="18"/>
              </w:rPr>
              <w:t>浓度，文字粗细（对于只支持加粗的打印机进行如下操作：</w:t>
            </w:r>
            <w:r>
              <w:rPr>
                <w:rFonts w:hint="eastAsia"/>
                <w:sz w:val="18"/>
                <w:szCs w:val="18"/>
              </w:rPr>
              <w:t>1~5</w:t>
            </w:r>
            <w:r>
              <w:rPr>
                <w:rFonts w:hint="eastAsia"/>
                <w:sz w:val="18"/>
                <w:szCs w:val="18"/>
              </w:rPr>
              <w:t>为标准，</w:t>
            </w:r>
            <w:r>
              <w:rPr>
                <w:rFonts w:hint="eastAsia"/>
                <w:sz w:val="18"/>
                <w:szCs w:val="18"/>
              </w:rPr>
              <w:t>6~10</w:t>
            </w:r>
            <w:r>
              <w:rPr>
                <w:rFonts w:hint="eastAsia"/>
                <w:sz w:val="18"/>
                <w:szCs w:val="18"/>
              </w:rPr>
              <w:t>为加粗）</w:t>
            </w:r>
          </w:p>
        </w:tc>
      </w:tr>
      <w:tr w:rsidR="003843EA" w14:paraId="1D838A93" w14:textId="77777777">
        <w:trPr>
          <w:trHeight w:val="414"/>
        </w:trPr>
        <w:tc>
          <w:tcPr>
            <w:tcW w:w="1101" w:type="dxa"/>
            <w:vMerge/>
          </w:tcPr>
          <w:p w14:paraId="71ABD1A6" w14:textId="77777777" w:rsidR="003843EA" w:rsidRDefault="003843EA">
            <w:pPr>
              <w:rPr>
                <w:szCs w:val="21"/>
              </w:rPr>
            </w:pPr>
          </w:p>
        </w:tc>
        <w:tc>
          <w:tcPr>
            <w:tcW w:w="992" w:type="dxa"/>
          </w:tcPr>
          <w:p w14:paraId="6796C770" w14:textId="77777777" w:rsidR="003843EA" w:rsidRDefault="00A21561">
            <w:pPr>
              <w:rPr>
                <w:sz w:val="18"/>
                <w:szCs w:val="18"/>
              </w:rPr>
            </w:pPr>
            <w:proofErr w:type="spellStart"/>
            <w:r>
              <w:rPr>
                <w:rFonts w:hint="eastAsia"/>
                <w:sz w:val="18"/>
                <w:szCs w:val="18"/>
              </w:rPr>
              <w:t>yspace</w:t>
            </w:r>
            <w:proofErr w:type="spellEnd"/>
          </w:p>
        </w:tc>
        <w:tc>
          <w:tcPr>
            <w:tcW w:w="1559" w:type="dxa"/>
          </w:tcPr>
          <w:p w14:paraId="1E6DF087" w14:textId="77777777" w:rsidR="003843EA" w:rsidRDefault="00A21561">
            <w:pPr>
              <w:rPr>
                <w:sz w:val="18"/>
                <w:szCs w:val="18"/>
              </w:rPr>
            </w:pPr>
            <w:r>
              <w:rPr>
                <w:sz w:val="18"/>
                <w:szCs w:val="18"/>
              </w:rPr>
              <w:t>[0, 60]</w:t>
            </w:r>
          </w:p>
          <w:p w14:paraId="7AB1208A" w14:textId="77777777" w:rsidR="003843EA" w:rsidRDefault="00A21561">
            <w:pPr>
              <w:rPr>
                <w:sz w:val="18"/>
                <w:szCs w:val="18"/>
              </w:rPr>
            </w:pPr>
            <w:r>
              <w:rPr>
                <w:rFonts w:hint="eastAsia"/>
                <w:sz w:val="18"/>
                <w:szCs w:val="18"/>
              </w:rPr>
              <w:t>默认</w:t>
            </w:r>
            <w:r>
              <w:rPr>
                <w:rFonts w:hint="eastAsia"/>
                <w:sz w:val="18"/>
                <w:szCs w:val="18"/>
              </w:rPr>
              <w:t>6</w:t>
            </w:r>
          </w:p>
        </w:tc>
        <w:tc>
          <w:tcPr>
            <w:tcW w:w="1134" w:type="dxa"/>
            <w:shd w:val="clear" w:color="auto" w:fill="92D050"/>
          </w:tcPr>
          <w:p w14:paraId="783A427E" w14:textId="77777777" w:rsidR="003843EA" w:rsidRDefault="003843EA">
            <w:pPr>
              <w:rPr>
                <w:sz w:val="18"/>
                <w:szCs w:val="18"/>
              </w:rPr>
            </w:pPr>
          </w:p>
        </w:tc>
        <w:tc>
          <w:tcPr>
            <w:tcW w:w="2268" w:type="dxa"/>
            <w:shd w:val="clear" w:color="auto" w:fill="92D050"/>
          </w:tcPr>
          <w:p w14:paraId="6E15DF6C" w14:textId="77777777" w:rsidR="003843EA" w:rsidRDefault="003843EA">
            <w:pPr>
              <w:rPr>
                <w:sz w:val="18"/>
                <w:szCs w:val="18"/>
              </w:rPr>
            </w:pPr>
          </w:p>
        </w:tc>
        <w:tc>
          <w:tcPr>
            <w:tcW w:w="1276" w:type="dxa"/>
            <w:shd w:val="clear" w:color="auto" w:fill="92D050"/>
          </w:tcPr>
          <w:p w14:paraId="5829119E" w14:textId="77777777" w:rsidR="003843EA" w:rsidRDefault="003843EA">
            <w:pPr>
              <w:rPr>
                <w:sz w:val="18"/>
                <w:szCs w:val="18"/>
              </w:rPr>
            </w:pPr>
          </w:p>
        </w:tc>
        <w:tc>
          <w:tcPr>
            <w:tcW w:w="1701" w:type="dxa"/>
            <w:shd w:val="clear" w:color="auto" w:fill="92D050"/>
          </w:tcPr>
          <w:p w14:paraId="3A95BD14" w14:textId="77777777" w:rsidR="003843EA" w:rsidRDefault="00A21561">
            <w:pPr>
              <w:pStyle w:val="p0"/>
              <w:rPr>
                <w:rFonts w:asciiTheme="minorHAnsi" w:hAnsiTheme="minorHAnsi" w:cstheme="minorBidi"/>
                <w:sz w:val="18"/>
                <w:szCs w:val="18"/>
              </w:rPr>
            </w:pPr>
            <w:r>
              <w:rPr>
                <w:rFonts w:asciiTheme="minorHAnsi" w:eastAsiaTheme="minorEastAsia" w:hAnsiTheme="minorHAnsi" w:cstheme="minorBidi"/>
                <w:kern w:val="2"/>
                <w:sz w:val="18"/>
                <w:szCs w:val="18"/>
              </w:rPr>
              <w:t>行间距</w:t>
            </w:r>
          </w:p>
        </w:tc>
      </w:tr>
      <w:tr w:rsidR="003843EA" w14:paraId="7FE37BE9" w14:textId="77777777">
        <w:trPr>
          <w:trHeight w:val="1655"/>
        </w:trPr>
        <w:tc>
          <w:tcPr>
            <w:tcW w:w="1101" w:type="dxa"/>
            <w:vMerge/>
          </w:tcPr>
          <w:p w14:paraId="5A67E8DE" w14:textId="77777777" w:rsidR="003843EA" w:rsidRDefault="003843EA">
            <w:pPr>
              <w:rPr>
                <w:szCs w:val="21"/>
              </w:rPr>
            </w:pPr>
          </w:p>
        </w:tc>
        <w:tc>
          <w:tcPr>
            <w:tcW w:w="992" w:type="dxa"/>
          </w:tcPr>
          <w:p w14:paraId="5F5D60B7" w14:textId="77777777" w:rsidR="003843EA" w:rsidRDefault="00A21561">
            <w:pPr>
              <w:rPr>
                <w:sz w:val="18"/>
                <w:szCs w:val="18"/>
              </w:rPr>
            </w:pPr>
            <w:r>
              <w:rPr>
                <w:rFonts w:hint="eastAsia"/>
                <w:sz w:val="18"/>
                <w:szCs w:val="18"/>
              </w:rPr>
              <w:t>barcode</w:t>
            </w:r>
          </w:p>
        </w:tc>
        <w:tc>
          <w:tcPr>
            <w:tcW w:w="1559" w:type="dxa"/>
          </w:tcPr>
          <w:p w14:paraId="1C54450B" w14:textId="77777777" w:rsidR="003843EA" w:rsidRDefault="00A21561">
            <w:pPr>
              <w:rPr>
                <w:sz w:val="18"/>
                <w:szCs w:val="18"/>
              </w:rPr>
            </w:pPr>
            <w:r>
              <w:rPr>
                <w:rFonts w:hint="eastAsia"/>
                <w:sz w:val="18"/>
                <w:szCs w:val="18"/>
              </w:rPr>
              <w:t>单条条码宽度（从效果来看，建议宽度</w:t>
            </w:r>
            <w:r>
              <w:rPr>
                <w:rFonts w:hint="eastAsia"/>
                <w:sz w:val="18"/>
                <w:szCs w:val="18"/>
              </w:rPr>
              <w:t>&gt;=2</w:t>
            </w:r>
            <w:r>
              <w:rPr>
                <w:rFonts w:hint="eastAsia"/>
                <w:sz w:val="18"/>
                <w:szCs w:val="18"/>
              </w:rPr>
              <w:t>）</w:t>
            </w:r>
          </w:p>
          <w:p w14:paraId="67E9746F" w14:textId="77777777" w:rsidR="003843EA" w:rsidRDefault="00A21561">
            <w:pPr>
              <w:rPr>
                <w:sz w:val="18"/>
                <w:szCs w:val="18"/>
              </w:rPr>
            </w:pPr>
            <w:r>
              <w:rPr>
                <w:rFonts w:hint="eastAsia"/>
                <w:sz w:val="18"/>
                <w:szCs w:val="18"/>
              </w:rPr>
              <w:t>[1</w:t>
            </w:r>
            <w:r>
              <w:rPr>
                <w:rFonts w:hint="eastAsia"/>
                <w:sz w:val="18"/>
                <w:szCs w:val="18"/>
              </w:rPr>
              <w:t>，</w:t>
            </w:r>
            <w:r>
              <w:rPr>
                <w:rFonts w:hint="eastAsia"/>
                <w:sz w:val="18"/>
                <w:szCs w:val="18"/>
              </w:rPr>
              <w:t>8]</w:t>
            </w:r>
          </w:p>
          <w:p w14:paraId="0224C46F" w14:textId="77777777" w:rsidR="003843EA" w:rsidRDefault="00A21561">
            <w:pPr>
              <w:rPr>
                <w:sz w:val="18"/>
                <w:szCs w:val="18"/>
              </w:rPr>
            </w:pPr>
            <w:r>
              <w:rPr>
                <w:rFonts w:hint="eastAsia"/>
                <w:sz w:val="18"/>
                <w:szCs w:val="18"/>
              </w:rPr>
              <w:t>默认</w:t>
            </w:r>
            <w:r>
              <w:rPr>
                <w:rFonts w:hint="eastAsia"/>
                <w:sz w:val="18"/>
                <w:szCs w:val="18"/>
              </w:rPr>
              <w:t>2</w:t>
            </w:r>
          </w:p>
        </w:tc>
        <w:tc>
          <w:tcPr>
            <w:tcW w:w="1134" w:type="dxa"/>
            <w:shd w:val="clear" w:color="auto" w:fill="FFFFFF" w:themeFill="background1"/>
          </w:tcPr>
          <w:p w14:paraId="57907E56" w14:textId="77777777" w:rsidR="003843EA" w:rsidRDefault="00A21561">
            <w:pPr>
              <w:rPr>
                <w:sz w:val="18"/>
                <w:szCs w:val="18"/>
              </w:rPr>
            </w:pPr>
            <w:r>
              <w:rPr>
                <w:rFonts w:hint="eastAsia"/>
                <w:sz w:val="18"/>
                <w:szCs w:val="18"/>
              </w:rPr>
              <w:t>期望高度</w:t>
            </w:r>
          </w:p>
          <w:p w14:paraId="5D4B82EF" w14:textId="77777777" w:rsidR="003843EA" w:rsidRDefault="00A21561">
            <w:pPr>
              <w:rPr>
                <w:sz w:val="18"/>
                <w:szCs w:val="18"/>
              </w:rPr>
            </w:pPr>
            <w:r>
              <w:rPr>
                <w:rFonts w:hint="eastAsia"/>
                <w:sz w:val="18"/>
                <w:szCs w:val="18"/>
              </w:rPr>
              <w:t>[1</w:t>
            </w:r>
            <w:r>
              <w:rPr>
                <w:rFonts w:hint="eastAsia"/>
                <w:sz w:val="18"/>
                <w:szCs w:val="18"/>
              </w:rPr>
              <w:t>，</w:t>
            </w:r>
            <w:r>
              <w:rPr>
                <w:rFonts w:hint="eastAsia"/>
                <w:sz w:val="18"/>
                <w:szCs w:val="18"/>
              </w:rPr>
              <w:t>320]</w:t>
            </w:r>
            <w:r>
              <w:rPr>
                <w:rFonts w:hint="eastAsia"/>
                <w:sz w:val="18"/>
                <w:szCs w:val="18"/>
              </w:rPr>
              <w:t>且必须是</w:t>
            </w:r>
            <w:r>
              <w:rPr>
                <w:rFonts w:hint="eastAsia"/>
                <w:sz w:val="18"/>
                <w:szCs w:val="18"/>
              </w:rPr>
              <w:t>8</w:t>
            </w:r>
            <w:r>
              <w:rPr>
                <w:rFonts w:hint="eastAsia"/>
                <w:sz w:val="18"/>
                <w:szCs w:val="18"/>
              </w:rPr>
              <w:t>的倍数</w:t>
            </w:r>
          </w:p>
          <w:p w14:paraId="34EAE590" w14:textId="77777777" w:rsidR="003843EA" w:rsidRDefault="00A21561">
            <w:pPr>
              <w:rPr>
                <w:sz w:val="18"/>
                <w:szCs w:val="18"/>
              </w:rPr>
            </w:pPr>
            <w:r>
              <w:rPr>
                <w:rFonts w:hint="eastAsia"/>
                <w:sz w:val="18"/>
                <w:szCs w:val="18"/>
              </w:rPr>
              <w:t>默认</w:t>
            </w:r>
            <w:r>
              <w:rPr>
                <w:sz w:val="18"/>
                <w:szCs w:val="18"/>
              </w:rPr>
              <w:t>64</w:t>
            </w:r>
          </w:p>
        </w:tc>
        <w:tc>
          <w:tcPr>
            <w:tcW w:w="2268" w:type="dxa"/>
            <w:shd w:val="clear" w:color="auto" w:fill="92D050"/>
          </w:tcPr>
          <w:p w14:paraId="32759DE1" w14:textId="77777777" w:rsidR="003843EA" w:rsidRDefault="003843EA">
            <w:pPr>
              <w:rPr>
                <w:sz w:val="18"/>
                <w:szCs w:val="18"/>
              </w:rPr>
            </w:pPr>
          </w:p>
        </w:tc>
        <w:tc>
          <w:tcPr>
            <w:tcW w:w="1276" w:type="dxa"/>
            <w:shd w:val="clear" w:color="auto" w:fill="92D050"/>
          </w:tcPr>
          <w:p w14:paraId="65368F09" w14:textId="77777777" w:rsidR="003843EA" w:rsidRDefault="003843EA">
            <w:pPr>
              <w:rPr>
                <w:sz w:val="18"/>
                <w:szCs w:val="18"/>
              </w:rPr>
            </w:pPr>
          </w:p>
        </w:tc>
        <w:tc>
          <w:tcPr>
            <w:tcW w:w="1701" w:type="dxa"/>
            <w:shd w:val="clear" w:color="auto" w:fill="92D050"/>
          </w:tcPr>
          <w:p w14:paraId="791A455A" w14:textId="77777777" w:rsidR="003843EA" w:rsidRDefault="00A21561">
            <w:pPr>
              <w:rPr>
                <w:sz w:val="18"/>
                <w:szCs w:val="18"/>
              </w:rPr>
            </w:pPr>
            <w:r>
              <w:rPr>
                <w:rFonts w:hint="eastAsia"/>
                <w:sz w:val="18"/>
                <w:szCs w:val="18"/>
              </w:rPr>
              <w:t>条码样式</w:t>
            </w:r>
          </w:p>
        </w:tc>
      </w:tr>
      <w:tr w:rsidR="003843EA" w14:paraId="4C34A06E" w14:textId="77777777">
        <w:trPr>
          <w:trHeight w:val="1655"/>
        </w:trPr>
        <w:tc>
          <w:tcPr>
            <w:tcW w:w="1101" w:type="dxa"/>
            <w:vMerge/>
          </w:tcPr>
          <w:p w14:paraId="5515A157" w14:textId="77777777" w:rsidR="003843EA" w:rsidRDefault="003843EA">
            <w:pPr>
              <w:rPr>
                <w:szCs w:val="21"/>
              </w:rPr>
            </w:pPr>
          </w:p>
        </w:tc>
        <w:tc>
          <w:tcPr>
            <w:tcW w:w="992" w:type="dxa"/>
          </w:tcPr>
          <w:p w14:paraId="39DB5EA6" w14:textId="77777777" w:rsidR="003843EA" w:rsidRDefault="00A21561">
            <w:pPr>
              <w:rPr>
                <w:sz w:val="18"/>
                <w:szCs w:val="18"/>
              </w:rPr>
            </w:pPr>
            <w:proofErr w:type="spellStart"/>
            <w:r>
              <w:rPr>
                <w:rFonts w:hint="eastAsia"/>
                <w:sz w:val="18"/>
                <w:szCs w:val="18"/>
              </w:rPr>
              <w:t>qrcode</w:t>
            </w:r>
            <w:proofErr w:type="spellEnd"/>
          </w:p>
        </w:tc>
        <w:tc>
          <w:tcPr>
            <w:tcW w:w="1559" w:type="dxa"/>
          </w:tcPr>
          <w:p w14:paraId="2FCACA31" w14:textId="77777777" w:rsidR="003843EA" w:rsidRDefault="00A21561">
            <w:pPr>
              <w:rPr>
                <w:sz w:val="18"/>
                <w:szCs w:val="18"/>
              </w:rPr>
            </w:pPr>
            <w:r>
              <w:rPr>
                <w:rFonts w:hint="eastAsia"/>
                <w:sz w:val="18"/>
                <w:szCs w:val="18"/>
              </w:rPr>
              <w:t>期望高度</w:t>
            </w:r>
          </w:p>
          <w:p w14:paraId="11BB8302" w14:textId="77777777" w:rsidR="003843EA" w:rsidRDefault="00A21561">
            <w:pPr>
              <w:rPr>
                <w:sz w:val="18"/>
                <w:szCs w:val="18"/>
              </w:rPr>
            </w:pPr>
            <w:r>
              <w:rPr>
                <w:rFonts w:hint="eastAsia"/>
                <w:sz w:val="18"/>
                <w:szCs w:val="18"/>
              </w:rPr>
              <w:t>(int)</w:t>
            </w:r>
          </w:p>
          <w:p w14:paraId="619DA8F5" w14:textId="77777777" w:rsidR="003843EA" w:rsidRDefault="00A21561">
            <w:pPr>
              <w:rPr>
                <w:sz w:val="18"/>
                <w:szCs w:val="18"/>
              </w:rPr>
            </w:pPr>
            <w:r>
              <w:rPr>
                <w:rFonts w:hint="eastAsia"/>
                <w:sz w:val="18"/>
                <w:szCs w:val="18"/>
              </w:rPr>
              <w:t>不超过打印边界</w:t>
            </w:r>
          </w:p>
          <w:p w14:paraId="7867B8E9" w14:textId="77777777" w:rsidR="003843EA" w:rsidRDefault="00A21561">
            <w:pPr>
              <w:rPr>
                <w:sz w:val="18"/>
                <w:szCs w:val="18"/>
              </w:rPr>
            </w:pPr>
            <w:r>
              <w:rPr>
                <w:rFonts w:hint="eastAsia"/>
                <w:sz w:val="18"/>
                <w:szCs w:val="18"/>
              </w:rPr>
              <w:t>默认</w:t>
            </w:r>
            <w:r>
              <w:rPr>
                <w:rFonts w:hint="eastAsia"/>
                <w:sz w:val="18"/>
                <w:szCs w:val="18"/>
              </w:rPr>
              <w:t>100</w:t>
            </w:r>
          </w:p>
        </w:tc>
        <w:tc>
          <w:tcPr>
            <w:tcW w:w="1134" w:type="dxa"/>
            <w:shd w:val="clear" w:color="auto" w:fill="FFFFFF" w:themeFill="background1"/>
          </w:tcPr>
          <w:p w14:paraId="3E2DB0CA" w14:textId="77777777" w:rsidR="003843EA" w:rsidRDefault="00A21561">
            <w:pPr>
              <w:rPr>
                <w:sz w:val="18"/>
                <w:szCs w:val="18"/>
              </w:rPr>
            </w:pPr>
            <w:r>
              <w:rPr>
                <w:rFonts w:hint="eastAsia"/>
                <w:sz w:val="18"/>
                <w:szCs w:val="18"/>
              </w:rPr>
              <w:t>纠错级别</w:t>
            </w:r>
          </w:p>
          <w:p w14:paraId="79E40FD1" w14:textId="77777777" w:rsidR="003843EA" w:rsidRDefault="00A21561">
            <w:pPr>
              <w:rPr>
                <w:sz w:val="18"/>
                <w:szCs w:val="18"/>
              </w:rPr>
            </w:pPr>
            <w:r>
              <w:rPr>
                <w:rFonts w:hint="eastAsia"/>
                <w:sz w:val="18"/>
                <w:szCs w:val="18"/>
              </w:rPr>
              <w:t>[0,3]</w:t>
            </w:r>
          </w:p>
          <w:p w14:paraId="3D3FCE58" w14:textId="77777777" w:rsidR="003843EA" w:rsidRDefault="00A21561">
            <w:pPr>
              <w:rPr>
                <w:sz w:val="18"/>
                <w:szCs w:val="18"/>
              </w:rPr>
            </w:pPr>
            <w:r>
              <w:rPr>
                <w:rFonts w:hint="eastAsia"/>
                <w:sz w:val="18"/>
                <w:szCs w:val="18"/>
              </w:rPr>
              <w:t>一般为</w:t>
            </w:r>
            <w:r>
              <w:rPr>
                <w:rFonts w:hint="eastAsia"/>
                <w:sz w:val="18"/>
                <w:szCs w:val="18"/>
              </w:rPr>
              <w:t>2</w:t>
            </w:r>
          </w:p>
        </w:tc>
        <w:tc>
          <w:tcPr>
            <w:tcW w:w="2268" w:type="dxa"/>
            <w:tcBorders>
              <w:bottom w:val="single" w:sz="4" w:space="0" w:color="auto"/>
            </w:tcBorders>
            <w:shd w:val="clear" w:color="auto" w:fill="92D050"/>
          </w:tcPr>
          <w:p w14:paraId="53DBE4E7" w14:textId="77777777" w:rsidR="003843EA" w:rsidRDefault="003843EA">
            <w:pPr>
              <w:rPr>
                <w:sz w:val="18"/>
                <w:szCs w:val="18"/>
              </w:rPr>
            </w:pPr>
          </w:p>
        </w:tc>
        <w:tc>
          <w:tcPr>
            <w:tcW w:w="1276" w:type="dxa"/>
            <w:shd w:val="clear" w:color="auto" w:fill="92D050"/>
          </w:tcPr>
          <w:p w14:paraId="35E95114" w14:textId="77777777" w:rsidR="003843EA" w:rsidRDefault="003843EA">
            <w:pPr>
              <w:rPr>
                <w:sz w:val="18"/>
                <w:szCs w:val="18"/>
              </w:rPr>
            </w:pPr>
          </w:p>
        </w:tc>
        <w:tc>
          <w:tcPr>
            <w:tcW w:w="1701" w:type="dxa"/>
            <w:shd w:val="clear" w:color="auto" w:fill="92D050"/>
          </w:tcPr>
          <w:p w14:paraId="52D839F7" w14:textId="77777777" w:rsidR="003843EA" w:rsidRDefault="00A21561">
            <w:pPr>
              <w:rPr>
                <w:sz w:val="18"/>
                <w:szCs w:val="18"/>
              </w:rPr>
            </w:pPr>
            <w:r>
              <w:rPr>
                <w:rFonts w:hint="eastAsia"/>
                <w:sz w:val="18"/>
                <w:szCs w:val="18"/>
              </w:rPr>
              <w:t>二维码样式</w:t>
            </w:r>
          </w:p>
        </w:tc>
      </w:tr>
      <w:tr w:rsidR="003843EA" w14:paraId="451E3253" w14:textId="77777777">
        <w:trPr>
          <w:trHeight w:val="975"/>
        </w:trPr>
        <w:tc>
          <w:tcPr>
            <w:tcW w:w="1101" w:type="dxa"/>
            <w:vMerge/>
          </w:tcPr>
          <w:p w14:paraId="19FB84CA" w14:textId="77777777" w:rsidR="003843EA" w:rsidRDefault="003843EA">
            <w:pPr>
              <w:rPr>
                <w:szCs w:val="21"/>
              </w:rPr>
            </w:pPr>
          </w:p>
        </w:tc>
        <w:tc>
          <w:tcPr>
            <w:tcW w:w="992" w:type="dxa"/>
          </w:tcPr>
          <w:p w14:paraId="6121F147" w14:textId="77777777" w:rsidR="003843EA" w:rsidRDefault="00A21561">
            <w:pPr>
              <w:rPr>
                <w:sz w:val="18"/>
                <w:szCs w:val="18"/>
              </w:rPr>
            </w:pPr>
            <w:r>
              <w:rPr>
                <w:rFonts w:hint="eastAsia"/>
                <w:sz w:val="18"/>
                <w:szCs w:val="18"/>
              </w:rPr>
              <w:t>NLFONT</w:t>
            </w:r>
          </w:p>
        </w:tc>
        <w:tc>
          <w:tcPr>
            <w:tcW w:w="1559" w:type="dxa"/>
            <w:tcBorders>
              <w:bottom w:val="single" w:sz="4" w:space="0" w:color="auto"/>
            </w:tcBorders>
          </w:tcPr>
          <w:p w14:paraId="6E321DF6" w14:textId="77777777" w:rsidR="003843EA" w:rsidRDefault="00A21561">
            <w:pPr>
              <w:rPr>
                <w:sz w:val="18"/>
                <w:szCs w:val="18"/>
              </w:rPr>
            </w:pPr>
            <w:r>
              <w:rPr>
                <w:rFonts w:hint="eastAsia"/>
                <w:sz w:val="18"/>
                <w:szCs w:val="18"/>
              </w:rPr>
              <w:t>汉字字体</w:t>
            </w:r>
            <w:r>
              <w:rPr>
                <w:rFonts w:hint="eastAsia"/>
                <w:sz w:val="18"/>
                <w:szCs w:val="18"/>
              </w:rPr>
              <w:t>(</w:t>
            </w:r>
            <w:r>
              <w:rPr>
                <w:rFonts w:hint="eastAsia"/>
                <w:sz w:val="18"/>
                <w:szCs w:val="18"/>
              </w:rPr>
              <w:t>对应字体的枚举值</w:t>
            </w:r>
            <w:r>
              <w:rPr>
                <w:rFonts w:hint="eastAsia"/>
                <w:sz w:val="18"/>
                <w:szCs w:val="18"/>
              </w:rPr>
              <w:t>)</w:t>
            </w:r>
          </w:p>
        </w:tc>
        <w:tc>
          <w:tcPr>
            <w:tcW w:w="1134" w:type="dxa"/>
            <w:tcBorders>
              <w:bottom w:val="single" w:sz="4" w:space="0" w:color="auto"/>
            </w:tcBorders>
            <w:shd w:val="clear" w:color="auto" w:fill="FFFFFF" w:themeFill="background1"/>
          </w:tcPr>
          <w:p w14:paraId="13B45929" w14:textId="77777777" w:rsidR="003843EA" w:rsidRDefault="00A21561">
            <w:pPr>
              <w:rPr>
                <w:sz w:val="18"/>
                <w:szCs w:val="18"/>
              </w:rPr>
            </w:pPr>
            <w:r>
              <w:rPr>
                <w:rFonts w:hint="eastAsia"/>
                <w:sz w:val="18"/>
                <w:szCs w:val="18"/>
              </w:rPr>
              <w:t>英文字体</w:t>
            </w:r>
            <w:r>
              <w:rPr>
                <w:rFonts w:hint="eastAsia"/>
                <w:sz w:val="18"/>
                <w:szCs w:val="18"/>
              </w:rPr>
              <w:t>(</w:t>
            </w:r>
            <w:r>
              <w:rPr>
                <w:rFonts w:hint="eastAsia"/>
                <w:sz w:val="18"/>
                <w:szCs w:val="18"/>
              </w:rPr>
              <w:t>对应字体的枚举值</w:t>
            </w:r>
            <w:r>
              <w:rPr>
                <w:rFonts w:hint="eastAsia"/>
                <w:sz w:val="18"/>
                <w:szCs w:val="18"/>
              </w:rPr>
              <w:t>)</w:t>
            </w:r>
          </w:p>
        </w:tc>
        <w:tc>
          <w:tcPr>
            <w:tcW w:w="2268" w:type="dxa"/>
            <w:shd w:val="clear" w:color="auto" w:fill="FFFFFF" w:themeFill="background1"/>
          </w:tcPr>
          <w:p w14:paraId="08CD37DD" w14:textId="77777777" w:rsidR="003843EA" w:rsidRDefault="00A21561">
            <w:pPr>
              <w:rPr>
                <w:sz w:val="18"/>
                <w:szCs w:val="18"/>
              </w:rPr>
            </w:pPr>
            <w:r>
              <w:rPr>
                <w:rFonts w:hint="eastAsia"/>
                <w:sz w:val="18"/>
                <w:szCs w:val="18"/>
              </w:rPr>
              <w:t>打印模式</w:t>
            </w:r>
            <w:r>
              <w:rPr>
                <w:rFonts w:hint="eastAsia"/>
                <w:sz w:val="18"/>
                <w:szCs w:val="18"/>
              </w:rPr>
              <w:t>(</w:t>
            </w:r>
            <w:r>
              <w:rPr>
                <w:rFonts w:hint="eastAsia"/>
                <w:sz w:val="18"/>
                <w:szCs w:val="18"/>
              </w:rPr>
              <w:t>可选</w:t>
            </w:r>
            <w:r>
              <w:rPr>
                <w:rFonts w:hint="eastAsia"/>
                <w:sz w:val="18"/>
                <w:szCs w:val="18"/>
              </w:rPr>
              <w:t>)</w:t>
            </w:r>
          </w:p>
          <w:p w14:paraId="43E4D514" w14:textId="77777777" w:rsidR="003843EA" w:rsidRDefault="00A21561">
            <w:pPr>
              <w:rPr>
                <w:sz w:val="18"/>
                <w:szCs w:val="18"/>
              </w:rPr>
            </w:pPr>
            <w:r>
              <w:rPr>
                <w:rFonts w:hint="eastAsia"/>
                <w:sz w:val="18"/>
                <w:szCs w:val="18"/>
              </w:rPr>
              <w:t>0</w:t>
            </w:r>
            <w:r>
              <w:rPr>
                <w:rFonts w:hint="eastAsia"/>
                <w:sz w:val="18"/>
                <w:szCs w:val="18"/>
              </w:rPr>
              <w:t>—横向放大、纵向放大</w:t>
            </w:r>
          </w:p>
          <w:p w14:paraId="3CCF3828" w14:textId="77777777" w:rsidR="003843EA" w:rsidRDefault="00A21561">
            <w:pPr>
              <w:rPr>
                <w:sz w:val="18"/>
                <w:szCs w:val="18"/>
              </w:rPr>
            </w:pPr>
            <w:r>
              <w:rPr>
                <w:sz w:val="18"/>
                <w:szCs w:val="18"/>
              </w:rPr>
              <w:t xml:space="preserve">1 </w:t>
            </w:r>
            <w:r>
              <w:rPr>
                <w:rFonts w:hint="eastAsia"/>
                <w:sz w:val="18"/>
                <w:szCs w:val="18"/>
              </w:rPr>
              <w:t>—横向放大、纵向正常</w:t>
            </w:r>
          </w:p>
          <w:p w14:paraId="74AA32D7" w14:textId="77777777" w:rsidR="003843EA" w:rsidRDefault="00A21561">
            <w:pPr>
              <w:rPr>
                <w:sz w:val="18"/>
                <w:szCs w:val="18"/>
              </w:rPr>
            </w:pPr>
            <w:r>
              <w:rPr>
                <w:rFonts w:hint="eastAsia"/>
                <w:sz w:val="18"/>
                <w:szCs w:val="18"/>
              </w:rPr>
              <w:t xml:space="preserve">2 </w:t>
            </w:r>
            <w:r>
              <w:rPr>
                <w:rFonts w:hint="eastAsia"/>
                <w:sz w:val="18"/>
                <w:szCs w:val="18"/>
              </w:rPr>
              <w:t>—横向正常、纵向放大</w:t>
            </w:r>
          </w:p>
          <w:p w14:paraId="406D59EB" w14:textId="77777777" w:rsidR="003843EA" w:rsidRDefault="00A21561">
            <w:r>
              <w:rPr>
                <w:rFonts w:hint="eastAsia"/>
                <w:sz w:val="18"/>
                <w:szCs w:val="18"/>
              </w:rPr>
              <w:t xml:space="preserve">3 </w:t>
            </w:r>
            <w:r>
              <w:rPr>
                <w:rFonts w:hint="eastAsia"/>
                <w:sz w:val="18"/>
                <w:szCs w:val="18"/>
              </w:rPr>
              <w:t>—横向正常、纵向正常</w:t>
            </w:r>
          </w:p>
        </w:tc>
        <w:tc>
          <w:tcPr>
            <w:tcW w:w="1276" w:type="dxa"/>
            <w:shd w:val="clear" w:color="auto" w:fill="92D050"/>
          </w:tcPr>
          <w:p w14:paraId="3E1F50EE" w14:textId="77777777" w:rsidR="003843EA" w:rsidRDefault="003843EA">
            <w:pPr>
              <w:rPr>
                <w:sz w:val="18"/>
                <w:szCs w:val="18"/>
              </w:rPr>
            </w:pPr>
          </w:p>
        </w:tc>
        <w:tc>
          <w:tcPr>
            <w:tcW w:w="1701" w:type="dxa"/>
            <w:shd w:val="clear" w:color="auto" w:fill="92D050"/>
          </w:tcPr>
          <w:p w14:paraId="52709C04" w14:textId="77777777" w:rsidR="003843EA" w:rsidRDefault="003843EA">
            <w:pPr>
              <w:rPr>
                <w:sz w:val="18"/>
                <w:szCs w:val="18"/>
              </w:rPr>
            </w:pPr>
          </w:p>
        </w:tc>
      </w:tr>
      <w:tr w:rsidR="003843EA" w14:paraId="72A2BB3D" w14:textId="77777777">
        <w:trPr>
          <w:trHeight w:val="988"/>
        </w:trPr>
        <w:tc>
          <w:tcPr>
            <w:tcW w:w="1101" w:type="dxa"/>
            <w:vMerge/>
          </w:tcPr>
          <w:p w14:paraId="327D7112" w14:textId="77777777" w:rsidR="003843EA" w:rsidRDefault="003843EA">
            <w:pPr>
              <w:rPr>
                <w:szCs w:val="21"/>
              </w:rPr>
            </w:pPr>
          </w:p>
        </w:tc>
        <w:tc>
          <w:tcPr>
            <w:tcW w:w="992" w:type="dxa"/>
          </w:tcPr>
          <w:p w14:paraId="11678DFE" w14:textId="77777777" w:rsidR="003843EA" w:rsidRDefault="00A21561">
            <w:pPr>
              <w:rPr>
                <w:sz w:val="18"/>
                <w:szCs w:val="18"/>
              </w:rPr>
            </w:pPr>
            <w:r>
              <w:rPr>
                <w:rFonts w:hint="eastAsia"/>
                <w:sz w:val="18"/>
                <w:szCs w:val="18"/>
              </w:rPr>
              <w:t>N</w:t>
            </w:r>
            <w:r>
              <w:rPr>
                <w:sz w:val="18"/>
                <w:szCs w:val="18"/>
              </w:rPr>
              <w:t>LPRNOVER</w:t>
            </w:r>
          </w:p>
        </w:tc>
        <w:tc>
          <w:tcPr>
            <w:tcW w:w="1559" w:type="dxa"/>
            <w:shd w:val="clear" w:color="auto" w:fill="92D050"/>
          </w:tcPr>
          <w:p w14:paraId="4CBF0391" w14:textId="77777777" w:rsidR="003843EA" w:rsidRDefault="003843EA">
            <w:pPr>
              <w:rPr>
                <w:sz w:val="18"/>
                <w:szCs w:val="18"/>
              </w:rPr>
            </w:pPr>
          </w:p>
        </w:tc>
        <w:tc>
          <w:tcPr>
            <w:tcW w:w="1134" w:type="dxa"/>
            <w:shd w:val="clear" w:color="auto" w:fill="92D050"/>
          </w:tcPr>
          <w:p w14:paraId="56F8B7A7" w14:textId="77777777" w:rsidR="003843EA" w:rsidRDefault="003843EA">
            <w:pPr>
              <w:rPr>
                <w:sz w:val="18"/>
                <w:szCs w:val="18"/>
              </w:rPr>
            </w:pPr>
          </w:p>
        </w:tc>
        <w:tc>
          <w:tcPr>
            <w:tcW w:w="2268" w:type="dxa"/>
            <w:shd w:val="clear" w:color="auto" w:fill="92D050"/>
          </w:tcPr>
          <w:p w14:paraId="1EAA63AD" w14:textId="77777777" w:rsidR="003843EA" w:rsidRDefault="003843EA">
            <w:pPr>
              <w:rPr>
                <w:sz w:val="18"/>
                <w:szCs w:val="18"/>
              </w:rPr>
            </w:pPr>
          </w:p>
        </w:tc>
        <w:tc>
          <w:tcPr>
            <w:tcW w:w="1276" w:type="dxa"/>
            <w:shd w:val="clear" w:color="auto" w:fill="92D050"/>
          </w:tcPr>
          <w:p w14:paraId="09BEADCE" w14:textId="77777777" w:rsidR="003843EA" w:rsidRDefault="003843EA">
            <w:pPr>
              <w:rPr>
                <w:sz w:val="18"/>
                <w:szCs w:val="18"/>
              </w:rPr>
            </w:pPr>
          </w:p>
        </w:tc>
        <w:tc>
          <w:tcPr>
            <w:tcW w:w="1701" w:type="dxa"/>
            <w:shd w:val="clear" w:color="auto" w:fill="92D050"/>
          </w:tcPr>
          <w:p w14:paraId="731E7606" w14:textId="77777777" w:rsidR="003843EA" w:rsidRDefault="00A21561">
            <w:pPr>
              <w:rPr>
                <w:sz w:val="18"/>
                <w:szCs w:val="18"/>
              </w:rPr>
            </w:pPr>
            <w:r>
              <w:rPr>
                <w:rFonts w:hint="eastAsia"/>
                <w:sz w:val="18"/>
                <w:szCs w:val="18"/>
              </w:rPr>
              <w:t>打印完的走纸，让打印的数据走出纸仓</w:t>
            </w:r>
          </w:p>
        </w:tc>
      </w:tr>
      <w:tr w:rsidR="003843EA" w14:paraId="2E0C0B2F" w14:textId="77777777">
        <w:trPr>
          <w:trHeight w:val="270"/>
        </w:trPr>
        <w:tc>
          <w:tcPr>
            <w:tcW w:w="1101" w:type="dxa"/>
            <w:vMerge w:val="restart"/>
          </w:tcPr>
          <w:p w14:paraId="67F60520" w14:textId="77777777" w:rsidR="003843EA" w:rsidRDefault="003843EA">
            <w:pPr>
              <w:rPr>
                <w:szCs w:val="21"/>
              </w:rPr>
            </w:pPr>
          </w:p>
          <w:p w14:paraId="642F811A" w14:textId="77777777" w:rsidR="003843EA" w:rsidRDefault="00A21561">
            <w:pPr>
              <w:rPr>
                <w:szCs w:val="21"/>
              </w:rPr>
            </w:pPr>
            <w:r>
              <w:rPr>
                <w:szCs w:val="21"/>
              </w:rPr>
              <w:tab/>
            </w:r>
          </w:p>
          <w:p w14:paraId="0D78B28B" w14:textId="77777777" w:rsidR="003843EA" w:rsidRDefault="00A21561">
            <w:pPr>
              <w:rPr>
                <w:szCs w:val="21"/>
              </w:rPr>
            </w:pPr>
            <w:r>
              <w:rPr>
                <w:szCs w:val="21"/>
              </w:rPr>
              <w:tab/>
            </w:r>
          </w:p>
          <w:p w14:paraId="6A6627C8" w14:textId="77777777" w:rsidR="003843EA" w:rsidRDefault="00A21561">
            <w:pPr>
              <w:rPr>
                <w:szCs w:val="21"/>
              </w:rPr>
            </w:pPr>
            <w:r>
              <w:rPr>
                <w:szCs w:val="21"/>
              </w:rPr>
              <w:tab/>
            </w:r>
          </w:p>
          <w:p w14:paraId="6C1100B7" w14:textId="77777777" w:rsidR="003843EA" w:rsidRDefault="00A21561">
            <w:pPr>
              <w:rPr>
                <w:szCs w:val="21"/>
              </w:rPr>
            </w:pPr>
            <w:r>
              <w:rPr>
                <w:szCs w:val="21"/>
              </w:rPr>
              <w:tab/>
            </w:r>
          </w:p>
          <w:p w14:paraId="63555D3F" w14:textId="77777777" w:rsidR="003843EA" w:rsidRDefault="00A21561">
            <w:pPr>
              <w:jc w:val="center"/>
              <w:rPr>
                <w:sz w:val="32"/>
                <w:szCs w:val="32"/>
              </w:rPr>
            </w:pPr>
            <w:r>
              <w:rPr>
                <w:rFonts w:hint="eastAsia"/>
                <w:sz w:val="32"/>
                <w:szCs w:val="32"/>
              </w:rPr>
              <w:t>*</w:t>
            </w:r>
          </w:p>
        </w:tc>
        <w:tc>
          <w:tcPr>
            <w:tcW w:w="992" w:type="dxa"/>
          </w:tcPr>
          <w:p w14:paraId="5CE721F6" w14:textId="77777777" w:rsidR="003843EA" w:rsidRDefault="00A21561">
            <w:pPr>
              <w:rPr>
                <w:sz w:val="18"/>
                <w:szCs w:val="18"/>
              </w:rPr>
            </w:pPr>
            <w:r>
              <w:rPr>
                <w:rFonts w:hint="eastAsia"/>
                <w:sz w:val="18"/>
                <w:szCs w:val="18"/>
              </w:rPr>
              <w:t>text</w:t>
            </w:r>
          </w:p>
        </w:tc>
        <w:tc>
          <w:tcPr>
            <w:tcW w:w="1559" w:type="dxa"/>
          </w:tcPr>
          <w:p w14:paraId="2A0EBFAC" w14:textId="77777777" w:rsidR="003843EA" w:rsidRDefault="00A21561">
            <w:pPr>
              <w:rPr>
                <w:rFonts w:ascii="黑体"/>
                <w:sz w:val="18"/>
                <w:szCs w:val="18"/>
              </w:rPr>
            </w:pPr>
            <w:r>
              <w:rPr>
                <w:rFonts w:ascii="黑体" w:hint="eastAsia"/>
                <w:sz w:val="18"/>
                <w:szCs w:val="18"/>
              </w:rPr>
              <w:t>显示位置</w:t>
            </w:r>
          </w:p>
          <w:p w14:paraId="12DBF324" w14:textId="77777777" w:rsidR="003843EA" w:rsidRDefault="00A21561">
            <w:pPr>
              <w:rPr>
                <w:rFonts w:ascii="黑体"/>
                <w:sz w:val="18"/>
                <w:szCs w:val="18"/>
              </w:rPr>
            </w:pPr>
            <w:r>
              <w:rPr>
                <w:rFonts w:ascii="黑体" w:hint="eastAsia"/>
                <w:sz w:val="18"/>
                <w:szCs w:val="18"/>
              </w:rPr>
              <w:t>(</w:t>
            </w:r>
            <w:proofErr w:type="spellStart"/>
            <w:r>
              <w:rPr>
                <w:rFonts w:ascii="黑体" w:hint="eastAsia"/>
                <w:sz w:val="18"/>
                <w:szCs w:val="18"/>
              </w:rPr>
              <w:t>l,c,r</w:t>
            </w:r>
            <w:proofErr w:type="spellEnd"/>
            <w:r>
              <w:rPr>
                <w:rFonts w:ascii="黑体" w:hint="eastAsia"/>
                <w:sz w:val="18"/>
                <w:szCs w:val="18"/>
              </w:rPr>
              <w:t>,</w:t>
            </w:r>
          </w:p>
          <w:p w14:paraId="1B0B74C3" w14:textId="77777777" w:rsidR="003843EA" w:rsidRDefault="00A21561">
            <w:pPr>
              <w:rPr>
                <w:rFonts w:ascii="黑体"/>
                <w:sz w:val="18"/>
                <w:szCs w:val="18"/>
              </w:rPr>
            </w:pPr>
            <w:r>
              <w:rPr>
                <w:rFonts w:ascii="黑体" w:hint="eastAsia"/>
                <w:sz w:val="18"/>
                <w:szCs w:val="18"/>
              </w:rPr>
              <w:t>x:偏移量)</w:t>
            </w:r>
          </w:p>
          <w:p w14:paraId="218B17A9" w14:textId="77777777" w:rsidR="003843EA" w:rsidRDefault="00A21561">
            <w:pPr>
              <w:rPr>
                <w:rFonts w:ascii="黑体"/>
                <w:sz w:val="18"/>
                <w:szCs w:val="18"/>
              </w:rPr>
            </w:pPr>
            <w:r>
              <w:rPr>
                <w:rFonts w:ascii="黑体" w:hint="eastAsia"/>
                <w:sz w:val="18"/>
                <w:szCs w:val="18"/>
              </w:rPr>
              <w:t>l:居左</w:t>
            </w:r>
          </w:p>
          <w:p w14:paraId="7017786C" w14:textId="77777777" w:rsidR="003843EA" w:rsidRDefault="00A21561">
            <w:pPr>
              <w:rPr>
                <w:rFonts w:ascii="黑体"/>
                <w:sz w:val="18"/>
                <w:szCs w:val="18"/>
              </w:rPr>
            </w:pPr>
            <w:r>
              <w:rPr>
                <w:rFonts w:ascii="黑体" w:hint="eastAsia"/>
                <w:sz w:val="18"/>
                <w:szCs w:val="18"/>
              </w:rPr>
              <w:t>c:居中</w:t>
            </w:r>
          </w:p>
          <w:p w14:paraId="4F73B2C2" w14:textId="77777777" w:rsidR="003843EA" w:rsidRDefault="00A21561">
            <w:pPr>
              <w:rPr>
                <w:rFonts w:ascii="黑体"/>
                <w:sz w:val="18"/>
                <w:szCs w:val="18"/>
              </w:rPr>
            </w:pPr>
            <w:r>
              <w:rPr>
                <w:rFonts w:ascii="黑体" w:hint="eastAsia"/>
                <w:sz w:val="18"/>
                <w:szCs w:val="18"/>
              </w:rPr>
              <w:t>r:居右</w:t>
            </w:r>
          </w:p>
          <w:p w14:paraId="249D8921" w14:textId="77777777" w:rsidR="003843EA" w:rsidRDefault="00A21561">
            <w:r>
              <w:rPr>
                <w:rFonts w:ascii="黑体"/>
                <w:sz w:val="18"/>
                <w:szCs w:val="18"/>
              </w:rPr>
              <w:t>“</w:t>
            </w:r>
            <w:r>
              <w:rPr>
                <w:rFonts w:ascii="黑体" w:hint="eastAsia"/>
                <w:sz w:val="18"/>
                <w:szCs w:val="18"/>
              </w:rPr>
              <w:t>x</w:t>
            </w:r>
            <w:r>
              <w:rPr>
                <w:rFonts w:ascii="黑体"/>
                <w:sz w:val="18"/>
                <w:szCs w:val="18"/>
              </w:rPr>
              <w:t>:</w:t>
            </w:r>
            <w:r>
              <w:rPr>
                <w:rFonts w:ascii="黑体" w:hint="eastAsia"/>
                <w:sz w:val="18"/>
                <w:szCs w:val="18"/>
              </w:rPr>
              <w:t>偏移量</w:t>
            </w:r>
            <w:r>
              <w:rPr>
                <w:rFonts w:ascii="黑体"/>
                <w:sz w:val="18"/>
                <w:szCs w:val="18"/>
              </w:rPr>
              <w:t>”</w:t>
            </w:r>
            <w:r>
              <w:rPr>
                <w:rFonts w:ascii="黑体" w:hint="eastAsia"/>
                <w:sz w:val="18"/>
                <w:szCs w:val="18"/>
              </w:rPr>
              <w:t>模式中，偏移量为具体的值，0~</w:t>
            </w:r>
            <w:r>
              <w:rPr>
                <w:rFonts w:ascii="黑体"/>
                <w:sz w:val="18"/>
                <w:szCs w:val="18"/>
              </w:rPr>
              <w:t>384</w:t>
            </w:r>
            <w:r>
              <w:rPr>
                <w:rFonts w:ascii="黑体" w:hint="eastAsia"/>
                <w:sz w:val="18"/>
                <w:szCs w:val="18"/>
              </w:rPr>
              <w:t>，例如：x</w:t>
            </w:r>
            <w:r>
              <w:rPr>
                <w:rFonts w:ascii="黑体"/>
                <w:sz w:val="18"/>
                <w:szCs w:val="18"/>
              </w:rPr>
              <w:t>:120</w:t>
            </w:r>
          </w:p>
          <w:p w14:paraId="4AA289DC" w14:textId="77777777" w:rsidR="003843EA" w:rsidRDefault="003843EA"/>
          <w:p w14:paraId="588F92B7" w14:textId="77777777" w:rsidR="003843EA" w:rsidRDefault="003843EA"/>
          <w:p w14:paraId="16FC4F80" w14:textId="77777777" w:rsidR="003843EA" w:rsidRDefault="003843EA"/>
          <w:p w14:paraId="68828CE2" w14:textId="77777777" w:rsidR="003843EA" w:rsidRDefault="003843EA">
            <w:pPr>
              <w:rPr>
                <w:sz w:val="18"/>
                <w:szCs w:val="18"/>
              </w:rPr>
            </w:pPr>
          </w:p>
        </w:tc>
        <w:tc>
          <w:tcPr>
            <w:tcW w:w="1134" w:type="dxa"/>
            <w:shd w:val="clear" w:color="auto" w:fill="FFFFFF" w:themeFill="background1"/>
          </w:tcPr>
          <w:p w14:paraId="73639A75" w14:textId="77777777" w:rsidR="003843EA" w:rsidRDefault="00A21561">
            <w:pPr>
              <w:rPr>
                <w:rFonts w:ascii="黑体"/>
                <w:sz w:val="18"/>
                <w:szCs w:val="18"/>
              </w:rPr>
            </w:pPr>
            <w:r>
              <w:rPr>
                <w:rFonts w:ascii="黑体" w:hint="eastAsia"/>
                <w:sz w:val="18"/>
                <w:szCs w:val="18"/>
              </w:rPr>
              <w:t>字符数据</w:t>
            </w:r>
          </w:p>
          <w:p w14:paraId="4F296AF8" w14:textId="77777777" w:rsidR="003843EA" w:rsidRDefault="00A21561">
            <w:pPr>
              <w:rPr>
                <w:sz w:val="18"/>
                <w:szCs w:val="18"/>
              </w:rPr>
            </w:pPr>
            <w:r>
              <w:rPr>
                <w:rFonts w:ascii="黑体" w:hint="eastAsia"/>
                <w:sz w:val="18"/>
                <w:szCs w:val="18"/>
              </w:rPr>
              <w:t>(string)</w:t>
            </w:r>
          </w:p>
        </w:tc>
        <w:tc>
          <w:tcPr>
            <w:tcW w:w="2268" w:type="dxa"/>
            <w:shd w:val="clear" w:color="auto" w:fill="92D050"/>
          </w:tcPr>
          <w:p w14:paraId="02F99EAA" w14:textId="77777777" w:rsidR="003843EA" w:rsidRDefault="003843EA">
            <w:pPr>
              <w:rPr>
                <w:sz w:val="18"/>
                <w:szCs w:val="18"/>
              </w:rPr>
            </w:pPr>
          </w:p>
        </w:tc>
        <w:tc>
          <w:tcPr>
            <w:tcW w:w="1276" w:type="dxa"/>
            <w:shd w:val="clear" w:color="auto" w:fill="92D050"/>
          </w:tcPr>
          <w:p w14:paraId="3D4888D2" w14:textId="77777777" w:rsidR="003843EA" w:rsidRDefault="003843EA">
            <w:pPr>
              <w:rPr>
                <w:sz w:val="18"/>
                <w:szCs w:val="18"/>
              </w:rPr>
            </w:pPr>
          </w:p>
        </w:tc>
        <w:tc>
          <w:tcPr>
            <w:tcW w:w="1701" w:type="dxa"/>
            <w:shd w:val="clear" w:color="auto" w:fill="92D050"/>
          </w:tcPr>
          <w:p w14:paraId="22B5A873" w14:textId="77777777" w:rsidR="003843EA" w:rsidRDefault="00A21561">
            <w:pPr>
              <w:rPr>
                <w:sz w:val="18"/>
                <w:szCs w:val="18"/>
              </w:rPr>
            </w:pPr>
            <w:r>
              <w:rPr>
                <w:rFonts w:hint="eastAsia"/>
                <w:sz w:val="18"/>
                <w:szCs w:val="18"/>
              </w:rPr>
              <w:t>打印文字</w:t>
            </w:r>
          </w:p>
        </w:tc>
      </w:tr>
      <w:tr w:rsidR="003843EA" w14:paraId="6354D941" w14:textId="77777777">
        <w:trPr>
          <w:trHeight w:val="270"/>
        </w:trPr>
        <w:tc>
          <w:tcPr>
            <w:tcW w:w="1101" w:type="dxa"/>
            <w:vMerge/>
          </w:tcPr>
          <w:p w14:paraId="1F15E7E3" w14:textId="77777777" w:rsidR="003843EA" w:rsidRDefault="003843EA">
            <w:pPr>
              <w:rPr>
                <w:szCs w:val="21"/>
              </w:rPr>
            </w:pPr>
          </w:p>
        </w:tc>
        <w:tc>
          <w:tcPr>
            <w:tcW w:w="992" w:type="dxa"/>
          </w:tcPr>
          <w:p w14:paraId="266DB2D4" w14:textId="77777777" w:rsidR="003843EA" w:rsidRDefault="00A21561">
            <w:pPr>
              <w:rPr>
                <w:sz w:val="18"/>
                <w:szCs w:val="18"/>
              </w:rPr>
            </w:pPr>
            <w:r>
              <w:rPr>
                <w:rFonts w:hint="eastAsia"/>
                <w:sz w:val="18"/>
                <w:szCs w:val="18"/>
              </w:rPr>
              <w:t>under</w:t>
            </w:r>
            <w:r>
              <w:rPr>
                <w:sz w:val="18"/>
                <w:szCs w:val="18"/>
              </w:rPr>
              <w:t>line</w:t>
            </w:r>
          </w:p>
        </w:tc>
        <w:tc>
          <w:tcPr>
            <w:tcW w:w="1559" w:type="dxa"/>
          </w:tcPr>
          <w:p w14:paraId="59722DCE" w14:textId="77777777" w:rsidR="003843EA" w:rsidRDefault="00A21561">
            <w:pPr>
              <w:rPr>
                <w:rFonts w:ascii="黑体"/>
                <w:sz w:val="18"/>
                <w:szCs w:val="18"/>
              </w:rPr>
            </w:pPr>
            <w:r>
              <w:rPr>
                <w:rFonts w:ascii="黑体" w:hint="eastAsia"/>
                <w:sz w:val="18"/>
                <w:szCs w:val="18"/>
              </w:rPr>
              <w:t>显示位置</w:t>
            </w:r>
          </w:p>
          <w:p w14:paraId="0C5419EC" w14:textId="77777777" w:rsidR="003843EA" w:rsidRDefault="00A21561">
            <w:pPr>
              <w:rPr>
                <w:rFonts w:ascii="黑体"/>
                <w:sz w:val="18"/>
                <w:szCs w:val="18"/>
              </w:rPr>
            </w:pPr>
            <w:r>
              <w:rPr>
                <w:rFonts w:ascii="黑体" w:hint="eastAsia"/>
                <w:sz w:val="18"/>
                <w:szCs w:val="18"/>
              </w:rPr>
              <w:t>(</w:t>
            </w:r>
            <w:proofErr w:type="spellStart"/>
            <w:r>
              <w:rPr>
                <w:rFonts w:ascii="黑体" w:hint="eastAsia"/>
                <w:sz w:val="18"/>
                <w:szCs w:val="18"/>
              </w:rPr>
              <w:t>l,c,r</w:t>
            </w:r>
            <w:proofErr w:type="spellEnd"/>
            <w:r>
              <w:rPr>
                <w:rFonts w:ascii="黑体" w:hint="eastAsia"/>
                <w:sz w:val="18"/>
                <w:szCs w:val="18"/>
              </w:rPr>
              <w:t>,</w:t>
            </w:r>
          </w:p>
          <w:p w14:paraId="11731D4C" w14:textId="77777777" w:rsidR="003843EA" w:rsidRDefault="00A21561">
            <w:pPr>
              <w:rPr>
                <w:rFonts w:ascii="黑体"/>
                <w:sz w:val="18"/>
                <w:szCs w:val="18"/>
              </w:rPr>
            </w:pPr>
            <w:r>
              <w:rPr>
                <w:rFonts w:ascii="黑体" w:hint="eastAsia"/>
                <w:sz w:val="18"/>
                <w:szCs w:val="18"/>
              </w:rPr>
              <w:t>x:偏移量)</w:t>
            </w:r>
          </w:p>
          <w:p w14:paraId="0837A6AF" w14:textId="77777777" w:rsidR="003843EA" w:rsidRDefault="00A21561">
            <w:pPr>
              <w:rPr>
                <w:rFonts w:ascii="黑体"/>
                <w:sz w:val="18"/>
                <w:szCs w:val="18"/>
              </w:rPr>
            </w:pPr>
            <w:r>
              <w:rPr>
                <w:rFonts w:ascii="黑体" w:hint="eastAsia"/>
                <w:sz w:val="18"/>
                <w:szCs w:val="18"/>
              </w:rPr>
              <w:t>l:居左</w:t>
            </w:r>
          </w:p>
          <w:p w14:paraId="5A023248" w14:textId="77777777" w:rsidR="003843EA" w:rsidRDefault="00A21561">
            <w:pPr>
              <w:rPr>
                <w:rFonts w:ascii="黑体"/>
                <w:sz w:val="18"/>
                <w:szCs w:val="18"/>
              </w:rPr>
            </w:pPr>
            <w:r>
              <w:rPr>
                <w:rFonts w:ascii="黑体" w:hint="eastAsia"/>
                <w:sz w:val="18"/>
                <w:szCs w:val="18"/>
              </w:rPr>
              <w:t>c:居中</w:t>
            </w:r>
          </w:p>
          <w:p w14:paraId="214FE287" w14:textId="77777777" w:rsidR="003843EA" w:rsidRDefault="00A21561">
            <w:pPr>
              <w:rPr>
                <w:rFonts w:ascii="黑体"/>
                <w:sz w:val="18"/>
                <w:szCs w:val="18"/>
              </w:rPr>
            </w:pPr>
            <w:r>
              <w:rPr>
                <w:rFonts w:ascii="黑体" w:hint="eastAsia"/>
                <w:sz w:val="18"/>
                <w:szCs w:val="18"/>
              </w:rPr>
              <w:t>r:居右</w:t>
            </w:r>
          </w:p>
          <w:p w14:paraId="10B21DE0" w14:textId="77777777" w:rsidR="003843EA" w:rsidRDefault="00A21561">
            <w:pPr>
              <w:rPr>
                <w:rFonts w:ascii="黑体"/>
                <w:sz w:val="18"/>
                <w:szCs w:val="18"/>
              </w:rPr>
            </w:pPr>
            <w:r>
              <w:rPr>
                <w:rFonts w:ascii="黑体"/>
                <w:sz w:val="18"/>
                <w:szCs w:val="18"/>
              </w:rPr>
              <w:t>“</w:t>
            </w:r>
            <w:r>
              <w:rPr>
                <w:rFonts w:ascii="黑体" w:hint="eastAsia"/>
                <w:sz w:val="18"/>
                <w:szCs w:val="18"/>
              </w:rPr>
              <w:t>x</w:t>
            </w:r>
            <w:r>
              <w:rPr>
                <w:rFonts w:ascii="黑体"/>
                <w:sz w:val="18"/>
                <w:szCs w:val="18"/>
              </w:rPr>
              <w:t>:</w:t>
            </w:r>
            <w:r>
              <w:rPr>
                <w:rFonts w:ascii="黑体" w:hint="eastAsia"/>
                <w:sz w:val="18"/>
                <w:szCs w:val="18"/>
              </w:rPr>
              <w:t>偏移量</w:t>
            </w:r>
            <w:r>
              <w:rPr>
                <w:rFonts w:ascii="黑体"/>
                <w:sz w:val="18"/>
                <w:szCs w:val="18"/>
              </w:rPr>
              <w:t>”</w:t>
            </w:r>
            <w:r>
              <w:rPr>
                <w:rFonts w:ascii="黑体" w:hint="eastAsia"/>
                <w:sz w:val="18"/>
                <w:szCs w:val="18"/>
              </w:rPr>
              <w:t>模式中，偏移量为具体的值，0~</w:t>
            </w:r>
            <w:r>
              <w:rPr>
                <w:rFonts w:ascii="黑体"/>
                <w:sz w:val="18"/>
                <w:szCs w:val="18"/>
              </w:rPr>
              <w:t>384</w:t>
            </w:r>
            <w:r>
              <w:rPr>
                <w:rFonts w:ascii="黑体" w:hint="eastAsia"/>
                <w:sz w:val="18"/>
                <w:szCs w:val="18"/>
              </w:rPr>
              <w:t>，例如：x</w:t>
            </w:r>
            <w:r>
              <w:rPr>
                <w:rFonts w:ascii="黑体"/>
                <w:sz w:val="18"/>
                <w:szCs w:val="18"/>
              </w:rPr>
              <w:t>:120</w:t>
            </w:r>
          </w:p>
        </w:tc>
        <w:tc>
          <w:tcPr>
            <w:tcW w:w="1134" w:type="dxa"/>
            <w:shd w:val="clear" w:color="auto" w:fill="FFFFFF" w:themeFill="background1"/>
          </w:tcPr>
          <w:p w14:paraId="1C30E322" w14:textId="77777777" w:rsidR="003843EA" w:rsidRDefault="00A21561">
            <w:pPr>
              <w:rPr>
                <w:rFonts w:ascii="黑体"/>
                <w:sz w:val="18"/>
                <w:szCs w:val="18"/>
              </w:rPr>
            </w:pPr>
            <w:r>
              <w:rPr>
                <w:rFonts w:ascii="黑体" w:hint="eastAsia"/>
                <w:sz w:val="18"/>
                <w:szCs w:val="18"/>
              </w:rPr>
              <w:t>字符数据</w:t>
            </w:r>
          </w:p>
          <w:p w14:paraId="1A865124" w14:textId="77777777" w:rsidR="003843EA" w:rsidRDefault="00A21561">
            <w:pPr>
              <w:rPr>
                <w:rFonts w:ascii="黑体"/>
                <w:sz w:val="18"/>
                <w:szCs w:val="18"/>
              </w:rPr>
            </w:pPr>
            <w:r>
              <w:rPr>
                <w:rFonts w:ascii="黑体" w:hint="eastAsia"/>
                <w:sz w:val="18"/>
                <w:szCs w:val="18"/>
              </w:rPr>
              <w:t>(string)</w:t>
            </w:r>
          </w:p>
        </w:tc>
        <w:tc>
          <w:tcPr>
            <w:tcW w:w="2268" w:type="dxa"/>
            <w:shd w:val="clear" w:color="auto" w:fill="92D050"/>
          </w:tcPr>
          <w:p w14:paraId="2DE397FD" w14:textId="77777777" w:rsidR="003843EA" w:rsidRDefault="003843EA">
            <w:pPr>
              <w:rPr>
                <w:sz w:val="18"/>
                <w:szCs w:val="18"/>
              </w:rPr>
            </w:pPr>
          </w:p>
        </w:tc>
        <w:tc>
          <w:tcPr>
            <w:tcW w:w="1276" w:type="dxa"/>
            <w:shd w:val="clear" w:color="auto" w:fill="92D050"/>
          </w:tcPr>
          <w:p w14:paraId="0F4A8A72" w14:textId="77777777" w:rsidR="003843EA" w:rsidRDefault="003843EA">
            <w:pPr>
              <w:rPr>
                <w:sz w:val="18"/>
                <w:szCs w:val="18"/>
              </w:rPr>
            </w:pPr>
          </w:p>
        </w:tc>
        <w:tc>
          <w:tcPr>
            <w:tcW w:w="1701" w:type="dxa"/>
            <w:shd w:val="clear" w:color="auto" w:fill="92D050"/>
          </w:tcPr>
          <w:p w14:paraId="39AE0078" w14:textId="77777777" w:rsidR="003843EA" w:rsidRDefault="00A21561">
            <w:pPr>
              <w:rPr>
                <w:sz w:val="18"/>
                <w:szCs w:val="18"/>
              </w:rPr>
            </w:pPr>
            <w:r>
              <w:rPr>
                <w:rFonts w:hint="eastAsia"/>
                <w:sz w:val="18"/>
                <w:szCs w:val="18"/>
              </w:rPr>
              <w:t>加下划线的文字打印</w:t>
            </w:r>
          </w:p>
        </w:tc>
      </w:tr>
      <w:tr w:rsidR="003843EA" w14:paraId="7F9EF02D" w14:textId="77777777">
        <w:trPr>
          <w:trHeight w:val="270"/>
        </w:trPr>
        <w:tc>
          <w:tcPr>
            <w:tcW w:w="1101" w:type="dxa"/>
            <w:vMerge/>
          </w:tcPr>
          <w:p w14:paraId="491F6E66" w14:textId="77777777" w:rsidR="003843EA" w:rsidRDefault="003843EA">
            <w:pPr>
              <w:rPr>
                <w:szCs w:val="21"/>
              </w:rPr>
            </w:pPr>
          </w:p>
        </w:tc>
        <w:tc>
          <w:tcPr>
            <w:tcW w:w="992" w:type="dxa"/>
          </w:tcPr>
          <w:p w14:paraId="55DB2C73" w14:textId="77777777" w:rsidR="003843EA" w:rsidRDefault="00A21561">
            <w:pPr>
              <w:rPr>
                <w:sz w:val="18"/>
                <w:szCs w:val="18"/>
              </w:rPr>
            </w:pPr>
            <w:r>
              <w:rPr>
                <w:rFonts w:hint="eastAsia"/>
                <w:sz w:val="18"/>
                <w:szCs w:val="18"/>
              </w:rPr>
              <w:t>feedline</w:t>
            </w:r>
          </w:p>
        </w:tc>
        <w:tc>
          <w:tcPr>
            <w:tcW w:w="1559" w:type="dxa"/>
            <w:shd w:val="clear" w:color="auto" w:fill="FFFFFF" w:themeFill="background1"/>
          </w:tcPr>
          <w:p w14:paraId="5445191C" w14:textId="77777777" w:rsidR="003843EA" w:rsidRDefault="00A21561">
            <w:pPr>
              <w:rPr>
                <w:sz w:val="18"/>
                <w:szCs w:val="18"/>
              </w:rPr>
            </w:pPr>
            <w:r>
              <w:rPr>
                <w:rFonts w:hint="eastAsia"/>
                <w:sz w:val="18"/>
                <w:szCs w:val="18"/>
              </w:rPr>
              <w:t>行数</w:t>
            </w:r>
            <w:r>
              <w:rPr>
                <w:rFonts w:hint="eastAsia"/>
                <w:sz w:val="18"/>
                <w:szCs w:val="18"/>
              </w:rPr>
              <w:t>(int)</w:t>
            </w:r>
          </w:p>
          <w:p w14:paraId="79E11F22" w14:textId="77777777" w:rsidR="003843EA" w:rsidRDefault="00A21561">
            <w:pPr>
              <w:rPr>
                <w:rFonts w:ascii="黑体"/>
                <w:sz w:val="18"/>
                <w:szCs w:val="18"/>
              </w:rPr>
            </w:pPr>
            <w:r>
              <w:rPr>
                <w:rFonts w:ascii="黑体" w:hint="eastAsia"/>
                <w:sz w:val="18"/>
                <w:szCs w:val="18"/>
              </w:rPr>
              <w:lastRenderedPageBreak/>
              <w:t>走纸类型</w:t>
            </w:r>
          </w:p>
          <w:p w14:paraId="4C7464FF" w14:textId="77777777" w:rsidR="003843EA" w:rsidRDefault="00A21561">
            <w:pPr>
              <w:rPr>
                <w:rFonts w:ascii="黑体"/>
                <w:sz w:val="18"/>
                <w:szCs w:val="18"/>
              </w:rPr>
            </w:pPr>
            <w:r>
              <w:rPr>
                <w:rFonts w:ascii="黑体" w:hint="eastAsia"/>
                <w:sz w:val="18"/>
                <w:szCs w:val="18"/>
              </w:rPr>
              <w:t>l:行走纸</w:t>
            </w:r>
          </w:p>
          <w:p w14:paraId="2853580A" w14:textId="77777777" w:rsidR="003843EA" w:rsidRDefault="00A21561">
            <w:pPr>
              <w:rPr>
                <w:sz w:val="18"/>
                <w:szCs w:val="18"/>
              </w:rPr>
            </w:pPr>
            <w:r>
              <w:rPr>
                <w:rFonts w:ascii="黑体" w:hint="eastAsia"/>
                <w:sz w:val="18"/>
                <w:szCs w:val="18"/>
              </w:rPr>
              <w:t>p：像素走纸</w:t>
            </w:r>
          </w:p>
        </w:tc>
        <w:tc>
          <w:tcPr>
            <w:tcW w:w="1134" w:type="dxa"/>
            <w:shd w:val="clear" w:color="auto" w:fill="92D050"/>
          </w:tcPr>
          <w:p w14:paraId="20654376" w14:textId="77777777" w:rsidR="003843EA" w:rsidRDefault="003843EA">
            <w:pPr>
              <w:rPr>
                <w:rFonts w:ascii="黑体"/>
                <w:sz w:val="18"/>
                <w:szCs w:val="18"/>
              </w:rPr>
            </w:pPr>
          </w:p>
        </w:tc>
        <w:tc>
          <w:tcPr>
            <w:tcW w:w="2268" w:type="dxa"/>
            <w:shd w:val="clear" w:color="auto" w:fill="92D050"/>
          </w:tcPr>
          <w:p w14:paraId="67D9D8D0" w14:textId="77777777" w:rsidR="003843EA" w:rsidRDefault="003843EA">
            <w:pPr>
              <w:rPr>
                <w:rFonts w:ascii="黑体"/>
                <w:sz w:val="18"/>
                <w:szCs w:val="18"/>
              </w:rPr>
            </w:pPr>
          </w:p>
        </w:tc>
        <w:tc>
          <w:tcPr>
            <w:tcW w:w="1276" w:type="dxa"/>
            <w:shd w:val="clear" w:color="auto" w:fill="92D050"/>
          </w:tcPr>
          <w:p w14:paraId="2B5F8053" w14:textId="77777777" w:rsidR="003843EA" w:rsidRDefault="003843EA">
            <w:pPr>
              <w:rPr>
                <w:sz w:val="18"/>
                <w:szCs w:val="18"/>
              </w:rPr>
            </w:pPr>
          </w:p>
        </w:tc>
        <w:tc>
          <w:tcPr>
            <w:tcW w:w="1701" w:type="dxa"/>
            <w:shd w:val="clear" w:color="auto" w:fill="92D050"/>
          </w:tcPr>
          <w:p w14:paraId="09CAC50D" w14:textId="77777777" w:rsidR="003843EA" w:rsidRDefault="00A21561">
            <w:pPr>
              <w:rPr>
                <w:sz w:val="18"/>
                <w:szCs w:val="18"/>
              </w:rPr>
            </w:pPr>
            <w:r>
              <w:rPr>
                <w:rFonts w:hint="eastAsia"/>
                <w:sz w:val="18"/>
                <w:szCs w:val="18"/>
              </w:rPr>
              <w:t>进</w:t>
            </w:r>
            <w:r>
              <w:rPr>
                <w:rFonts w:hint="eastAsia"/>
                <w:sz w:val="18"/>
                <w:szCs w:val="18"/>
              </w:rPr>
              <w:t>/</w:t>
            </w:r>
            <w:r>
              <w:rPr>
                <w:rFonts w:hint="eastAsia"/>
                <w:sz w:val="18"/>
                <w:szCs w:val="18"/>
              </w:rPr>
              <w:t>退纸</w:t>
            </w:r>
          </w:p>
          <w:p w14:paraId="42F62F7B" w14:textId="77777777" w:rsidR="003843EA" w:rsidRDefault="00A21561">
            <w:pPr>
              <w:rPr>
                <w:sz w:val="18"/>
                <w:szCs w:val="18"/>
              </w:rPr>
            </w:pPr>
            <w:r>
              <w:rPr>
                <w:rFonts w:hint="eastAsia"/>
                <w:sz w:val="18"/>
                <w:szCs w:val="18"/>
              </w:rPr>
              <w:lastRenderedPageBreak/>
              <w:t>正数为进纸，负数为退纸</w:t>
            </w:r>
          </w:p>
          <w:p w14:paraId="79885E84" w14:textId="77777777" w:rsidR="003843EA" w:rsidRDefault="00A21561">
            <w:pPr>
              <w:rPr>
                <w:sz w:val="18"/>
                <w:szCs w:val="18"/>
              </w:rPr>
            </w:pPr>
            <w:r>
              <w:rPr>
                <w:rFonts w:hint="eastAsia"/>
                <w:sz w:val="18"/>
                <w:szCs w:val="18"/>
              </w:rPr>
              <w:t>不加</w:t>
            </w:r>
            <w:r>
              <w:rPr>
                <w:rFonts w:hint="eastAsia"/>
                <w:sz w:val="18"/>
                <w:szCs w:val="18"/>
              </w:rPr>
              <w:t>l</w:t>
            </w:r>
            <w:r>
              <w:rPr>
                <w:rFonts w:hint="eastAsia"/>
                <w:sz w:val="18"/>
                <w:szCs w:val="18"/>
              </w:rPr>
              <w:t>或</w:t>
            </w:r>
            <w:r>
              <w:rPr>
                <w:rFonts w:hint="eastAsia"/>
                <w:sz w:val="18"/>
                <w:szCs w:val="18"/>
              </w:rPr>
              <w:t>p</w:t>
            </w:r>
            <w:r>
              <w:rPr>
                <w:rFonts w:hint="eastAsia"/>
                <w:sz w:val="18"/>
                <w:szCs w:val="18"/>
              </w:rPr>
              <w:t>，命令后直接加</w:t>
            </w:r>
            <w:r>
              <w:rPr>
                <w:rFonts w:hint="eastAsia"/>
                <w:sz w:val="18"/>
                <w:szCs w:val="18"/>
              </w:rPr>
              <w:t>int</w:t>
            </w:r>
            <w:r>
              <w:rPr>
                <w:rFonts w:hint="eastAsia"/>
                <w:sz w:val="18"/>
                <w:szCs w:val="18"/>
              </w:rPr>
              <w:t>整型，默认行走纸</w:t>
            </w:r>
          </w:p>
        </w:tc>
      </w:tr>
      <w:tr w:rsidR="003843EA" w14:paraId="0C97A3AC" w14:textId="77777777">
        <w:trPr>
          <w:trHeight w:val="195"/>
        </w:trPr>
        <w:tc>
          <w:tcPr>
            <w:tcW w:w="1101" w:type="dxa"/>
            <w:vMerge/>
          </w:tcPr>
          <w:p w14:paraId="0F70E2DD" w14:textId="77777777" w:rsidR="003843EA" w:rsidRDefault="003843EA">
            <w:pPr>
              <w:rPr>
                <w:szCs w:val="21"/>
              </w:rPr>
            </w:pPr>
          </w:p>
        </w:tc>
        <w:tc>
          <w:tcPr>
            <w:tcW w:w="992" w:type="dxa"/>
          </w:tcPr>
          <w:p w14:paraId="78BBFD24" w14:textId="77777777" w:rsidR="003843EA" w:rsidRDefault="00A21561">
            <w:pPr>
              <w:rPr>
                <w:sz w:val="18"/>
                <w:szCs w:val="18"/>
              </w:rPr>
            </w:pPr>
            <w:r>
              <w:rPr>
                <w:rFonts w:hint="eastAsia"/>
                <w:sz w:val="18"/>
                <w:szCs w:val="18"/>
              </w:rPr>
              <w:t>line</w:t>
            </w:r>
          </w:p>
        </w:tc>
        <w:tc>
          <w:tcPr>
            <w:tcW w:w="1559" w:type="dxa"/>
            <w:tcBorders>
              <w:bottom w:val="single" w:sz="4" w:space="0" w:color="auto"/>
            </w:tcBorders>
            <w:shd w:val="clear" w:color="auto" w:fill="92D050"/>
          </w:tcPr>
          <w:p w14:paraId="5EEB4B82" w14:textId="77777777" w:rsidR="003843EA" w:rsidRDefault="003843EA"/>
          <w:p w14:paraId="03BC96C4" w14:textId="77777777" w:rsidR="003843EA" w:rsidRDefault="003843EA">
            <w:pPr>
              <w:rPr>
                <w:sz w:val="18"/>
                <w:szCs w:val="18"/>
              </w:rPr>
            </w:pPr>
          </w:p>
        </w:tc>
        <w:tc>
          <w:tcPr>
            <w:tcW w:w="1134" w:type="dxa"/>
            <w:tcBorders>
              <w:bottom w:val="single" w:sz="4" w:space="0" w:color="auto"/>
            </w:tcBorders>
            <w:shd w:val="clear" w:color="auto" w:fill="92D050"/>
          </w:tcPr>
          <w:p w14:paraId="74F09D30" w14:textId="77777777" w:rsidR="003843EA" w:rsidRDefault="003843EA">
            <w:pPr>
              <w:rPr>
                <w:sz w:val="18"/>
                <w:szCs w:val="18"/>
              </w:rPr>
            </w:pPr>
          </w:p>
        </w:tc>
        <w:tc>
          <w:tcPr>
            <w:tcW w:w="2268" w:type="dxa"/>
            <w:shd w:val="clear" w:color="auto" w:fill="92D050"/>
          </w:tcPr>
          <w:p w14:paraId="4DCB3F49" w14:textId="77777777" w:rsidR="003843EA" w:rsidRDefault="003843EA">
            <w:pPr>
              <w:rPr>
                <w:sz w:val="18"/>
                <w:szCs w:val="18"/>
              </w:rPr>
            </w:pPr>
          </w:p>
        </w:tc>
        <w:tc>
          <w:tcPr>
            <w:tcW w:w="1276" w:type="dxa"/>
            <w:shd w:val="clear" w:color="auto" w:fill="92D050"/>
          </w:tcPr>
          <w:p w14:paraId="0947AF4F" w14:textId="77777777" w:rsidR="003843EA" w:rsidRDefault="003843EA">
            <w:pPr>
              <w:rPr>
                <w:sz w:val="18"/>
                <w:szCs w:val="18"/>
              </w:rPr>
            </w:pPr>
          </w:p>
        </w:tc>
        <w:tc>
          <w:tcPr>
            <w:tcW w:w="1701" w:type="dxa"/>
            <w:shd w:val="clear" w:color="auto" w:fill="92D050"/>
          </w:tcPr>
          <w:p w14:paraId="1E1D30BC" w14:textId="77777777" w:rsidR="003843EA" w:rsidRDefault="00A21561">
            <w:r>
              <w:rPr>
                <w:rFonts w:hint="eastAsia"/>
                <w:sz w:val="18"/>
                <w:szCs w:val="18"/>
              </w:rPr>
              <w:t>打印一条分隔符</w:t>
            </w:r>
          </w:p>
          <w:p w14:paraId="60E35744" w14:textId="77777777" w:rsidR="003843EA" w:rsidRDefault="003843EA">
            <w:pPr>
              <w:rPr>
                <w:sz w:val="18"/>
                <w:szCs w:val="18"/>
              </w:rPr>
            </w:pPr>
          </w:p>
        </w:tc>
      </w:tr>
      <w:tr w:rsidR="003843EA" w14:paraId="27B33DEB" w14:textId="77777777">
        <w:trPr>
          <w:trHeight w:val="195"/>
        </w:trPr>
        <w:tc>
          <w:tcPr>
            <w:tcW w:w="1101" w:type="dxa"/>
            <w:vMerge/>
          </w:tcPr>
          <w:p w14:paraId="306EBA67" w14:textId="77777777" w:rsidR="003843EA" w:rsidRDefault="003843EA">
            <w:pPr>
              <w:rPr>
                <w:szCs w:val="21"/>
              </w:rPr>
            </w:pPr>
          </w:p>
        </w:tc>
        <w:tc>
          <w:tcPr>
            <w:tcW w:w="992" w:type="dxa"/>
          </w:tcPr>
          <w:p w14:paraId="22F1CEBF" w14:textId="77777777" w:rsidR="003843EA" w:rsidRDefault="00A21561">
            <w:pPr>
              <w:rPr>
                <w:sz w:val="18"/>
                <w:szCs w:val="18"/>
              </w:rPr>
            </w:pPr>
            <w:r>
              <w:rPr>
                <w:rFonts w:hint="eastAsia"/>
                <w:sz w:val="18"/>
                <w:szCs w:val="18"/>
              </w:rPr>
              <w:t>barcode</w:t>
            </w:r>
          </w:p>
        </w:tc>
        <w:tc>
          <w:tcPr>
            <w:tcW w:w="1559" w:type="dxa"/>
            <w:shd w:val="clear" w:color="auto" w:fill="FFFFFF" w:themeFill="background1"/>
          </w:tcPr>
          <w:p w14:paraId="31953A3F" w14:textId="77777777" w:rsidR="003843EA" w:rsidRDefault="00A21561">
            <w:pPr>
              <w:rPr>
                <w:rFonts w:ascii="黑体"/>
                <w:sz w:val="18"/>
                <w:szCs w:val="18"/>
              </w:rPr>
            </w:pPr>
            <w:r>
              <w:rPr>
                <w:rFonts w:ascii="黑体" w:hint="eastAsia"/>
                <w:sz w:val="18"/>
                <w:szCs w:val="18"/>
              </w:rPr>
              <w:t>显示位置</w:t>
            </w:r>
          </w:p>
          <w:p w14:paraId="44E859F4" w14:textId="77777777" w:rsidR="003843EA" w:rsidRDefault="00A21561">
            <w:pPr>
              <w:rPr>
                <w:rFonts w:ascii="黑体"/>
                <w:sz w:val="18"/>
                <w:szCs w:val="18"/>
              </w:rPr>
            </w:pPr>
            <w:r>
              <w:rPr>
                <w:rFonts w:ascii="黑体" w:hint="eastAsia"/>
                <w:sz w:val="18"/>
                <w:szCs w:val="18"/>
              </w:rPr>
              <w:t>(</w:t>
            </w:r>
            <w:proofErr w:type="spellStart"/>
            <w:r>
              <w:rPr>
                <w:rFonts w:ascii="黑体" w:hint="eastAsia"/>
                <w:sz w:val="18"/>
                <w:szCs w:val="18"/>
              </w:rPr>
              <w:t>l,c,r</w:t>
            </w:r>
            <w:proofErr w:type="spellEnd"/>
            <w:r>
              <w:rPr>
                <w:rFonts w:ascii="黑体" w:hint="eastAsia"/>
                <w:sz w:val="18"/>
                <w:szCs w:val="18"/>
              </w:rPr>
              <w:t>,</w:t>
            </w:r>
          </w:p>
          <w:p w14:paraId="20CFC208" w14:textId="77777777" w:rsidR="003843EA" w:rsidRDefault="00A21561">
            <w:pPr>
              <w:rPr>
                <w:rFonts w:ascii="黑体"/>
                <w:sz w:val="18"/>
                <w:szCs w:val="18"/>
              </w:rPr>
            </w:pPr>
            <w:r>
              <w:rPr>
                <w:rFonts w:ascii="黑体" w:hint="eastAsia"/>
                <w:sz w:val="18"/>
                <w:szCs w:val="18"/>
              </w:rPr>
              <w:t>x:偏移量)</w:t>
            </w:r>
          </w:p>
          <w:p w14:paraId="5D535EF5" w14:textId="77777777" w:rsidR="003843EA" w:rsidRDefault="00A21561">
            <w:pPr>
              <w:rPr>
                <w:rFonts w:ascii="黑体"/>
                <w:sz w:val="18"/>
                <w:szCs w:val="18"/>
              </w:rPr>
            </w:pPr>
            <w:r>
              <w:rPr>
                <w:rFonts w:ascii="黑体" w:hint="eastAsia"/>
                <w:sz w:val="18"/>
                <w:szCs w:val="18"/>
              </w:rPr>
              <w:t>l:居左</w:t>
            </w:r>
          </w:p>
          <w:p w14:paraId="626EC3BB" w14:textId="77777777" w:rsidR="003843EA" w:rsidRDefault="00A21561">
            <w:pPr>
              <w:rPr>
                <w:rFonts w:ascii="黑体"/>
                <w:sz w:val="18"/>
                <w:szCs w:val="18"/>
              </w:rPr>
            </w:pPr>
            <w:r>
              <w:rPr>
                <w:rFonts w:ascii="黑体" w:hint="eastAsia"/>
                <w:sz w:val="18"/>
                <w:szCs w:val="18"/>
              </w:rPr>
              <w:t>c:居中</w:t>
            </w:r>
          </w:p>
          <w:p w14:paraId="4E57B7E5" w14:textId="77777777" w:rsidR="003843EA" w:rsidRDefault="00A21561">
            <w:pPr>
              <w:rPr>
                <w:rFonts w:ascii="黑体"/>
                <w:sz w:val="18"/>
                <w:szCs w:val="18"/>
              </w:rPr>
            </w:pPr>
            <w:r>
              <w:rPr>
                <w:rFonts w:ascii="黑体" w:hint="eastAsia"/>
                <w:sz w:val="18"/>
                <w:szCs w:val="18"/>
              </w:rPr>
              <w:t>r:居右</w:t>
            </w:r>
          </w:p>
          <w:p w14:paraId="1636B9AA" w14:textId="77777777" w:rsidR="003843EA" w:rsidRDefault="00A21561">
            <w:pPr>
              <w:rPr>
                <w:sz w:val="18"/>
                <w:szCs w:val="18"/>
              </w:rPr>
            </w:pPr>
            <w:r>
              <w:rPr>
                <w:rFonts w:ascii="黑体"/>
                <w:sz w:val="18"/>
                <w:szCs w:val="18"/>
              </w:rPr>
              <w:t>“</w:t>
            </w:r>
            <w:r>
              <w:rPr>
                <w:rFonts w:ascii="黑体"/>
                <w:sz w:val="18"/>
                <w:szCs w:val="18"/>
              </w:rPr>
              <w:t>x:</w:t>
            </w:r>
            <w:r>
              <w:rPr>
                <w:rFonts w:ascii="黑体" w:hint="eastAsia"/>
                <w:sz w:val="18"/>
                <w:szCs w:val="18"/>
              </w:rPr>
              <w:t>偏移量</w:t>
            </w:r>
            <w:r>
              <w:rPr>
                <w:rFonts w:ascii="黑体"/>
                <w:sz w:val="18"/>
                <w:szCs w:val="18"/>
              </w:rPr>
              <w:t>”</w:t>
            </w:r>
            <w:r>
              <w:rPr>
                <w:rFonts w:ascii="黑体" w:hint="eastAsia"/>
                <w:sz w:val="18"/>
                <w:szCs w:val="18"/>
              </w:rPr>
              <w:t>模式中，偏移量为具体的值，0~</w:t>
            </w:r>
            <w:r>
              <w:rPr>
                <w:rFonts w:ascii="黑体"/>
                <w:sz w:val="18"/>
                <w:szCs w:val="18"/>
              </w:rPr>
              <w:t>384</w:t>
            </w:r>
            <w:r>
              <w:rPr>
                <w:rFonts w:ascii="黑体" w:hint="eastAsia"/>
                <w:sz w:val="18"/>
                <w:szCs w:val="18"/>
              </w:rPr>
              <w:t>，例如：x</w:t>
            </w:r>
            <w:r>
              <w:rPr>
                <w:rFonts w:ascii="黑体"/>
                <w:sz w:val="18"/>
                <w:szCs w:val="18"/>
              </w:rPr>
              <w:t>:120</w:t>
            </w:r>
          </w:p>
        </w:tc>
        <w:tc>
          <w:tcPr>
            <w:tcW w:w="1134" w:type="dxa"/>
            <w:shd w:val="clear" w:color="auto" w:fill="FFFFFF" w:themeFill="background1"/>
          </w:tcPr>
          <w:p w14:paraId="4C7D70B2" w14:textId="77777777" w:rsidR="003843EA" w:rsidRDefault="00A21561">
            <w:pPr>
              <w:rPr>
                <w:sz w:val="18"/>
                <w:szCs w:val="18"/>
              </w:rPr>
            </w:pPr>
            <w:r>
              <w:rPr>
                <w:rFonts w:hint="eastAsia"/>
                <w:sz w:val="18"/>
                <w:szCs w:val="18"/>
              </w:rPr>
              <w:t>数据</w:t>
            </w:r>
          </w:p>
          <w:p w14:paraId="03593083" w14:textId="77777777" w:rsidR="003843EA" w:rsidRDefault="00A21561">
            <w:pPr>
              <w:rPr>
                <w:sz w:val="18"/>
                <w:szCs w:val="18"/>
              </w:rPr>
            </w:pPr>
            <w:r>
              <w:rPr>
                <w:rFonts w:hint="eastAsia"/>
                <w:sz w:val="18"/>
                <w:szCs w:val="18"/>
              </w:rPr>
              <w:t>(String)</w:t>
            </w:r>
          </w:p>
        </w:tc>
        <w:tc>
          <w:tcPr>
            <w:tcW w:w="2268" w:type="dxa"/>
            <w:shd w:val="clear" w:color="auto" w:fill="92D050"/>
          </w:tcPr>
          <w:p w14:paraId="0FA6CEE2" w14:textId="77777777" w:rsidR="003843EA" w:rsidRDefault="003843EA">
            <w:pPr>
              <w:rPr>
                <w:sz w:val="18"/>
                <w:szCs w:val="18"/>
              </w:rPr>
            </w:pPr>
          </w:p>
        </w:tc>
        <w:tc>
          <w:tcPr>
            <w:tcW w:w="1276" w:type="dxa"/>
            <w:shd w:val="clear" w:color="auto" w:fill="92D050"/>
          </w:tcPr>
          <w:p w14:paraId="0D5B7DE9" w14:textId="77777777" w:rsidR="003843EA" w:rsidRDefault="003843EA">
            <w:pPr>
              <w:widowControl/>
              <w:jc w:val="left"/>
              <w:rPr>
                <w:sz w:val="18"/>
                <w:szCs w:val="18"/>
              </w:rPr>
            </w:pPr>
          </w:p>
          <w:p w14:paraId="09FA03E7" w14:textId="77777777" w:rsidR="003843EA" w:rsidRDefault="003843EA">
            <w:pPr>
              <w:widowControl/>
              <w:jc w:val="left"/>
              <w:rPr>
                <w:sz w:val="18"/>
                <w:szCs w:val="18"/>
              </w:rPr>
            </w:pPr>
          </w:p>
        </w:tc>
        <w:tc>
          <w:tcPr>
            <w:tcW w:w="1701" w:type="dxa"/>
            <w:shd w:val="clear" w:color="auto" w:fill="92D050"/>
          </w:tcPr>
          <w:p w14:paraId="5774677E" w14:textId="77777777" w:rsidR="003843EA" w:rsidRDefault="00A21561">
            <w:pPr>
              <w:rPr>
                <w:sz w:val="18"/>
                <w:szCs w:val="18"/>
              </w:rPr>
            </w:pPr>
            <w:r>
              <w:rPr>
                <w:rFonts w:hint="eastAsia"/>
                <w:sz w:val="18"/>
                <w:szCs w:val="18"/>
              </w:rPr>
              <w:t>打印条码</w:t>
            </w:r>
          </w:p>
        </w:tc>
      </w:tr>
      <w:tr w:rsidR="003843EA" w14:paraId="1E8DC418" w14:textId="77777777">
        <w:trPr>
          <w:trHeight w:val="195"/>
        </w:trPr>
        <w:tc>
          <w:tcPr>
            <w:tcW w:w="1101" w:type="dxa"/>
            <w:vMerge/>
          </w:tcPr>
          <w:p w14:paraId="225B1E7D" w14:textId="77777777" w:rsidR="003843EA" w:rsidRDefault="003843EA">
            <w:pPr>
              <w:rPr>
                <w:szCs w:val="21"/>
              </w:rPr>
            </w:pPr>
          </w:p>
        </w:tc>
        <w:tc>
          <w:tcPr>
            <w:tcW w:w="992" w:type="dxa"/>
          </w:tcPr>
          <w:p w14:paraId="1CAD6B24" w14:textId="77777777" w:rsidR="003843EA" w:rsidRDefault="00A21561">
            <w:pPr>
              <w:rPr>
                <w:sz w:val="18"/>
                <w:szCs w:val="18"/>
              </w:rPr>
            </w:pPr>
            <w:proofErr w:type="spellStart"/>
            <w:r>
              <w:rPr>
                <w:rFonts w:hint="eastAsia"/>
                <w:sz w:val="18"/>
                <w:szCs w:val="18"/>
              </w:rPr>
              <w:t>qrcode</w:t>
            </w:r>
            <w:proofErr w:type="spellEnd"/>
          </w:p>
        </w:tc>
        <w:tc>
          <w:tcPr>
            <w:tcW w:w="1559" w:type="dxa"/>
          </w:tcPr>
          <w:p w14:paraId="43F413BA" w14:textId="77777777" w:rsidR="003843EA" w:rsidRDefault="00A21561">
            <w:pPr>
              <w:rPr>
                <w:rFonts w:ascii="黑体"/>
                <w:sz w:val="18"/>
                <w:szCs w:val="18"/>
              </w:rPr>
            </w:pPr>
            <w:r>
              <w:rPr>
                <w:rFonts w:ascii="黑体" w:hint="eastAsia"/>
                <w:sz w:val="18"/>
                <w:szCs w:val="18"/>
              </w:rPr>
              <w:t>显示位置</w:t>
            </w:r>
          </w:p>
          <w:p w14:paraId="05A5A3A3" w14:textId="77777777" w:rsidR="003843EA" w:rsidRDefault="00A21561">
            <w:pPr>
              <w:rPr>
                <w:rFonts w:ascii="黑体"/>
                <w:sz w:val="18"/>
                <w:szCs w:val="18"/>
              </w:rPr>
            </w:pPr>
            <w:r>
              <w:rPr>
                <w:rFonts w:ascii="黑体" w:hint="eastAsia"/>
                <w:sz w:val="18"/>
                <w:szCs w:val="18"/>
              </w:rPr>
              <w:t>(</w:t>
            </w:r>
            <w:proofErr w:type="spellStart"/>
            <w:r>
              <w:rPr>
                <w:rFonts w:ascii="黑体" w:hint="eastAsia"/>
                <w:sz w:val="18"/>
                <w:szCs w:val="18"/>
              </w:rPr>
              <w:t>l,c,r</w:t>
            </w:r>
            <w:proofErr w:type="spellEnd"/>
            <w:r>
              <w:rPr>
                <w:rFonts w:ascii="黑体" w:hint="eastAsia"/>
                <w:sz w:val="18"/>
                <w:szCs w:val="18"/>
              </w:rPr>
              <w:t>,</w:t>
            </w:r>
          </w:p>
          <w:p w14:paraId="3E834841" w14:textId="77777777" w:rsidR="003843EA" w:rsidRDefault="00A21561">
            <w:pPr>
              <w:rPr>
                <w:rFonts w:ascii="黑体"/>
                <w:sz w:val="18"/>
                <w:szCs w:val="18"/>
              </w:rPr>
            </w:pPr>
            <w:r>
              <w:rPr>
                <w:rFonts w:ascii="黑体" w:hint="eastAsia"/>
                <w:sz w:val="18"/>
                <w:szCs w:val="18"/>
              </w:rPr>
              <w:t>x:偏移量)</w:t>
            </w:r>
          </w:p>
          <w:p w14:paraId="4D77CD9D" w14:textId="77777777" w:rsidR="003843EA" w:rsidRDefault="00A21561">
            <w:pPr>
              <w:rPr>
                <w:rFonts w:ascii="黑体"/>
                <w:sz w:val="18"/>
                <w:szCs w:val="18"/>
              </w:rPr>
            </w:pPr>
            <w:r>
              <w:rPr>
                <w:rFonts w:ascii="黑体" w:hint="eastAsia"/>
                <w:sz w:val="18"/>
                <w:szCs w:val="18"/>
              </w:rPr>
              <w:t>l:居左</w:t>
            </w:r>
          </w:p>
          <w:p w14:paraId="0817DE60" w14:textId="77777777" w:rsidR="003843EA" w:rsidRDefault="00A21561">
            <w:pPr>
              <w:rPr>
                <w:rFonts w:ascii="黑体"/>
                <w:sz w:val="18"/>
                <w:szCs w:val="18"/>
              </w:rPr>
            </w:pPr>
            <w:r>
              <w:rPr>
                <w:rFonts w:ascii="黑体" w:hint="eastAsia"/>
                <w:sz w:val="18"/>
                <w:szCs w:val="18"/>
              </w:rPr>
              <w:t>c:居中</w:t>
            </w:r>
          </w:p>
          <w:p w14:paraId="16BAB04A" w14:textId="77777777" w:rsidR="003843EA" w:rsidRDefault="00A21561">
            <w:pPr>
              <w:rPr>
                <w:rFonts w:ascii="黑体"/>
                <w:sz w:val="18"/>
                <w:szCs w:val="18"/>
              </w:rPr>
            </w:pPr>
            <w:r>
              <w:rPr>
                <w:rFonts w:ascii="黑体" w:hint="eastAsia"/>
                <w:sz w:val="18"/>
                <w:szCs w:val="18"/>
              </w:rPr>
              <w:t>r:居右</w:t>
            </w:r>
          </w:p>
          <w:p w14:paraId="1309CF31" w14:textId="77777777" w:rsidR="003843EA" w:rsidRDefault="00A21561">
            <w:r>
              <w:rPr>
                <w:rFonts w:ascii="黑体"/>
                <w:sz w:val="18"/>
                <w:szCs w:val="18"/>
              </w:rPr>
              <w:t>“</w:t>
            </w:r>
            <w:r>
              <w:rPr>
                <w:rFonts w:ascii="黑体"/>
                <w:sz w:val="18"/>
                <w:szCs w:val="18"/>
              </w:rPr>
              <w:t>x:</w:t>
            </w:r>
            <w:r>
              <w:rPr>
                <w:rFonts w:ascii="黑体" w:hint="eastAsia"/>
                <w:sz w:val="18"/>
                <w:szCs w:val="18"/>
              </w:rPr>
              <w:t>偏移量</w:t>
            </w:r>
            <w:r>
              <w:rPr>
                <w:rFonts w:ascii="黑体"/>
                <w:sz w:val="18"/>
                <w:szCs w:val="18"/>
              </w:rPr>
              <w:t>”</w:t>
            </w:r>
            <w:r>
              <w:rPr>
                <w:rFonts w:ascii="黑体" w:hint="eastAsia"/>
                <w:sz w:val="18"/>
                <w:szCs w:val="18"/>
              </w:rPr>
              <w:t>模式中，偏移量为具体的值，0~</w:t>
            </w:r>
            <w:r>
              <w:rPr>
                <w:rFonts w:ascii="黑体"/>
                <w:sz w:val="18"/>
                <w:szCs w:val="18"/>
              </w:rPr>
              <w:t>384</w:t>
            </w:r>
            <w:r>
              <w:rPr>
                <w:rFonts w:ascii="黑体" w:hint="eastAsia"/>
                <w:sz w:val="18"/>
                <w:szCs w:val="18"/>
              </w:rPr>
              <w:t>，例如：x</w:t>
            </w:r>
            <w:r>
              <w:rPr>
                <w:rFonts w:ascii="黑体"/>
                <w:sz w:val="18"/>
                <w:szCs w:val="18"/>
              </w:rPr>
              <w:t xml:space="preserve">:120 </w:t>
            </w:r>
          </w:p>
          <w:p w14:paraId="7A5E4923" w14:textId="77777777" w:rsidR="003843EA" w:rsidRDefault="003843EA"/>
          <w:p w14:paraId="0E28C8B7" w14:textId="77777777" w:rsidR="003843EA" w:rsidRDefault="003843EA"/>
          <w:p w14:paraId="4DA8D7D7" w14:textId="77777777" w:rsidR="003843EA" w:rsidRDefault="003843EA"/>
          <w:p w14:paraId="616D3842" w14:textId="77777777" w:rsidR="003843EA" w:rsidRDefault="003843EA">
            <w:pPr>
              <w:rPr>
                <w:sz w:val="18"/>
                <w:szCs w:val="18"/>
              </w:rPr>
            </w:pPr>
          </w:p>
        </w:tc>
        <w:tc>
          <w:tcPr>
            <w:tcW w:w="1134" w:type="dxa"/>
          </w:tcPr>
          <w:p w14:paraId="36141E0F" w14:textId="77777777" w:rsidR="003843EA" w:rsidRDefault="00A21561">
            <w:pPr>
              <w:rPr>
                <w:sz w:val="18"/>
                <w:szCs w:val="18"/>
              </w:rPr>
            </w:pPr>
            <w:r>
              <w:rPr>
                <w:rFonts w:hint="eastAsia"/>
                <w:sz w:val="18"/>
                <w:szCs w:val="18"/>
              </w:rPr>
              <w:t>数据</w:t>
            </w:r>
          </w:p>
          <w:p w14:paraId="3CD1F65F" w14:textId="77777777" w:rsidR="003843EA" w:rsidRDefault="00A21561">
            <w:r>
              <w:rPr>
                <w:rFonts w:hint="eastAsia"/>
                <w:sz w:val="18"/>
                <w:szCs w:val="18"/>
              </w:rPr>
              <w:t>(String)</w:t>
            </w:r>
          </w:p>
          <w:p w14:paraId="5DE57AF1" w14:textId="77777777" w:rsidR="003843EA" w:rsidRDefault="003843EA">
            <w:pPr>
              <w:rPr>
                <w:sz w:val="18"/>
                <w:szCs w:val="18"/>
              </w:rPr>
            </w:pPr>
          </w:p>
        </w:tc>
        <w:tc>
          <w:tcPr>
            <w:tcW w:w="2268" w:type="dxa"/>
            <w:shd w:val="clear" w:color="auto" w:fill="92D050"/>
          </w:tcPr>
          <w:p w14:paraId="47AA66FD" w14:textId="77777777" w:rsidR="003843EA" w:rsidRDefault="003843EA">
            <w:pPr>
              <w:rPr>
                <w:sz w:val="18"/>
                <w:szCs w:val="18"/>
              </w:rPr>
            </w:pPr>
          </w:p>
        </w:tc>
        <w:tc>
          <w:tcPr>
            <w:tcW w:w="1276" w:type="dxa"/>
            <w:shd w:val="clear" w:color="auto" w:fill="92D050"/>
          </w:tcPr>
          <w:p w14:paraId="6F3DBFEA" w14:textId="77777777" w:rsidR="003843EA" w:rsidRDefault="003843EA"/>
          <w:p w14:paraId="2EF86334" w14:textId="77777777" w:rsidR="003843EA" w:rsidRDefault="003843EA">
            <w:pPr>
              <w:rPr>
                <w:sz w:val="18"/>
                <w:szCs w:val="18"/>
              </w:rPr>
            </w:pPr>
          </w:p>
        </w:tc>
        <w:tc>
          <w:tcPr>
            <w:tcW w:w="1701" w:type="dxa"/>
            <w:shd w:val="clear" w:color="auto" w:fill="92D050"/>
          </w:tcPr>
          <w:p w14:paraId="0A028AA6" w14:textId="77777777" w:rsidR="003843EA" w:rsidRDefault="00A21561">
            <w:pPr>
              <w:rPr>
                <w:sz w:val="18"/>
                <w:szCs w:val="18"/>
              </w:rPr>
            </w:pPr>
            <w:r>
              <w:rPr>
                <w:rFonts w:hint="eastAsia"/>
                <w:sz w:val="18"/>
                <w:szCs w:val="18"/>
              </w:rPr>
              <w:t>打印二维码</w:t>
            </w:r>
          </w:p>
        </w:tc>
      </w:tr>
      <w:tr w:rsidR="003843EA" w14:paraId="42C976D5" w14:textId="77777777">
        <w:trPr>
          <w:trHeight w:val="716"/>
        </w:trPr>
        <w:tc>
          <w:tcPr>
            <w:tcW w:w="1101" w:type="dxa"/>
            <w:vMerge/>
          </w:tcPr>
          <w:p w14:paraId="3FA892A1" w14:textId="77777777" w:rsidR="003843EA" w:rsidRDefault="003843EA">
            <w:pPr>
              <w:rPr>
                <w:szCs w:val="21"/>
              </w:rPr>
            </w:pPr>
          </w:p>
        </w:tc>
        <w:tc>
          <w:tcPr>
            <w:tcW w:w="992" w:type="dxa"/>
          </w:tcPr>
          <w:p w14:paraId="410DF006" w14:textId="77777777" w:rsidR="003843EA" w:rsidRDefault="00A21561">
            <w:pPr>
              <w:rPr>
                <w:sz w:val="18"/>
                <w:szCs w:val="18"/>
              </w:rPr>
            </w:pPr>
            <w:r>
              <w:rPr>
                <w:rFonts w:hint="eastAsia"/>
                <w:sz w:val="18"/>
                <w:szCs w:val="18"/>
              </w:rPr>
              <w:t>image</w:t>
            </w:r>
          </w:p>
        </w:tc>
        <w:tc>
          <w:tcPr>
            <w:tcW w:w="1559" w:type="dxa"/>
          </w:tcPr>
          <w:p w14:paraId="4EBDDF3C" w14:textId="77777777" w:rsidR="003843EA" w:rsidRDefault="00A21561">
            <w:pPr>
              <w:rPr>
                <w:rFonts w:ascii="黑体"/>
                <w:sz w:val="18"/>
                <w:szCs w:val="18"/>
              </w:rPr>
            </w:pPr>
            <w:r>
              <w:rPr>
                <w:rFonts w:ascii="黑体" w:hint="eastAsia"/>
                <w:sz w:val="18"/>
                <w:szCs w:val="18"/>
              </w:rPr>
              <w:t>显示位置</w:t>
            </w:r>
          </w:p>
          <w:p w14:paraId="6529DE75" w14:textId="77777777" w:rsidR="003843EA" w:rsidRDefault="00A21561">
            <w:pPr>
              <w:rPr>
                <w:rFonts w:ascii="黑体"/>
                <w:sz w:val="18"/>
                <w:szCs w:val="18"/>
              </w:rPr>
            </w:pPr>
            <w:r>
              <w:rPr>
                <w:rFonts w:ascii="黑体" w:hint="eastAsia"/>
                <w:sz w:val="18"/>
                <w:szCs w:val="18"/>
              </w:rPr>
              <w:t>(</w:t>
            </w:r>
            <w:proofErr w:type="spellStart"/>
            <w:r>
              <w:rPr>
                <w:rFonts w:ascii="黑体" w:hint="eastAsia"/>
                <w:sz w:val="18"/>
                <w:szCs w:val="18"/>
              </w:rPr>
              <w:t>l,c,r</w:t>
            </w:r>
            <w:proofErr w:type="spellEnd"/>
            <w:r>
              <w:rPr>
                <w:rFonts w:ascii="黑体" w:hint="eastAsia"/>
                <w:sz w:val="18"/>
                <w:szCs w:val="18"/>
              </w:rPr>
              <w:t>,</w:t>
            </w:r>
          </w:p>
          <w:p w14:paraId="12480A4B" w14:textId="77777777" w:rsidR="003843EA" w:rsidRDefault="00A21561">
            <w:pPr>
              <w:rPr>
                <w:rFonts w:ascii="黑体"/>
                <w:sz w:val="18"/>
                <w:szCs w:val="18"/>
              </w:rPr>
            </w:pPr>
            <w:r>
              <w:rPr>
                <w:rFonts w:ascii="黑体" w:hint="eastAsia"/>
                <w:sz w:val="18"/>
                <w:szCs w:val="18"/>
              </w:rPr>
              <w:t>x:偏移量)</w:t>
            </w:r>
          </w:p>
          <w:p w14:paraId="70BFA647" w14:textId="77777777" w:rsidR="003843EA" w:rsidRDefault="00A21561">
            <w:pPr>
              <w:rPr>
                <w:rFonts w:ascii="黑体"/>
                <w:sz w:val="18"/>
                <w:szCs w:val="18"/>
              </w:rPr>
            </w:pPr>
            <w:r>
              <w:rPr>
                <w:rFonts w:ascii="黑体" w:hint="eastAsia"/>
                <w:sz w:val="18"/>
                <w:szCs w:val="18"/>
              </w:rPr>
              <w:t>l:居左</w:t>
            </w:r>
          </w:p>
          <w:p w14:paraId="035AD321" w14:textId="77777777" w:rsidR="003843EA" w:rsidRDefault="00A21561">
            <w:pPr>
              <w:rPr>
                <w:rFonts w:ascii="黑体"/>
                <w:sz w:val="18"/>
                <w:szCs w:val="18"/>
              </w:rPr>
            </w:pPr>
            <w:r>
              <w:rPr>
                <w:rFonts w:ascii="黑体" w:hint="eastAsia"/>
                <w:sz w:val="18"/>
                <w:szCs w:val="18"/>
              </w:rPr>
              <w:t>c:居中</w:t>
            </w:r>
          </w:p>
          <w:p w14:paraId="4E624AAA" w14:textId="77777777" w:rsidR="003843EA" w:rsidRDefault="00A21561">
            <w:pPr>
              <w:rPr>
                <w:rFonts w:ascii="黑体"/>
                <w:sz w:val="18"/>
                <w:szCs w:val="18"/>
              </w:rPr>
            </w:pPr>
            <w:r>
              <w:rPr>
                <w:rFonts w:ascii="黑体" w:hint="eastAsia"/>
                <w:sz w:val="18"/>
                <w:szCs w:val="18"/>
              </w:rPr>
              <w:t>r:居右</w:t>
            </w:r>
          </w:p>
          <w:p w14:paraId="2BD74602" w14:textId="77777777" w:rsidR="003843EA" w:rsidRDefault="00A21561">
            <w:r>
              <w:rPr>
                <w:rFonts w:ascii="黑体"/>
                <w:sz w:val="18"/>
                <w:szCs w:val="18"/>
              </w:rPr>
              <w:t>“</w:t>
            </w:r>
            <w:r>
              <w:rPr>
                <w:rFonts w:ascii="黑体" w:hint="eastAsia"/>
                <w:sz w:val="18"/>
                <w:szCs w:val="18"/>
              </w:rPr>
              <w:t>x</w:t>
            </w:r>
            <w:r>
              <w:rPr>
                <w:rFonts w:ascii="黑体"/>
                <w:sz w:val="18"/>
                <w:szCs w:val="18"/>
              </w:rPr>
              <w:t>:</w:t>
            </w:r>
            <w:r>
              <w:rPr>
                <w:rFonts w:ascii="黑体" w:hint="eastAsia"/>
                <w:sz w:val="18"/>
                <w:szCs w:val="18"/>
              </w:rPr>
              <w:t>偏移量</w:t>
            </w:r>
            <w:r>
              <w:rPr>
                <w:rFonts w:ascii="黑体"/>
                <w:sz w:val="18"/>
                <w:szCs w:val="18"/>
              </w:rPr>
              <w:t>”</w:t>
            </w:r>
            <w:r>
              <w:rPr>
                <w:rFonts w:ascii="黑体" w:hint="eastAsia"/>
                <w:sz w:val="18"/>
                <w:szCs w:val="18"/>
              </w:rPr>
              <w:t>模式中，偏移量为具体的值，0~</w:t>
            </w:r>
            <w:r>
              <w:rPr>
                <w:rFonts w:ascii="黑体"/>
                <w:sz w:val="18"/>
                <w:szCs w:val="18"/>
              </w:rPr>
              <w:t>384</w:t>
            </w:r>
            <w:r>
              <w:rPr>
                <w:rFonts w:ascii="黑体" w:hint="eastAsia"/>
                <w:sz w:val="18"/>
                <w:szCs w:val="18"/>
              </w:rPr>
              <w:t>，例如：x</w:t>
            </w:r>
            <w:r>
              <w:rPr>
                <w:rFonts w:ascii="黑体"/>
                <w:sz w:val="18"/>
                <w:szCs w:val="18"/>
              </w:rPr>
              <w:t>:120</w:t>
            </w:r>
          </w:p>
          <w:p w14:paraId="7CA583EE" w14:textId="77777777" w:rsidR="003843EA" w:rsidRDefault="003843EA"/>
          <w:p w14:paraId="74C32D0E" w14:textId="77777777" w:rsidR="003843EA" w:rsidRDefault="003843EA"/>
          <w:p w14:paraId="7EA46BFE" w14:textId="77777777" w:rsidR="003843EA" w:rsidRDefault="003843EA"/>
          <w:p w14:paraId="04CFDD7F" w14:textId="77777777" w:rsidR="003843EA" w:rsidRDefault="003843EA">
            <w:pPr>
              <w:rPr>
                <w:sz w:val="18"/>
                <w:szCs w:val="18"/>
              </w:rPr>
            </w:pPr>
          </w:p>
        </w:tc>
        <w:tc>
          <w:tcPr>
            <w:tcW w:w="1134" w:type="dxa"/>
          </w:tcPr>
          <w:p w14:paraId="35710C1B" w14:textId="77777777" w:rsidR="003843EA" w:rsidRDefault="00A21561">
            <w:pPr>
              <w:rPr>
                <w:rFonts w:ascii="黑体"/>
                <w:sz w:val="18"/>
                <w:szCs w:val="18"/>
              </w:rPr>
            </w:pPr>
            <w:r>
              <w:rPr>
                <w:rFonts w:ascii="黑体" w:hint="eastAsia"/>
                <w:sz w:val="18"/>
                <w:szCs w:val="18"/>
              </w:rPr>
              <w:lastRenderedPageBreak/>
              <w:t>大小</w:t>
            </w:r>
          </w:p>
          <w:p w14:paraId="4CEA3FC6" w14:textId="77777777" w:rsidR="003843EA" w:rsidRDefault="00A21561">
            <w:pPr>
              <w:rPr>
                <w:rFonts w:ascii="黑体"/>
                <w:sz w:val="18"/>
                <w:szCs w:val="18"/>
              </w:rPr>
            </w:pPr>
            <w:r>
              <w:rPr>
                <w:rFonts w:ascii="黑体" w:hint="eastAsia"/>
                <w:sz w:val="18"/>
                <w:szCs w:val="18"/>
              </w:rPr>
              <w:t>(X*Y)</w:t>
            </w:r>
          </w:p>
          <w:p w14:paraId="519D7235" w14:textId="77777777" w:rsidR="003843EA" w:rsidRDefault="00A21561">
            <w:pPr>
              <w:rPr>
                <w:rFonts w:ascii="黑体"/>
                <w:sz w:val="18"/>
                <w:szCs w:val="18"/>
              </w:rPr>
            </w:pPr>
            <w:r>
              <w:rPr>
                <w:rFonts w:ascii="黑体" w:hint="eastAsia"/>
                <w:sz w:val="18"/>
                <w:szCs w:val="18"/>
              </w:rPr>
              <w:t>X:宽度</w:t>
            </w:r>
          </w:p>
          <w:p w14:paraId="20334EF2" w14:textId="77777777" w:rsidR="003843EA" w:rsidRDefault="00A21561">
            <w:pPr>
              <w:rPr>
                <w:rFonts w:ascii="黑体"/>
                <w:sz w:val="18"/>
                <w:szCs w:val="18"/>
              </w:rPr>
            </w:pPr>
            <w:r>
              <w:rPr>
                <w:rFonts w:ascii="黑体" w:hint="eastAsia"/>
                <w:sz w:val="18"/>
                <w:szCs w:val="18"/>
              </w:rPr>
              <w:t>Y:高度</w:t>
            </w:r>
          </w:p>
          <w:p w14:paraId="6B685EC5" w14:textId="77777777" w:rsidR="003843EA" w:rsidRDefault="00A21561">
            <w:r>
              <w:rPr>
                <w:rFonts w:ascii="黑体" w:hint="eastAsia"/>
                <w:sz w:val="18"/>
                <w:szCs w:val="18"/>
              </w:rPr>
              <w:t>如:128*64</w:t>
            </w:r>
          </w:p>
          <w:p w14:paraId="1E08A900" w14:textId="77777777" w:rsidR="003843EA" w:rsidRDefault="003843EA">
            <w:pPr>
              <w:widowControl/>
              <w:jc w:val="left"/>
              <w:rPr>
                <w:sz w:val="18"/>
                <w:szCs w:val="18"/>
              </w:rPr>
            </w:pPr>
          </w:p>
        </w:tc>
        <w:tc>
          <w:tcPr>
            <w:tcW w:w="2268" w:type="dxa"/>
            <w:shd w:val="clear" w:color="auto" w:fill="FFFFFF" w:themeFill="background1"/>
          </w:tcPr>
          <w:p w14:paraId="4D481B2C" w14:textId="77777777" w:rsidR="003843EA" w:rsidRDefault="00A21561">
            <w:pPr>
              <w:rPr>
                <w:rFonts w:ascii="黑体"/>
                <w:sz w:val="18"/>
                <w:szCs w:val="18"/>
              </w:rPr>
            </w:pPr>
            <w:r>
              <w:rPr>
                <w:rFonts w:ascii="黑体" w:hint="eastAsia"/>
                <w:sz w:val="18"/>
                <w:szCs w:val="18"/>
              </w:rPr>
              <w:t>图像数据</w:t>
            </w:r>
          </w:p>
          <w:p w14:paraId="62474D56" w14:textId="77777777" w:rsidR="003843EA" w:rsidRDefault="00A21561">
            <w:pPr>
              <w:rPr>
                <w:rFonts w:ascii="黑体"/>
                <w:sz w:val="18"/>
                <w:szCs w:val="18"/>
              </w:rPr>
            </w:pPr>
            <w:r>
              <w:rPr>
                <w:rFonts w:ascii="黑体" w:hint="eastAsia"/>
                <w:sz w:val="18"/>
                <w:szCs w:val="18"/>
              </w:rPr>
              <w:t xml:space="preserve">(#logo:, data:, </w:t>
            </w:r>
            <w:r>
              <w:rPr>
                <w:rFonts w:ascii="黑体"/>
                <w:sz w:val="18"/>
                <w:szCs w:val="18"/>
              </w:rPr>
              <w:t>path:</w:t>
            </w:r>
            <w:r>
              <w:rPr>
                <w:rFonts w:ascii="黑体" w:hint="eastAsia"/>
                <w:sz w:val="18"/>
                <w:szCs w:val="18"/>
              </w:rPr>
              <w:t>)</w:t>
            </w:r>
          </w:p>
          <w:p w14:paraId="646EBABA" w14:textId="77777777" w:rsidR="003843EA" w:rsidRDefault="00A21561">
            <w:pPr>
              <w:rPr>
                <w:rFonts w:ascii="黑体"/>
                <w:sz w:val="18"/>
                <w:szCs w:val="18"/>
              </w:rPr>
            </w:pPr>
            <w:r>
              <w:rPr>
                <w:rFonts w:ascii="黑体" w:hint="eastAsia"/>
                <w:sz w:val="18"/>
                <w:szCs w:val="18"/>
              </w:rPr>
              <w:t>#logo:寻找设备中标识为logo的图片数据。</w:t>
            </w:r>
          </w:p>
          <w:p w14:paraId="06FE4D49" w14:textId="77777777" w:rsidR="003843EA" w:rsidRDefault="00A21561">
            <w:pPr>
              <w:rPr>
                <w:rFonts w:ascii="黑体"/>
                <w:sz w:val="18"/>
                <w:szCs w:val="18"/>
              </w:rPr>
            </w:pPr>
            <w:r>
              <w:rPr>
                <w:rFonts w:ascii="黑体" w:hint="eastAsia"/>
                <w:sz w:val="18"/>
                <w:szCs w:val="18"/>
              </w:rPr>
              <w:t>data:基于bmp单色格式的图像数据，格式如下：</w:t>
            </w:r>
          </w:p>
          <w:p w14:paraId="64E7A995" w14:textId="77777777" w:rsidR="003843EA" w:rsidRDefault="00A21561">
            <w:pPr>
              <w:rPr>
                <w:rFonts w:ascii="黑体"/>
                <w:sz w:val="18"/>
                <w:szCs w:val="18"/>
              </w:rPr>
            </w:pPr>
            <w:r>
              <w:rPr>
                <w:rFonts w:ascii="黑体" w:hint="eastAsia"/>
                <w:sz w:val="18"/>
                <w:szCs w:val="18"/>
              </w:rPr>
              <w:t>data:数据编码;数据。</w:t>
            </w:r>
          </w:p>
          <w:p w14:paraId="26619E95" w14:textId="77777777" w:rsidR="003843EA" w:rsidRDefault="00A21561">
            <w:pPr>
              <w:rPr>
                <w:rFonts w:ascii="黑体"/>
                <w:sz w:val="18"/>
                <w:szCs w:val="18"/>
              </w:rPr>
            </w:pPr>
            <w:r>
              <w:rPr>
                <w:rFonts w:ascii="黑体" w:hint="eastAsia"/>
                <w:sz w:val="18"/>
                <w:szCs w:val="18"/>
              </w:rPr>
              <w:t>其中：</w:t>
            </w:r>
          </w:p>
          <w:p w14:paraId="0A0D91B9" w14:textId="77777777" w:rsidR="003843EA" w:rsidRDefault="00A21561">
            <w:pPr>
              <w:rPr>
                <w:rFonts w:ascii="黑体"/>
                <w:sz w:val="18"/>
                <w:szCs w:val="18"/>
              </w:rPr>
            </w:pPr>
            <w:r>
              <w:rPr>
                <w:rFonts w:ascii="黑体" w:hint="eastAsia"/>
                <w:sz w:val="18"/>
                <w:szCs w:val="18"/>
              </w:rPr>
              <w:t>数据编码如下：base64</w:t>
            </w:r>
          </w:p>
          <w:p w14:paraId="459C26A5" w14:textId="77777777" w:rsidR="003843EA" w:rsidRDefault="00A21561">
            <w:pPr>
              <w:rPr>
                <w:rFonts w:ascii="黑体"/>
                <w:sz w:val="18"/>
                <w:szCs w:val="18"/>
              </w:rPr>
            </w:pPr>
            <w:r>
              <w:rPr>
                <w:rFonts w:ascii="黑体" w:hint="eastAsia"/>
                <w:sz w:val="18"/>
                <w:szCs w:val="18"/>
              </w:rPr>
              <w:t>示例如下：</w:t>
            </w:r>
          </w:p>
          <w:p w14:paraId="128369E0" w14:textId="77777777" w:rsidR="003843EA" w:rsidRDefault="00A21561">
            <w:pPr>
              <w:widowControl/>
              <w:jc w:val="left"/>
              <w:rPr>
                <w:rFonts w:ascii="黑体"/>
                <w:sz w:val="18"/>
                <w:szCs w:val="18"/>
              </w:rPr>
            </w:pPr>
            <w:r>
              <w:rPr>
                <w:rFonts w:ascii="黑体" w:hint="eastAsia"/>
                <w:sz w:val="18"/>
                <w:szCs w:val="18"/>
              </w:rPr>
              <w:t>data: base64;</w:t>
            </w:r>
            <w:r>
              <w:rPr>
                <w:rFonts w:ascii="黑体"/>
                <w:sz w:val="18"/>
                <w:szCs w:val="18"/>
              </w:rPr>
              <w:t xml:space="preserve"> R0lGODlhuA</w:t>
            </w:r>
            <w:r>
              <w:rPr>
                <w:rFonts w:ascii="黑体" w:hint="eastAsia"/>
                <w:sz w:val="18"/>
                <w:szCs w:val="18"/>
              </w:rPr>
              <w:t>...;</w:t>
            </w:r>
          </w:p>
          <w:p w14:paraId="5681795C" w14:textId="77777777" w:rsidR="003843EA" w:rsidRDefault="00A21561">
            <w:pPr>
              <w:widowControl/>
              <w:jc w:val="left"/>
              <w:rPr>
                <w:sz w:val="18"/>
                <w:szCs w:val="18"/>
              </w:rPr>
            </w:pPr>
            <w:r>
              <w:rPr>
                <w:rFonts w:ascii="黑体"/>
                <w:sz w:val="18"/>
                <w:szCs w:val="18"/>
              </w:rPr>
              <w:t>path:</w:t>
            </w:r>
            <w:r>
              <w:rPr>
                <w:rFonts w:ascii="黑体" w:hint="eastAsia"/>
                <w:sz w:val="18"/>
                <w:szCs w:val="18"/>
              </w:rPr>
              <w:t>后面跟上所要打印</w:t>
            </w:r>
            <w:proofErr w:type="spellStart"/>
            <w:r>
              <w:rPr>
                <w:rFonts w:ascii="黑体" w:hint="eastAsia"/>
                <w:sz w:val="18"/>
                <w:szCs w:val="18"/>
              </w:rPr>
              <w:lastRenderedPageBreak/>
              <w:t>png</w:t>
            </w:r>
            <w:proofErr w:type="spellEnd"/>
            <w:r>
              <w:rPr>
                <w:rFonts w:ascii="黑体" w:hint="eastAsia"/>
                <w:sz w:val="18"/>
                <w:szCs w:val="18"/>
              </w:rPr>
              <w:t>图片在安卓文件系统上的绝对地址，如：path：yz:</w:t>
            </w:r>
            <w:r>
              <w:rPr>
                <w:rFonts w:ascii="黑体"/>
                <w:sz w:val="18"/>
                <w:szCs w:val="18"/>
              </w:rPr>
              <w:t>95;</w:t>
            </w:r>
            <w:r>
              <w:rPr>
                <w:rFonts w:ascii="黑体" w:hint="eastAsia"/>
                <w:sz w:val="18"/>
                <w:szCs w:val="18"/>
              </w:rPr>
              <w:t>/data/share/ys.png.如果有</w:t>
            </w:r>
            <w:proofErr w:type="spellStart"/>
            <w:r>
              <w:rPr>
                <w:rFonts w:ascii="黑体" w:hint="eastAsia"/>
                <w:sz w:val="18"/>
                <w:szCs w:val="18"/>
              </w:rPr>
              <w:t>yz</w:t>
            </w:r>
            <w:proofErr w:type="spellEnd"/>
            <w:r>
              <w:rPr>
                <w:rFonts w:ascii="黑体"/>
                <w:sz w:val="18"/>
                <w:szCs w:val="18"/>
              </w:rPr>
              <w:t>:</w:t>
            </w:r>
            <w:r>
              <w:rPr>
                <w:rFonts w:ascii="黑体" w:hint="eastAsia"/>
                <w:sz w:val="18"/>
                <w:szCs w:val="18"/>
              </w:rPr>
              <w:t>域表示手动设置阈值，</w:t>
            </w:r>
            <w:r>
              <w:rPr>
                <w:rFonts w:ascii="黑体"/>
                <w:sz w:val="18"/>
                <w:szCs w:val="18"/>
              </w:rPr>
              <w:t>’</w:t>
            </w:r>
            <w:proofErr w:type="spellStart"/>
            <w:r>
              <w:rPr>
                <w:rFonts w:ascii="黑体" w:hint="eastAsia"/>
                <w:sz w:val="18"/>
                <w:szCs w:val="18"/>
              </w:rPr>
              <w:t>yz</w:t>
            </w:r>
            <w:proofErr w:type="spellEnd"/>
            <w:r>
              <w:rPr>
                <w:rFonts w:ascii="黑体"/>
                <w:sz w:val="18"/>
                <w:szCs w:val="18"/>
              </w:rPr>
              <w:t>:</w:t>
            </w:r>
            <w:r>
              <w:rPr>
                <w:rFonts w:ascii="黑体"/>
                <w:sz w:val="18"/>
                <w:szCs w:val="18"/>
              </w:rPr>
              <w:t>’</w:t>
            </w:r>
            <w:r>
              <w:rPr>
                <w:rFonts w:ascii="黑体" w:hint="eastAsia"/>
                <w:sz w:val="18"/>
                <w:szCs w:val="18"/>
              </w:rPr>
              <w:t>后面为所需要设置的阈值，并以</w:t>
            </w:r>
            <w:r>
              <w:rPr>
                <w:rFonts w:ascii="黑体"/>
                <w:sz w:val="18"/>
                <w:szCs w:val="18"/>
              </w:rPr>
              <w:t>’</w:t>
            </w:r>
            <w:r>
              <w:rPr>
                <w:rFonts w:ascii="黑体"/>
                <w:sz w:val="18"/>
                <w:szCs w:val="18"/>
              </w:rPr>
              <w:t>;</w:t>
            </w:r>
            <w:r>
              <w:rPr>
                <w:rFonts w:ascii="黑体"/>
                <w:sz w:val="18"/>
                <w:szCs w:val="18"/>
              </w:rPr>
              <w:t>’</w:t>
            </w:r>
            <w:r>
              <w:rPr>
                <w:rFonts w:ascii="黑体" w:hint="eastAsia"/>
                <w:sz w:val="18"/>
                <w:szCs w:val="18"/>
              </w:rPr>
              <w:t>结束，后面再跟上图片文件路径，没有</w:t>
            </w:r>
            <w:r>
              <w:rPr>
                <w:rFonts w:ascii="黑体"/>
                <w:sz w:val="18"/>
                <w:szCs w:val="18"/>
              </w:rPr>
              <w:t>’</w:t>
            </w:r>
            <w:proofErr w:type="spellStart"/>
            <w:r>
              <w:rPr>
                <w:rFonts w:ascii="黑体"/>
                <w:sz w:val="18"/>
                <w:szCs w:val="18"/>
              </w:rPr>
              <w:t>yz</w:t>
            </w:r>
            <w:proofErr w:type="spellEnd"/>
            <w:r>
              <w:rPr>
                <w:rFonts w:ascii="黑体" w:hint="eastAsia"/>
                <w:sz w:val="18"/>
                <w:szCs w:val="18"/>
              </w:rPr>
              <w:t>:</w:t>
            </w:r>
            <w:r>
              <w:rPr>
                <w:rFonts w:ascii="黑体"/>
                <w:sz w:val="18"/>
                <w:szCs w:val="18"/>
              </w:rPr>
              <w:t>’</w:t>
            </w:r>
            <w:r>
              <w:rPr>
                <w:rFonts w:ascii="黑体" w:hint="eastAsia"/>
                <w:sz w:val="18"/>
                <w:szCs w:val="18"/>
              </w:rPr>
              <w:t>域则表示自动设置阈值。</w:t>
            </w:r>
          </w:p>
        </w:tc>
        <w:tc>
          <w:tcPr>
            <w:tcW w:w="1276" w:type="dxa"/>
            <w:shd w:val="clear" w:color="auto" w:fill="92D050"/>
          </w:tcPr>
          <w:p w14:paraId="4019A719" w14:textId="77777777" w:rsidR="003843EA" w:rsidRDefault="003843EA">
            <w:pPr>
              <w:widowControl/>
              <w:jc w:val="left"/>
              <w:rPr>
                <w:sz w:val="18"/>
                <w:szCs w:val="18"/>
              </w:rPr>
            </w:pPr>
          </w:p>
        </w:tc>
        <w:tc>
          <w:tcPr>
            <w:tcW w:w="1701" w:type="dxa"/>
            <w:shd w:val="clear" w:color="auto" w:fill="92D050"/>
          </w:tcPr>
          <w:p w14:paraId="332C3A68" w14:textId="77777777" w:rsidR="003843EA" w:rsidRDefault="00A21561">
            <w:pPr>
              <w:widowControl/>
              <w:jc w:val="left"/>
              <w:rPr>
                <w:sz w:val="18"/>
                <w:szCs w:val="18"/>
              </w:rPr>
            </w:pPr>
            <w:r>
              <w:rPr>
                <w:rFonts w:hint="eastAsia"/>
                <w:sz w:val="18"/>
                <w:szCs w:val="18"/>
              </w:rPr>
              <w:t>打印图像</w:t>
            </w:r>
          </w:p>
        </w:tc>
      </w:tr>
      <w:tr w:rsidR="003843EA" w14:paraId="171CE304" w14:textId="77777777">
        <w:trPr>
          <w:trHeight w:val="102"/>
        </w:trPr>
        <w:tc>
          <w:tcPr>
            <w:tcW w:w="1101" w:type="dxa"/>
            <w:vMerge/>
          </w:tcPr>
          <w:p w14:paraId="45E0950E" w14:textId="77777777" w:rsidR="003843EA" w:rsidRDefault="003843EA">
            <w:pPr>
              <w:rPr>
                <w:szCs w:val="21"/>
              </w:rPr>
            </w:pPr>
          </w:p>
        </w:tc>
        <w:tc>
          <w:tcPr>
            <w:tcW w:w="992" w:type="dxa"/>
          </w:tcPr>
          <w:p w14:paraId="53C32575" w14:textId="77777777" w:rsidR="003843EA" w:rsidRDefault="00A21561">
            <w:pPr>
              <w:rPr>
                <w:sz w:val="18"/>
                <w:szCs w:val="18"/>
              </w:rPr>
            </w:pPr>
            <w:r>
              <w:rPr>
                <w:sz w:val="18"/>
                <w:szCs w:val="18"/>
              </w:rPr>
              <w:t>pause</w:t>
            </w:r>
          </w:p>
        </w:tc>
        <w:tc>
          <w:tcPr>
            <w:tcW w:w="1559" w:type="dxa"/>
          </w:tcPr>
          <w:p w14:paraId="0080DE83" w14:textId="77777777" w:rsidR="003843EA" w:rsidRDefault="00A21561">
            <w:r>
              <w:rPr>
                <w:rFonts w:ascii="黑体" w:hint="eastAsia"/>
                <w:sz w:val="18"/>
                <w:szCs w:val="18"/>
              </w:rPr>
              <w:t>暂停时间（单位秒）</w:t>
            </w:r>
          </w:p>
          <w:p w14:paraId="6AE4F55E" w14:textId="77777777" w:rsidR="003843EA" w:rsidRDefault="003843EA"/>
          <w:p w14:paraId="6CA616AD" w14:textId="77777777" w:rsidR="003843EA" w:rsidRDefault="003843EA"/>
          <w:p w14:paraId="3AC0D612" w14:textId="77777777" w:rsidR="003843EA" w:rsidRDefault="003843EA"/>
          <w:p w14:paraId="12E147AF" w14:textId="77777777" w:rsidR="003843EA" w:rsidRDefault="003843EA">
            <w:pPr>
              <w:rPr>
                <w:sz w:val="18"/>
                <w:szCs w:val="18"/>
              </w:rPr>
            </w:pPr>
          </w:p>
        </w:tc>
        <w:tc>
          <w:tcPr>
            <w:tcW w:w="1134" w:type="dxa"/>
            <w:shd w:val="clear" w:color="auto" w:fill="92D050"/>
          </w:tcPr>
          <w:p w14:paraId="6787C190" w14:textId="77777777" w:rsidR="003843EA" w:rsidRDefault="003843EA"/>
          <w:p w14:paraId="5E19ABF8" w14:textId="77777777" w:rsidR="003843EA" w:rsidRDefault="003843EA"/>
          <w:p w14:paraId="19E73033" w14:textId="77777777" w:rsidR="003843EA" w:rsidRDefault="003843EA"/>
          <w:p w14:paraId="5530C59B" w14:textId="77777777" w:rsidR="003843EA" w:rsidRDefault="003843EA"/>
          <w:p w14:paraId="4B19A42C" w14:textId="77777777" w:rsidR="003843EA" w:rsidRDefault="003843EA">
            <w:pPr>
              <w:jc w:val="left"/>
              <w:rPr>
                <w:sz w:val="18"/>
                <w:szCs w:val="18"/>
              </w:rPr>
            </w:pPr>
          </w:p>
        </w:tc>
        <w:tc>
          <w:tcPr>
            <w:tcW w:w="2268" w:type="dxa"/>
            <w:shd w:val="clear" w:color="auto" w:fill="92D050"/>
          </w:tcPr>
          <w:p w14:paraId="31BC1629" w14:textId="77777777" w:rsidR="003843EA" w:rsidRDefault="003843EA"/>
          <w:p w14:paraId="17AAE522" w14:textId="77777777" w:rsidR="003843EA" w:rsidRDefault="003843EA"/>
          <w:p w14:paraId="122512B6" w14:textId="77777777" w:rsidR="003843EA" w:rsidRDefault="003843EA"/>
          <w:p w14:paraId="334B7CED" w14:textId="77777777" w:rsidR="003843EA" w:rsidRDefault="003843EA"/>
          <w:p w14:paraId="72045B66" w14:textId="77777777" w:rsidR="003843EA" w:rsidRDefault="003843EA"/>
          <w:p w14:paraId="2C3346F3" w14:textId="77777777" w:rsidR="003843EA" w:rsidRDefault="003843EA"/>
          <w:p w14:paraId="4635AB86" w14:textId="77777777" w:rsidR="003843EA" w:rsidRDefault="003843EA"/>
          <w:p w14:paraId="140205F4" w14:textId="77777777" w:rsidR="003843EA" w:rsidRDefault="003843EA"/>
          <w:p w14:paraId="2CAB260D" w14:textId="77777777" w:rsidR="003843EA" w:rsidRDefault="003843EA">
            <w:pPr>
              <w:rPr>
                <w:rFonts w:ascii="微软雅黑" w:eastAsia="微软雅黑" w:hAnsi="微软雅黑"/>
                <w:sz w:val="24"/>
              </w:rPr>
            </w:pPr>
          </w:p>
        </w:tc>
        <w:tc>
          <w:tcPr>
            <w:tcW w:w="1276" w:type="dxa"/>
            <w:shd w:val="clear" w:color="auto" w:fill="92D050"/>
          </w:tcPr>
          <w:p w14:paraId="3CDF9458" w14:textId="77777777" w:rsidR="003843EA" w:rsidRDefault="003843EA">
            <w:pPr>
              <w:rPr>
                <w:sz w:val="18"/>
                <w:szCs w:val="18"/>
              </w:rPr>
            </w:pPr>
          </w:p>
        </w:tc>
        <w:tc>
          <w:tcPr>
            <w:tcW w:w="1701" w:type="dxa"/>
            <w:shd w:val="clear" w:color="auto" w:fill="92D050"/>
          </w:tcPr>
          <w:p w14:paraId="684AC2B7" w14:textId="77777777" w:rsidR="003843EA" w:rsidRDefault="00A21561">
            <w:pPr>
              <w:rPr>
                <w:sz w:val="18"/>
                <w:szCs w:val="18"/>
              </w:rPr>
            </w:pPr>
            <w:r>
              <w:rPr>
                <w:rFonts w:hint="eastAsia"/>
                <w:sz w:val="18"/>
                <w:szCs w:val="18"/>
              </w:rPr>
              <w:t>暂停指定的时间（适用场景：多联打印情况，先打商户联，再打用户联）</w:t>
            </w:r>
          </w:p>
        </w:tc>
      </w:tr>
      <w:tr w:rsidR="003843EA" w14:paraId="79C66F6C" w14:textId="77777777">
        <w:trPr>
          <w:trHeight w:val="102"/>
        </w:trPr>
        <w:tc>
          <w:tcPr>
            <w:tcW w:w="1101" w:type="dxa"/>
            <w:vMerge/>
          </w:tcPr>
          <w:p w14:paraId="4A3DBF95" w14:textId="77777777" w:rsidR="003843EA" w:rsidRDefault="003843EA">
            <w:pPr>
              <w:rPr>
                <w:szCs w:val="21"/>
              </w:rPr>
            </w:pPr>
          </w:p>
        </w:tc>
        <w:tc>
          <w:tcPr>
            <w:tcW w:w="992" w:type="dxa"/>
          </w:tcPr>
          <w:p w14:paraId="3DEB9AA2" w14:textId="77777777" w:rsidR="003843EA" w:rsidRDefault="00A21561">
            <w:pPr>
              <w:rPr>
                <w:sz w:val="18"/>
                <w:szCs w:val="18"/>
              </w:rPr>
            </w:pPr>
            <w:proofErr w:type="spellStart"/>
            <w:ins w:id="1471" w:author="lenovo" w:date="2017-06-29T15:00:00Z">
              <w:r>
                <w:rPr>
                  <w:sz w:val="18"/>
                  <w:szCs w:val="18"/>
                  <w:rPrChange w:id="1472" w:author="lenovo" w:date="2017-06-29T15:00:00Z">
                    <w:rPr>
                      <w:rFonts w:ascii="黑体" w:hAnsi="宋体"/>
                      <w:szCs w:val="21"/>
                    </w:rPr>
                  </w:rPrChange>
                </w:rPr>
                <w:t>test_link</w:t>
              </w:r>
              <w:proofErr w:type="spellEnd"/>
              <w:r>
                <w:rPr>
                  <w:sz w:val="18"/>
                  <w:szCs w:val="18"/>
                  <w:rPrChange w:id="1473" w:author="lenovo" w:date="2017-06-29T15:00:00Z">
                    <w:rPr>
                      <w:rFonts w:ascii="黑体" w:hAnsi="宋体"/>
                      <w:szCs w:val="21"/>
                    </w:rPr>
                  </w:rPrChange>
                </w:rPr>
                <w:t xml:space="preserve"> </w:t>
              </w:r>
            </w:ins>
          </w:p>
        </w:tc>
        <w:tc>
          <w:tcPr>
            <w:tcW w:w="1559" w:type="dxa"/>
          </w:tcPr>
          <w:p w14:paraId="12981B16" w14:textId="77777777" w:rsidR="003843EA" w:rsidRPr="003843EA" w:rsidRDefault="00A21561">
            <w:pPr>
              <w:spacing w:before="60" w:after="60"/>
              <w:ind w:firstLine="420"/>
              <w:rPr>
                <w:ins w:id="1474" w:author="lenovo" w:date="2017-06-29T15:01:00Z"/>
                <w:rFonts w:ascii="黑体"/>
                <w:sz w:val="18"/>
                <w:szCs w:val="18"/>
                <w:rPrChange w:id="1475" w:author="lenovo" w:date="2017-06-29T15:01:00Z">
                  <w:rPr>
                    <w:ins w:id="1476" w:author="lenovo" w:date="2017-06-29T15:01:00Z"/>
                  </w:rPr>
                </w:rPrChange>
              </w:rPr>
            </w:pPr>
            <w:ins w:id="1477" w:author="lenovo" w:date="2017-06-29T15:01:00Z">
              <w:r>
                <w:rPr>
                  <w:rFonts w:ascii="黑体" w:hint="eastAsia"/>
                  <w:sz w:val="18"/>
                  <w:szCs w:val="18"/>
                  <w:rPrChange w:id="1478" w:author="lenovo" w:date="2017-06-29T15:01:00Z">
                    <w:rPr>
                      <w:rFonts w:ascii="黑体" w:hAnsi="宋体" w:hint="eastAsia"/>
                      <w:szCs w:val="21"/>
                    </w:rPr>
                  </w:rPrChange>
                </w:rPr>
                <w:t>显示位置</w:t>
              </w:r>
            </w:ins>
          </w:p>
          <w:p w14:paraId="7053D37C" w14:textId="77777777" w:rsidR="003843EA" w:rsidRPr="003843EA" w:rsidRDefault="00A21561">
            <w:pPr>
              <w:spacing w:before="60" w:after="60"/>
              <w:ind w:firstLine="420"/>
              <w:rPr>
                <w:ins w:id="1479" w:author="lenovo" w:date="2017-06-29T15:01:00Z"/>
                <w:rFonts w:ascii="黑体"/>
                <w:sz w:val="18"/>
                <w:szCs w:val="18"/>
                <w:rPrChange w:id="1480" w:author="lenovo" w:date="2017-06-29T15:01:00Z">
                  <w:rPr>
                    <w:ins w:id="1481" w:author="lenovo" w:date="2017-06-29T15:01:00Z"/>
                  </w:rPr>
                </w:rPrChange>
              </w:rPr>
            </w:pPr>
            <w:ins w:id="1482" w:author="lenovo" w:date="2017-06-29T15:01:00Z">
              <w:r>
                <w:rPr>
                  <w:rFonts w:ascii="黑体"/>
                  <w:sz w:val="18"/>
                  <w:szCs w:val="18"/>
                  <w:rPrChange w:id="1483" w:author="lenovo" w:date="2017-06-29T15:01:00Z">
                    <w:rPr>
                      <w:rFonts w:ascii="黑体" w:hAnsi="宋体"/>
                      <w:szCs w:val="21"/>
                    </w:rPr>
                  </w:rPrChange>
                </w:rPr>
                <w:t>(</w:t>
              </w:r>
              <w:proofErr w:type="spellStart"/>
              <w:r>
                <w:rPr>
                  <w:rFonts w:ascii="黑体"/>
                  <w:sz w:val="18"/>
                  <w:szCs w:val="18"/>
                  <w:rPrChange w:id="1484" w:author="lenovo" w:date="2017-06-29T15:01:00Z">
                    <w:rPr>
                      <w:rFonts w:ascii="黑体" w:hAnsi="宋体"/>
                      <w:szCs w:val="21"/>
                    </w:rPr>
                  </w:rPrChange>
                </w:rPr>
                <w:t>l,c,r</w:t>
              </w:r>
              <w:proofErr w:type="spellEnd"/>
              <w:r>
                <w:rPr>
                  <w:rFonts w:ascii="黑体"/>
                  <w:sz w:val="18"/>
                  <w:szCs w:val="18"/>
                  <w:rPrChange w:id="1485" w:author="lenovo" w:date="2017-06-29T15:01:00Z">
                    <w:rPr>
                      <w:rFonts w:ascii="黑体" w:hAnsi="宋体"/>
                      <w:szCs w:val="21"/>
                    </w:rPr>
                  </w:rPrChange>
                </w:rPr>
                <w:t>,</w:t>
              </w:r>
            </w:ins>
          </w:p>
          <w:p w14:paraId="5AE53A99" w14:textId="77777777" w:rsidR="003843EA" w:rsidRPr="003843EA" w:rsidRDefault="00A21561">
            <w:pPr>
              <w:spacing w:before="60" w:after="60"/>
              <w:ind w:firstLine="420"/>
              <w:rPr>
                <w:ins w:id="1486" w:author="lenovo" w:date="2017-06-29T15:01:00Z"/>
                <w:rFonts w:ascii="黑体"/>
                <w:sz w:val="18"/>
                <w:szCs w:val="18"/>
                <w:rPrChange w:id="1487" w:author="lenovo" w:date="2017-06-29T15:01:00Z">
                  <w:rPr>
                    <w:ins w:id="1488" w:author="lenovo" w:date="2017-06-29T15:01:00Z"/>
                  </w:rPr>
                </w:rPrChange>
              </w:rPr>
            </w:pPr>
            <w:ins w:id="1489" w:author="lenovo" w:date="2017-06-29T15:01:00Z">
              <w:r>
                <w:rPr>
                  <w:rFonts w:ascii="黑体"/>
                  <w:sz w:val="18"/>
                  <w:szCs w:val="18"/>
                  <w:rPrChange w:id="1490" w:author="lenovo" w:date="2017-06-29T15:01:00Z">
                    <w:rPr>
                      <w:rFonts w:ascii="黑体" w:hAnsi="宋体"/>
                      <w:szCs w:val="21"/>
                    </w:rPr>
                  </w:rPrChange>
                </w:rPr>
                <w:t>x:</w:t>
              </w:r>
              <w:r>
                <w:rPr>
                  <w:rFonts w:ascii="黑体" w:hint="eastAsia"/>
                  <w:sz w:val="18"/>
                  <w:szCs w:val="18"/>
                  <w:rPrChange w:id="1491" w:author="lenovo" w:date="2017-06-29T15:01:00Z">
                    <w:rPr>
                      <w:rFonts w:ascii="黑体" w:hAnsi="宋体" w:hint="eastAsia"/>
                      <w:szCs w:val="21"/>
                    </w:rPr>
                  </w:rPrChange>
                </w:rPr>
                <w:t>偏移量</w:t>
              </w:r>
              <w:r>
                <w:rPr>
                  <w:rFonts w:ascii="黑体"/>
                  <w:sz w:val="18"/>
                  <w:szCs w:val="18"/>
                  <w:rPrChange w:id="1492" w:author="lenovo" w:date="2017-06-29T15:01:00Z">
                    <w:rPr>
                      <w:rFonts w:ascii="黑体" w:hAnsi="宋体"/>
                      <w:szCs w:val="21"/>
                    </w:rPr>
                  </w:rPrChange>
                </w:rPr>
                <w:t>)</w:t>
              </w:r>
            </w:ins>
          </w:p>
          <w:p w14:paraId="2705F7D8" w14:textId="77777777" w:rsidR="003843EA" w:rsidRPr="003843EA" w:rsidRDefault="00A21561">
            <w:pPr>
              <w:spacing w:before="60" w:after="60"/>
              <w:ind w:firstLine="420"/>
              <w:rPr>
                <w:ins w:id="1493" w:author="lenovo" w:date="2017-06-29T15:01:00Z"/>
                <w:rFonts w:ascii="黑体"/>
                <w:sz w:val="18"/>
                <w:szCs w:val="18"/>
                <w:rPrChange w:id="1494" w:author="lenovo" w:date="2017-06-29T15:01:00Z">
                  <w:rPr>
                    <w:ins w:id="1495" w:author="lenovo" w:date="2017-06-29T15:01:00Z"/>
                  </w:rPr>
                </w:rPrChange>
              </w:rPr>
            </w:pPr>
            <w:ins w:id="1496" w:author="lenovo" w:date="2017-06-29T15:01:00Z">
              <w:r>
                <w:rPr>
                  <w:rFonts w:ascii="黑体"/>
                  <w:sz w:val="18"/>
                  <w:szCs w:val="18"/>
                  <w:rPrChange w:id="1497" w:author="lenovo" w:date="2017-06-29T15:01:00Z">
                    <w:rPr>
                      <w:rFonts w:ascii="黑体" w:hAnsi="宋体"/>
                      <w:szCs w:val="21"/>
                    </w:rPr>
                  </w:rPrChange>
                </w:rPr>
                <w:t>l:</w:t>
              </w:r>
              <w:r>
                <w:rPr>
                  <w:rFonts w:ascii="黑体" w:hint="eastAsia"/>
                  <w:sz w:val="18"/>
                  <w:szCs w:val="18"/>
                  <w:rPrChange w:id="1498" w:author="lenovo" w:date="2017-06-29T15:01:00Z">
                    <w:rPr>
                      <w:rFonts w:ascii="黑体" w:hAnsi="宋体" w:hint="eastAsia"/>
                      <w:szCs w:val="21"/>
                    </w:rPr>
                  </w:rPrChange>
                </w:rPr>
                <w:t>居左</w:t>
              </w:r>
            </w:ins>
          </w:p>
          <w:p w14:paraId="2B01E167" w14:textId="77777777" w:rsidR="003843EA" w:rsidRPr="003843EA" w:rsidRDefault="00A21561">
            <w:pPr>
              <w:spacing w:before="60" w:after="60"/>
              <w:ind w:firstLine="420"/>
              <w:rPr>
                <w:ins w:id="1499" w:author="lenovo" w:date="2017-06-29T15:01:00Z"/>
                <w:rFonts w:ascii="黑体"/>
                <w:sz w:val="18"/>
                <w:szCs w:val="18"/>
                <w:rPrChange w:id="1500" w:author="lenovo" w:date="2017-06-29T15:01:00Z">
                  <w:rPr>
                    <w:ins w:id="1501" w:author="lenovo" w:date="2017-06-29T15:01:00Z"/>
                  </w:rPr>
                </w:rPrChange>
              </w:rPr>
            </w:pPr>
            <w:ins w:id="1502" w:author="lenovo" w:date="2017-06-29T15:01:00Z">
              <w:r>
                <w:rPr>
                  <w:rFonts w:ascii="黑体"/>
                  <w:sz w:val="18"/>
                  <w:szCs w:val="18"/>
                  <w:rPrChange w:id="1503" w:author="lenovo" w:date="2017-06-29T15:01:00Z">
                    <w:rPr>
                      <w:rFonts w:ascii="黑体" w:hAnsi="宋体"/>
                      <w:szCs w:val="21"/>
                    </w:rPr>
                  </w:rPrChange>
                </w:rPr>
                <w:t>c:</w:t>
              </w:r>
              <w:r>
                <w:rPr>
                  <w:rFonts w:ascii="黑体" w:hint="eastAsia"/>
                  <w:sz w:val="18"/>
                  <w:szCs w:val="18"/>
                  <w:rPrChange w:id="1504" w:author="lenovo" w:date="2017-06-29T15:01:00Z">
                    <w:rPr>
                      <w:rFonts w:ascii="黑体" w:hAnsi="宋体" w:hint="eastAsia"/>
                      <w:szCs w:val="21"/>
                    </w:rPr>
                  </w:rPrChange>
                </w:rPr>
                <w:t>居中</w:t>
              </w:r>
            </w:ins>
          </w:p>
          <w:p w14:paraId="0230EE49" w14:textId="77777777" w:rsidR="003843EA" w:rsidRPr="003843EA" w:rsidRDefault="00A21561">
            <w:pPr>
              <w:spacing w:before="60" w:after="60"/>
              <w:ind w:firstLine="420"/>
              <w:rPr>
                <w:ins w:id="1505" w:author="lenovo" w:date="2017-06-29T15:01:00Z"/>
                <w:rFonts w:ascii="黑体"/>
                <w:sz w:val="18"/>
                <w:szCs w:val="18"/>
                <w:rPrChange w:id="1506" w:author="lenovo" w:date="2017-06-29T15:01:00Z">
                  <w:rPr>
                    <w:ins w:id="1507" w:author="lenovo" w:date="2017-06-29T15:01:00Z"/>
                  </w:rPr>
                </w:rPrChange>
              </w:rPr>
            </w:pPr>
            <w:ins w:id="1508" w:author="lenovo" w:date="2017-06-29T15:01:00Z">
              <w:r>
                <w:rPr>
                  <w:rFonts w:ascii="黑体"/>
                  <w:sz w:val="18"/>
                  <w:szCs w:val="18"/>
                  <w:rPrChange w:id="1509" w:author="lenovo" w:date="2017-06-29T15:01:00Z">
                    <w:rPr>
                      <w:rFonts w:ascii="黑体" w:hAnsi="宋体"/>
                      <w:szCs w:val="21"/>
                    </w:rPr>
                  </w:rPrChange>
                </w:rPr>
                <w:t>r:</w:t>
              </w:r>
              <w:r>
                <w:rPr>
                  <w:rFonts w:ascii="黑体" w:hint="eastAsia"/>
                  <w:sz w:val="18"/>
                  <w:szCs w:val="18"/>
                  <w:rPrChange w:id="1510" w:author="lenovo" w:date="2017-06-29T15:01:00Z">
                    <w:rPr>
                      <w:rFonts w:ascii="黑体" w:hAnsi="宋体" w:hint="eastAsia"/>
                      <w:szCs w:val="21"/>
                    </w:rPr>
                  </w:rPrChange>
                </w:rPr>
                <w:t>居右</w:t>
              </w:r>
            </w:ins>
          </w:p>
          <w:p w14:paraId="2A320D09" w14:textId="77777777" w:rsidR="003843EA" w:rsidRPr="003843EA" w:rsidRDefault="00A21561">
            <w:pPr>
              <w:spacing w:before="60" w:after="60"/>
              <w:ind w:firstLine="420"/>
              <w:rPr>
                <w:ins w:id="1511" w:author="lenovo" w:date="2017-06-29T15:01:00Z"/>
                <w:rFonts w:ascii="黑体"/>
                <w:sz w:val="18"/>
                <w:szCs w:val="18"/>
                <w:rPrChange w:id="1512" w:author="lenovo" w:date="2017-06-29T15:01:00Z">
                  <w:rPr>
                    <w:ins w:id="1513" w:author="lenovo" w:date="2017-06-29T15:01:00Z"/>
                  </w:rPr>
                </w:rPrChange>
              </w:rPr>
            </w:pPr>
            <w:ins w:id="1514" w:author="lenovo" w:date="2017-06-29T15:01:00Z">
              <w:r>
                <w:rPr>
                  <w:rFonts w:ascii="黑体" w:hint="eastAsia"/>
                  <w:sz w:val="18"/>
                  <w:szCs w:val="18"/>
                  <w:rPrChange w:id="1515" w:author="lenovo" w:date="2017-06-29T15:01:00Z">
                    <w:rPr>
                      <w:rFonts w:ascii="黑体" w:hAnsi="宋体" w:hint="eastAsia"/>
                      <w:szCs w:val="21"/>
                    </w:rPr>
                  </w:rPrChange>
                </w:rPr>
                <w:t>―</w:t>
              </w:r>
              <w:r>
                <w:rPr>
                  <w:rFonts w:ascii="黑体"/>
                  <w:sz w:val="18"/>
                  <w:szCs w:val="18"/>
                  <w:rPrChange w:id="1516" w:author="lenovo" w:date="2017-06-29T15:01:00Z">
                    <w:rPr>
                      <w:rFonts w:ascii="黑体" w:hAnsi="宋体"/>
                      <w:szCs w:val="21"/>
                    </w:rPr>
                  </w:rPrChange>
                </w:rPr>
                <w:t>x:</w:t>
              </w:r>
              <w:r>
                <w:rPr>
                  <w:rFonts w:ascii="黑体" w:hint="eastAsia"/>
                  <w:sz w:val="18"/>
                  <w:szCs w:val="18"/>
                  <w:rPrChange w:id="1517" w:author="lenovo" w:date="2017-06-29T15:01:00Z">
                    <w:rPr>
                      <w:rFonts w:ascii="黑体" w:hAnsi="宋体" w:hint="eastAsia"/>
                      <w:szCs w:val="21"/>
                    </w:rPr>
                  </w:rPrChange>
                </w:rPr>
                <w:t>偏移量‖模式</w:t>
              </w:r>
            </w:ins>
          </w:p>
          <w:p w14:paraId="5D2AD3AF" w14:textId="77777777" w:rsidR="003843EA" w:rsidRPr="003843EA" w:rsidRDefault="00A21561">
            <w:pPr>
              <w:spacing w:before="60" w:after="60"/>
              <w:ind w:firstLine="420"/>
              <w:rPr>
                <w:ins w:id="1518" w:author="lenovo" w:date="2017-06-29T15:01:00Z"/>
                <w:rFonts w:ascii="黑体"/>
                <w:sz w:val="18"/>
                <w:szCs w:val="18"/>
                <w:rPrChange w:id="1519" w:author="lenovo" w:date="2017-06-29T15:01:00Z">
                  <w:rPr>
                    <w:ins w:id="1520" w:author="lenovo" w:date="2017-06-29T15:01:00Z"/>
                  </w:rPr>
                </w:rPrChange>
              </w:rPr>
            </w:pPr>
            <w:ins w:id="1521" w:author="lenovo" w:date="2017-06-29T15:01:00Z">
              <w:r>
                <w:rPr>
                  <w:rFonts w:ascii="黑体" w:hint="eastAsia"/>
                  <w:sz w:val="18"/>
                  <w:szCs w:val="18"/>
                  <w:rPrChange w:id="1522" w:author="lenovo" w:date="2017-06-29T15:01:00Z">
                    <w:rPr>
                      <w:rFonts w:ascii="黑体" w:hAnsi="宋体" w:hint="eastAsia"/>
                      <w:szCs w:val="21"/>
                    </w:rPr>
                  </w:rPrChange>
                </w:rPr>
                <w:t>中，偏移量为具</w:t>
              </w:r>
            </w:ins>
          </w:p>
          <w:p w14:paraId="4F07C102" w14:textId="77777777" w:rsidR="003843EA" w:rsidRPr="003843EA" w:rsidRDefault="00A21561">
            <w:pPr>
              <w:spacing w:before="60" w:after="60"/>
              <w:ind w:firstLine="420"/>
              <w:rPr>
                <w:ins w:id="1523" w:author="lenovo" w:date="2017-06-29T15:01:00Z"/>
                <w:rFonts w:ascii="黑体"/>
                <w:sz w:val="18"/>
                <w:szCs w:val="18"/>
                <w:rPrChange w:id="1524" w:author="lenovo" w:date="2017-06-29T15:01:00Z">
                  <w:rPr>
                    <w:ins w:id="1525" w:author="lenovo" w:date="2017-06-29T15:01:00Z"/>
                  </w:rPr>
                </w:rPrChange>
              </w:rPr>
            </w:pPr>
            <w:ins w:id="1526" w:author="lenovo" w:date="2017-06-29T15:01:00Z">
              <w:r>
                <w:rPr>
                  <w:rFonts w:ascii="黑体" w:hint="eastAsia"/>
                  <w:sz w:val="18"/>
                  <w:szCs w:val="18"/>
                  <w:rPrChange w:id="1527" w:author="lenovo" w:date="2017-06-29T15:01:00Z">
                    <w:rPr>
                      <w:rFonts w:ascii="黑体" w:hAnsi="宋体" w:hint="eastAsia"/>
                      <w:szCs w:val="21"/>
                    </w:rPr>
                  </w:rPrChange>
                </w:rPr>
                <w:t>体的值，</w:t>
              </w:r>
              <w:r>
                <w:rPr>
                  <w:rFonts w:ascii="黑体"/>
                  <w:sz w:val="18"/>
                  <w:szCs w:val="18"/>
                  <w:rPrChange w:id="1528" w:author="lenovo" w:date="2017-06-29T15:01:00Z">
                    <w:rPr>
                      <w:rFonts w:ascii="黑体" w:hAnsi="宋体"/>
                      <w:szCs w:val="21"/>
                    </w:rPr>
                  </w:rPrChange>
                </w:rPr>
                <w:t>0~384</w:t>
              </w:r>
              <w:r>
                <w:rPr>
                  <w:rFonts w:ascii="黑体" w:hint="eastAsia"/>
                  <w:sz w:val="18"/>
                  <w:szCs w:val="18"/>
                  <w:rPrChange w:id="1529" w:author="lenovo" w:date="2017-06-29T15:01:00Z">
                    <w:rPr>
                      <w:rFonts w:ascii="黑体" w:hAnsi="宋体" w:hint="eastAsia"/>
                      <w:szCs w:val="21"/>
                    </w:rPr>
                  </w:rPrChange>
                </w:rPr>
                <w:t>，</w:t>
              </w:r>
            </w:ins>
          </w:p>
          <w:p w14:paraId="77843ACC" w14:textId="77777777" w:rsidR="003843EA" w:rsidRDefault="00A21561">
            <w:pPr>
              <w:rPr>
                <w:rFonts w:ascii="黑体"/>
                <w:sz w:val="18"/>
                <w:szCs w:val="18"/>
              </w:rPr>
            </w:pPr>
            <w:ins w:id="1530" w:author="lenovo" w:date="2017-06-29T15:01:00Z">
              <w:r>
                <w:rPr>
                  <w:rFonts w:ascii="黑体" w:hint="eastAsia"/>
                  <w:sz w:val="18"/>
                  <w:szCs w:val="18"/>
                  <w:rPrChange w:id="1531" w:author="lenovo" w:date="2017-06-29T15:01:00Z">
                    <w:rPr>
                      <w:rFonts w:ascii="黑体" w:hAnsi="宋体" w:hint="eastAsia"/>
                      <w:szCs w:val="21"/>
                    </w:rPr>
                  </w:rPrChange>
                </w:rPr>
                <w:t>例如：</w:t>
              </w:r>
              <w:r>
                <w:rPr>
                  <w:rFonts w:ascii="黑体"/>
                  <w:sz w:val="18"/>
                  <w:szCs w:val="18"/>
                  <w:rPrChange w:id="1532" w:author="lenovo" w:date="2017-06-29T15:01:00Z">
                    <w:rPr>
                      <w:rFonts w:ascii="黑体" w:hAnsi="宋体"/>
                      <w:szCs w:val="21"/>
                    </w:rPr>
                  </w:rPrChange>
                </w:rPr>
                <w:t>x:120</w:t>
              </w:r>
            </w:ins>
          </w:p>
        </w:tc>
        <w:tc>
          <w:tcPr>
            <w:tcW w:w="1134" w:type="dxa"/>
            <w:shd w:val="clear" w:color="auto" w:fill="92D050"/>
          </w:tcPr>
          <w:p w14:paraId="26D0927B" w14:textId="77777777" w:rsidR="003843EA" w:rsidRPr="003843EA" w:rsidRDefault="00A21561">
            <w:pPr>
              <w:spacing w:before="60" w:after="60"/>
              <w:ind w:firstLine="420"/>
              <w:rPr>
                <w:ins w:id="1533" w:author="lenovo" w:date="2017-06-29T15:01:00Z"/>
                <w:rFonts w:ascii="黑体"/>
                <w:sz w:val="18"/>
                <w:szCs w:val="18"/>
                <w:rPrChange w:id="1534" w:author="lenovo" w:date="2017-06-29T15:01:00Z">
                  <w:rPr>
                    <w:ins w:id="1535" w:author="lenovo" w:date="2017-06-29T15:01:00Z"/>
                  </w:rPr>
                </w:rPrChange>
              </w:rPr>
            </w:pPr>
            <w:ins w:id="1536" w:author="lenovo" w:date="2017-06-29T15:01:00Z">
              <w:r>
                <w:rPr>
                  <w:rFonts w:ascii="黑体" w:hint="eastAsia"/>
                  <w:sz w:val="18"/>
                  <w:szCs w:val="18"/>
                  <w:rPrChange w:id="1537" w:author="lenovo" w:date="2017-06-29T15:01:00Z">
                    <w:rPr>
                      <w:rFonts w:ascii="黑体" w:hAnsi="宋体" w:hint="eastAsia"/>
                      <w:szCs w:val="21"/>
                    </w:rPr>
                  </w:rPrChange>
                </w:rPr>
                <w:t>字符数据</w:t>
              </w:r>
            </w:ins>
          </w:p>
          <w:p w14:paraId="2A904197" w14:textId="77777777" w:rsidR="003843EA" w:rsidRDefault="00A21561">
            <w:pPr>
              <w:rPr>
                <w:rFonts w:ascii="黑体"/>
                <w:sz w:val="18"/>
                <w:szCs w:val="18"/>
              </w:rPr>
            </w:pPr>
            <w:ins w:id="1538" w:author="lenovo" w:date="2017-06-29T15:01:00Z">
              <w:r>
                <w:rPr>
                  <w:rFonts w:ascii="黑体"/>
                  <w:sz w:val="18"/>
                  <w:szCs w:val="18"/>
                  <w:rPrChange w:id="1539" w:author="lenovo" w:date="2017-06-29T15:01:00Z">
                    <w:rPr>
                      <w:rFonts w:ascii="黑体" w:hAnsi="宋体"/>
                      <w:szCs w:val="21"/>
                    </w:rPr>
                  </w:rPrChange>
                </w:rPr>
                <w:t>(string)</w:t>
              </w:r>
            </w:ins>
          </w:p>
        </w:tc>
        <w:tc>
          <w:tcPr>
            <w:tcW w:w="2268" w:type="dxa"/>
            <w:shd w:val="clear" w:color="auto" w:fill="92D050"/>
          </w:tcPr>
          <w:p w14:paraId="7B310D93" w14:textId="77777777" w:rsidR="003843EA" w:rsidRDefault="003843EA">
            <w:pPr>
              <w:rPr>
                <w:rFonts w:ascii="黑体"/>
                <w:sz w:val="18"/>
                <w:szCs w:val="18"/>
              </w:rPr>
            </w:pPr>
          </w:p>
        </w:tc>
        <w:tc>
          <w:tcPr>
            <w:tcW w:w="1276" w:type="dxa"/>
            <w:shd w:val="clear" w:color="auto" w:fill="92D050"/>
          </w:tcPr>
          <w:p w14:paraId="23E2CACC" w14:textId="77777777" w:rsidR="003843EA" w:rsidRDefault="003843EA">
            <w:pPr>
              <w:rPr>
                <w:sz w:val="18"/>
                <w:szCs w:val="18"/>
              </w:rPr>
            </w:pPr>
          </w:p>
        </w:tc>
        <w:tc>
          <w:tcPr>
            <w:tcW w:w="1701" w:type="dxa"/>
            <w:shd w:val="clear" w:color="auto" w:fill="92D050"/>
          </w:tcPr>
          <w:p w14:paraId="4E8ABA77" w14:textId="77777777" w:rsidR="003843EA" w:rsidRPr="003843EA" w:rsidRDefault="00A21561">
            <w:pPr>
              <w:spacing w:before="60" w:after="60"/>
              <w:ind w:firstLine="420"/>
              <w:rPr>
                <w:ins w:id="1540" w:author="lenovo" w:date="2017-06-29T15:01:00Z"/>
                <w:sz w:val="18"/>
                <w:szCs w:val="18"/>
                <w:rPrChange w:id="1541" w:author="lenovo" w:date="2017-06-29T15:01:00Z">
                  <w:rPr>
                    <w:ins w:id="1542" w:author="lenovo" w:date="2017-06-29T15:01:00Z"/>
                  </w:rPr>
                </w:rPrChange>
              </w:rPr>
            </w:pPr>
            <w:ins w:id="1543" w:author="lenovo" w:date="2017-06-29T15:01:00Z">
              <w:r>
                <w:rPr>
                  <w:rFonts w:hint="eastAsia"/>
                  <w:sz w:val="18"/>
                  <w:szCs w:val="18"/>
                  <w:rPrChange w:id="1544" w:author="lenovo" w:date="2017-06-29T15:01:00Z">
                    <w:rPr>
                      <w:rFonts w:ascii="黑体" w:hAnsi="宋体" w:hint="eastAsia"/>
                      <w:szCs w:val="21"/>
                    </w:rPr>
                  </w:rPrChange>
                </w:rPr>
                <w:t>使用该条命令传入</w:t>
              </w:r>
            </w:ins>
          </w:p>
          <w:p w14:paraId="3B205693" w14:textId="77777777" w:rsidR="003843EA" w:rsidRPr="003843EA" w:rsidRDefault="00A21561">
            <w:pPr>
              <w:spacing w:before="60" w:after="60"/>
              <w:ind w:firstLine="420"/>
              <w:rPr>
                <w:ins w:id="1545" w:author="lenovo" w:date="2017-06-29T15:01:00Z"/>
                <w:sz w:val="18"/>
                <w:szCs w:val="18"/>
                <w:rPrChange w:id="1546" w:author="lenovo" w:date="2017-06-29T15:01:00Z">
                  <w:rPr>
                    <w:ins w:id="1547" w:author="lenovo" w:date="2017-06-29T15:01:00Z"/>
                  </w:rPr>
                </w:rPrChange>
              </w:rPr>
            </w:pPr>
            <w:ins w:id="1548" w:author="lenovo" w:date="2017-06-29T15:01:00Z">
              <w:r>
                <w:rPr>
                  <w:rFonts w:hint="eastAsia"/>
                  <w:sz w:val="18"/>
                  <w:szCs w:val="18"/>
                  <w:rPrChange w:id="1549" w:author="lenovo" w:date="2017-06-29T15:01:00Z">
                    <w:rPr>
                      <w:rFonts w:ascii="黑体" w:hAnsi="宋体" w:hint="eastAsia"/>
                      <w:szCs w:val="21"/>
                    </w:rPr>
                  </w:rPrChange>
                </w:rPr>
                <w:t>的字符不会马上打</w:t>
              </w:r>
            </w:ins>
          </w:p>
          <w:p w14:paraId="62A61C18" w14:textId="77777777" w:rsidR="003843EA" w:rsidRPr="003843EA" w:rsidRDefault="00A21561">
            <w:pPr>
              <w:spacing w:before="60" w:after="60"/>
              <w:ind w:firstLine="420"/>
              <w:rPr>
                <w:ins w:id="1550" w:author="lenovo" w:date="2017-06-29T15:01:00Z"/>
                <w:sz w:val="18"/>
                <w:szCs w:val="18"/>
                <w:rPrChange w:id="1551" w:author="lenovo" w:date="2017-06-29T15:01:00Z">
                  <w:rPr>
                    <w:ins w:id="1552" w:author="lenovo" w:date="2017-06-29T15:01:00Z"/>
                  </w:rPr>
                </w:rPrChange>
              </w:rPr>
            </w:pPr>
            <w:ins w:id="1553" w:author="lenovo" w:date="2017-06-29T15:01:00Z">
              <w:r>
                <w:rPr>
                  <w:rFonts w:hint="eastAsia"/>
                  <w:sz w:val="18"/>
                  <w:szCs w:val="18"/>
                  <w:rPrChange w:id="1554" w:author="lenovo" w:date="2017-06-29T15:01:00Z">
                    <w:rPr>
                      <w:rFonts w:ascii="黑体" w:hAnsi="宋体" w:hint="eastAsia"/>
                      <w:szCs w:val="21"/>
                    </w:rPr>
                  </w:rPrChange>
                </w:rPr>
                <w:t>印，等待下一条</w:t>
              </w:r>
            </w:ins>
          </w:p>
          <w:p w14:paraId="1990A4A1" w14:textId="77777777" w:rsidR="003843EA" w:rsidRPr="003843EA" w:rsidRDefault="00A21561">
            <w:pPr>
              <w:spacing w:before="60" w:after="60"/>
              <w:ind w:firstLine="420"/>
              <w:rPr>
                <w:ins w:id="1555" w:author="lenovo" w:date="2017-06-29T15:01:00Z"/>
                <w:sz w:val="18"/>
                <w:szCs w:val="18"/>
                <w:rPrChange w:id="1556" w:author="lenovo" w:date="2017-06-29T15:01:00Z">
                  <w:rPr>
                    <w:ins w:id="1557" w:author="lenovo" w:date="2017-06-29T15:01:00Z"/>
                  </w:rPr>
                </w:rPrChange>
              </w:rPr>
            </w:pPr>
            <w:proofErr w:type="spellStart"/>
            <w:ins w:id="1558" w:author="lenovo" w:date="2017-06-29T15:01:00Z">
              <w:r>
                <w:rPr>
                  <w:sz w:val="18"/>
                  <w:szCs w:val="18"/>
                  <w:rPrChange w:id="1559" w:author="lenovo" w:date="2017-06-29T15:01:00Z">
                    <w:rPr>
                      <w:rFonts w:ascii="黑体" w:hAnsi="宋体"/>
                      <w:szCs w:val="21"/>
                    </w:rPr>
                  </w:rPrChange>
                </w:rPr>
                <w:t>test_link</w:t>
              </w:r>
              <w:proofErr w:type="spellEnd"/>
              <w:r>
                <w:rPr>
                  <w:rFonts w:hint="eastAsia"/>
                  <w:sz w:val="18"/>
                  <w:szCs w:val="18"/>
                  <w:rPrChange w:id="1560" w:author="lenovo" w:date="2017-06-29T15:01:00Z">
                    <w:rPr>
                      <w:rFonts w:ascii="黑体" w:hAnsi="宋体" w:hint="eastAsia"/>
                      <w:szCs w:val="21"/>
                    </w:rPr>
                  </w:rPrChange>
                </w:rPr>
                <w:t>或</w:t>
              </w:r>
              <w:r>
                <w:rPr>
                  <w:sz w:val="18"/>
                  <w:szCs w:val="18"/>
                  <w:rPrChange w:id="1561" w:author="lenovo" w:date="2017-06-29T15:01:00Z">
                    <w:rPr>
                      <w:rFonts w:ascii="黑体" w:hAnsi="宋体"/>
                      <w:szCs w:val="21"/>
                    </w:rPr>
                  </w:rPrChange>
                </w:rPr>
                <w:t>test</w:t>
              </w:r>
              <w:r>
                <w:rPr>
                  <w:rFonts w:hint="eastAsia"/>
                  <w:sz w:val="18"/>
                  <w:szCs w:val="18"/>
                  <w:rPrChange w:id="1562" w:author="lenovo" w:date="2017-06-29T15:01:00Z">
                    <w:rPr>
                      <w:rFonts w:ascii="黑体" w:hAnsi="宋体" w:hint="eastAsia"/>
                      <w:szCs w:val="21"/>
                    </w:rPr>
                  </w:rPrChange>
                </w:rPr>
                <w:t>命令</w:t>
              </w:r>
            </w:ins>
          </w:p>
          <w:p w14:paraId="5D087B25" w14:textId="77777777" w:rsidR="003843EA" w:rsidRPr="003843EA" w:rsidRDefault="00A21561">
            <w:pPr>
              <w:spacing w:before="60" w:after="60"/>
              <w:ind w:firstLine="420"/>
              <w:rPr>
                <w:ins w:id="1563" w:author="lenovo" w:date="2017-06-29T15:01:00Z"/>
                <w:sz w:val="18"/>
                <w:szCs w:val="18"/>
                <w:rPrChange w:id="1564" w:author="lenovo" w:date="2017-06-29T15:01:00Z">
                  <w:rPr>
                    <w:ins w:id="1565" w:author="lenovo" w:date="2017-06-29T15:01:00Z"/>
                  </w:rPr>
                </w:rPrChange>
              </w:rPr>
            </w:pPr>
            <w:ins w:id="1566" w:author="lenovo" w:date="2017-06-29T15:01:00Z">
              <w:r>
                <w:rPr>
                  <w:rFonts w:hint="eastAsia"/>
                  <w:sz w:val="18"/>
                  <w:szCs w:val="18"/>
                  <w:rPrChange w:id="1567" w:author="lenovo" w:date="2017-06-29T15:01:00Z">
                    <w:rPr>
                      <w:rFonts w:ascii="黑体" w:hAnsi="宋体" w:hint="eastAsia"/>
                      <w:szCs w:val="21"/>
                    </w:rPr>
                  </w:rPrChange>
                </w:rPr>
                <w:t>加入后一起打印，</w:t>
              </w:r>
            </w:ins>
          </w:p>
          <w:p w14:paraId="29691F4C" w14:textId="77777777" w:rsidR="003843EA" w:rsidRPr="003843EA" w:rsidRDefault="00A21561">
            <w:pPr>
              <w:spacing w:before="60" w:after="60"/>
              <w:ind w:firstLine="420"/>
              <w:rPr>
                <w:ins w:id="1568" w:author="lenovo" w:date="2017-06-29T15:01:00Z"/>
                <w:sz w:val="18"/>
                <w:szCs w:val="18"/>
                <w:rPrChange w:id="1569" w:author="lenovo" w:date="2017-06-29T15:01:00Z">
                  <w:rPr>
                    <w:ins w:id="1570" w:author="lenovo" w:date="2017-06-29T15:01:00Z"/>
                  </w:rPr>
                </w:rPrChange>
              </w:rPr>
            </w:pPr>
            <w:ins w:id="1571" w:author="lenovo" w:date="2017-06-29T15:01:00Z">
              <w:r>
                <w:rPr>
                  <w:rFonts w:hint="eastAsia"/>
                  <w:sz w:val="18"/>
                  <w:szCs w:val="18"/>
                  <w:rPrChange w:id="1572" w:author="lenovo" w:date="2017-06-29T15:01:00Z">
                    <w:rPr>
                      <w:rFonts w:ascii="黑体" w:hAnsi="宋体" w:hint="eastAsia"/>
                      <w:szCs w:val="21"/>
                    </w:rPr>
                  </w:rPrChange>
                </w:rPr>
                <w:t>从而实现一行打印</w:t>
              </w:r>
            </w:ins>
          </w:p>
          <w:p w14:paraId="40E26CD1" w14:textId="77777777" w:rsidR="003843EA" w:rsidRPr="003843EA" w:rsidRDefault="00A21561">
            <w:pPr>
              <w:spacing w:before="60" w:after="60"/>
              <w:ind w:firstLine="420"/>
              <w:rPr>
                <w:ins w:id="1573" w:author="lenovo" w:date="2017-06-29T15:01:00Z"/>
                <w:sz w:val="18"/>
                <w:szCs w:val="18"/>
                <w:rPrChange w:id="1574" w:author="lenovo" w:date="2017-06-29T15:01:00Z">
                  <w:rPr>
                    <w:ins w:id="1575" w:author="lenovo" w:date="2017-06-29T15:01:00Z"/>
                  </w:rPr>
                </w:rPrChange>
              </w:rPr>
            </w:pPr>
            <w:ins w:id="1576" w:author="lenovo" w:date="2017-06-29T15:01:00Z">
              <w:r>
                <w:rPr>
                  <w:rFonts w:hint="eastAsia"/>
                  <w:sz w:val="18"/>
                  <w:szCs w:val="18"/>
                  <w:rPrChange w:id="1577" w:author="lenovo" w:date="2017-06-29T15:01:00Z">
                    <w:rPr>
                      <w:rFonts w:ascii="黑体" w:hAnsi="宋体" w:hint="eastAsia"/>
                      <w:szCs w:val="21"/>
                    </w:rPr>
                  </w:rPrChange>
                </w:rPr>
                <w:t>两种字体。</w:t>
              </w:r>
            </w:ins>
          </w:p>
          <w:p w14:paraId="49756F55" w14:textId="77777777" w:rsidR="003843EA" w:rsidRPr="003843EA" w:rsidRDefault="00A21561">
            <w:pPr>
              <w:spacing w:before="60" w:after="60"/>
              <w:ind w:firstLine="420"/>
              <w:rPr>
                <w:ins w:id="1578" w:author="lenovo" w:date="2017-06-29T15:01:00Z"/>
                <w:sz w:val="18"/>
                <w:szCs w:val="18"/>
                <w:rPrChange w:id="1579" w:author="lenovo" w:date="2017-06-29T15:01:00Z">
                  <w:rPr>
                    <w:ins w:id="1580" w:author="lenovo" w:date="2017-06-29T15:01:00Z"/>
                  </w:rPr>
                </w:rPrChange>
              </w:rPr>
            </w:pPr>
            <w:ins w:id="1581" w:author="lenovo" w:date="2017-06-29T15:01:00Z">
              <w:r>
                <w:rPr>
                  <w:rFonts w:hint="eastAsia"/>
                  <w:sz w:val="18"/>
                  <w:szCs w:val="18"/>
                  <w:rPrChange w:id="1582" w:author="lenovo" w:date="2017-06-29T15:01:00Z">
                    <w:rPr>
                      <w:rFonts w:ascii="黑体" w:hAnsi="宋体" w:hint="eastAsia"/>
                      <w:szCs w:val="21"/>
                    </w:rPr>
                  </w:rPrChange>
                </w:rPr>
                <w:t>有以下几点限制：</w:t>
              </w:r>
            </w:ins>
          </w:p>
          <w:p w14:paraId="393CEED0" w14:textId="77777777" w:rsidR="003843EA" w:rsidRPr="003843EA" w:rsidRDefault="00A21561">
            <w:pPr>
              <w:spacing w:before="60" w:after="60"/>
              <w:ind w:firstLine="420"/>
              <w:rPr>
                <w:ins w:id="1583" w:author="lenovo" w:date="2017-06-29T15:01:00Z"/>
                <w:sz w:val="18"/>
                <w:szCs w:val="18"/>
                <w:rPrChange w:id="1584" w:author="lenovo" w:date="2017-06-29T15:01:00Z">
                  <w:rPr>
                    <w:ins w:id="1585" w:author="lenovo" w:date="2017-06-29T15:01:00Z"/>
                  </w:rPr>
                </w:rPrChange>
              </w:rPr>
            </w:pPr>
            <w:ins w:id="1586" w:author="lenovo" w:date="2017-06-29T15:01:00Z">
              <w:r>
                <w:rPr>
                  <w:sz w:val="18"/>
                  <w:szCs w:val="18"/>
                  <w:rPrChange w:id="1587" w:author="lenovo" w:date="2017-06-29T15:01:00Z">
                    <w:rPr>
                      <w:rFonts w:ascii="黑体" w:hAnsi="宋体"/>
                      <w:szCs w:val="21"/>
                    </w:rPr>
                  </w:rPrChange>
                </w:rPr>
                <w:t>1.</w:t>
              </w:r>
              <w:r>
                <w:rPr>
                  <w:rFonts w:hint="eastAsia"/>
                  <w:sz w:val="18"/>
                  <w:szCs w:val="18"/>
                  <w:rPrChange w:id="1588" w:author="lenovo" w:date="2017-06-29T15:01:00Z">
                    <w:rPr>
                      <w:rFonts w:ascii="黑体" w:hAnsi="宋体" w:hint="eastAsia"/>
                      <w:szCs w:val="21"/>
                    </w:rPr>
                  </w:rPrChange>
                </w:rPr>
                <w:t>单条</w:t>
              </w:r>
              <w:r>
                <w:rPr>
                  <w:sz w:val="18"/>
                  <w:szCs w:val="18"/>
                  <w:rPrChange w:id="1589" w:author="lenovo" w:date="2017-06-29T15:01:00Z">
                    <w:rPr>
                      <w:rFonts w:ascii="黑体" w:hAnsi="宋体"/>
                      <w:szCs w:val="21"/>
                    </w:rPr>
                  </w:rPrChange>
                </w:rPr>
                <w:t xml:space="preserve"> </w:t>
              </w:r>
              <w:proofErr w:type="spellStart"/>
              <w:r>
                <w:rPr>
                  <w:sz w:val="18"/>
                  <w:szCs w:val="18"/>
                  <w:rPrChange w:id="1590" w:author="lenovo" w:date="2017-06-29T15:01:00Z">
                    <w:rPr>
                      <w:rFonts w:ascii="黑体" w:hAnsi="宋体"/>
                      <w:szCs w:val="21"/>
                    </w:rPr>
                  </w:rPrChange>
                </w:rPr>
                <w:t>test_link</w:t>
              </w:r>
              <w:proofErr w:type="spellEnd"/>
              <w:r>
                <w:rPr>
                  <w:sz w:val="18"/>
                  <w:szCs w:val="18"/>
                  <w:rPrChange w:id="1591" w:author="lenovo" w:date="2017-06-29T15:01:00Z">
                    <w:rPr>
                      <w:rFonts w:ascii="黑体" w:hAnsi="宋体"/>
                      <w:szCs w:val="21"/>
                    </w:rPr>
                  </w:rPrChange>
                </w:rPr>
                <w:t xml:space="preserve"> </w:t>
              </w:r>
              <w:r>
                <w:rPr>
                  <w:rFonts w:hint="eastAsia"/>
                  <w:sz w:val="18"/>
                  <w:szCs w:val="18"/>
                  <w:rPrChange w:id="1592" w:author="lenovo" w:date="2017-06-29T15:01:00Z">
                    <w:rPr>
                      <w:rFonts w:ascii="黑体" w:hAnsi="宋体" w:hint="eastAsia"/>
                      <w:szCs w:val="21"/>
                    </w:rPr>
                  </w:rPrChange>
                </w:rPr>
                <w:t>命</w:t>
              </w:r>
            </w:ins>
          </w:p>
          <w:p w14:paraId="71A280B8" w14:textId="77777777" w:rsidR="003843EA" w:rsidRPr="003843EA" w:rsidRDefault="00A21561">
            <w:pPr>
              <w:spacing w:before="60" w:after="60"/>
              <w:ind w:firstLine="420"/>
              <w:rPr>
                <w:ins w:id="1593" w:author="lenovo" w:date="2017-06-29T15:01:00Z"/>
                <w:sz w:val="18"/>
                <w:szCs w:val="18"/>
                <w:rPrChange w:id="1594" w:author="lenovo" w:date="2017-06-29T15:01:00Z">
                  <w:rPr>
                    <w:ins w:id="1595" w:author="lenovo" w:date="2017-06-29T15:01:00Z"/>
                  </w:rPr>
                </w:rPrChange>
              </w:rPr>
            </w:pPr>
            <w:ins w:id="1596" w:author="lenovo" w:date="2017-06-29T15:01:00Z">
              <w:r>
                <w:rPr>
                  <w:rFonts w:hint="eastAsia"/>
                  <w:sz w:val="18"/>
                  <w:szCs w:val="18"/>
                  <w:rPrChange w:id="1597" w:author="lenovo" w:date="2017-06-29T15:01:00Z">
                    <w:rPr>
                      <w:rFonts w:ascii="黑体" w:hAnsi="宋体" w:hint="eastAsia"/>
                      <w:szCs w:val="21"/>
                    </w:rPr>
                  </w:rPrChange>
                </w:rPr>
                <w:t>令传入的数据量不</w:t>
              </w:r>
            </w:ins>
          </w:p>
          <w:p w14:paraId="023106E9" w14:textId="77777777" w:rsidR="003843EA" w:rsidRPr="003843EA" w:rsidRDefault="00A21561">
            <w:pPr>
              <w:spacing w:before="60" w:after="60"/>
              <w:ind w:firstLine="420"/>
              <w:rPr>
                <w:ins w:id="1598" w:author="lenovo" w:date="2017-06-29T15:01:00Z"/>
                <w:sz w:val="18"/>
                <w:szCs w:val="18"/>
                <w:rPrChange w:id="1599" w:author="lenovo" w:date="2017-06-29T15:01:00Z">
                  <w:rPr>
                    <w:ins w:id="1600" w:author="lenovo" w:date="2017-06-29T15:01:00Z"/>
                  </w:rPr>
                </w:rPrChange>
              </w:rPr>
            </w:pPr>
            <w:ins w:id="1601" w:author="lenovo" w:date="2017-06-29T15:01:00Z">
              <w:r>
                <w:rPr>
                  <w:rFonts w:hint="eastAsia"/>
                  <w:sz w:val="18"/>
                  <w:szCs w:val="18"/>
                  <w:rPrChange w:id="1602" w:author="lenovo" w:date="2017-06-29T15:01:00Z">
                    <w:rPr>
                      <w:rFonts w:ascii="黑体" w:hAnsi="宋体" w:hint="eastAsia"/>
                      <w:szCs w:val="21"/>
                    </w:rPr>
                  </w:rPrChange>
                </w:rPr>
                <w:t>允许超过一行</w:t>
              </w:r>
            </w:ins>
          </w:p>
          <w:p w14:paraId="2DE2DA0F" w14:textId="77777777" w:rsidR="003843EA" w:rsidRPr="003843EA" w:rsidRDefault="00A21561">
            <w:pPr>
              <w:spacing w:before="60" w:after="60"/>
              <w:ind w:firstLine="420"/>
              <w:rPr>
                <w:ins w:id="1603" w:author="lenovo" w:date="2017-06-29T15:01:00Z"/>
                <w:sz w:val="18"/>
                <w:szCs w:val="18"/>
                <w:rPrChange w:id="1604" w:author="lenovo" w:date="2017-06-29T15:01:00Z">
                  <w:rPr>
                    <w:ins w:id="1605" w:author="lenovo" w:date="2017-06-29T15:01:00Z"/>
                  </w:rPr>
                </w:rPrChange>
              </w:rPr>
            </w:pPr>
            <w:ins w:id="1606" w:author="lenovo" w:date="2017-06-29T15:01:00Z">
              <w:r>
                <w:rPr>
                  <w:sz w:val="18"/>
                  <w:szCs w:val="18"/>
                  <w:rPrChange w:id="1607" w:author="lenovo" w:date="2017-06-29T15:01:00Z">
                    <w:rPr>
                      <w:rFonts w:ascii="黑体" w:hAnsi="宋体"/>
                      <w:szCs w:val="21"/>
                    </w:rPr>
                  </w:rPrChange>
                </w:rPr>
                <w:t>384bits.4</w:t>
              </w:r>
            </w:ins>
          </w:p>
          <w:p w14:paraId="72D43AE1" w14:textId="77777777" w:rsidR="003843EA" w:rsidRPr="003843EA" w:rsidRDefault="00A21561">
            <w:pPr>
              <w:spacing w:before="60" w:after="60"/>
              <w:ind w:firstLine="420"/>
              <w:rPr>
                <w:ins w:id="1608" w:author="lenovo" w:date="2017-06-29T15:01:00Z"/>
                <w:sz w:val="18"/>
                <w:szCs w:val="18"/>
                <w:rPrChange w:id="1609" w:author="lenovo" w:date="2017-06-29T15:01:00Z">
                  <w:rPr>
                    <w:ins w:id="1610" w:author="lenovo" w:date="2017-06-29T15:01:00Z"/>
                  </w:rPr>
                </w:rPrChange>
              </w:rPr>
            </w:pPr>
            <w:ins w:id="1611" w:author="lenovo" w:date="2017-06-29T15:01:00Z">
              <w:r>
                <w:rPr>
                  <w:sz w:val="18"/>
                  <w:szCs w:val="18"/>
                  <w:rPrChange w:id="1612" w:author="lenovo" w:date="2017-06-29T15:01:00Z">
                    <w:rPr>
                      <w:rFonts w:ascii="黑体" w:hAnsi="宋体"/>
                      <w:szCs w:val="21"/>
                    </w:rPr>
                  </w:rPrChange>
                </w:rPr>
                <w:t>2.</w:t>
              </w:r>
              <w:r>
                <w:rPr>
                  <w:rFonts w:hint="eastAsia"/>
                  <w:sz w:val="18"/>
                  <w:szCs w:val="18"/>
                  <w:rPrChange w:id="1613" w:author="lenovo" w:date="2017-06-29T15:01:00Z">
                    <w:rPr>
                      <w:rFonts w:ascii="黑体" w:hAnsi="宋体" w:hint="eastAsia"/>
                      <w:szCs w:val="21"/>
                    </w:rPr>
                  </w:rPrChange>
                </w:rPr>
                <w:t>接在</w:t>
              </w:r>
              <w:r>
                <w:rPr>
                  <w:sz w:val="18"/>
                  <w:szCs w:val="18"/>
                  <w:rPrChange w:id="1614" w:author="lenovo" w:date="2017-06-29T15:01:00Z">
                    <w:rPr>
                      <w:rFonts w:ascii="黑体" w:hAnsi="宋体"/>
                      <w:szCs w:val="21"/>
                    </w:rPr>
                  </w:rPrChange>
                </w:rPr>
                <w:t xml:space="preserve"> </w:t>
              </w:r>
              <w:proofErr w:type="spellStart"/>
              <w:r>
                <w:rPr>
                  <w:sz w:val="18"/>
                  <w:szCs w:val="18"/>
                  <w:rPrChange w:id="1615" w:author="lenovo" w:date="2017-06-29T15:01:00Z">
                    <w:rPr>
                      <w:rFonts w:ascii="黑体" w:hAnsi="宋体"/>
                      <w:szCs w:val="21"/>
                    </w:rPr>
                  </w:rPrChange>
                </w:rPr>
                <w:lastRenderedPageBreak/>
                <w:t>test_link</w:t>
              </w:r>
              <w:proofErr w:type="spellEnd"/>
              <w:r>
                <w:rPr>
                  <w:sz w:val="18"/>
                  <w:szCs w:val="18"/>
                  <w:rPrChange w:id="1616" w:author="lenovo" w:date="2017-06-29T15:01:00Z">
                    <w:rPr>
                      <w:rFonts w:ascii="黑体" w:hAnsi="宋体"/>
                      <w:szCs w:val="21"/>
                    </w:rPr>
                  </w:rPrChange>
                </w:rPr>
                <w:t xml:space="preserve"> </w:t>
              </w:r>
              <w:r>
                <w:rPr>
                  <w:rFonts w:hint="eastAsia"/>
                  <w:sz w:val="18"/>
                  <w:szCs w:val="18"/>
                  <w:rPrChange w:id="1617" w:author="lenovo" w:date="2017-06-29T15:01:00Z">
                    <w:rPr>
                      <w:rFonts w:ascii="黑体" w:hAnsi="宋体" w:hint="eastAsia"/>
                      <w:szCs w:val="21"/>
                    </w:rPr>
                  </w:rPrChange>
                </w:rPr>
                <w:t>命</w:t>
              </w:r>
            </w:ins>
          </w:p>
          <w:p w14:paraId="52E3BAE1" w14:textId="77777777" w:rsidR="003843EA" w:rsidRPr="003843EA" w:rsidRDefault="00A21561">
            <w:pPr>
              <w:spacing w:before="60" w:after="60"/>
              <w:ind w:firstLine="420"/>
              <w:rPr>
                <w:ins w:id="1618" w:author="lenovo" w:date="2017-06-29T15:01:00Z"/>
                <w:sz w:val="18"/>
                <w:szCs w:val="18"/>
                <w:rPrChange w:id="1619" w:author="lenovo" w:date="2017-06-29T15:01:00Z">
                  <w:rPr>
                    <w:ins w:id="1620" w:author="lenovo" w:date="2017-06-29T15:01:00Z"/>
                  </w:rPr>
                </w:rPrChange>
              </w:rPr>
            </w:pPr>
            <w:ins w:id="1621" w:author="lenovo" w:date="2017-06-29T15:01:00Z">
              <w:r>
                <w:rPr>
                  <w:rFonts w:hint="eastAsia"/>
                  <w:sz w:val="18"/>
                  <w:szCs w:val="18"/>
                  <w:rPrChange w:id="1622" w:author="lenovo" w:date="2017-06-29T15:01:00Z">
                    <w:rPr>
                      <w:rFonts w:ascii="黑体" w:hAnsi="宋体" w:hint="eastAsia"/>
                      <w:szCs w:val="21"/>
                    </w:rPr>
                  </w:rPrChange>
                </w:rPr>
                <w:t>令后的字符打印命</w:t>
              </w:r>
            </w:ins>
          </w:p>
          <w:p w14:paraId="05852E5F" w14:textId="77777777" w:rsidR="003843EA" w:rsidRPr="003843EA" w:rsidRDefault="00A21561">
            <w:pPr>
              <w:spacing w:before="60" w:after="60"/>
              <w:ind w:firstLine="420"/>
              <w:rPr>
                <w:ins w:id="1623" w:author="lenovo" w:date="2017-06-29T15:01:00Z"/>
                <w:sz w:val="18"/>
                <w:szCs w:val="18"/>
                <w:rPrChange w:id="1624" w:author="lenovo" w:date="2017-06-29T15:01:00Z">
                  <w:rPr>
                    <w:ins w:id="1625" w:author="lenovo" w:date="2017-06-29T15:01:00Z"/>
                  </w:rPr>
                </w:rPrChange>
              </w:rPr>
            </w:pPr>
            <w:ins w:id="1626" w:author="lenovo" w:date="2017-06-29T15:01:00Z">
              <w:r>
                <w:rPr>
                  <w:rFonts w:hint="eastAsia"/>
                  <w:sz w:val="18"/>
                  <w:szCs w:val="18"/>
                  <w:rPrChange w:id="1627" w:author="lenovo" w:date="2017-06-29T15:01:00Z">
                    <w:rPr>
                      <w:rFonts w:ascii="黑体" w:hAnsi="宋体" w:hint="eastAsia"/>
                      <w:szCs w:val="21"/>
                    </w:rPr>
                  </w:rPrChange>
                </w:rPr>
                <w:t>令必须以左对齐模</w:t>
              </w:r>
            </w:ins>
          </w:p>
          <w:p w14:paraId="6150A3D0" w14:textId="77777777" w:rsidR="003843EA" w:rsidRPr="003843EA" w:rsidRDefault="00A21561">
            <w:pPr>
              <w:spacing w:before="60" w:after="60"/>
              <w:ind w:firstLine="420"/>
              <w:rPr>
                <w:ins w:id="1628" w:author="lenovo" w:date="2017-06-29T15:01:00Z"/>
                <w:sz w:val="18"/>
                <w:szCs w:val="18"/>
                <w:rPrChange w:id="1629" w:author="lenovo" w:date="2017-06-29T15:01:00Z">
                  <w:rPr>
                    <w:ins w:id="1630" w:author="lenovo" w:date="2017-06-29T15:01:00Z"/>
                  </w:rPr>
                </w:rPrChange>
              </w:rPr>
            </w:pPr>
            <w:ins w:id="1631" w:author="lenovo" w:date="2017-06-29T15:01:00Z">
              <w:r>
                <w:rPr>
                  <w:rFonts w:hint="eastAsia"/>
                  <w:sz w:val="18"/>
                  <w:szCs w:val="18"/>
                  <w:rPrChange w:id="1632" w:author="lenovo" w:date="2017-06-29T15:01:00Z">
                    <w:rPr>
                      <w:rFonts w:ascii="黑体" w:hAnsi="宋体" w:hint="eastAsia"/>
                      <w:szCs w:val="21"/>
                    </w:rPr>
                  </w:rPrChange>
                </w:rPr>
                <w:t>式传入。将会紧跟</w:t>
              </w:r>
            </w:ins>
          </w:p>
          <w:p w14:paraId="6DA95054" w14:textId="77777777" w:rsidR="003843EA" w:rsidRPr="003843EA" w:rsidRDefault="00A21561">
            <w:pPr>
              <w:spacing w:before="60" w:after="60"/>
              <w:ind w:firstLine="420"/>
              <w:rPr>
                <w:ins w:id="1633" w:author="lenovo" w:date="2017-06-29T15:01:00Z"/>
                <w:sz w:val="18"/>
                <w:szCs w:val="18"/>
                <w:rPrChange w:id="1634" w:author="lenovo" w:date="2017-06-29T15:01:00Z">
                  <w:rPr>
                    <w:ins w:id="1635" w:author="lenovo" w:date="2017-06-29T15:01:00Z"/>
                  </w:rPr>
                </w:rPrChange>
              </w:rPr>
            </w:pPr>
            <w:ins w:id="1636" w:author="lenovo" w:date="2017-06-29T15:01:00Z">
              <w:r>
                <w:rPr>
                  <w:rFonts w:hint="eastAsia"/>
                  <w:sz w:val="18"/>
                  <w:szCs w:val="18"/>
                  <w:rPrChange w:id="1637" w:author="lenovo" w:date="2017-06-29T15:01:00Z">
                    <w:rPr>
                      <w:rFonts w:ascii="黑体" w:hAnsi="宋体" w:hint="eastAsia"/>
                      <w:szCs w:val="21"/>
                    </w:rPr>
                  </w:rPrChange>
                </w:rPr>
                <w:t>在上一条打印指令</w:t>
              </w:r>
            </w:ins>
          </w:p>
          <w:p w14:paraId="137BAAB1" w14:textId="77777777" w:rsidR="003843EA" w:rsidRPr="003843EA" w:rsidRDefault="00A21561">
            <w:pPr>
              <w:spacing w:before="60" w:after="60"/>
              <w:ind w:firstLine="420"/>
              <w:rPr>
                <w:ins w:id="1638" w:author="lenovo" w:date="2017-06-29T15:01:00Z"/>
                <w:sz w:val="18"/>
                <w:szCs w:val="18"/>
                <w:rPrChange w:id="1639" w:author="lenovo" w:date="2017-06-29T15:01:00Z">
                  <w:rPr>
                    <w:ins w:id="1640" w:author="lenovo" w:date="2017-06-29T15:01:00Z"/>
                  </w:rPr>
                </w:rPrChange>
              </w:rPr>
            </w:pPr>
            <w:ins w:id="1641" w:author="lenovo" w:date="2017-06-29T15:01:00Z">
              <w:r>
                <w:rPr>
                  <w:rFonts w:hint="eastAsia"/>
                  <w:sz w:val="18"/>
                  <w:szCs w:val="18"/>
                  <w:rPrChange w:id="1642" w:author="lenovo" w:date="2017-06-29T15:01:00Z">
                    <w:rPr>
                      <w:rFonts w:ascii="黑体" w:hAnsi="宋体" w:hint="eastAsia"/>
                      <w:szCs w:val="21"/>
                    </w:rPr>
                  </w:rPrChange>
                </w:rPr>
                <w:t>后打印。</w:t>
              </w:r>
            </w:ins>
          </w:p>
          <w:p w14:paraId="0A500BAA" w14:textId="77777777" w:rsidR="003843EA" w:rsidRPr="003843EA" w:rsidRDefault="00A21561">
            <w:pPr>
              <w:spacing w:before="60" w:after="60"/>
              <w:ind w:firstLine="420"/>
              <w:rPr>
                <w:ins w:id="1643" w:author="lenovo" w:date="2017-06-29T15:01:00Z"/>
                <w:sz w:val="18"/>
                <w:szCs w:val="18"/>
                <w:rPrChange w:id="1644" w:author="lenovo" w:date="2017-06-29T15:01:00Z">
                  <w:rPr>
                    <w:ins w:id="1645" w:author="lenovo" w:date="2017-06-29T15:01:00Z"/>
                  </w:rPr>
                </w:rPrChange>
              </w:rPr>
            </w:pPr>
            <w:ins w:id="1646" w:author="lenovo" w:date="2017-06-29T15:01:00Z">
              <w:r>
                <w:rPr>
                  <w:sz w:val="18"/>
                  <w:szCs w:val="18"/>
                  <w:rPrChange w:id="1647" w:author="lenovo" w:date="2017-06-29T15:01:00Z">
                    <w:rPr>
                      <w:rFonts w:ascii="黑体" w:hAnsi="宋体"/>
                      <w:szCs w:val="21"/>
                    </w:rPr>
                  </w:rPrChange>
                </w:rPr>
                <w:t>3.</w:t>
              </w:r>
              <w:r>
                <w:rPr>
                  <w:rFonts w:hint="eastAsia"/>
                  <w:sz w:val="18"/>
                  <w:szCs w:val="18"/>
                  <w:rPrChange w:id="1648" w:author="lenovo" w:date="2017-06-29T15:01:00Z">
                    <w:rPr>
                      <w:rFonts w:ascii="黑体" w:hAnsi="宋体" w:hint="eastAsia"/>
                      <w:szCs w:val="21"/>
                    </w:rPr>
                  </w:rPrChange>
                </w:rPr>
                <w:t>打印放大缩小模</w:t>
              </w:r>
            </w:ins>
          </w:p>
          <w:p w14:paraId="3BDC378C" w14:textId="77777777" w:rsidR="003843EA" w:rsidRPr="003843EA" w:rsidRDefault="00A21561">
            <w:pPr>
              <w:spacing w:before="60" w:after="60"/>
              <w:ind w:firstLine="420"/>
              <w:rPr>
                <w:ins w:id="1649" w:author="lenovo" w:date="2017-06-29T15:01:00Z"/>
                <w:sz w:val="18"/>
                <w:szCs w:val="18"/>
                <w:rPrChange w:id="1650" w:author="lenovo" w:date="2017-06-29T15:01:00Z">
                  <w:rPr>
                    <w:ins w:id="1651" w:author="lenovo" w:date="2017-06-29T15:01:00Z"/>
                  </w:rPr>
                </w:rPrChange>
              </w:rPr>
            </w:pPr>
            <w:ins w:id="1652" w:author="lenovo" w:date="2017-06-29T15:01:00Z">
              <w:r>
                <w:rPr>
                  <w:rFonts w:hint="eastAsia"/>
                  <w:sz w:val="18"/>
                  <w:szCs w:val="18"/>
                  <w:rPrChange w:id="1653" w:author="lenovo" w:date="2017-06-29T15:01:00Z">
                    <w:rPr>
                      <w:rFonts w:ascii="黑体" w:hAnsi="宋体" w:hint="eastAsia"/>
                      <w:szCs w:val="21"/>
                    </w:rPr>
                  </w:rPrChange>
                </w:rPr>
                <w:t>式是以每行为标准</w:t>
              </w:r>
            </w:ins>
          </w:p>
          <w:p w14:paraId="0A4BD7F2" w14:textId="77777777" w:rsidR="003843EA" w:rsidRPr="003843EA" w:rsidRDefault="00A21561">
            <w:pPr>
              <w:spacing w:before="60" w:after="60"/>
              <w:ind w:firstLine="420"/>
              <w:rPr>
                <w:ins w:id="1654" w:author="lenovo" w:date="2017-06-29T15:01:00Z"/>
                <w:sz w:val="18"/>
                <w:szCs w:val="18"/>
                <w:rPrChange w:id="1655" w:author="lenovo" w:date="2017-06-29T15:01:00Z">
                  <w:rPr>
                    <w:ins w:id="1656" w:author="lenovo" w:date="2017-06-29T15:01:00Z"/>
                  </w:rPr>
                </w:rPrChange>
              </w:rPr>
            </w:pPr>
            <w:ins w:id="1657" w:author="lenovo" w:date="2017-06-29T15:01:00Z">
              <w:r>
                <w:rPr>
                  <w:rFonts w:hint="eastAsia"/>
                  <w:sz w:val="18"/>
                  <w:szCs w:val="18"/>
                  <w:rPrChange w:id="1658" w:author="lenovo" w:date="2017-06-29T15:01:00Z">
                    <w:rPr>
                      <w:rFonts w:ascii="黑体" w:hAnsi="宋体" w:hint="eastAsia"/>
                      <w:szCs w:val="21"/>
                    </w:rPr>
                  </w:rPrChange>
                </w:rPr>
                <w:t>进行缩放，编写脚</w:t>
              </w:r>
            </w:ins>
          </w:p>
          <w:p w14:paraId="1AA8097A" w14:textId="77777777" w:rsidR="003843EA" w:rsidRPr="003843EA" w:rsidRDefault="00A21561">
            <w:pPr>
              <w:spacing w:before="60" w:after="60"/>
              <w:ind w:firstLine="420"/>
              <w:rPr>
                <w:ins w:id="1659" w:author="lenovo" w:date="2017-06-29T15:01:00Z"/>
                <w:sz w:val="18"/>
                <w:szCs w:val="18"/>
                <w:rPrChange w:id="1660" w:author="lenovo" w:date="2017-06-29T15:01:00Z">
                  <w:rPr>
                    <w:ins w:id="1661" w:author="lenovo" w:date="2017-06-29T15:01:00Z"/>
                  </w:rPr>
                </w:rPrChange>
              </w:rPr>
            </w:pPr>
            <w:ins w:id="1662" w:author="lenovo" w:date="2017-06-29T15:01:00Z">
              <w:r>
                <w:rPr>
                  <w:rFonts w:hint="eastAsia"/>
                  <w:sz w:val="18"/>
                  <w:szCs w:val="18"/>
                  <w:rPrChange w:id="1663" w:author="lenovo" w:date="2017-06-29T15:01:00Z">
                    <w:rPr>
                      <w:rFonts w:ascii="黑体" w:hAnsi="宋体" w:hint="eastAsia"/>
                      <w:szCs w:val="21"/>
                    </w:rPr>
                  </w:rPrChange>
                </w:rPr>
                <w:t>本时需要注意，将</w:t>
              </w:r>
            </w:ins>
          </w:p>
          <w:p w14:paraId="3B804764" w14:textId="77777777" w:rsidR="003843EA" w:rsidRPr="003843EA" w:rsidRDefault="00A21561">
            <w:pPr>
              <w:spacing w:before="60" w:after="60"/>
              <w:ind w:firstLine="420"/>
              <w:rPr>
                <w:ins w:id="1664" w:author="lenovo" w:date="2017-06-29T15:01:00Z"/>
                <w:sz w:val="18"/>
                <w:szCs w:val="18"/>
                <w:rPrChange w:id="1665" w:author="lenovo" w:date="2017-06-29T15:01:00Z">
                  <w:rPr>
                    <w:ins w:id="1666" w:author="lenovo" w:date="2017-06-29T15:01:00Z"/>
                  </w:rPr>
                </w:rPrChange>
              </w:rPr>
            </w:pPr>
            <w:ins w:id="1667" w:author="lenovo" w:date="2017-06-29T15:01:00Z">
              <w:r>
                <w:rPr>
                  <w:rFonts w:hint="eastAsia"/>
                  <w:sz w:val="18"/>
                  <w:szCs w:val="18"/>
                  <w:rPrChange w:id="1668" w:author="lenovo" w:date="2017-06-29T15:01:00Z">
                    <w:rPr>
                      <w:rFonts w:ascii="黑体" w:hAnsi="宋体" w:hint="eastAsia"/>
                      <w:szCs w:val="21"/>
                    </w:rPr>
                  </w:rPrChange>
                </w:rPr>
                <w:t>以本行最后配置的</w:t>
              </w:r>
            </w:ins>
          </w:p>
          <w:p w14:paraId="433F9867" w14:textId="77777777" w:rsidR="003843EA" w:rsidRDefault="00A21561">
            <w:pPr>
              <w:rPr>
                <w:sz w:val="18"/>
                <w:szCs w:val="18"/>
              </w:rPr>
            </w:pPr>
            <w:ins w:id="1669" w:author="lenovo" w:date="2017-06-29T15:01:00Z">
              <w:r>
                <w:rPr>
                  <w:rFonts w:hint="eastAsia"/>
                  <w:sz w:val="18"/>
                  <w:szCs w:val="18"/>
                  <w:rPrChange w:id="1670" w:author="lenovo" w:date="2017-06-29T15:01:00Z">
                    <w:rPr>
                      <w:rFonts w:ascii="黑体" w:hAnsi="宋体" w:hint="eastAsia"/>
                      <w:szCs w:val="21"/>
                    </w:rPr>
                  </w:rPrChange>
                </w:rPr>
                <w:t>缩放模式为准。</w:t>
              </w:r>
            </w:ins>
          </w:p>
        </w:tc>
      </w:tr>
    </w:tbl>
    <w:p w14:paraId="4CAD716D" w14:textId="77777777" w:rsidR="003843EA" w:rsidRDefault="003843EA">
      <w:pPr>
        <w:rPr>
          <w:szCs w:val="21"/>
        </w:rPr>
      </w:pPr>
    </w:p>
    <w:p w14:paraId="34E551B8" w14:textId="77777777" w:rsidR="003843EA" w:rsidRDefault="00A21561">
      <w:pPr>
        <w:rPr>
          <w:szCs w:val="21"/>
        </w:rPr>
      </w:pPr>
      <w:r>
        <w:rPr>
          <w:rFonts w:hint="eastAsia"/>
          <w:szCs w:val="21"/>
        </w:rPr>
        <w:t>注：</w:t>
      </w:r>
      <w:r>
        <w:rPr>
          <w:rFonts w:hint="eastAsia"/>
          <w:szCs w:val="21"/>
        </w:rPr>
        <w:t>!NLFONT</w:t>
      </w:r>
      <w:r>
        <w:rPr>
          <w:rFonts w:hint="eastAsia"/>
          <w:szCs w:val="21"/>
        </w:rPr>
        <w:t>命令中的字体枚举如下：</w:t>
      </w:r>
    </w:p>
    <w:p w14:paraId="5C7CC1A1" w14:textId="77777777" w:rsidR="003843EA" w:rsidRDefault="00A21561">
      <w:pPr>
        <w:rPr>
          <w:szCs w:val="21"/>
        </w:rPr>
      </w:pPr>
      <w:r>
        <w:rPr>
          <w:rFonts w:hint="eastAsia"/>
          <w:szCs w:val="21"/>
        </w:rPr>
        <w:t>/</w:t>
      </w:r>
      <w:r>
        <w:rPr>
          <w:szCs w:val="21"/>
        </w:rPr>
        <w:t xml:space="preserve">/ </w:t>
      </w:r>
      <w:r>
        <w:rPr>
          <w:rFonts w:hint="eastAsia"/>
          <w:szCs w:val="21"/>
        </w:rPr>
        <w:t>汉字字体枚举值</w:t>
      </w:r>
    </w:p>
    <w:p w14:paraId="391D29C3" w14:textId="77777777" w:rsidR="003843EA" w:rsidRDefault="00A21561">
      <w:pPr>
        <w:rPr>
          <w:szCs w:val="21"/>
        </w:rPr>
      </w:pPr>
      <w:r>
        <w:rPr>
          <w:szCs w:val="21"/>
        </w:rPr>
        <w:t xml:space="preserve">typedef </w:t>
      </w:r>
      <w:proofErr w:type="spellStart"/>
      <w:r>
        <w:rPr>
          <w:szCs w:val="21"/>
        </w:rPr>
        <w:t>enum</w:t>
      </w:r>
      <w:proofErr w:type="spellEnd"/>
      <w:r>
        <w:rPr>
          <w:szCs w:val="21"/>
        </w:rPr>
        <w:t xml:space="preserve"> {</w:t>
      </w:r>
    </w:p>
    <w:p w14:paraId="2ED7E360" w14:textId="77777777" w:rsidR="003843EA" w:rsidRDefault="00A21561">
      <w:pPr>
        <w:rPr>
          <w:szCs w:val="21"/>
        </w:rPr>
      </w:pPr>
      <w:r>
        <w:rPr>
          <w:szCs w:val="21"/>
        </w:rPr>
        <w:tab/>
        <w:t>PRN_HZ_FONT_24x24 = 1,</w:t>
      </w:r>
    </w:p>
    <w:p w14:paraId="2B3AA2EF" w14:textId="77777777" w:rsidR="003843EA" w:rsidRDefault="00A21561">
      <w:pPr>
        <w:rPr>
          <w:szCs w:val="21"/>
        </w:rPr>
      </w:pPr>
      <w:r>
        <w:rPr>
          <w:szCs w:val="21"/>
        </w:rPr>
        <w:tab/>
        <w:t>PRN_HZ_FONT_16x32 ,</w:t>
      </w:r>
    </w:p>
    <w:p w14:paraId="03896220" w14:textId="77777777" w:rsidR="003843EA" w:rsidRDefault="00A21561">
      <w:pPr>
        <w:rPr>
          <w:szCs w:val="21"/>
        </w:rPr>
      </w:pPr>
      <w:r>
        <w:rPr>
          <w:szCs w:val="21"/>
        </w:rPr>
        <w:tab/>
        <w:t>PRN_HZ_FONT_32x32 ,</w:t>
      </w:r>
    </w:p>
    <w:p w14:paraId="48861B0C" w14:textId="77777777" w:rsidR="003843EA" w:rsidRDefault="00A21561">
      <w:pPr>
        <w:rPr>
          <w:szCs w:val="21"/>
        </w:rPr>
      </w:pPr>
      <w:r>
        <w:rPr>
          <w:szCs w:val="21"/>
        </w:rPr>
        <w:tab/>
        <w:t>PRN_HZ_FONT_32x16 ,</w:t>
      </w:r>
    </w:p>
    <w:p w14:paraId="5BC888C1" w14:textId="77777777" w:rsidR="003843EA" w:rsidRDefault="00A21561">
      <w:pPr>
        <w:rPr>
          <w:szCs w:val="21"/>
        </w:rPr>
      </w:pPr>
      <w:r>
        <w:rPr>
          <w:szCs w:val="21"/>
        </w:rPr>
        <w:tab/>
        <w:t>PRN_HZ_FONT_24x32 ,</w:t>
      </w:r>
    </w:p>
    <w:p w14:paraId="37333572" w14:textId="77777777" w:rsidR="003843EA" w:rsidRDefault="00A21561">
      <w:pPr>
        <w:rPr>
          <w:szCs w:val="21"/>
        </w:rPr>
      </w:pPr>
      <w:r>
        <w:rPr>
          <w:szCs w:val="21"/>
        </w:rPr>
        <w:tab/>
        <w:t>PRN_HZ_FONT_16x16 ,</w:t>
      </w:r>
    </w:p>
    <w:p w14:paraId="42962E61" w14:textId="77777777" w:rsidR="003843EA" w:rsidRDefault="00A21561">
      <w:pPr>
        <w:rPr>
          <w:szCs w:val="21"/>
        </w:rPr>
      </w:pPr>
      <w:r>
        <w:rPr>
          <w:szCs w:val="21"/>
        </w:rPr>
        <w:tab/>
        <w:t>PRN_HZ_FONT_12x16 ,</w:t>
      </w:r>
    </w:p>
    <w:p w14:paraId="167E2285" w14:textId="77777777" w:rsidR="003843EA" w:rsidRDefault="00A21561">
      <w:pPr>
        <w:rPr>
          <w:szCs w:val="21"/>
        </w:rPr>
      </w:pPr>
      <w:r>
        <w:rPr>
          <w:szCs w:val="21"/>
        </w:rPr>
        <w:tab/>
        <w:t>PRN_HZ_FONT_16x8 ,</w:t>
      </w:r>
    </w:p>
    <w:p w14:paraId="7FFF15A4" w14:textId="77777777" w:rsidR="003843EA" w:rsidRDefault="00A21561">
      <w:pPr>
        <w:rPr>
          <w:szCs w:val="21"/>
        </w:rPr>
      </w:pPr>
      <w:r>
        <w:rPr>
          <w:rFonts w:hint="eastAsia"/>
          <w:szCs w:val="21"/>
        </w:rPr>
        <w:tab/>
        <w:t>PRN_HZ_FONT_24x24A ,</w:t>
      </w:r>
      <w:r>
        <w:rPr>
          <w:rFonts w:hint="eastAsia"/>
          <w:szCs w:val="21"/>
        </w:rPr>
        <w:tab/>
      </w:r>
      <w:r>
        <w:rPr>
          <w:rFonts w:hint="eastAsia"/>
          <w:szCs w:val="21"/>
        </w:rPr>
        <w:tab/>
      </w:r>
      <w:r>
        <w:rPr>
          <w:rFonts w:hint="eastAsia"/>
          <w:szCs w:val="21"/>
        </w:rPr>
        <w:tab/>
        <w:t>/**&lt;</w:t>
      </w:r>
      <w:r>
        <w:rPr>
          <w:rFonts w:hint="eastAsia"/>
          <w:szCs w:val="21"/>
        </w:rPr>
        <w:t>自有宋体</w:t>
      </w:r>
      <w:r>
        <w:rPr>
          <w:rFonts w:hint="eastAsia"/>
          <w:szCs w:val="21"/>
        </w:rPr>
        <w:t>24x24</w:t>
      </w:r>
      <w:r>
        <w:rPr>
          <w:rFonts w:hint="eastAsia"/>
          <w:szCs w:val="21"/>
        </w:rPr>
        <w:t>点阵</w:t>
      </w:r>
      <w:r>
        <w:rPr>
          <w:rFonts w:hint="eastAsia"/>
          <w:szCs w:val="21"/>
        </w:rPr>
        <w:t>*/</w:t>
      </w:r>
    </w:p>
    <w:p w14:paraId="77EE1FCC" w14:textId="77777777" w:rsidR="003843EA" w:rsidRDefault="00A21561">
      <w:pPr>
        <w:rPr>
          <w:szCs w:val="21"/>
        </w:rPr>
      </w:pPr>
      <w:r>
        <w:rPr>
          <w:rFonts w:hint="eastAsia"/>
          <w:szCs w:val="21"/>
        </w:rPr>
        <w:tab/>
        <w:t>PRN_HZ_FONT_24x24B ,</w:t>
      </w:r>
      <w:r>
        <w:rPr>
          <w:rFonts w:hint="eastAsia"/>
          <w:szCs w:val="21"/>
        </w:rPr>
        <w:tab/>
      </w:r>
      <w:r>
        <w:rPr>
          <w:rFonts w:hint="eastAsia"/>
          <w:szCs w:val="21"/>
        </w:rPr>
        <w:tab/>
      </w:r>
      <w:r>
        <w:rPr>
          <w:rFonts w:hint="eastAsia"/>
          <w:szCs w:val="21"/>
        </w:rPr>
        <w:tab/>
        <w:t>/**&lt;</w:t>
      </w:r>
      <w:r>
        <w:rPr>
          <w:rFonts w:hint="eastAsia"/>
          <w:szCs w:val="21"/>
        </w:rPr>
        <w:t>仿宋</w:t>
      </w:r>
      <w:r>
        <w:rPr>
          <w:rFonts w:hint="eastAsia"/>
          <w:szCs w:val="21"/>
        </w:rPr>
        <w:t>24x24</w:t>
      </w:r>
      <w:r>
        <w:rPr>
          <w:rFonts w:hint="eastAsia"/>
          <w:szCs w:val="21"/>
        </w:rPr>
        <w:t>点阵</w:t>
      </w:r>
      <w:r>
        <w:rPr>
          <w:rFonts w:hint="eastAsia"/>
          <w:szCs w:val="21"/>
        </w:rPr>
        <w:t>*/</w:t>
      </w:r>
    </w:p>
    <w:p w14:paraId="0546D29E" w14:textId="77777777" w:rsidR="003843EA" w:rsidRDefault="00A21561">
      <w:pPr>
        <w:rPr>
          <w:szCs w:val="21"/>
        </w:rPr>
      </w:pPr>
      <w:r>
        <w:rPr>
          <w:rFonts w:hint="eastAsia"/>
          <w:szCs w:val="21"/>
        </w:rPr>
        <w:tab/>
        <w:t>PRN_HZ_FONT_24x24C ,</w:t>
      </w:r>
      <w:r>
        <w:rPr>
          <w:rFonts w:hint="eastAsia"/>
          <w:szCs w:val="21"/>
        </w:rPr>
        <w:tab/>
      </w:r>
      <w:r>
        <w:rPr>
          <w:rFonts w:hint="eastAsia"/>
          <w:szCs w:val="21"/>
        </w:rPr>
        <w:tab/>
      </w:r>
      <w:r>
        <w:rPr>
          <w:rFonts w:hint="eastAsia"/>
          <w:szCs w:val="21"/>
        </w:rPr>
        <w:tab/>
        <w:t>/**&lt;</w:t>
      </w:r>
      <w:r>
        <w:rPr>
          <w:rFonts w:hint="eastAsia"/>
          <w:szCs w:val="21"/>
        </w:rPr>
        <w:t>楷体</w:t>
      </w:r>
      <w:r>
        <w:rPr>
          <w:rFonts w:hint="eastAsia"/>
          <w:szCs w:val="21"/>
        </w:rPr>
        <w:t>24x24</w:t>
      </w:r>
      <w:r>
        <w:rPr>
          <w:rFonts w:hint="eastAsia"/>
          <w:szCs w:val="21"/>
        </w:rPr>
        <w:t>点阵</w:t>
      </w:r>
      <w:r>
        <w:rPr>
          <w:rFonts w:hint="eastAsia"/>
          <w:szCs w:val="21"/>
        </w:rPr>
        <w:t>*/</w:t>
      </w:r>
    </w:p>
    <w:p w14:paraId="090AB478" w14:textId="77777777" w:rsidR="003843EA" w:rsidRDefault="00A21561">
      <w:pPr>
        <w:rPr>
          <w:szCs w:val="21"/>
        </w:rPr>
      </w:pPr>
      <w:r>
        <w:rPr>
          <w:szCs w:val="21"/>
        </w:rPr>
        <w:tab/>
        <w:t>PRN_HZ_FONT_24x24USER ,</w:t>
      </w:r>
    </w:p>
    <w:p w14:paraId="7ABA147D" w14:textId="77777777" w:rsidR="003843EA" w:rsidRDefault="00A21561">
      <w:pPr>
        <w:rPr>
          <w:szCs w:val="21"/>
        </w:rPr>
      </w:pPr>
      <w:r>
        <w:rPr>
          <w:rFonts w:hint="eastAsia"/>
          <w:szCs w:val="21"/>
        </w:rPr>
        <w:tab/>
        <w:t>PRN_HZ_FONT_12x12A ,</w:t>
      </w:r>
      <w:r>
        <w:rPr>
          <w:rFonts w:hint="eastAsia"/>
          <w:szCs w:val="21"/>
        </w:rPr>
        <w:tab/>
      </w:r>
      <w:r>
        <w:rPr>
          <w:rFonts w:hint="eastAsia"/>
          <w:szCs w:val="21"/>
        </w:rPr>
        <w:tab/>
      </w:r>
      <w:r>
        <w:rPr>
          <w:rFonts w:hint="eastAsia"/>
          <w:szCs w:val="21"/>
        </w:rPr>
        <w:tab/>
        <w:t>/**&lt;</w:t>
      </w:r>
      <w:r>
        <w:rPr>
          <w:rFonts w:hint="eastAsia"/>
          <w:szCs w:val="21"/>
        </w:rPr>
        <w:t>宋体</w:t>
      </w:r>
      <w:r>
        <w:rPr>
          <w:rFonts w:hint="eastAsia"/>
          <w:szCs w:val="21"/>
        </w:rPr>
        <w:t>12x12</w:t>
      </w:r>
      <w:r>
        <w:rPr>
          <w:rFonts w:hint="eastAsia"/>
          <w:szCs w:val="21"/>
        </w:rPr>
        <w:t>点阵</w:t>
      </w:r>
      <w:r>
        <w:rPr>
          <w:rFonts w:hint="eastAsia"/>
          <w:szCs w:val="21"/>
        </w:rPr>
        <w:t>*/</w:t>
      </w:r>
    </w:p>
    <w:p w14:paraId="4FB108C1" w14:textId="77777777" w:rsidR="003843EA" w:rsidRDefault="00A21561">
      <w:pPr>
        <w:rPr>
          <w:szCs w:val="21"/>
        </w:rPr>
      </w:pPr>
      <w:r>
        <w:rPr>
          <w:szCs w:val="21"/>
        </w:rPr>
        <w:tab/>
        <w:t>PRN_HZ_FONT_16x24 ,</w:t>
      </w:r>
    </w:p>
    <w:p w14:paraId="55A9AC01" w14:textId="77777777" w:rsidR="003843EA" w:rsidRDefault="00A21561">
      <w:pPr>
        <w:rPr>
          <w:szCs w:val="21"/>
        </w:rPr>
      </w:pPr>
      <w:r>
        <w:rPr>
          <w:szCs w:val="21"/>
        </w:rPr>
        <w:tab/>
        <w:t>PRN_HZ_FONT_16x16BL,</w:t>
      </w:r>
      <w:r>
        <w:rPr>
          <w:szCs w:val="21"/>
        </w:rPr>
        <w:tab/>
      </w:r>
      <w:r>
        <w:rPr>
          <w:szCs w:val="21"/>
        </w:rPr>
        <w:tab/>
      </w:r>
      <w:r>
        <w:rPr>
          <w:szCs w:val="21"/>
        </w:rPr>
        <w:tab/>
      </w:r>
      <w:r>
        <w:rPr>
          <w:rFonts w:hint="eastAsia"/>
          <w:szCs w:val="21"/>
        </w:rPr>
        <w:t>/*</w:t>
      </w:r>
      <w:r>
        <w:rPr>
          <w:szCs w:val="21"/>
        </w:rPr>
        <w:t>16</w:t>
      </w:r>
      <w:r>
        <w:rPr>
          <w:rFonts w:hint="eastAsia"/>
          <w:szCs w:val="21"/>
        </w:rPr>
        <w:t>x16</w:t>
      </w:r>
      <w:r>
        <w:rPr>
          <w:rFonts w:hint="eastAsia"/>
          <w:szCs w:val="21"/>
        </w:rPr>
        <w:t>粗体</w:t>
      </w:r>
      <w:r>
        <w:rPr>
          <w:rFonts w:hint="eastAsia"/>
          <w:szCs w:val="21"/>
        </w:rPr>
        <w:t>*/</w:t>
      </w:r>
    </w:p>
    <w:p w14:paraId="69387EAC" w14:textId="77777777" w:rsidR="003843EA" w:rsidRDefault="00A21561">
      <w:pPr>
        <w:rPr>
          <w:szCs w:val="21"/>
        </w:rPr>
      </w:pPr>
      <w:r>
        <w:rPr>
          <w:szCs w:val="21"/>
        </w:rPr>
        <w:tab/>
        <w:t>PRN_HZ_FONT_24x24BL,</w:t>
      </w:r>
      <w:r>
        <w:rPr>
          <w:szCs w:val="21"/>
        </w:rPr>
        <w:tab/>
      </w:r>
      <w:r>
        <w:rPr>
          <w:szCs w:val="21"/>
        </w:rPr>
        <w:tab/>
      </w:r>
      <w:r>
        <w:rPr>
          <w:szCs w:val="21"/>
        </w:rPr>
        <w:tab/>
      </w:r>
      <w:r>
        <w:rPr>
          <w:rFonts w:hint="eastAsia"/>
          <w:szCs w:val="21"/>
        </w:rPr>
        <w:t>/*</w:t>
      </w:r>
      <w:r>
        <w:rPr>
          <w:szCs w:val="21"/>
        </w:rPr>
        <w:t>24</w:t>
      </w:r>
      <w:r>
        <w:rPr>
          <w:rFonts w:hint="eastAsia"/>
          <w:szCs w:val="21"/>
        </w:rPr>
        <w:t>x</w:t>
      </w:r>
      <w:r>
        <w:rPr>
          <w:szCs w:val="21"/>
        </w:rPr>
        <w:t>24</w:t>
      </w:r>
      <w:r>
        <w:rPr>
          <w:rFonts w:hint="eastAsia"/>
          <w:szCs w:val="21"/>
        </w:rPr>
        <w:t>粗体</w:t>
      </w:r>
      <w:r>
        <w:rPr>
          <w:rFonts w:hint="eastAsia"/>
          <w:szCs w:val="21"/>
        </w:rPr>
        <w:t>*/</w:t>
      </w:r>
    </w:p>
    <w:p w14:paraId="3760844C" w14:textId="77777777" w:rsidR="003843EA" w:rsidRDefault="00A21561">
      <w:pPr>
        <w:rPr>
          <w:szCs w:val="21"/>
        </w:rPr>
      </w:pPr>
      <w:r>
        <w:rPr>
          <w:szCs w:val="21"/>
        </w:rPr>
        <w:tab/>
        <w:t>PRN_HZ_FONT_48x24A ,</w:t>
      </w:r>
    </w:p>
    <w:p w14:paraId="0CC01C19" w14:textId="77777777" w:rsidR="003843EA" w:rsidRDefault="00A21561">
      <w:pPr>
        <w:rPr>
          <w:szCs w:val="21"/>
        </w:rPr>
      </w:pPr>
      <w:r>
        <w:rPr>
          <w:szCs w:val="21"/>
        </w:rPr>
        <w:lastRenderedPageBreak/>
        <w:tab/>
        <w:t>PRN_HZ_FONT_48x24B ,</w:t>
      </w:r>
    </w:p>
    <w:p w14:paraId="41029F4F" w14:textId="77777777" w:rsidR="003843EA" w:rsidRDefault="00A21561">
      <w:pPr>
        <w:rPr>
          <w:szCs w:val="21"/>
        </w:rPr>
      </w:pPr>
      <w:r>
        <w:rPr>
          <w:szCs w:val="21"/>
        </w:rPr>
        <w:tab/>
        <w:t>PRN_HZ_FONT_48x24C ,</w:t>
      </w:r>
    </w:p>
    <w:p w14:paraId="1CA66455" w14:textId="77777777" w:rsidR="003843EA" w:rsidRDefault="00A21561">
      <w:pPr>
        <w:rPr>
          <w:szCs w:val="21"/>
        </w:rPr>
      </w:pPr>
      <w:r>
        <w:rPr>
          <w:szCs w:val="21"/>
        </w:rPr>
        <w:tab/>
        <w:t>PRN_HZ_FONT_24x48A ,</w:t>
      </w:r>
    </w:p>
    <w:p w14:paraId="3663C10F" w14:textId="77777777" w:rsidR="003843EA" w:rsidRDefault="00A21561">
      <w:pPr>
        <w:rPr>
          <w:szCs w:val="21"/>
        </w:rPr>
      </w:pPr>
      <w:r>
        <w:rPr>
          <w:szCs w:val="21"/>
        </w:rPr>
        <w:tab/>
        <w:t>PRN_HZ_FONT_24x48B ,</w:t>
      </w:r>
    </w:p>
    <w:p w14:paraId="2BF22E6C" w14:textId="77777777" w:rsidR="003843EA" w:rsidRDefault="00A21561">
      <w:pPr>
        <w:rPr>
          <w:szCs w:val="21"/>
        </w:rPr>
      </w:pPr>
      <w:r>
        <w:rPr>
          <w:szCs w:val="21"/>
        </w:rPr>
        <w:tab/>
        <w:t>PRN_HZ_FONT_24x48C ,</w:t>
      </w:r>
    </w:p>
    <w:p w14:paraId="04EBB423" w14:textId="77777777" w:rsidR="003843EA" w:rsidRDefault="00A21561">
      <w:pPr>
        <w:rPr>
          <w:szCs w:val="21"/>
        </w:rPr>
      </w:pPr>
      <w:r>
        <w:rPr>
          <w:szCs w:val="21"/>
        </w:rPr>
        <w:tab/>
        <w:t>PRN_HZ_FONT_48x48A ,</w:t>
      </w:r>
    </w:p>
    <w:p w14:paraId="616A6074" w14:textId="77777777" w:rsidR="003843EA" w:rsidRDefault="00A21561">
      <w:pPr>
        <w:rPr>
          <w:szCs w:val="21"/>
        </w:rPr>
      </w:pPr>
      <w:r>
        <w:rPr>
          <w:szCs w:val="21"/>
        </w:rPr>
        <w:tab/>
        <w:t>PRN_HZ_FONT_48x48B ,</w:t>
      </w:r>
    </w:p>
    <w:p w14:paraId="490335C1" w14:textId="77777777" w:rsidR="003843EA" w:rsidRDefault="00A21561">
      <w:pPr>
        <w:rPr>
          <w:szCs w:val="21"/>
        </w:rPr>
      </w:pPr>
      <w:r>
        <w:rPr>
          <w:szCs w:val="21"/>
        </w:rPr>
        <w:tab/>
        <w:t>PRN_HZ_FONT_48x48C ,</w:t>
      </w:r>
    </w:p>
    <w:p w14:paraId="1B32115F" w14:textId="77777777" w:rsidR="003843EA" w:rsidRDefault="00A21561">
      <w:pPr>
        <w:rPr>
          <w:szCs w:val="21"/>
        </w:rPr>
      </w:pPr>
      <w:r>
        <w:rPr>
          <w:szCs w:val="21"/>
        </w:rPr>
        <w:t>}EM_PRN_HZ_FONT;</w:t>
      </w:r>
    </w:p>
    <w:p w14:paraId="6AD11E55" w14:textId="77777777" w:rsidR="003843EA" w:rsidRDefault="00A21561">
      <w:pPr>
        <w:rPr>
          <w:szCs w:val="21"/>
        </w:rPr>
      </w:pPr>
      <w:r>
        <w:rPr>
          <w:rFonts w:hint="eastAsia"/>
          <w:szCs w:val="21"/>
        </w:rPr>
        <w:t xml:space="preserve">// </w:t>
      </w:r>
      <w:r>
        <w:rPr>
          <w:rFonts w:hint="eastAsia"/>
          <w:szCs w:val="21"/>
        </w:rPr>
        <w:t>英文字体枚举值</w:t>
      </w:r>
    </w:p>
    <w:p w14:paraId="7385A540" w14:textId="77777777" w:rsidR="003843EA" w:rsidRDefault="00A21561">
      <w:pPr>
        <w:rPr>
          <w:szCs w:val="21"/>
        </w:rPr>
      </w:pPr>
      <w:r>
        <w:rPr>
          <w:szCs w:val="21"/>
        </w:rPr>
        <w:t xml:space="preserve">typedef </w:t>
      </w:r>
      <w:proofErr w:type="spellStart"/>
      <w:r>
        <w:rPr>
          <w:szCs w:val="21"/>
        </w:rPr>
        <w:t>enum</w:t>
      </w:r>
      <w:proofErr w:type="spellEnd"/>
      <w:r>
        <w:rPr>
          <w:szCs w:val="21"/>
        </w:rPr>
        <w:t xml:space="preserve"> {</w:t>
      </w:r>
    </w:p>
    <w:p w14:paraId="69218A8C" w14:textId="77777777" w:rsidR="003843EA" w:rsidRDefault="00A21561">
      <w:pPr>
        <w:rPr>
          <w:szCs w:val="21"/>
        </w:rPr>
      </w:pPr>
      <w:r>
        <w:rPr>
          <w:szCs w:val="21"/>
        </w:rPr>
        <w:tab/>
        <w:t>PRN_ZM_FONT_8x16 = 1,</w:t>
      </w:r>
    </w:p>
    <w:p w14:paraId="46CD1844" w14:textId="77777777" w:rsidR="003843EA" w:rsidRDefault="00A21561">
      <w:pPr>
        <w:rPr>
          <w:szCs w:val="21"/>
        </w:rPr>
      </w:pPr>
      <w:r>
        <w:rPr>
          <w:szCs w:val="21"/>
        </w:rPr>
        <w:tab/>
        <w:t>PRN_ZM_FONT_16x16 ,</w:t>
      </w:r>
    </w:p>
    <w:p w14:paraId="4528C8C3" w14:textId="77777777" w:rsidR="003843EA" w:rsidRDefault="00A21561">
      <w:pPr>
        <w:rPr>
          <w:szCs w:val="21"/>
        </w:rPr>
      </w:pPr>
      <w:r>
        <w:rPr>
          <w:szCs w:val="21"/>
        </w:rPr>
        <w:tab/>
        <w:t>PRN_ZM_FONT_16x32 ,</w:t>
      </w:r>
    </w:p>
    <w:p w14:paraId="48AAB56F" w14:textId="77777777" w:rsidR="003843EA" w:rsidRDefault="00A21561">
      <w:pPr>
        <w:rPr>
          <w:szCs w:val="21"/>
        </w:rPr>
      </w:pPr>
      <w:r>
        <w:rPr>
          <w:szCs w:val="21"/>
        </w:rPr>
        <w:tab/>
        <w:t>PRN_ZM_FONT_24x32 ,</w:t>
      </w:r>
    </w:p>
    <w:p w14:paraId="57FF3FEF" w14:textId="77777777" w:rsidR="003843EA" w:rsidRDefault="00A21561">
      <w:pPr>
        <w:rPr>
          <w:szCs w:val="21"/>
        </w:rPr>
      </w:pPr>
      <w:r>
        <w:rPr>
          <w:szCs w:val="21"/>
        </w:rPr>
        <w:tab/>
        <w:t>PRN_ZM_FONT_6x8 ,</w:t>
      </w:r>
    </w:p>
    <w:p w14:paraId="7644A124" w14:textId="77777777" w:rsidR="003843EA" w:rsidRDefault="00A21561">
      <w:pPr>
        <w:rPr>
          <w:szCs w:val="21"/>
        </w:rPr>
      </w:pPr>
      <w:r>
        <w:rPr>
          <w:szCs w:val="21"/>
        </w:rPr>
        <w:tab/>
        <w:t>PRN_ZM_FONT_8x8 ,</w:t>
      </w:r>
    </w:p>
    <w:p w14:paraId="41E6E2CE" w14:textId="77777777" w:rsidR="003843EA" w:rsidRDefault="00A21561">
      <w:pPr>
        <w:rPr>
          <w:szCs w:val="21"/>
        </w:rPr>
      </w:pPr>
      <w:r>
        <w:rPr>
          <w:szCs w:val="21"/>
        </w:rPr>
        <w:tab/>
        <w:t>PRN_ZM_FONT_5x7 ,</w:t>
      </w:r>
    </w:p>
    <w:p w14:paraId="5197D512" w14:textId="77777777" w:rsidR="003843EA" w:rsidRDefault="00A21561">
      <w:pPr>
        <w:rPr>
          <w:szCs w:val="21"/>
        </w:rPr>
      </w:pPr>
      <w:r>
        <w:rPr>
          <w:szCs w:val="21"/>
        </w:rPr>
        <w:tab/>
        <w:t>PRN_ZM_FONT_5x16 ,</w:t>
      </w:r>
    </w:p>
    <w:p w14:paraId="48D60461" w14:textId="77777777" w:rsidR="003843EA" w:rsidRDefault="00A21561">
      <w:pPr>
        <w:rPr>
          <w:szCs w:val="21"/>
        </w:rPr>
      </w:pPr>
      <w:r>
        <w:rPr>
          <w:szCs w:val="21"/>
        </w:rPr>
        <w:tab/>
        <w:t>PRN_ZM_FONT_10x16 ,</w:t>
      </w:r>
    </w:p>
    <w:p w14:paraId="5572EC35" w14:textId="77777777" w:rsidR="003843EA" w:rsidRDefault="00A21561">
      <w:pPr>
        <w:rPr>
          <w:szCs w:val="21"/>
        </w:rPr>
      </w:pPr>
      <w:r>
        <w:rPr>
          <w:szCs w:val="21"/>
        </w:rPr>
        <w:tab/>
        <w:t>PRN_ZM_FONT_10x8 ,</w:t>
      </w:r>
    </w:p>
    <w:p w14:paraId="34DC8778" w14:textId="77777777" w:rsidR="003843EA" w:rsidRDefault="00A21561">
      <w:pPr>
        <w:rPr>
          <w:szCs w:val="21"/>
        </w:rPr>
      </w:pPr>
      <w:r>
        <w:rPr>
          <w:rFonts w:hint="eastAsia"/>
          <w:szCs w:val="21"/>
        </w:rPr>
        <w:tab/>
        <w:t>PRN_ZM_FONT_12x16A ,       /**&lt;</w:t>
      </w:r>
      <w:proofErr w:type="spellStart"/>
      <w:r>
        <w:rPr>
          <w:rFonts w:hint="eastAsia"/>
          <w:szCs w:val="21"/>
        </w:rPr>
        <w:t>MSGothic</w:t>
      </w:r>
      <w:proofErr w:type="spellEnd"/>
      <w:r>
        <w:rPr>
          <w:rFonts w:hint="eastAsia"/>
          <w:szCs w:val="21"/>
        </w:rPr>
        <w:t>粗体</w:t>
      </w:r>
      <w:r>
        <w:rPr>
          <w:rFonts w:hint="eastAsia"/>
          <w:szCs w:val="21"/>
        </w:rPr>
        <w:t>12x16</w:t>
      </w:r>
      <w:r>
        <w:rPr>
          <w:rFonts w:hint="eastAsia"/>
          <w:szCs w:val="21"/>
        </w:rPr>
        <w:t>点阵</w:t>
      </w:r>
      <w:r>
        <w:rPr>
          <w:rFonts w:hint="eastAsia"/>
          <w:szCs w:val="21"/>
        </w:rPr>
        <w:t>*/</w:t>
      </w:r>
    </w:p>
    <w:p w14:paraId="0B45D4BF" w14:textId="77777777" w:rsidR="003843EA" w:rsidRDefault="00A21561">
      <w:pPr>
        <w:rPr>
          <w:szCs w:val="21"/>
        </w:rPr>
      </w:pPr>
      <w:r>
        <w:rPr>
          <w:rFonts w:hint="eastAsia"/>
          <w:szCs w:val="21"/>
        </w:rPr>
        <w:tab/>
        <w:t>PRN_ZM_FONT_12x24A ,</w:t>
      </w:r>
      <w:r>
        <w:rPr>
          <w:rFonts w:hint="eastAsia"/>
          <w:szCs w:val="21"/>
        </w:rPr>
        <w:tab/>
      </w:r>
      <w:r>
        <w:rPr>
          <w:rFonts w:hint="eastAsia"/>
          <w:szCs w:val="21"/>
        </w:rPr>
        <w:tab/>
      </w:r>
      <w:r>
        <w:rPr>
          <w:rFonts w:hint="eastAsia"/>
          <w:szCs w:val="21"/>
        </w:rPr>
        <w:tab/>
      </w:r>
      <w:r>
        <w:rPr>
          <w:rFonts w:hint="eastAsia"/>
          <w:szCs w:val="21"/>
        </w:rPr>
        <w:tab/>
        <w:t>/**&lt;</w:t>
      </w:r>
      <w:proofErr w:type="spellStart"/>
      <w:r>
        <w:rPr>
          <w:rFonts w:hint="eastAsia"/>
          <w:szCs w:val="21"/>
        </w:rPr>
        <w:t>Gulimche</w:t>
      </w:r>
      <w:proofErr w:type="spellEnd"/>
      <w:r>
        <w:rPr>
          <w:rFonts w:hint="eastAsia"/>
          <w:szCs w:val="21"/>
        </w:rPr>
        <w:t>字体</w:t>
      </w:r>
      <w:r>
        <w:rPr>
          <w:rFonts w:hint="eastAsia"/>
          <w:szCs w:val="21"/>
        </w:rPr>
        <w:t>12x24</w:t>
      </w:r>
      <w:r>
        <w:rPr>
          <w:rFonts w:hint="eastAsia"/>
          <w:szCs w:val="21"/>
        </w:rPr>
        <w:t>点阵</w:t>
      </w:r>
      <w:r>
        <w:rPr>
          <w:rFonts w:hint="eastAsia"/>
          <w:szCs w:val="21"/>
        </w:rPr>
        <w:t>*/</w:t>
      </w:r>
    </w:p>
    <w:p w14:paraId="10FF682D" w14:textId="77777777" w:rsidR="003843EA" w:rsidRDefault="00A21561">
      <w:pPr>
        <w:rPr>
          <w:szCs w:val="21"/>
        </w:rPr>
      </w:pPr>
      <w:r>
        <w:rPr>
          <w:rFonts w:hint="eastAsia"/>
          <w:szCs w:val="21"/>
        </w:rPr>
        <w:tab/>
        <w:t>PRN_ZM_FONT_16x32A ,</w:t>
      </w:r>
      <w:r>
        <w:rPr>
          <w:rFonts w:hint="eastAsia"/>
          <w:szCs w:val="21"/>
        </w:rPr>
        <w:tab/>
      </w:r>
      <w:r>
        <w:rPr>
          <w:rFonts w:hint="eastAsia"/>
          <w:szCs w:val="21"/>
        </w:rPr>
        <w:tab/>
      </w:r>
      <w:r>
        <w:rPr>
          <w:rFonts w:hint="eastAsia"/>
          <w:szCs w:val="21"/>
        </w:rPr>
        <w:tab/>
      </w:r>
      <w:r>
        <w:rPr>
          <w:rFonts w:hint="eastAsia"/>
          <w:szCs w:val="21"/>
        </w:rPr>
        <w:tab/>
        <w:t>/**&lt;</w:t>
      </w:r>
      <w:proofErr w:type="spellStart"/>
      <w:r>
        <w:rPr>
          <w:rFonts w:hint="eastAsia"/>
          <w:szCs w:val="21"/>
        </w:rPr>
        <w:t>MSGothic</w:t>
      </w:r>
      <w:proofErr w:type="spellEnd"/>
      <w:r>
        <w:rPr>
          <w:rFonts w:hint="eastAsia"/>
          <w:szCs w:val="21"/>
        </w:rPr>
        <w:t>粗体</w:t>
      </w:r>
      <w:r>
        <w:rPr>
          <w:rFonts w:hint="eastAsia"/>
          <w:szCs w:val="21"/>
        </w:rPr>
        <w:t>16x32</w:t>
      </w:r>
      <w:r>
        <w:rPr>
          <w:rFonts w:hint="eastAsia"/>
          <w:szCs w:val="21"/>
        </w:rPr>
        <w:t>点阵</w:t>
      </w:r>
      <w:r>
        <w:rPr>
          <w:rFonts w:hint="eastAsia"/>
          <w:szCs w:val="21"/>
        </w:rPr>
        <w:t>*/</w:t>
      </w:r>
    </w:p>
    <w:p w14:paraId="314C3015" w14:textId="77777777" w:rsidR="003843EA" w:rsidRDefault="00A21561">
      <w:pPr>
        <w:rPr>
          <w:szCs w:val="21"/>
        </w:rPr>
      </w:pPr>
      <w:r>
        <w:rPr>
          <w:rFonts w:hint="eastAsia"/>
          <w:szCs w:val="21"/>
        </w:rPr>
        <w:tab/>
        <w:t>PRN_ZM_FONT_12x16B ,</w:t>
      </w:r>
      <w:r>
        <w:rPr>
          <w:rFonts w:hint="eastAsia"/>
          <w:szCs w:val="21"/>
        </w:rPr>
        <w:tab/>
      </w:r>
      <w:r>
        <w:rPr>
          <w:rFonts w:hint="eastAsia"/>
          <w:szCs w:val="21"/>
        </w:rPr>
        <w:tab/>
      </w:r>
      <w:r>
        <w:rPr>
          <w:rFonts w:hint="eastAsia"/>
          <w:szCs w:val="21"/>
        </w:rPr>
        <w:tab/>
      </w:r>
      <w:r>
        <w:rPr>
          <w:rFonts w:hint="eastAsia"/>
          <w:szCs w:val="21"/>
        </w:rPr>
        <w:tab/>
        <w:t>/**&lt;</w:t>
      </w:r>
      <w:proofErr w:type="spellStart"/>
      <w:r>
        <w:rPr>
          <w:rFonts w:hint="eastAsia"/>
          <w:szCs w:val="21"/>
        </w:rPr>
        <w:t>MSGothic</w:t>
      </w:r>
      <w:proofErr w:type="spellEnd"/>
      <w:r>
        <w:rPr>
          <w:rFonts w:hint="eastAsia"/>
          <w:szCs w:val="21"/>
        </w:rPr>
        <w:t>粗体</w:t>
      </w:r>
      <w:r>
        <w:rPr>
          <w:rFonts w:hint="eastAsia"/>
          <w:szCs w:val="21"/>
        </w:rPr>
        <w:t>12x16</w:t>
      </w:r>
      <w:r>
        <w:rPr>
          <w:rFonts w:hint="eastAsia"/>
          <w:szCs w:val="21"/>
        </w:rPr>
        <w:t>点阵</w:t>
      </w:r>
      <w:r>
        <w:rPr>
          <w:rFonts w:hint="eastAsia"/>
          <w:szCs w:val="21"/>
        </w:rPr>
        <w:t>*/</w:t>
      </w:r>
    </w:p>
    <w:p w14:paraId="52DD7623" w14:textId="77777777" w:rsidR="003843EA" w:rsidRDefault="00A21561">
      <w:pPr>
        <w:rPr>
          <w:szCs w:val="21"/>
        </w:rPr>
      </w:pPr>
      <w:r>
        <w:rPr>
          <w:rFonts w:hint="eastAsia"/>
          <w:szCs w:val="21"/>
        </w:rPr>
        <w:tab/>
        <w:t>PRN_ZM_FONT_12x24B ,</w:t>
      </w:r>
      <w:r>
        <w:rPr>
          <w:rFonts w:hint="eastAsia"/>
          <w:szCs w:val="21"/>
        </w:rPr>
        <w:tab/>
      </w:r>
      <w:r>
        <w:rPr>
          <w:rFonts w:hint="eastAsia"/>
          <w:szCs w:val="21"/>
        </w:rPr>
        <w:tab/>
      </w:r>
      <w:r>
        <w:rPr>
          <w:rFonts w:hint="eastAsia"/>
          <w:szCs w:val="21"/>
        </w:rPr>
        <w:tab/>
      </w:r>
      <w:r>
        <w:rPr>
          <w:rFonts w:hint="eastAsia"/>
          <w:szCs w:val="21"/>
        </w:rPr>
        <w:tab/>
        <w:t>/**&lt;</w:t>
      </w:r>
      <w:proofErr w:type="spellStart"/>
      <w:r>
        <w:rPr>
          <w:rFonts w:hint="eastAsia"/>
          <w:szCs w:val="21"/>
        </w:rPr>
        <w:t>MSGothic</w:t>
      </w:r>
      <w:proofErr w:type="spellEnd"/>
      <w:r>
        <w:rPr>
          <w:rFonts w:hint="eastAsia"/>
          <w:szCs w:val="21"/>
        </w:rPr>
        <w:t>粗体</w:t>
      </w:r>
      <w:r>
        <w:rPr>
          <w:rFonts w:hint="eastAsia"/>
          <w:szCs w:val="21"/>
        </w:rPr>
        <w:t>12x24</w:t>
      </w:r>
      <w:r>
        <w:rPr>
          <w:rFonts w:hint="eastAsia"/>
          <w:szCs w:val="21"/>
        </w:rPr>
        <w:t>点阵</w:t>
      </w:r>
      <w:r>
        <w:rPr>
          <w:rFonts w:hint="eastAsia"/>
          <w:szCs w:val="21"/>
        </w:rPr>
        <w:t>*/</w:t>
      </w:r>
    </w:p>
    <w:p w14:paraId="1509F4C2" w14:textId="77777777" w:rsidR="003843EA" w:rsidRDefault="00A21561">
      <w:pPr>
        <w:rPr>
          <w:szCs w:val="21"/>
        </w:rPr>
      </w:pPr>
      <w:r>
        <w:rPr>
          <w:rFonts w:hint="eastAsia"/>
          <w:szCs w:val="21"/>
        </w:rPr>
        <w:tab/>
        <w:t>PRN_ZM_FONT_16x32B ,</w:t>
      </w:r>
      <w:r>
        <w:rPr>
          <w:rFonts w:hint="eastAsia"/>
          <w:szCs w:val="21"/>
        </w:rPr>
        <w:tab/>
      </w:r>
      <w:r>
        <w:rPr>
          <w:rFonts w:hint="eastAsia"/>
          <w:szCs w:val="21"/>
        </w:rPr>
        <w:tab/>
      </w:r>
      <w:r>
        <w:rPr>
          <w:rFonts w:hint="eastAsia"/>
          <w:szCs w:val="21"/>
        </w:rPr>
        <w:tab/>
      </w:r>
      <w:r>
        <w:rPr>
          <w:rFonts w:hint="eastAsia"/>
          <w:szCs w:val="21"/>
        </w:rPr>
        <w:tab/>
        <w:t>/**&lt;</w:t>
      </w:r>
      <w:proofErr w:type="spellStart"/>
      <w:r>
        <w:rPr>
          <w:rFonts w:hint="eastAsia"/>
          <w:szCs w:val="21"/>
        </w:rPr>
        <w:t>MSGothic</w:t>
      </w:r>
      <w:proofErr w:type="spellEnd"/>
      <w:r>
        <w:rPr>
          <w:rFonts w:hint="eastAsia"/>
          <w:szCs w:val="21"/>
        </w:rPr>
        <w:t>粗体</w:t>
      </w:r>
      <w:r>
        <w:rPr>
          <w:rFonts w:hint="eastAsia"/>
          <w:szCs w:val="21"/>
        </w:rPr>
        <w:t>16x32</w:t>
      </w:r>
      <w:r>
        <w:rPr>
          <w:rFonts w:hint="eastAsia"/>
          <w:szCs w:val="21"/>
        </w:rPr>
        <w:t>点阵</w:t>
      </w:r>
      <w:r>
        <w:rPr>
          <w:rFonts w:hint="eastAsia"/>
          <w:szCs w:val="21"/>
        </w:rPr>
        <w:t>*/</w:t>
      </w:r>
    </w:p>
    <w:p w14:paraId="39FF7A5D" w14:textId="77777777" w:rsidR="003843EA" w:rsidRDefault="00A21561">
      <w:pPr>
        <w:rPr>
          <w:szCs w:val="21"/>
        </w:rPr>
      </w:pPr>
      <w:r>
        <w:rPr>
          <w:rFonts w:hint="eastAsia"/>
          <w:szCs w:val="21"/>
        </w:rPr>
        <w:tab/>
        <w:t>PRN_ZM_FONT_12x16C ,</w:t>
      </w:r>
      <w:r>
        <w:rPr>
          <w:rFonts w:hint="eastAsia"/>
          <w:szCs w:val="21"/>
        </w:rPr>
        <w:tab/>
      </w:r>
      <w:r>
        <w:rPr>
          <w:rFonts w:hint="eastAsia"/>
          <w:szCs w:val="21"/>
        </w:rPr>
        <w:tab/>
      </w:r>
      <w:r>
        <w:rPr>
          <w:rFonts w:hint="eastAsia"/>
          <w:szCs w:val="21"/>
        </w:rPr>
        <w:tab/>
      </w:r>
      <w:r>
        <w:rPr>
          <w:rFonts w:hint="eastAsia"/>
          <w:szCs w:val="21"/>
        </w:rPr>
        <w:tab/>
        <w:t>/**&lt;</w:t>
      </w:r>
      <w:r>
        <w:rPr>
          <w:rFonts w:hint="eastAsia"/>
          <w:szCs w:val="21"/>
        </w:rPr>
        <w:t>楷体粗体</w:t>
      </w:r>
      <w:r>
        <w:rPr>
          <w:rFonts w:hint="eastAsia"/>
          <w:szCs w:val="21"/>
        </w:rPr>
        <w:t>12x16</w:t>
      </w:r>
      <w:r>
        <w:rPr>
          <w:rFonts w:hint="eastAsia"/>
          <w:szCs w:val="21"/>
        </w:rPr>
        <w:t>点阵</w:t>
      </w:r>
      <w:r>
        <w:rPr>
          <w:rFonts w:hint="eastAsia"/>
          <w:szCs w:val="21"/>
        </w:rPr>
        <w:t>*/</w:t>
      </w:r>
    </w:p>
    <w:p w14:paraId="19060AFE" w14:textId="77777777" w:rsidR="003843EA" w:rsidRDefault="00A21561">
      <w:pPr>
        <w:rPr>
          <w:szCs w:val="21"/>
        </w:rPr>
      </w:pPr>
      <w:r>
        <w:rPr>
          <w:rFonts w:hint="eastAsia"/>
          <w:szCs w:val="21"/>
        </w:rPr>
        <w:tab/>
        <w:t>PRN_ZM_FONT_12x24C ,</w:t>
      </w:r>
      <w:r>
        <w:rPr>
          <w:rFonts w:hint="eastAsia"/>
          <w:szCs w:val="21"/>
        </w:rPr>
        <w:tab/>
      </w:r>
      <w:r>
        <w:rPr>
          <w:rFonts w:hint="eastAsia"/>
          <w:szCs w:val="21"/>
        </w:rPr>
        <w:tab/>
      </w:r>
      <w:r>
        <w:rPr>
          <w:rFonts w:hint="eastAsia"/>
          <w:szCs w:val="21"/>
        </w:rPr>
        <w:tab/>
      </w:r>
      <w:r>
        <w:rPr>
          <w:rFonts w:hint="eastAsia"/>
          <w:szCs w:val="21"/>
        </w:rPr>
        <w:tab/>
        <w:t>/**&lt;</w:t>
      </w:r>
      <w:r>
        <w:rPr>
          <w:rFonts w:hint="eastAsia"/>
          <w:szCs w:val="21"/>
        </w:rPr>
        <w:t>楷体粗体</w:t>
      </w:r>
      <w:r>
        <w:rPr>
          <w:rFonts w:hint="eastAsia"/>
          <w:szCs w:val="21"/>
        </w:rPr>
        <w:t>12x24</w:t>
      </w:r>
      <w:r>
        <w:rPr>
          <w:rFonts w:hint="eastAsia"/>
          <w:szCs w:val="21"/>
        </w:rPr>
        <w:t>点阵</w:t>
      </w:r>
      <w:r>
        <w:rPr>
          <w:rFonts w:hint="eastAsia"/>
          <w:szCs w:val="21"/>
        </w:rPr>
        <w:t>*/</w:t>
      </w:r>
    </w:p>
    <w:p w14:paraId="17E07783" w14:textId="77777777" w:rsidR="003843EA" w:rsidRDefault="00A21561">
      <w:pPr>
        <w:rPr>
          <w:szCs w:val="21"/>
        </w:rPr>
      </w:pPr>
      <w:r>
        <w:rPr>
          <w:rFonts w:hint="eastAsia"/>
          <w:szCs w:val="21"/>
        </w:rPr>
        <w:tab/>
        <w:t>PRN_ZM_FONT_16x32C ,</w:t>
      </w:r>
      <w:r>
        <w:rPr>
          <w:rFonts w:hint="eastAsia"/>
          <w:szCs w:val="21"/>
        </w:rPr>
        <w:tab/>
      </w:r>
      <w:r>
        <w:rPr>
          <w:rFonts w:hint="eastAsia"/>
          <w:szCs w:val="21"/>
        </w:rPr>
        <w:tab/>
      </w:r>
      <w:r>
        <w:rPr>
          <w:rFonts w:hint="eastAsia"/>
          <w:szCs w:val="21"/>
        </w:rPr>
        <w:tab/>
      </w:r>
      <w:r>
        <w:rPr>
          <w:rFonts w:hint="eastAsia"/>
          <w:szCs w:val="21"/>
        </w:rPr>
        <w:tab/>
        <w:t>/**&lt;</w:t>
      </w:r>
      <w:r>
        <w:rPr>
          <w:rFonts w:hint="eastAsia"/>
          <w:szCs w:val="21"/>
        </w:rPr>
        <w:t>楷体粗体</w:t>
      </w:r>
      <w:r>
        <w:rPr>
          <w:rFonts w:hint="eastAsia"/>
          <w:szCs w:val="21"/>
        </w:rPr>
        <w:t>16x32</w:t>
      </w:r>
      <w:r>
        <w:rPr>
          <w:rFonts w:hint="eastAsia"/>
          <w:szCs w:val="21"/>
        </w:rPr>
        <w:t>点阵</w:t>
      </w:r>
      <w:r>
        <w:rPr>
          <w:rFonts w:hint="eastAsia"/>
          <w:szCs w:val="21"/>
        </w:rPr>
        <w:t>*/</w:t>
      </w:r>
    </w:p>
    <w:p w14:paraId="195589C6" w14:textId="77777777" w:rsidR="003843EA" w:rsidRDefault="00A21561">
      <w:pPr>
        <w:rPr>
          <w:szCs w:val="21"/>
        </w:rPr>
      </w:pPr>
      <w:r>
        <w:rPr>
          <w:szCs w:val="21"/>
        </w:rPr>
        <w:tab/>
        <w:t>PRN_ZM_FONT_24x24A ,</w:t>
      </w:r>
    </w:p>
    <w:p w14:paraId="019338B7" w14:textId="77777777" w:rsidR="003843EA" w:rsidRDefault="00A21561">
      <w:pPr>
        <w:rPr>
          <w:szCs w:val="21"/>
        </w:rPr>
      </w:pPr>
      <w:r>
        <w:rPr>
          <w:szCs w:val="21"/>
        </w:rPr>
        <w:tab/>
        <w:t>PRN_ZM_FONT_32x32A ,</w:t>
      </w:r>
    </w:p>
    <w:p w14:paraId="07F37869" w14:textId="77777777" w:rsidR="003843EA" w:rsidRDefault="00A21561">
      <w:pPr>
        <w:rPr>
          <w:szCs w:val="21"/>
        </w:rPr>
      </w:pPr>
      <w:r>
        <w:rPr>
          <w:szCs w:val="21"/>
        </w:rPr>
        <w:tab/>
        <w:t>PRN_ZM_FONT_24x24B ,</w:t>
      </w:r>
    </w:p>
    <w:p w14:paraId="225F02E7" w14:textId="77777777" w:rsidR="003843EA" w:rsidRDefault="00A21561">
      <w:pPr>
        <w:rPr>
          <w:szCs w:val="21"/>
        </w:rPr>
      </w:pPr>
      <w:r>
        <w:rPr>
          <w:szCs w:val="21"/>
        </w:rPr>
        <w:tab/>
        <w:t>PRN_ZM_FONT_32x32B ,</w:t>
      </w:r>
    </w:p>
    <w:p w14:paraId="31FF2415" w14:textId="77777777" w:rsidR="003843EA" w:rsidRDefault="00A21561">
      <w:pPr>
        <w:rPr>
          <w:szCs w:val="21"/>
        </w:rPr>
      </w:pPr>
      <w:r>
        <w:rPr>
          <w:szCs w:val="21"/>
        </w:rPr>
        <w:tab/>
        <w:t>PRN_ZM_FONT_24x24C ,</w:t>
      </w:r>
    </w:p>
    <w:p w14:paraId="241818C1" w14:textId="77777777" w:rsidR="003843EA" w:rsidRDefault="00A21561">
      <w:pPr>
        <w:rPr>
          <w:szCs w:val="21"/>
        </w:rPr>
      </w:pPr>
      <w:r>
        <w:rPr>
          <w:szCs w:val="21"/>
        </w:rPr>
        <w:tab/>
        <w:t>PRN_ZM_FONT_32x32C ,</w:t>
      </w:r>
    </w:p>
    <w:p w14:paraId="4B7A5B26" w14:textId="77777777" w:rsidR="003843EA" w:rsidRDefault="00A21561">
      <w:pPr>
        <w:rPr>
          <w:szCs w:val="21"/>
        </w:rPr>
      </w:pPr>
      <w:r>
        <w:rPr>
          <w:szCs w:val="21"/>
        </w:rPr>
        <w:tab/>
        <w:t>PRN_ZM_FONT_12x12 ,</w:t>
      </w:r>
    </w:p>
    <w:p w14:paraId="30079763" w14:textId="77777777" w:rsidR="003843EA" w:rsidRDefault="00A21561">
      <w:pPr>
        <w:rPr>
          <w:szCs w:val="21"/>
        </w:rPr>
      </w:pPr>
      <w:r>
        <w:rPr>
          <w:szCs w:val="21"/>
        </w:rPr>
        <w:tab/>
        <w:t>PRN_ZM_FONT_12x12A ,</w:t>
      </w:r>
    </w:p>
    <w:p w14:paraId="2E477334" w14:textId="77777777" w:rsidR="003843EA" w:rsidRDefault="00A21561">
      <w:pPr>
        <w:rPr>
          <w:szCs w:val="21"/>
        </w:rPr>
      </w:pPr>
      <w:r>
        <w:rPr>
          <w:szCs w:val="21"/>
        </w:rPr>
        <w:tab/>
        <w:t>PRN_ZM_FONT_12x12B ,</w:t>
      </w:r>
    </w:p>
    <w:p w14:paraId="061B5B40" w14:textId="77777777" w:rsidR="003843EA" w:rsidRDefault="00A21561">
      <w:pPr>
        <w:rPr>
          <w:szCs w:val="21"/>
        </w:rPr>
      </w:pPr>
      <w:r>
        <w:rPr>
          <w:szCs w:val="21"/>
        </w:rPr>
        <w:tab/>
        <w:t>PRN_ZM_FONT_12x12C ,</w:t>
      </w:r>
    </w:p>
    <w:p w14:paraId="6288530E" w14:textId="77777777" w:rsidR="003843EA" w:rsidRDefault="00A21561">
      <w:pPr>
        <w:rPr>
          <w:szCs w:val="21"/>
        </w:rPr>
      </w:pPr>
      <w:r>
        <w:rPr>
          <w:szCs w:val="21"/>
        </w:rPr>
        <w:tab/>
        <w:t>PRN_ZM_FONT_8x12 ,</w:t>
      </w:r>
    </w:p>
    <w:p w14:paraId="22E731C1" w14:textId="77777777" w:rsidR="003843EA" w:rsidRDefault="00A21561">
      <w:pPr>
        <w:rPr>
          <w:szCs w:val="21"/>
        </w:rPr>
      </w:pPr>
      <w:r>
        <w:rPr>
          <w:szCs w:val="21"/>
        </w:rPr>
        <w:tab/>
        <w:t>PRN_ZM_FONT_8x24,</w:t>
      </w:r>
    </w:p>
    <w:p w14:paraId="1A6C81A6" w14:textId="77777777" w:rsidR="003843EA" w:rsidRDefault="00A21561">
      <w:pPr>
        <w:rPr>
          <w:szCs w:val="21"/>
        </w:rPr>
      </w:pPr>
      <w:r>
        <w:rPr>
          <w:szCs w:val="21"/>
        </w:rPr>
        <w:tab/>
        <w:t>PRN_ZM_FONT_8x32,</w:t>
      </w:r>
    </w:p>
    <w:p w14:paraId="4FB66A30" w14:textId="77777777" w:rsidR="003843EA" w:rsidRDefault="00A21561">
      <w:pPr>
        <w:rPr>
          <w:szCs w:val="21"/>
        </w:rPr>
      </w:pPr>
      <w:r>
        <w:rPr>
          <w:szCs w:val="21"/>
        </w:rPr>
        <w:tab/>
        <w:t>PRN_ZM_FONT_12x32A,</w:t>
      </w:r>
    </w:p>
    <w:p w14:paraId="241485B6" w14:textId="77777777" w:rsidR="003843EA" w:rsidRDefault="00A21561">
      <w:pPr>
        <w:rPr>
          <w:szCs w:val="21"/>
        </w:rPr>
      </w:pPr>
      <w:r>
        <w:rPr>
          <w:szCs w:val="21"/>
        </w:rPr>
        <w:lastRenderedPageBreak/>
        <w:tab/>
        <w:t>PRN_ZM_FONT_12x32B,</w:t>
      </w:r>
    </w:p>
    <w:p w14:paraId="425A5B87" w14:textId="77777777" w:rsidR="003843EA" w:rsidRDefault="00A21561">
      <w:pPr>
        <w:rPr>
          <w:szCs w:val="21"/>
        </w:rPr>
      </w:pPr>
      <w:r>
        <w:rPr>
          <w:szCs w:val="21"/>
        </w:rPr>
        <w:tab/>
        <w:t>PRN_ZM_FONT_12x32C,</w:t>
      </w:r>
    </w:p>
    <w:p w14:paraId="1F761DAA" w14:textId="77777777" w:rsidR="003843EA" w:rsidRDefault="00A21561">
      <w:pPr>
        <w:rPr>
          <w:szCs w:val="21"/>
        </w:rPr>
      </w:pPr>
      <w:r>
        <w:rPr>
          <w:rFonts w:hint="eastAsia"/>
          <w:szCs w:val="21"/>
        </w:rPr>
        <w:tab/>
        <w:t>PRN_ZM_FONT_8x16BL,</w:t>
      </w:r>
      <w:r>
        <w:rPr>
          <w:rFonts w:hint="eastAsia"/>
          <w:szCs w:val="21"/>
        </w:rPr>
        <w:tab/>
      </w:r>
      <w:r>
        <w:rPr>
          <w:rFonts w:hint="eastAsia"/>
          <w:szCs w:val="21"/>
        </w:rPr>
        <w:tab/>
        <w:t>/*8x16</w:t>
      </w:r>
      <w:r>
        <w:rPr>
          <w:rFonts w:hint="eastAsia"/>
          <w:szCs w:val="21"/>
        </w:rPr>
        <w:t>粗体</w:t>
      </w:r>
      <w:r>
        <w:rPr>
          <w:rFonts w:hint="eastAsia"/>
          <w:szCs w:val="21"/>
        </w:rPr>
        <w:t>,</w:t>
      </w:r>
      <w:r>
        <w:rPr>
          <w:rFonts w:hint="eastAsia"/>
          <w:szCs w:val="21"/>
        </w:rPr>
        <w:t>枚举值</w:t>
      </w:r>
      <w:r>
        <w:rPr>
          <w:rFonts w:hint="eastAsia"/>
          <w:szCs w:val="21"/>
        </w:rPr>
        <w:t>36*/</w:t>
      </w:r>
    </w:p>
    <w:p w14:paraId="115CD183" w14:textId="77777777" w:rsidR="003843EA" w:rsidRDefault="00A21561">
      <w:pPr>
        <w:rPr>
          <w:szCs w:val="21"/>
        </w:rPr>
      </w:pPr>
      <w:r>
        <w:rPr>
          <w:szCs w:val="21"/>
        </w:rPr>
        <w:tab/>
        <w:t>PRN_ZM_FONT_16x16BL,</w:t>
      </w:r>
    </w:p>
    <w:p w14:paraId="30DE3E65" w14:textId="77777777" w:rsidR="003843EA" w:rsidRDefault="00A21561">
      <w:pPr>
        <w:rPr>
          <w:szCs w:val="21"/>
        </w:rPr>
      </w:pPr>
      <w:r>
        <w:rPr>
          <w:szCs w:val="21"/>
        </w:rPr>
        <w:tab/>
        <w:t>PRN_ZM_FONT_12x24BL</w:t>
      </w:r>
      <w:r>
        <w:rPr>
          <w:szCs w:val="21"/>
        </w:rPr>
        <w:tab/>
      </w:r>
      <w:r>
        <w:rPr>
          <w:szCs w:val="21"/>
        </w:rPr>
        <w:tab/>
      </w:r>
      <w:r>
        <w:rPr>
          <w:rFonts w:hint="eastAsia"/>
          <w:szCs w:val="21"/>
        </w:rPr>
        <w:t>/*</w:t>
      </w:r>
      <w:r>
        <w:rPr>
          <w:szCs w:val="21"/>
        </w:rPr>
        <w:t>12</w:t>
      </w:r>
      <w:r>
        <w:rPr>
          <w:rFonts w:hint="eastAsia"/>
          <w:szCs w:val="21"/>
        </w:rPr>
        <w:t>x</w:t>
      </w:r>
      <w:r>
        <w:rPr>
          <w:szCs w:val="21"/>
        </w:rPr>
        <w:t>24</w:t>
      </w:r>
      <w:r>
        <w:rPr>
          <w:rFonts w:hint="eastAsia"/>
          <w:szCs w:val="21"/>
        </w:rPr>
        <w:t>粗体</w:t>
      </w:r>
      <w:r>
        <w:rPr>
          <w:rFonts w:hint="eastAsia"/>
          <w:szCs w:val="21"/>
        </w:rPr>
        <w:t>,</w:t>
      </w:r>
      <w:r>
        <w:rPr>
          <w:rFonts w:hint="eastAsia"/>
          <w:szCs w:val="21"/>
        </w:rPr>
        <w:t>枚举值</w:t>
      </w:r>
      <w:r>
        <w:rPr>
          <w:rFonts w:hint="eastAsia"/>
          <w:szCs w:val="21"/>
        </w:rPr>
        <w:t>3</w:t>
      </w:r>
      <w:r>
        <w:rPr>
          <w:szCs w:val="21"/>
        </w:rPr>
        <w:t>8</w:t>
      </w:r>
      <w:r>
        <w:rPr>
          <w:rFonts w:hint="eastAsia"/>
          <w:szCs w:val="21"/>
        </w:rPr>
        <w:t>*/</w:t>
      </w:r>
    </w:p>
    <w:p w14:paraId="590C7E2F" w14:textId="77777777" w:rsidR="003843EA" w:rsidRDefault="00A21561">
      <w:pPr>
        <w:rPr>
          <w:rFonts w:ascii="黑体" w:hAnsi="宋体"/>
        </w:rPr>
      </w:pPr>
      <w:r>
        <w:rPr>
          <w:szCs w:val="21"/>
        </w:rPr>
        <w:t>}EM_PRN_ZM_FONT;</w:t>
      </w:r>
    </w:p>
    <w:p w14:paraId="4F51B494" w14:textId="77777777" w:rsidR="003843EA" w:rsidRDefault="00A21561">
      <w:pPr>
        <w:pStyle w:val="1"/>
        <w:jc w:val="center"/>
        <w:rPr>
          <w:del w:id="1671" w:author="lenovo" w:date="2017-06-29T14:59:00Z"/>
          <w:rFonts w:ascii="黑体" w:hAnsi="宋体"/>
        </w:rPr>
      </w:pPr>
      <w:bookmarkStart w:id="1672" w:name="_Toc28161"/>
      <w:bookmarkStart w:id="1673" w:name="_Toc5125"/>
      <w:bookmarkStart w:id="1674" w:name="_Toc14501"/>
      <w:bookmarkStart w:id="1675" w:name="_Toc14467"/>
      <w:del w:id="1676" w:author="lenovo" w:date="2017-06-29T14:59:00Z">
        <w:r>
          <w:rPr>
            <w:rFonts w:ascii="黑体" w:hAnsi="宋体" w:hint="eastAsia"/>
          </w:rPr>
          <w:delText>附录A-脚本打印命令规范</w:delText>
        </w:r>
        <w:bookmarkEnd w:id="1470"/>
        <w:bookmarkEnd w:id="1672"/>
        <w:bookmarkEnd w:id="1673"/>
        <w:bookmarkEnd w:id="1674"/>
        <w:bookmarkEnd w:id="1675"/>
      </w:del>
    </w:p>
    <w:p w14:paraId="0C897400" w14:textId="77777777" w:rsidR="003843EA" w:rsidRDefault="00A21561">
      <w:pPr>
        <w:spacing w:line="276" w:lineRule="auto"/>
        <w:rPr>
          <w:del w:id="1677" w:author="lenovo" w:date="2017-06-29T14:59:00Z"/>
          <w:rFonts w:ascii="黑体" w:hAnsi="宋体"/>
          <w:b/>
          <w:sz w:val="28"/>
          <w:szCs w:val="28"/>
        </w:rPr>
      </w:pPr>
      <w:del w:id="1678" w:author="lenovo" w:date="2017-06-29T14:59:00Z">
        <w:r>
          <w:rPr>
            <w:rFonts w:ascii="黑体" w:hAnsi="宋体"/>
            <w:b/>
            <w:sz w:val="28"/>
            <w:szCs w:val="28"/>
          </w:rPr>
          <w:delText>1、</w:delText>
        </w:r>
        <w:r>
          <w:rPr>
            <w:rFonts w:ascii="黑体" w:hAnsi="宋体" w:hint="eastAsia"/>
            <w:b/>
            <w:sz w:val="28"/>
            <w:szCs w:val="28"/>
          </w:rPr>
          <w:delText>命令总览</w:delText>
        </w:r>
      </w:del>
    </w:p>
    <w:tbl>
      <w:tblPr>
        <w:tblStyle w:val="afa"/>
        <w:tblW w:w="10031" w:type="dxa"/>
        <w:tblLayout w:type="fixed"/>
        <w:tblLook w:val="04A0" w:firstRow="1" w:lastRow="0" w:firstColumn="1" w:lastColumn="0" w:noHBand="0" w:noVBand="1"/>
      </w:tblPr>
      <w:tblGrid>
        <w:gridCol w:w="1101"/>
        <w:gridCol w:w="992"/>
        <w:gridCol w:w="1559"/>
        <w:gridCol w:w="1134"/>
        <w:gridCol w:w="2268"/>
        <w:gridCol w:w="1276"/>
        <w:gridCol w:w="1701"/>
        <w:tblGridChange w:id="1679">
          <w:tblGrid>
            <w:gridCol w:w="1101"/>
            <w:gridCol w:w="992"/>
            <w:gridCol w:w="1559"/>
            <w:gridCol w:w="1134"/>
            <w:gridCol w:w="2268"/>
            <w:gridCol w:w="1276"/>
            <w:gridCol w:w="1701"/>
          </w:tblGrid>
        </w:tblGridChange>
      </w:tblGrid>
      <w:tr w:rsidR="003843EA" w14:paraId="19C9C244" w14:textId="77777777">
        <w:trPr>
          <w:trHeight w:val="472"/>
          <w:del w:id="1680" w:author="lenovo" w:date="2017-06-29T14:59:00Z"/>
        </w:trPr>
        <w:tc>
          <w:tcPr>
            <w:tcW w:w="1101" w:type="dxa"/>
            <w:shd w:val="clear" w:color="auto" w:fill="244061" w:themeFill="accent1" w:themeFillShade="80"/>
          </w:tcPr>
          <w:p w14:paraId="1033DC80" w14:textId="77777777" w:rsidR="003843EA" w:rsidRDefault="00A21561">
            <w:pPr>
              <w:rPr>
                <w:del w:id="1681" w:author="lenovo" w:date="2017-06-29T14:59:00Z"/>
                <w:rFonts w:ascii="微软雅黑" w:eastAsia="微软雅黑" w:hAnsi="微软雅黑"/>
                <w:szCs w:val="21"/>
              </w:rPr>
            </w:pPr>
            <w:del w:id="1682" w:author="lenovo" w:date="2017-06-29T14:59:00Z">
              <w:r>
                <w:rPr>
                  <w:rFonts w:ascii="微软雅黑" w:eastAsia="微软雅黑" w:hAnsi="微软雅黑" w:hint="eastAsia"/>
                  <w:szCs w:val="21"/>
                </w:rPr>
                <w:delText>分类前缀</w:delText>
              </w:r>
            </w:del>
          </w:p>
        </w:tc>
        <w:tc>
          <w:tcPr>
            <w:tcW w:w="992" w:type="dxa"/>
            <w:shd w:val="clear" w:color="auto" w:fill="244061" w:themeFill="accent1" w:themeFillShade="80"/>
          </w:tcPr>
          <w:p w14:paraId="309ECC54" w14:textId="77777777" w:rsidR="003843EA" w:rsidRDefault="00A21561">
            <w:pPr>
              <w:jc w:val="center"/>
              <w:rPr>
                <w:del w:id="1683" w:author="lenovo" w:date="2017-06-29T14:59:00Z"/>
                <w:rFonts w:ascii="微软雅黑" w:eastAsia="微软雅黑" w:hAnsi="微软雅黑"/>
                <w:szCs w:val="21"/>
              </w:rPr>
            </w:pPr>
            <w:del w:id="1684" w:author="lenovo" w:date="2017-06-29T14:59:00Z">
              <w:r>
                <w:rPr>
                  <w:rFonts w:ascii="微软雅黑" w:eastAsia="微软雅黑" w:hAnsi="微软雅黑" w:hint="eastAsia"/>
                  <w:szCs w:val="21"/>
                </w:rPr>
                <w:delText>命令</w:delText>
              </w:r>
            </w:del>
          </w:p>
        </w:tc>
        <w:tc>
          <w:tcPr>
            <w:tcW w:w="1559" w:type="dxa"/>
            <w:shd w:val="clear" w:color="auto" w:fill="244061" w:themeFill="accent1" w:themeFillShade="80"/>
          </w:tcPr>
          <w:p w14:paraId="57118456" w14:textId="77777777" w:rsidR="003843EA" w:rsidRDefault="00A21561">
            <w:pPr>
              <w:jc w:val="center"/>
              <w:rPr>
                <w:del w:id="1685" w:author="lenovo" w:date="2017-06-29T14:59:00Z"/>
                <w:rFonts w:ascii="微软雅黑" w:eastAsia="微软雅黑" w:hAnsi="微软雅黑"/>
                <w:szCs w:val="21"/>
              </w:rPr>
            </w:pPr>
            <w:del w:id="1686" w:author="lenovo" w:date="2017-06-29T14:59:00Z">
              <w:r>
                <w:rPr>
                  <w:rFonts w:ascii="微软雅黑" w:eastAsia="微软雅黑" w:hAnsi="微软雅黑" w:hint="eastAsia"/>
                  <w:szCs w:val="21"/>
                </w:rPr>
                <w:delText>参数 1</w:delText>
              </w:r>
            </w:del>
          </w:p>
        </w:tc>
        <w:tc>
          <w:tcPr>
            <w:tcW w:w="1134" w:type="dxa"/>
            <w:shd w:val="clear" w:color="auto" w:fill="244061" w:themeFill="accent1" w:themeFillShade="80"/>
          </w:tcPr>
          <w:p w14:paraId="560EBE91" w14:textId="77777777" w:rsidR="003843EA" w:rsidRDefault="00A21561">
            <w:pPr>
              <w:jc w:val="center"/>
              <w:rPr>
                <w:del w:id="1687" w:author="lenovo" w:date="2017-06-29T14:59:00Z"/>
                <w:rFonts w:ascii="微软雅黑" w:eastAsia="微软雅黑" w:hAnsi="微软雅黑"/>
                <w:szCs w:val="21"/>
              </w:rPr>
            </w:pPr>
            <w:del w:id="1688" w:author="lenovo" w:date="2017-06-29T14:59:00Z">
              <w:r>
                <w:rPr>
                  <w:rFonts w:ascii="微软雅黑" w:eastAsia="微软雅黑" w:hAnsi="微软雅黑" w:hint="eastAsia"/>
                  <w:szCs w:val="21"/>
                </w:rPr>
                <w:delText>参数 2</w:delText>
              </w:r>
            </w:del>
          </w:p>
        </w:tc>
        <w:tc>
          <w:tcPr>
            <w:tcW w:w="2268" w:type="dxa"/>
            <w:shd w:val="clear" w:color="auto" w:fill="244061" w:themeFill="accent1" w:themeFillShade="80"/>
          </w:tcPr>
          <w:p w14:paraId="0EB1AD07" w14:textId="77777777" w:rsidR="003843EA" w:rsidRDefault="00A21561">
            <w:pPr>
              <w:jc w:val="center"/>
              <w:rPr>
                <w:del w:id="1689" w:author="lenovo" w:date="2017-06-29T14:59:00Z"/>
                <w:rFonts w:ascii="微软雅黑" w:eastAsia="微软雅黑" w:hAnsi="微软雅黑"/>
                <w:szCs w:val="21"/>
              </w:rPr>
            </w:pPr>
            <w:del w:id="1690" w:author="lenovo" w:date="2017-06-29T14:59:00Z">
              <w:r>
                <w:rPr>
                  <w:rFonts w:ascii="微软雅黑" w:eastAsia="微软雅黑" w:hAnsi="微软雅黑" w:hint="eastAsia"/>
                  <w:szCs w:val="21"/>
                </w:rPr>
                <w:delText>参数 3</w:delText>
              </w:r>
            </w:del>
          </w:p>
        </w:tc>
        <w:tc>
          <w:tcPr>
            <w:tcW w:w="1276" w:type="dxa"/>
            <w:shd w:val="clear" w:color="auto" w:fill="244061" w:themeFill="accent1" w:themeFillShade="80"/>
          </w:tcPr>
          <w:p w14:paraId="51478BAE" w14:textId="77777777" w:rsidR="003843EA" w:rsidRDefault="00A21561">
            <w:pPr>
              <w:jc w:val="center"/>
              <w:rPr>
                <w:del w:id="1691" w:author="lenovo" w:date="2017-06-29T14:59:00Z"/>
                <w:rFonts w:ascii="微软雅黑" w:eastAsia="微软雅黑" w:hAnsi="微软雅黑"/>
                <w:szCs w:val="21"/>
              </w:rPr>
            </w:pPr>
            <w:del w:id="1692" w:author="lenovo" w:date="2017-06-29T14:59:00Z">
              <w:r>
                <w:rPr>
                  <w:rFonts w:ascii="微软雅黑" w:eastAsia="微软雅黑" w:hAnsi="微软雅黑" w:hint="eastAsia"/>
                  <w:szCs w:val="21"/>
                </w:rPr>
                <w:delText>参数 4</w:delText>
              </w:r>
            </w:del>
          </w:p>
        </w:tc>
        <w:tc>
          <w:tcPr>
            <w:tcW w:w="1701" w:type="dxa"/>
            <w:shd w:val="clear" w:color="auto" w:fill="244061" w:themeFill="accent1" w:themeFillShade="80"/>
          </w:tcPr>
          <w:p w14:paraId="40C67D82" w14:textId="77777777" w:rsidR="003843EA" w:rsidRDefault="00A21561">
            <w:pPr>
              <w:jc w:val="center"/>
              <w:rPr>
                <w:del w:id="1693" w:author="lenovo" w:date="2017-06-29T14:59:00Z"/>
                <w:rFonts w:ascii="微软雅黑" w:eastAsia="微软雅黑" w:hAnsi="微软雅黑"/>
                <w:szCs w:val="21"/>
              </w:rPr>
            </w:pPr>
            <w:del w:id="1694" w:author="lenovo" w:date="2017-06-29T14:59:00Z">
              <w:r>
                <w:rPr>
                  <w:rFonts w:ascii="微软雅黑" w:eastAsia="微软雅黑" w:hAnsi="微软雅黑" w:hint="eastAsia"/>
                  <w:szCs w:val="21"/>
                </w:rPr>
                <w:delText>描述</w:delText>
              </w:r>
            </w:del>
          </w:p>
        </w:tc>
      </w:tr>
      <w:tr w:rsidR="003843EA" w14:paraId="7A187431" w14:textId="77777777">
        <w:trPr>
          <w:trHeight w:val="277"/>
          <w:del w:id="1695" w:author="lenovo" w:date="2017-06-29T14:59:00Z"/>
        </w:trPr>
        <w:tc>
          <w:tcPr>
            <w:tcW w:w="1101" w:type="dxa"/>
            <w:vMerge w:val="restart"/>
          </w:tcPr>
          <w:p w14:paraId="6C2E5C9A" w14:textId="77777777" w:rsidR="003843EA" w:rsidRDefault="003843EA">
            <w:pPr>
              <w:rPr>
                <w:del w:id="1696" w:author="lenovo" w:date="2017-06-29T14:59:00Z"/>
                <w:szCs w:val="21"/>
              </w:rPr>
            </w:pPr>
          </w:p>
          <w:p w14:paraId="49A37F19" w14:textId="77777777" w:rsidR="003843EA" w:rsidRDefault="003843EA">
            <w:pPr>
              <w:ind w:firstLineChars="250" w:firstLine="525"/>
              <w:rPr>
                <w:del w:id="1697" w:author="lenovo" w:date="2017-06-29T14:59:00Z"/>
                <w:szCs w:val="21"/>
              </w:rPr>
            </w:pPr>
          </w:p>
          <w:p w14:paraId="204FC55D" w14:textId="77777777" w:rsidR="003843EA" w:rsidRDefault="003843EA">
            <w:pPr>
              <w:ind w:firstLineChars="250" w:firstLine="525"/>
              <w:rPr>
                <w:del w:id="1698" w:author="lenovo" w:date="2017-06-29T14:59:00Z"/>
                <w:szCs w:val="21"/>
              </w:rPr>
            </w:pPr>
          </w:p>
          <w:p w14:paraId="2F534E1D" w14:textId="77777777" w:rsidR="003843EA" w:rsidRDefault="003843EA">
            <w:pPr>
              <w:ind w:firstLineChars="250" w:firstLine="525"/>
              <w:rPr>
                <w:del w:id="1699" w:author="lenovo" w:date="2017-06-29T14:59:00Z"/>
                <w:szCs w:val="21"/>
              </w:rPr>
            </w:pPr>
          </w:p>
          <w:p w14:paraId="29E87365" w14:textId="77777777" w:rsidR="003843EA" w:rsidRDefault="003843EA">
            <w:pPr>
              <w:ind w:firstLineChars="250" w:firstLine="525"/>
              <w:rPr>
                <w:del w:id="1700" w:author="lenovo" w:date="2017-06-29T14:59:00Z"/>
                <w:szCs w:val="21"/>
              </w:rPr>
            </w:pPr>
          </w:p>
          <w:p w14:paraId="559FC0C2" w14:textId="77777777" w:rsidR="003843EA" w:rsidRDefault="003843EA">
            <w:pPr>
              <w:ind w:firstLineChars="250" w:firstLine="525"/>
              <w:rPr>
                <w:del w:id="1701" w:author="lenovo" w:date="2017-06-29T14:59:00Z"/>
                <w:szCs w:val="21"/>
              </w:rPr>
            </w:pPr>
          </w:p>
          <w:p w14:paraId="6CB2AEDC" w14:textId="77777777" w:rsidR="003843EA" w:rsidRDefault="003843EA">
            <w:pPr>
              <w:ind w:firstLineChars="250" w:firstLine="525"/>
              <w:rPr>
                <w:del w:id="1702" w:author="lenovo" w:date="2017-06-29T14:59:00Z"/>
                <w:szCs w:val="21"/>
              </w:rPr>
            </w:pPr>
          </w:p>
          <w:p w14:paraId="1DEB2CB4" w14:textId="77777777" w:rsidR="003843EA" w:rsidRDefault="003843EA">
            <w:pPr>
              <w:ind w:firstLineChars="250" w:firstLine="525"/>
              <w:rPr>
                <w:del w:id="1703" w:author="lenovo" w:date="2017-06-29T14:59:00Z"/>
                <w:szCs w:val="21"/>
              </w:rPr>
            </w:pPr>
          </w:p>
          <w:p w14:paraId="621EB5C1" w14:textId="77777777" w:rsidR="003843EA" w:rsidRDefault="003843EA">
            <w:pPr>
              <w:ind w:firstLineChars="250" w:firstLine="525"/>
              <w:rPr>
                <w:del w:id="1704" w:author="lenovo" w:date="2017-06-29T14:59:00Z"/>
                <w:szCs w:val="21"/>
              </w:rPr>
            </w:pPr>
          </w:p>
          <w:p w14:paraId="4F2F8813" w14:textId="77777777" w:rsidR="003843EA" w:rsidRDefault="003843EA">
            <w:pPr>
              <w:ind w:firstLineChars="250" w:firstLine="525"/>
              <w:rPr>
                <w:del w:id="1705" w:author="lenovo" w:date="2017-06-29T14:59:00Z"/>
                <w:szCs w:val="21"/>
              </w:rPr>
            </w:pPr>
          </w:p>
          <w:p w14:paraId="6D842E5F" w14:textId="77777777" w:rsidR="003843EA" w:rsidRDefault="003843EA">
            <w:pPr>
              <w:ind w:firstLineChars="250" w:firstLine="525"/>
              <w:rPr>
                <w:del w:id="1706" w:author="lenovo" w:date="2017-06-29T14:59:00Z"/>
                <w:szCs w:val="21"/>
              </w:rPr>
            </w:pPr>
          </w:p>
          <w:p w14:paraId="02F3DAD1" w14:textId="77777777" w:rsidR="003843EA" w:rsidRDefault="003843EA">
            <w:pPr>
              <w:ind w:firstLineChars="250" w:firstLine="525"/>
              <w:rPr>
                <w:del w:id="1707" w:author="lenovo" w:date="2017-06-29T14:59:00Z"/>
                <w:szCs w:val="21"/>
              </w:rPr>
            </w:pPr>
          </w:p>
          <w:p w14:paraId="601E3168" w14:textId="77777777" w:rsidR="003843EA" w:rsidRDefault="003843EA">
            <w:pPr>
              <w:ind w:firstLineChars="250" w:firstLine="525"/>
              <w:rPr>
                <w:del w:id="1708" w:author="lenovo" w:date="2017-06-29T14:59:00Z"/>
                <w:szCs w:val="21"/>
              </w:rPr>
            </w:pPr>
          </w:p>
          <w:p w14:paraId="015A4671" w14:textId="77777777" w:rsidR="003843EA" w:rsidRDefault="003843EA">
            <w:pPr>
              <w:ind w:firstLineChars="250" w:firstLine="525"/>
              <w:rPr>
                <w:del w:id="1709" w:author="lenovo" w:date="2017-06-29T14:59:00Z"/>
                <w:szCs w:val="21"/>
              </w:rPr>
            </w:pPr>
          </w:p>
          <w:p w14:paraId="7F4D177E" w14:textId="77777777" w:rsidR="003843EA" w:rsidRDefault="003843EA">
            <w:pPr>
              <w:ind w:firstLineChars="250" w:firstLine="525"/>
              <w:rPr>
                <w:del w:id="1710" w:author="lenovo" w:date="2017-06-29T14:59:00Z"/>
                <w:szCs w:val="21"/>
              </w:rPr>
            </w:pPr>
          </w:p>
          <w:p w14:paraId="4B8B30B0" w14:textId="77777777" w:rsidR="003843EA" w:rsidRDefault="003843EA">
            <w:pPr>
              <w:ind w:firstLineChars="250" w:firstLine="525"/>
              <w:rPr>
                <w:del w:id="1711" w:author="lenovo" w:date="2017-06-29T14:59:00Z"/>
                <w:szCs w:val="21"/>
              </w:rPr>
            </w:pPr>
          </w:p>
          <w:p w14:paraId="35D7B551" w14:textId="77777777" w:rsidR="003843EA" w:rsidRDefault="00A21561">
            <w:pPr>
              <w:jc w:val="center"/>
              <w:rPr>
                <w:del w:id="1712" w:author="lenovo" w:date="2017-06-29T14:59:00Z"/>
                <w:sz w:val="30"/>
                <w:szCs w:val="30"/>
              </w:rPr>
            </w:pPr>
            <w:del w:id="1713" w:author="lenovo" w:date="2017-06-29T14:59:00Z">
              <w:r>
                <w:rPr>
                  <w:rFonts w:hint="eastAsia"/>
                  <w:sz w:val="30"/>
                  <w:szCs w:val="30"/>
                </w:rPr>
                <w:delText>!</w:delText>
              </w:r>
            </w:del>
          </w:p>
        </w:tc>
        <w:tc>
          <w:tcPr>
            <w:tcW w:w="992" w:type="dxa"/>
          </w:tcPr>
          <w:p w14:paraId="2F53B50D" w14:textId="77777777" w:rsidR="003843EA" w:rsidRDefault="00A21561">
            <w:pPr>
              <w:rPr>
                <w:del w:id="1714" w:author="lenovo" w:date="2017-06-29T14:59:00Z"/>
                <w:sz w:val="18"/>
                <w:szCs w:val="18"/>
              </w:rPr>
            </w:pPr>
            <w:del w:id="1715" w:author="lenovo" w:date="2017-06-29T14:59:00Z">
              <w:r>
                <w:rPr>
                  <w:rFonts w:hint="eastAsia"/>
                  <w:sz w:val="18"/>
                  <w:szCs w:val="18"/>
                </w:rPr>
                <w:delText>hz</w:delText>
              </w:r>
            </w:del>
          </w:p>
        </w:tc>
        <w:tc>
          <w:tcPr>
            <w:tcW w:w="1559" w:type="dxa"/>
          </w:tcPr>
          <w:p w14:paraId="39557848" w14:textId="77777777" w:rsidR="003843EA" w:rsidRDefault="00A21561">
            <w:pPr>
              <w:rPr>
                <w:del w:id="1716" w:author="lenovo" w:date="2017-06-29T14:59:00Z"/>
                <w:sz w:val="18"/>
                <w:szCs w:val="18"/>
              </w:rPr>
            </w:pPr>
            <w:del w:id="1717" w:author="lenovo" w:date="2017-06-29T14:59:00Z">
              <w:r>
                <w:rPr>
                  <w:rFonts w:hint="eastAsia"/>
                  <w:sz w:val="18"/>
                  <w:szCs w:val="18"/>
                </w:rPr>
                <w:delText>字体大小</w:delText>
              </w:r>
            </w:del>
          </w:p>
          <w:p w14:paraId="1EF443B7" w14:textId="77777777" w:rsidR="003843EA" w:rsidRDefault="00A21561">
            <w:pPr>
              <w:rPr>
                <w:del w:id="1718" w:author="lenovo" w:date="2017-06-29T14:59:00Z"/>
                <w:sz w:val="18"/>
                <w:szCs w:val="18"/>
              </w:rPr>
            </w:pPr>
            <w:del w:id="1719" w:author="lenovo" w:date="2017-06-29T14:59:00Z">
              <w:r>
                <w:rPr>
                  <w:rFonts w:hint="eastAsia"/>
                  <w:sz w:val="18"/>
                  <w:szCs w:val="18"/>
                </w:rPr>
                <w:delText>(s,n,l,sn,sl,nl)</w:delText>
              </w:r>
            </w:del>
          </w:p>
          <w:p w14:paraId="1BD689FE" w14:textId="77777777" w:rsidR="003843EA" w:rsidRDefault="00A21561">
            <w:pPr>
              <w:rPr>
                <w:del w:id="1720" w:author="lenovo" w:date="2017-06-29T14:59:00Z"/>
                <w:sz w:val="18"/>
                <w:szCs w:val="18"/>
              </w:rPr>
            </w:pPr>
            <w:del w:id="1721" w:author="lenovo" w:date="2017-06-29T14:59:00Z">
              <w:r>
                <w:rPr>
                  <w:rFonts w:hint="eastAsia"/>
                  <w:sz w:val="18"/>
                  <w:szCs w:val="18"/>
                </w:rPr>
                <w:delText>s</w:delText>
              </w:r>
              <w:r>
                <w:rPr>
                  <w:rFonts w:hint="eastAsia"/>
                  <w:sz w:val="18"/>
                  <w:szCs w:val="18"/>
                </w:rPr>
                <w:delText>（小字体）：一行打印</w:delText>
              </w:r>
              <w:r>
                <w:rPr>
                  <w:rFonts w:hint="eastAsia"/>
                  <w:sz w:val="18"/>
                  <w:szCs w:val="18"/>
                </w:rPr>
                <w:delText>24</w:delText>
              </w:r>
              <w:r>
                <w:rPr>
                  <w:rFonts w:hint="eastAsia"/>
                  <w:sz w:val="18"/>
                  <w:szCs w:val="18"/>
                </w:rPr>
                <w:delText>个；</w:delText>
              </w:r>
            </w:del>
          </w:p>
          <w:p w14:paraId="107885D5" w14:textId="77777777" w:rsidR="003843EA" w:rsidRDefault="00A21561">
            <w:pPr>
              <w:rPr>
                <w:del w:id="1722" w:author="lenovo" w:date="2017-06-29T14:59:00Z"/>
                <w:sz w:val="18"/>
                <w:szCs w:val="18"/>
              </w:rPr>
            </w:pPr>
            <w:del w:id="1723" w:author="lenovo" w:date="2017-06-29T14:59:00Z">
              <w:r>
                <w:rPr>
                  <w:rFonts w:hint="eastAsia"/>
                  <w:sz w:val="18"/>
                  <w:szCs w:val="18"/>
                </w:rPr>
                <w:delText>n</w:delText>
              </w:r>
              <w:r>
                <w:rPr>
                  <w:rFonts w:hint="eastAsia"/>
                  <w:sz w:val="18"/>
                  <w:szCs w:val="18"/>
                </w:rPr>
                <w:delText>（标准字体）：一行打印</w:delText>
              </w:r>
              <w:r>
                <w:rPr>
                  <w:rFonts w:hint="eastAsia"/>
                  <w:sz w:val="18"/>
                  <w:szCs w:val="18"/>
                </w:rPr>
                <w:delText>16</w:delText>
              </w:r>
              <w:r>
                <w:rPr>
                  <w:rFonts w:hint="eastAsia"/>
                  <w:sz w:val="18"/>
                  <w:szCs w:val="18"/>
                </w:rPr>
                <w:delText>个；</w:delText>
              </w:r>
            </w:del>
          </w:p>
          <w:p w14:paraId="7AB2E476" w14:textId="77777777" w:rsidR="003843EA" w:rsidRDefault="00A21561">
            <w:pPr>
              <w:rPr>
                <w:del w:id="1724" w:author="lenovo" w:date="2017-06-29T14:59:00Z"/>
                <w:sz w:val="18"/>
                <w:szCs w:val="18"/>
              </w:rPr>
            </w:pPr>
            <w:del w:id="1725" w:author="lenovo" w:date="2017-06-29T14:59:00Z">
              <w:r>
                <w:rPr>
                  <w:rFonts w:hint="eastAsia"/>
                  <w:sz w:val="18"/>
                  <w:szCs w:val="18"/>
                </w:rPr>
                <w:delText>l</w:delText>
              </w:r>
              <w:r>
                <w:rPr>
                  <w:rFonts w:hint="eastAsia"/>
                  <w:sz w:val="18"/>
                  <w:szCs w:val="18"/>
                </w:rPr>
                <w:delText>（大字体）：一行打印</w:delText>
              </w:r>
              <w:r>
                <w:rPr>
                  <w:rFonts w:hint="eastAsia"/>
                  <w:sz w:val="18"/>
                  <w:szCs w:val="18"/>
                </w:rPr>
                <w:delText>12</w:delText>
              </w:r>
              <w:r>
                <w:rPr>
                  <w:rFonts w:hint="eastAsia"/>
                  <w:sz w:val="18"/>
                  <w:szCs w:val="18"/>
                </w:rPr>
                <w:delText>个；</w:delText>
              </w:r>
            </w:del>
          </w:p>
          <w:p w14:paraId="3BF389E3" w14:textId="77777777" w:rsidR="003843EA" w:rsidRDefault="00A21561">
            <w:pPr>
              <w:rPr>
                <w:del w:id="1726" w:author="lenovo" w:date="2017-06-29T14:59:00Z"/>
                <w:sz w:val="18"/>
                <w:szCs w:val="18"/>
              </w:rPr>
            </w:pPr>
            <w:del w:id="1727" w:author="lenovo" w:date="2017-06-29T14:59:00Z">
              <w:r>
                <w:rPr>
                  <w:rFonts w:hint="eastAsia"/>
                  <w:sz w:val="18"/>
                  <w:szCs w:val="18"/>
                </w:rPr>
                <w:delText>sn</w:delText>
              </w:r>
              <w:r>
                <w:rPr>
                  <w:rFonts w:hint="eastAsia"/>
                  <w:sz w:val="18"/>
                  <w:szCs w:val="18"/>
                </w:rPr>
                <w:delText>：小字体宽度，标准字体高度；</w:delText>
              </w:r>
            </w:del>
          </w:p>
          <w:p w14:paraId="08FDAF99" w14:textId="77777777" w:rsidR="003843EA" w:rsidRDefault="00A21561">
            <w:pPr>
              <w:rPr>
                <w:del w:id="1728" w:author="lenovo" w:date="2017-06-29T14:59:00Z"/>
                <w:sz w:val="18"/>
                <w:szCs w:val="18"/>
              </w:rPr>
            </w:pPr>
            <w:del w:id="1729" w:author="lenovo" w:date="2017-06-29T14:59:00Z">
              <w:r>
                <w:rPr>
                  <w:rFonts w:hint="eastAsia"/>
                  <w:sz w:val="18"/>
                  <w:szCs w:val="18"/>
                </w:rPr>
                <w:delText>sl</w:delText>
              </w:r>
              <w:r>
                <w:rPr>
                  <w:rFonts w:hint="eastAsia"/>
                  <w:sz w:val="18"/>
                  <w:szCs w:val="18"/>
                </w:rPr>
                <w:delText>：小字体宽度，大字体高度；</w:delText>
              </w:r>
            </w:del>
          </w:p>
          <w:p w14:paraId="074623CD" w14:textId="77777777" w:rsidR="003843EA" w:rsidRDefault="00A21561">
            <w:pPr>
              <w:rPr>
                <w:del w:id="1730" w:author="lenovo" w:date="2017-06-29T14:59:00Z"/>
                <w:sz w:val="18"/>
                <w:szCs w:val="18"/>
              </w:rPr>
            </w:pPr>
            <w:del w:id="1731" w:author="lenovo" w:date="2017-06-29T14:59:00Z">
              <w:r>
                <w:rPr>
                  <w:rFonts w:hint="eastAsia"/>
                  <w:sz w:val="18"/>
                  <w:szCs w:val="18"/>
                </w:rPr>
                <w:delText>nl</w:delText>
              </w:r>
              <w:r>
                <w:rPr>
                  <w:rFonts w:hint="eastAsia"/>
                  <w:sz w:val="18"/>
                  <w:szCs w:val="18"/>
                </w:rPr>
                <w:delText>：标准字体宽度，大字体高度；</w:delText>
              </w:r>
            </w:del>
          </w:p>
        </w:tc>
        <w:tc>
          <w:tcPr>
            <w:tcW w:w="1134" w:type="dxa"/>
            <w:shd w:val="clear" w:color="auto" w:fill="92D050"/>
          </w:tcPr>
          <w:p w14:paraId="28D83130" w14:textId="77777777" w:rsidR="003843EA" w:rsidRDefault="003843EA">
            <w:pPr>
              <w:rPr>
                <w:del w:id="1732" w:author="lenovo" w:date="2017-06-29T14:59:00Z"/>
                <w:sz w:val="18"/>
                <w:szCs w:val="18"/>
              </w:rPr>
            </w:pPr>
          </w:p>
        </w:tc>
        <w:tc>
          <w:tcPr>
            <w:tcW w:w="2268" w:type="dxa"/>
            <w:shd w:val="clear" w:color="auto" w:fill="92D050"/>
          </w:tcPr>
          <w:p w14:paraId="08E3BD62" w14:textId="77777777" w:rsidR="003843EA" w:rsidRDefault="003843EA">
            <w:pPr>
              <w:rPr>
                <w:del w:id="1733" w:author="lenovo" w:date="2017-06-29T14:59:00Z"/>
                <w:sz w:val="18"/>
                <w:szCs w:val="18"/>
              </w:rPr>
            </w:pPr>
          </w:p>
        </w:tc>
        <w:tc>
          <w:tcPr>
            <w:tcW w:w="1276" w:type="dxa"/>
            <w:shd w:val="clear" w:color="auto" w:fill="92D050"/>
          </w:tcPr>
          <w:p w14:paraId="23E4FBE5" w14:textId="77777777" w:rsidR="003843EA" w:rsidRDefault="003843EA">
            <w:pPr>
              <w:rPr>
                <w:del w:id="1734" w:author="lenovo" w:date="2017-06-29T14:59:00Z"/>
                <w:sz w:val="18"/>
                <w:szCs w:val="18"/>
              </w:rPr>
            </w:pPr>
          </w:p>
        </w:tc>
        <w:tc>
          <w:tcPr>
            <w:tcW w:w="1701" w:type="dxa"/>
            <w:shd w:val="clear" w:color="auto" w:fill="92D050"/>
          </w:tcPr>
          <w:p w14:paraId="22A048E0" w14:textId="77777777" w:rsidR="003843EA" w:rsidRDefault="00A21561">
            <w:pPr>
              <w:rPr>
                <w:del w:id="1735" w:author="lenovo" w:date="2017-06-29T14:59:00Z"/>
                <w:sz w:val="18"/>
                <w:szCs w:val="18"/>
              </w:rPr>
            </w:pPr>
            <w:del w:id="1736" w:author="lenovo" w:date="2017-06-29T14:59:00Z">
              <w:r>
                <w:rPr>
                  <w:rFonts w:hint="eastAsia"/>
                  <w:sz w:val="18"/>
                  <w:szCs w:val="18"/>
                </w:rPr>
                <w:delText>汉字样式</w:delText>
              </w:r>
            </w:del>
          </w:p>
        </w:tc>
      </w:tr>
      <w:tr w:rsidR="003843EA" w14:paraId="4B07C3BE" w14:textId="77777777">
        <w:trPr>
          <w:trHeight w:val="1079"/>
          <w:del w:id="1737" w:author="lenovo" w:date="2017-06-29T14:59:00Z"/>
        </w:trPr>
        <w:tc>
          <w:tcPr>
            <w:tcW w:w="1101" w:type="dxa"/>
            <w:vMerge/>
          </w:tcPr>
          <w:p w14:paraId="172E6C32" w14:textId="77777777" w:rsidR="003843EA" w:rsidRDefault="003843EA">
            <w:pPr>
              <w:rPr>
                <w:del w:id="1738" w:author="lenovo" w:date="2017-06-29T14:59:00Z"/>
                <w:szCs w:val="21"/>
              </w:rPr>
            </w:pPr>
          </w:p>
        </w:tc>
        <w:tc>
          <w:tcPr>
            <w:tcW w:w="992" w:type="dxa"/>
          </w:tcPr>
          <w:p w14:paraId="6AF97F52" w14:textId="77777777" w:rsidR="003843EA" w:rsidRDefault="00A21561">
            <w:pPr>
              <w:rPr>
                <w:del w:id="1739" w:author="lenovo" w:date="2017-06-29T14:59:00Z"/>
                <w:sz w:val="18"/>
                <w:szCs w:val="18"/>
              </w:rPr>
            </w:pPr>
            <w:del w:id="1740" w:author="lenovo" w:date="2017-06-29T14:59:00Z">
              <w:r>
                <w:rPr>
                  <w:rFonts w:hint="eastAsia"/>
                  <w:sz w:val="18"/>
                  <w:szCs w:val="18"/>
                </w:rPr>
                <w:delText>asc</w:delText>
              </w:r>
            </w:del>
          </w:p>
        </w:tc>
        <w:tc>
          <w:tcPr>
            <w:tcW w:w="1559" w:type="dxa"/>
          </w:tcPr>
          <w:p w14:paraId="00965FBC" w14:textId="77777777" w:rsidR="003843EA" w:rsidRDefault="00A21561">
            <w:pPr>
              <w:rPr>
                <w:del w:id="1741" w:author="lenovo" w:date="2017-06-29T14:59:00Z"/>
                <w:sz w:val="18"/>
                <w:szCs w:val="18"/>
              </w:rPr>
            </w:pPr>
            <w:del w:id="1742" w:author="lenovo" w:date="2017-06-29T14:59:00Z">
              <w:r>
                <w:rPr>
                  <w:rFonts w:hint="eastAsia"/>
                  <w:sz w:val="18"/>
                  <w:szCs w:val="18"/>
                </w:rPr>
                <w:delText>字体大小</w:delText>
              </w:r>
            </w:del>
          </w:p>
          <w:p w14:paraId="23E354FD" w14:textId="77777777" w:rsidR="003843EA" w:rsidRDefault="00A21561">
            <w:pPr>
              <w:rPr>
                <w:del w:id="1743" w:author="lenovo" w:date="2017-06-29T14:59:00Z"/>
                <w:sz w:val="18"/>
                <w:szCs w:val="18"/>
              </w:rPr>
            </w:pPr>
            <w:del w:id="1744" w:author="lenovo" w:date="2017-06-29T14:59:00Z">
              <w:r>
                <w:rPr>
                  <w:rFonts w:hint="eastAsia"/>
                  <w:sz w:val="18"/>
                  <w:szCs w:val="18"/>
                </w:rPr>
                <w:delText>(s,n,l,sn,sl,nl)</w:delText>
              </w:r>
            </w:del>
          </w:p>
          <w:p w14:paraId="63402F66" w14:textId="77777777" w:rsidR="003843EA" w:rsidRDefault="00A21561">
            <w:pPr>
              <w:rPr>
                <w:del w:id="1745" w:author="lenovo" w:date="2017-06-29T14:59:00Z"/>
                <w:sz w:val="18"/>
                <w:szCs w:val="18"/>
              </w:rPr>
            </w:pPr>
            <w:del w:id="1746" w:author="lenovo" w:date="2017-06-29T14:59:00Z">
              <w:r>
                <w:rPr>
                  <w:rFonts w:hint="eastAsia"/>
                  <w:sz w:val="18"/>
                  <w:szCs w:val="18"/>
                </w:rPr>
                <w:delText>s</w:delText>
              </w:r>
              <w:r>
                <w:rPr>
                  <w:rFonts w:hint="eastAsia"/>
                  <w:sz w:val="18"/>
                  <w:szCs w:val="18"/>
                </w:rPr>
                <w:delText>（小字体）：一行打印</w:delText>
              </w:r>
              <w:r>
                <w:rPr>
                  <w:rFonts w:hint="eastAsia"/>
                  <w:sz w:val="18"/>
                  <w:szCs w:val="18"/>
                </w:rPr>
                <w:delText>48</w:delText>
              </w:r>
              <w:r>
                <w:rPr>
                  <w:rFonts w:hint="eastAsia"/>
                  <w:sz w:val="18"/>
                  <w:szCs w:val="18"/>
                </w:rPr>
                <w:delText>个；</w:delText>
              </w:r>
            </w:del>
          </w:p>
          <w:p w14:paraId="306737F5" w14:textId="77777777" w:rsidR="003843EA" w:rsidRDefault="00A21561">
            <w:pPr>
              <w:rPr>
                <w:del w:id="1747" w:author="lenovo" w:date="2017-06-29T14:59:00Z"/>
                <w:sz w:val="18"/>
                <w:szCs w:val="18"/>
              </w:rPr>
            </w:pPr>
            <w:del w:id="1748" w:author="lenovo" w:date="2017-06-29T14:59:00Z">
              <w:r>
                <w:rPr>
                  <w:rFonts w:hint="eastAsia"/>
                  <w:sz w:val="18"/>
                  <w:szCs w:val="18"/>
                </w:rPr>
                <w:delText>n</w:delText>
              </w:r>
              <w:r>
                <w:rPr>
                  <w:rFonts w:hint="eastAsia"/>
                  <w:sz w:val="18"/>
                  <w:szCs w:val="18"/>
                </w:rPr>
                <w:delText>（标准字体）：一行打印</w:delText>
              </w:r>
              <w:r>
                <w:rPr>
                  <w:rFonts w:hint="eastAsia"/>
                  <w:sz w:val="18"/>
                  <w:szCs w:val="18"/>
                </w:rPr>
                <w:delText>32</w:delText>
              </w:r>
              <w:r>
                <w:rPr>
                  <w:rFonts w:hint="eastAsia"/>
                  <w:sz w:val="18"/>
                  <w:szCs w:val="18"/>
                </w:rPr>
                <w:delText>个；</w:delText>
              </w:r>
            </w:del>
          </w:p>
          <w:p w14:paraId="02DA7059" w14:textId="77777777" w:rsidR="003843EA" w:rsidRDefault="00A21561">
            <w:pPr>
              <w:rPr>
                <w:del w:id="1749" w:author="lenovo" w:date="2017-06-29T14:59:00Z"/>
                <w:sz w:val="18"/>
                <w:szCs w:val="18"/>
              </w:rPr>
            </w:pPr>
            <w:del w:id="1750" w:author="lenovo" w:date="2017-06-29T14:59:00Z">
              <w:r>
                <w:rPr>
                  <w:rFonts w:hint="eastAsia"/>
                  <w:sz w:val="18"/>
                  <w:szCs w:val="18"/>
                </w:rPr>
                <w:delText>l</w:delText>
              </w:r>
              <w:r>
                <w:rPr>
                  <w:rFonts w:hint="eastAsia"/>
                  <w:sz w:val="18"/>
                  <w:szCs w:val="18"/>
                </w:rPr>
                <w:delText>（大字体）：一行打印</w:delText>
              </w:r>
              <w:r>
                <w:rPr>
                  <w:rFonts w:hint="eastAsia"/>
                  <w:sz w:val="18"/>
                  <w:szCs w:val="18"/>
                </w:rPr>
                <w:delText>24</w:delText>
              </w:r>
              <w:r>
                <w:rPr>
                  <w:rFonts w:hint="eastAsia"/>
                  <w:sz w:val="18"/>
                  <w:szCs w:val="18"/>
                </w:rPr>
                <w:delText>个；</w:delText>
              </w:r>
            </w:del>
          </w:p>
          <w:p w14:paraId="1114BE9B" w14:textId="77777777" w:rsidR="003843EA" w:rsidRDefault="00A21561">
            <w:pPr>
              <w:rPr>
                <w:del w:id="1751" w:author="lenovo" w:date="2017-06-29T14:59:00Z"/>
                <w:sz w:val="18"/>
                <w:szCs w:val="18"/>
              </w:rPr>
            </w:pPr>
            <w:del w:id="1752" w:author="lenovo" w:date="2017-06-29T14:59:00Z">
              <w:r>
                <w:rPr>
                  <w:rFonts w:hint="eastAsia"/>
                  <w:sz w:val="18"/>
                  <w:szCs w:val="18"/>
                </w:rPr>
                <w:delText>sn</w:delText>
              </w:r>
              <w:r>
                <w:rPr>
                  <w:rFonts w:hint="eastAsia"/>
                  <w:sz w:val="18"/>
                  <w:szCs w:val="18"/>
                </w:rPr>
                <w:delText>：小字体宽度，标准字体高度；</w:delText>
              </w:r>
            </w:del>
          </w:p>
          <w:p w14:paraId="63E10398" w14:textId="77777777" w:rsidR="003843EA" w:rsidRDefault="00A21561">
            <w:pPr>
              <w:rPr>
                <w:del w:id="1753" w:author="lenovo" w:date="2017-06-29T14:59:00Z"/>
                <w:sz w:val="18"/>
                <w:szCs w:val="18"/>
              </w:rPr>
            </w:pPr>
            <w:del w:id="1754" w:author="lenovo" w:date="2017-06-29T14:59:00Z">
              <w:r>
                <w:rPr>
                  <w:rFonts w:hint="eastAsia"/>
                  <w:sz w:val="18"/>
                  <w:szCs w:val="18"/>
                </w:rPr>
                <w:delText>sl</w:delText>
              </w:r>
              <w:r>
                <w:rPr>
                  <w:rFonts w:hint="eastAsia"/>
                  <w:sz w:val="18"/>
                  <w:szCs w:val="18"/>
                </w:rPr>
                <w:delText>：小字体宽度，大字体高度；</w:delText>
              </w:r>
            </w:del>
          </w:p>
          <w:p w14:paraId="4A53D368" w14:textId="77777777" w:rsidR="003843EA" w:rsidRDefault="00A21561">
            <w:pPr>
              <w:rPr>
                <w:del w:id="1755" w:author="lenovo" w:date="2017-06-29T14:59:00Z"/>
                <w:sz w:val="18"/>
                <w:szCs w:val="18"/>
              </w:rPr>
            </w:pPr>
            <w:del w:id="1756" w:author="lenovo" w:date="2017-06-29T14:59:00Z">
              <w:r>
                <w:rPr>
                  <w:rFonts w:hint="eastAsia"/>
                  <w:sz w:val="18"/>
                  <w:szCs w:val="18"/>
                </w:rPr>
                <w:delText>nl</w:delText>
              </w:r>
              <w:r>
                <w:rPr>
                  <w:rFonts w:hint="eastAsia"/>
                  <w:sz w:val="18"/>
                  <w:szCs w:val="18"/>
                </w:rPr>
                <w:delText>：标准字体宽度，大字体高度；</w:delText>
              </w:r>
            </w:del>
          </w:p>
        </w:tc>
        <w:tc>
          <w:tcPr>
            <w:tcW w:w="1134" w:type="dxa"/>
            <w:shd w:val="clear" w:color="auto" w:fill="92D050"/>
          </w:tcPr>
          <w:p w14:paraId="0CE219EC" w14:textId="77777777" w:rsidR="003843EA" w:rsidRDefault="003843EA">
            <w:pPr>
              <w:rPr>
                <w:del w:id="1757" w:author="lenovo" w:date="2017-06-29T14:59:00Z"/>
                <w:sz w:val="18"/>
                <w:szCs w:val="18"/>
              </w:rPr>
            </w:pPr>
          </w:p>
        </w:tc>
        <w:tc>
          <w:tcPr>
            <w:tcW w:w="2268" w:type="dxa"/>
            <w:shd w:val="clear" w:color="auto" w:fill="92D050"/>
          </w:tcPr>
          <w:p w14:paraId="59091DBE" w14:textId="77777777" w:rsidR="003843EA" w:rsidRDefault="003843EA">
            <w:pPr>
              <w:rPr>
                <w:del w:id="1758" w:author="lenovo" w:date="2017-06-29T14:59:00Z"/>
                <w:sz w:val="18"/>
                <w:szCs w:val="18"/>
              </w:rPr>
            </w:pPr>
          </w:p>
        </w:tc>
        <w:tc>
          <w:tcPr>
            <w:tcW w:w="1276" w:type="dxa"/>
            <w:shd w:val="clear" w:color="auto" w:fill="92D050"/>
          </w:tcPr>
          <w:p w14:paraId="4DC6E5E7" w14:textId="77777777" w:rsidR="003843EA" w:rsidRDefault="003843EA">
            <w:pPr>
              <w:rPr>
                <w:del w:id="1759" w:author="lenovo" w:date="2017-06-29T14:59:00Z"/>
                <w:sz w:val="18"/>
                <w:szCs w:val="18"/>
              </w:rPr>
            </w:pPr>
          </w:p>
        </w:tc>
        <w:tc>
          <w:tcPr>
            <w:tcW w:w="1701" w:type="dxa"/>
            <w:shd w:val="clear" w:color="auto" w:fill="92D050"/>
          </w:tcPr>
          <w:p w14:paraId="626EADA0" w14:textId="77777777" w:rsidR="003843EA" w:rsidRDefault="00A21561">
            <w:pPr>
              <w:rPr>
                <w:del w:id="1760" w:author="lenovo" w:date="2017-06-29T14:59:00Z"/>
                <w:sz w:val="18"/>
                <w:szCs w:val="18"/>
              </w:rPr>
            </w:pPr>
            <w:del w:id="1761" w:author="lenovo" w:date="2017-06-29T14:59:00Z">
              <w:r>
                <w:rPr>
                  <w:rFonts w:hint="eastAsia"/>
                  <w:sz w:val="18"/>
                  <w:szCs w:val="18"/>
                </w:rPr>
                <w:delText>西方样式</w:delText>
              </w:r>
            </w:del>
          </w:p>
        </w:tc>
      </w:tr>
      <w:tr w:rsidR="003843EA" w14:paraId="1B7041CF" w14:textId="77777777">
        <w:trPr>
          <w:trHeight w:val="586"/>
          <w:del w:id="1762" w:author="lenovo" w:date="2017-06-29T14:59:00Z"/>
        </w:trPr>
        <w:tc>
          <w:tcPr>
            <w:tcW w:w="1101" w:type="dxa"/>
            <w:vMerge/>
          </w:tcPr>
          <w:p w14:paraId="03ED2A17" w14:textId="77777777" w:rsidR="003843EA" w:rsidRDefault="003843EA">
            <w:pPr>
              <w:rPr>
                <w:del w:id="1763" w:author="lenovo" w:date="2017-06-29T14:59:00Z"/>
                <w:szCs w:val="21"/>
              </w:rPr>
            </w:pPr>
          </w:p>
        </w:tc>
        <w:tc>
          <w:tcPr>
            <w:tcW w:w="992" w:type="dxa"/>
          </w:tcPr>
          <w:p w14:paraId="3C747492" w14:textId="77777777" w:rsidR="003843EA" w:rsidRDefault="00A21561">
            <w:pPr>
              <w:rPr>
                <w:del w:id="1764" w:author="lenovo" w:date="2017-06-29T14:59:00Z"/>
                <w:sz w:val="18"/>
                <w:szCs w:val="18"/>
              </w:rPr>
            </w:pPr>
            <w:del w:id="1765" w:author="lenovo" w:date="2017-06-29T14:59:00Z">
              <w:r>
                <w:rPr>
                  <w:rFonts w:hint="eastAsia"/>
                  <w:sz w:val="18"/>
                  <w:szCs w:val="18"/>
                </w:rPr>
                <w:delText>gray</w:delText>
              </w:r>
            </w:del>
          </w:p>
        </w:tc>
        <w:tc>
          <w:tcPr>
            <w:tcW w:w="1559" w:type="dxa"/>
          </w:tcPr>
          <w:p w14:paraId="5AA8D210" w14:textId="77777777" w:rsidR="003843EA" w:rsidRDefault="00A21561">
            <w:pPr>
              <w:rPr>
                <w:del w:id="1766" w:author="lenovo" w:date="2017-06-29T14:59:00Z"/>
                <w:sz w:val="18"/>
                <w:szCs w:val="18"/>
              </w:rPr>
            </w:pPr>
            <w:del w:id="1767" w:author="lenovo" w:date="2017-06-29T14:59:00Z">
              <w:r>
                <w:rPr>
                  <w:sz w:val="18"/>
                  <w:szCs w:val="18"/>
                </w:rPr>
                <w:delText>[</w:delText>
              </w:r>
              <w:r>
                <w:rPr>
                  <w:rFonts w:hint="eastAsia"/>
                  <w:sz w:val="18"/>
                  <w:szCs w:val="18"/>
                </w:rPr>
                <w:delText>1</w:delText>
              </w:r>
              <w:r>
                <w:rPr>
                  <w:rFonts w:hint="eastAsia"/>
                  <w:sz w:val="18"/>
                  <w:szCs w:val="18"/>
                </w:rPr>
                <w:delText>，</w:delText>
              </w:r>
              <w:r>
                <w:rPr>
                  <w:rFonts w:hint="eastAsia"/>
                  <w:sz w:val="18"/>
                  <w:szCs w:val="18"/>
                </w:rPr>
                <w:delText>10]</w:delText>
              </w:r>
            </w:del>
          </w:p>
          <w:p w14:paraId="198FA587" w14:textId="77777777" w:rsidR="003843EA" w:rsidRDefault="00A21561">
            <w:pPr>
              <w:pStyle w:val="p0"/>
              <w:rPr>
                <w:del w:id="1768" w:author="lenovo" w:date="2017-06-29T14:59:00Z"/>
                <w:rFonts w:asciiTheme="minorHAnsi" w:eastAsiaTheme="minorEastAsia" w:hAnsiTheme="minorHAnsi" w:cstheme="minorBidi"/>
                <w:kern w:val="2"/>
                <w:sz w:val="18"/>
                <w:szCs w:val="18"/>
              </w:rPr>
            </w:pPr>
            <w:del w:id="1769" w:author="lenovo" w:date="2017-06-29T14:59:00Z">
              <w:r>
                <w:rPr>
                  <w:rFonts w:asciiTheme="minorHAnsi" w:eastAsiaTheme="minorEastAsia" w:hAnsiTheme="minorHAnsi" w:cstheme="minorBidi" w:hint="eastAsia"/>
                  <w:kern w:val="2"/>
                  <w:sz w:val="18"/>
                  <w:szCs w:val="18"/>
                </w:rPr>
                <w:delText>默认</w:delText>
              </w:r>
              <w:r>
                <w:rPr>
                  <w:rFonts w:asciiTheme="minorHAnsi" w:eastAsiaTheme="minorEastAsia" w:hAnsiTheme="minorHAnsi" w:cstheme="minorBidi" w:hint="eastAsia"/>
                  <w:kern w:val="2"/>
                  <w:sz w:val="18"/>
                  <w:szCs w:val="18"/>
                </w:rPr>
                <w:delText>5</w:delText>
              </w:r>
            </w:del>
          </w:p>
        </w:tc>
        <w:tc>
          <w:tcPr>
            <w:tcW w:w="1134" w:type="dxa"/>
            <w:shd w:val="clear" w:color="auto" w:fill="92D050"/>
          </w:tcPr>
          <w:p w14:paraId="36CDED3B" w14:textId="77777777" w:rsidR="003843EA" w:rsidRDefault="003843EA">
            <w:pPr>
              <w:rPr>
                <w:del w:id="1770" w:author="lenovo" w:date="2017-06-29T14:59:00Z"/>
                <w:sz w:val="18"/>
                <w:szCs w:val="18"/>
              </w:rPr>
            </w:pPr>
          </w:p>
        </w:tc>
        <w:tc>
          <w:tcPr>
            <w:tcW w:w="2268" w:type="dxa"/>
            <w:shd w:val="clear" w:color="auto" w:fill="92D050"/>
          </w:tcPr>
          <w:p w14:paraId="1512CB53" w14:textId="77777777" w:rsidR="003843EA" w:rsidRDefault="003843EA">
            <w:pPr>
              <w:rPr>
                <w:del w:id="1771" w:author="lenovo" w:date="2017-06-29T14:59:00Z"/>
                <w:sz w:val="18"/>
                <w:szCs w:val="18"/>
              </w:rPr>
            </w:pPr>
          </w:p>
        </w:tc>
        <w:tc>
          <w:tcPr>
            <w:tcW w:w="1276" w:type="dxa"/>
            <w:shd w:val="clear" w:color="auto" w:fill="92D050"/>
          </w:tcPr>
          <w:p w14:paraId="0D0EEF4B" w14:textId="77777777" w:rsidR="003843EA" w:rsidRDefault="003843EA">
            <w:pPr>
              <w:rPr>
                <w:del w:id="1772" w:author="lenovo" w:date="2017-06-29T14:59:00Z"/>
                <w:sz w:val="18"/>
                <w:szCs w:val="18"/>
              </w:rPr>
            </w:pPr>
          </w:p>
        </w:tc>
        <w:tc>
          <w:tcPr>
            <w:tcW w:w="1701" w:type="dxa"/>
            <w:shd w:val="clear" w:color="auto" w:fill="92D050"/>
          </w:tcPr>
          <w:p w14:paraId="10FED64F" w14:textId="77777777" w:rsidR="003843EA" w:rsidRDefault="00A21561">
            <w:pPr>
              <w:rPr>
                <w:del w:id="1773" w:author="lenovo" w:date="2017-06-29T14:59:00Z"/>
                <w:sz w:val="18"/>
                <w:szCs w:val="18"/>
              </w:rPr>
            </w:pPr>
            <w:del w:id="1774" w:author="lenovo" w:date="2017-06-29T14:59:00Z">
              <w:r>
                <w:rPr>
                  <w:rFonts w:hint="eastAsia"/>
                  <w:sz w:val="18"/>
                  <w:szCs w:val="18"/>
                </w:rPr>
                <w:delText>灰度</w:delText>
              </w:r>
              <w:r>
                <w:rPr>
                  <w:rFonts w:hint="eastAsia"/>
                  <w:sz w:val="18"/>
                  <w:szCs w:val="18"/>
                </w:rPr>
                <w:delText>/</w:delText>
              </w:r>
              <w:r>
                <w:rPr>
                  <w:rFonts w:hint="eastAsia"/>
                  <w:sz w:val="18"/>
                  <w:szCs w:val="18"/>
                </w:rPr>
                <w:delText>浓度，文字粗细（对于只支持加</w:delText>
              </w:r>
              <w:r>
                <w:rPr>
                  <w:rFonts w:hint="eastAsia"/>
                  <w:sz w:val="18"/>
                  <w:szCs w:val="18"/>
                </w:rPr>
                <w:lastRenderedPageBreak/>
                <w:delText>粗的打印机进行如下操作：</w:delText>
              </w:r>
              <w:r>
                <w:rPr>
                  <w:rFonts w:hint="eastAsia"/>
                  <w:sz w:val="18"/>
                  <w:szCs w:val="18"/>
                </w:rPr>
                <w:delText>1~5</w:delText>
              </w:r>
              <w:r>
                <w:rPr>
                  <w:rFonts w:hint="eastAsia"/>
                  <w:sz w:val="18"/>
                  <w:szCs w:val="18"/>
                </w:rPr>
                <w:delText>为标准，</w:delText>
              </w:r>
              <w:r>
                <w:rPr>
                  <w:rFonts w:hint="eastAsia"/>
                  <w:sz w:val="18"/>
                  <w:szCs w:val="18"/>
                </w:rPr>
                <w:delText>6~10</w:delText>
              </w:r>
              <w:r>
                <w:rPr>
                  <w:rFonts w:hint="eastAsia"/>
                  <w:sz w:val="18"/>
                  <w:szCs w:val="18"/>
                </w:rPr>
                <w:delText>为加粗）</w:delText>
              </w:r>
            </w:del>
          </w:p>
        </w:tc>
      </w:tr>
      <w:tr w:rsidR="003843EA" w14:paraId="1780663E" w14:textId="77777777">
        <w:trPr>
          <w:trHeight w:val="414"/>
          <w:del w:id="1775" w:author="lenovo" w:date="2017-06-29T14:59:00Z"/>
        </w:trPr>
        <w:tc>
          <w:tcPr>
            <w:tcW w:w="1101" w:type="dxa"/>
            <w:vMerge/>
          </w:tcPr>
          <w:p w14:paraId="3C996303" w14:textId="77777777" w:rsidR="003843EA" w:rsidRDefault="003843EA">
            <w:pPr>
              <w:rPr>
                <w:del w:id="1776" w:author="lenovo" w:date="2017-06-29T14:59:00Z"/>
                <w:szCs w:val="21"/>
              </w:rPr>
            </w:pPr>
          </w:p>
        </w:tc>
        <w:tc>
          <w:tcPr>
            <w:tcW w:w="992" w:type="dxa"/>
          </w:tcPr>
          <w:p w14:paraId="6378487F" w14:textId="77777777" w:rsidR="003843EA" w:rsidRDefault="00A21561">
            <w:pPr>
              <w:rPr>
                <w:del w:id="1777" w:author="lenovo" w:date="2017-06-29T14:59:00Z"/>
                <w:sz w:val="18"/>
                <w:szCs w:val="18"/>
              </w:rPr>
            </w:pPr>
            <w:del w:id="1778" w:author="lenovo" w:date="2017-06-29T14:59:00Z">
              <w:r>
                <w:rPr>
                  <w:rFonts w:hint="eastAsia"/>
                  <w:sz w:val="18"/>
                  <w:szCs w:val="18"/>
                </w:rPr>
                <w:delText>yspace</w:delText>
              </w:r>
            </w:del>
          </w:p>
        </w:tc>
        <w:tc>
          <w:tcPr>
            <w:tcW w:w="1559" w:type="dxa"/>
          </w:tcPr>
          <w:p w14:paraId="18822B3F" w14:textId="77777777" w:rsidR="003843EA" w:rsidRDefault="00A21561">
            <w:pPr>
              <w:rPr>
                <w:del w:id="1779" w:author="lenovo" w:date="2017-06-29T14:59:00Z"/>
                <w:sz w:val="18"/>
                <w:szCs w:val="18"/>
              </w:rPr>
            </w:pPr>
            <w:del w:id="1780" w:author="lenovo" w:date="2017-06-29T14:59:00Z">
              <w:r>
                <w:rPr>
                  <w:sz w:val="18"/>
                  <w:szCs w:val="18"/>
                </w:rPr>
                <w:delText>[0, 60]</w:delText>
              </w:r>
            </w:del>
          </w:p>
          <w:p w14:paraId="54C1D412" w14:textId="77777777" w:rsidR="003843EA" w:rsidRDefault="00A21561">
            <w:pPr>
              <w:rPr>
                <w:del w:id="1781" w:author="lenovo" w:date="2017-06-29T14:59:00Z"/>
                <w:sz w:val="18"/>
                <w:szCs w:val="18"/>
              </w:rPr>
            </w:pPr>
            <w:del w:id="1782" w:author="lenovo" w:date="2017-06-29T14:59:00Z">
              <w:r>
                <w:rPr>
                  <w:rFonts w:hint="eastAsia"/>
                  <w:sz w:val="18"/>
                  <w:szCs w:val="18"/>
                </w:rPr>
                <w:delText>默认</w:delText>
              </w:r>
              <w:r>
                <w:rPr>
                  <w:rFonts w:hint="eastAsia"/>
                  <w:sz w:val="18"/>
                  <w:szCs w:val="18"/>
                </w:rPr>
                <w:delText>6</w:delText>
              </w:r>
            </w:del>
          </w:p>
        </w:tc>
        <w:tc>
          <w:tcPr>
            <w:tcW w:w="1134" w:type="dxa"/>
            <w:shd w:val="clear" w:color="auto" w:fill="92D050"/>
          </w:tcPr>
          <w:p w14:paraId="2AF19B9E" w14:textId="77777777" w:rsidR="003843EA" w:rsidRDefault="003843EA">
            <w:pPr>
              <w:rPr>
                <w:del w:id="1783" w:author="lenovo" w:date="2017-06-29T14:59:00Z"/>
                <w:sz w:val="18"/>
                <w:szCs w:val="18"/>
              </w:rPr>
            </w:pPr>
          </w:p>
        </w:tc>
        <w:tc>
          <w:tcPr>
            <w:tcW w:w="2268" w:type="dxa"/>
            <w:shd w:val="clear" w:color="auto" w:fill="92D050"/>
          </w:tcPr>
          <w:p w14:paraId="11EBD784" w14:textId="77777777" w:rsidR="003843EA" w:rsidRDefault="003843EA">
            <w:pPr>
              <w:rPr>
                <w:del w:id="1784" w:author="lenovo" w:date="2017-06-29T14:59:00Z"/>
                <w:sz w:val="18"/>
                <w:szCs w:val="18"/>
              </w:rPr>
            </w:pPr>
          </w:p>
        </w:tc>
        <w:tc>
          <w:tcPr>
            <w:tcW w:w="1276" w:type="dxa"/>
            <w:shd w:val="clear" w:color="auto" w:fill="92D050"/>
          </w:tcPr>
          <w:p w14:paraId="1FB791A3" w14:textId="77777777" w:rsidR="003843EA" w:rsidRDefault="003843EA">
            <w:pPr>
              <w:rPr>
                <w:del w:id="1785" w:author="lenovo" w:date="2017-06-29T14:59:00Z"/>
                <w:sz w:val="18"/>
                <w:szCs w:val="18"/>
              </w:rPr>
            </w:pPr>
          </w:p>
        </w:tc>
        <w:tc>
          <w:tcPr>
            <w:tcW w:w="1701" w:type="dxa"/>
            <w:shd w:val="clear" w:color="auto" w:fill="92D050"/>
          </w:tcPr>
          <w:p w14:paraId="605AD3E8" w14:textId="77777777" w:rsidR="003843EA" w:rsidRDefault="00A21561">
            <w:pPr>
              <w:pStyle w:val="p0"/>
              <w:rPr>
                <w:del w:id="1786" w:author="lenovo" w:date="2017-06-29T14:59:00Z"/>
                <w:rFonts w:asciiTheme="minorHAnsi" w:hAnsiTheme="minorHAnsi" w:cstheme="minorBidi"/>
                <w:sz w:val="18"/>
                <w:szCs w:val="18"/>
              </w:rPr>
            </w:pPr>
            <w:del w:id="1787" w:author="lenovo" w:date="2017-06-29T14:59:00Z">
              <w:r>
                <w:rPr>
                  <w:rFonts w:asciiTheme="minorHAnsi" w:eastAsiaTheme="minorEastAsia" w:hAnsiTheme="minorHAnsi" w:cstheme="minorBidi"/>
                  <w:kern w:val="2"/>
                  <w:sz w:val="18"/>
                  <w:szCs w:val="18"/>
                </w:rPr>
                <w:delText>行间距</w:delText>
              </w:r>
            </w:del>
          </w:p>
        </w:tc>
      </w:tr>
      <w:tr w:rsidR="003843EA" w14:paraId="632DE04A" w14:textId="77777777">
        <w:trPr>
          <w:trHeight w:val="1655"/>
          <w:del w:id="1788" w:author="lenovo" w:date="2017-06-29T14:59:00Z"/>
        </w:trPr>
        <w:tc>
          <w:tcPr>
            <w:tcW w:w="1101" w:type="dxa"/>
            <w:vMerge/>
          </w:tcPr>
          <w:p w14:paraId="33DF0EC6" w14:textId="77777777" w:rsidR="003843EA" w:rsidRDefault="003843EA">
            <w:pPr>
              <w:rPr>
                <w:del w:id="1789" w:author="lenovo" w:date="2017-06-29T14:59:00Z"/>
                <w:szCs w:val="21"/>
              </w:rPr>
            </w:pPr>
          </w:p>
        </w:tc>
        <w:tc>
          <w:tcPr>
            <w:tcW w:w="992" w:type="dxa"/>
          </w:tcPr>
          <w:p w14:paraId="0F4688E4" w14:textId="77777777" w:rsidR="003843EA" w:rsidRDefault="00A21561">
            <w:pPr>
              <w:rPr>
                <w:del w:id="1790" w:author="lenovo" w:date="2017-06-29T14:59:00Z"/>
                <w:sz w:val="18"/>
                <w:szCs w:val="18"/>
              </w:rPr>
            </w:pPr>
            <w:del w:id="1791" w:author="lenovo" w:date="2017-06-29T14:59:00Z">
              <w:r>
                <w:rPr>
                  <w:rFonts w:hint="eastAsia"/>
                  <w:sz w:val="18"/>
                  <w:szCs w:val="18"/>
                </w:rPr>
                <w:delText>barcode</w:delText>
              </w:r>
            </w:del>
          </w:p>
        </w:tc>
        <w:tc>
          <w:tcPr>
            <w:tcW w:w="1559" w:type="dxa"/>
          </w:tcPr>
          <w:p w14:paraId="1FFE46D5" w14:textId="77777777" w:rsidR="003843EA" w:rsidRDefault="00A21561">
            <w:pPr>
              <w:rPr>
                <w:del w:id="1792" w:author="lenovo" w:date="2017-06-29T14:59:00Z"/>
                <w:sz w:val="18"/>
                <w:szCs w:val="18"/>
              </w:rPr>
            </w:pPr>
            <w:del w:id="1793" w:author="lenovo" w:date="2017-06-29T14:59:00Z">
              <w:r>
                <w:rPr>
                  <w:rFonts w:hint="eastAsia"/>
                  <w:sz w:val="18"/>
                  <w:szCs w:val="18"/>
                </w:rPr>
                <w:delText>单条条码宽度（从效果来看，建议宽度</w:delText>
              </w:r>
              <w:r>
                <w:rPr>
                  <w:rFonts w:hint="eastAsia"/>
                  <w:sz w:val="18"/>
                  <w:szCs w:val="18"/>
                </w:rPr>
                <w:delText>&gt;=2</w:delText>
              </w:r>
              <w:r>
                <w:rPr>
                  <w:rFonts w:hint="eastAsia"/>
                  <w:sz w:val="18"/>
                  <w:szCs w:val="18"/>
                </w:rPr>
                <w:delText>）</w:delText>
              </w:r>
            </w:del>
          </w:p>
          <w:p w14:paraId="78F00F19" w14:textId="77777777" w:rsidR="003843EA" w:rsidRDefault="00A21561">
            <w:pPr>
              <w:rPr>
                <w:del w:id="1794" w:author="lenovo" w:date="2017-06-29T14:59:00Z"/>
                <w:sz w:val="18"/>
                <w:szCs w:val="18"/>
              </w:rPr>
            </w:pPr>
            <w:del w:id="1795" w:author="lenovo" w:date="2017-06-29T14:59:00Z">
              <w:r>
                <w:rPr>
                  <w:rFonts w:hint="eastAsia"/>
                  <w:sz w:val="18"/>
                  <w:szCs w:val="18"/>
                </w:rPr>
                <w:delText>[1</w:delText>
              </w:r>
              <w:r>
                <w:rPr>
                  <w:rFonts w:hint="eastAsia"/>
                  <w:sz w:val="18"/>
                  <w:szCs w:val="18"/>
                </w:rPr>
                <w:delText>，</w:delText>
              </w:r>
              <w:r>
                <w:rPr>
                  <w:rFonts w:hint="eastAsia"/>
                  <w:sz w:val="18"/>
                  <w:szCs w:val="18"/>
                </w:rPr>
                <w:delText>8]</w:delText>
              </w:r>
            </w:del>
          </w:p>
          <w:p w14:paraId="2C803B5A" w14:textId="77777777" w:rsidR="003843EA" w:rsidRDefault="00A21561">
            <w:pPr>
              <w:rPr>
                <w:del w:id="1796" w:author="lenovo" w:date="2017-06-29T14:59:00Z"/>
                <w:sz w:val="18"/>
                <w:szCs w:val="18"/>
              </w:rPr>
            </w:pPr>
            <w:del w:id="1797" w:author="lenovo" w:date="2017-06-29T14:59:00Z">
              <w:r>
                <w:rPr>
                  <w:rFonts w:hint="eastAsia"/>
                  <w:sz w:val="18"/>
                  <w:szCs w:val="18"/>
                </w:rPr>
                <w:delText>默认</w:delText>
              </w:r>
              <w:r>
                <w:rPr>
                  <w:rFonts w:hint="eastAsia"/>
                  <w:sz w:val="18"/>
                  <w:szCs w:val="18"/>
                </w:rPr>
                <w:delText>2</w:delText>
              </w:r>
            </w:del>
          </w:p>
        </w:tc>
        <w:tc>
          <w:tcPr>
            <w:tcW w:w="1134" w:type="dxa"/>
            <w:shd w:val="clear" w:color="auto" w:fill="FFFFFF" w:themeFill="background1"/>
          </w:tcPr>
          <w:p w14:paraId="4E71BC8B" w14:textId="77777777" w:rsidR="003843EA" w:rsidRDefault="00A21561">
            <w:pPr>
              <w:rPr>
                <w:del w:id="1798" w:author="lenovo" w:date="2017-06-29T14:59:00Z"/>
                <w:sz w:val="18"/>
                <w:szCs w:val="18"/>
              </w:rPr>
            </w:pPr>
            <w:del w:id="1799" w:author="lenovo" w:date="2017-06-29T14:59:00Z">
              <w:r>
                <w:rPr>
                  <w:rFonts w:hint="eastAsia"/>
                  <w:sz w:val="18"/>
                  <w:szCs w:val="18"/>
                </w:rPr>
                <w:delText>期望高度</w:delText>
              </w:r>
            </w:del>
          </w:p>
          <w:p w14:paraId="7C5AF9F5" w14:textId="77777777" w:rsidR="003843EA" w:rsidRDefault="00A21561">
            <w:pPr>
              <w:rPr>
                <w:del w:id="1800" w:author="lenovo" w:date="2017-06-29T14:59:00Z"/>
                <w:sz w:val="18"/>
                <w:szCs w:val="18"/>
              </w:rPr>
            </w:pPr>
            <w:del w:id="1801" w:author="lenovo" w:date="2017-06-29T14:59:00Z">
              <w:r>
                <w:rPr>
                  <w:rFonts w:hint="eastAsia"/>
                  <w:sz w:val="18"/>
                  <w:szCs w:val="18"/>
                </w:rPr>
                <w:delText>[1</w:delText>
              </w:r>
              <w:r>
                <w:rPr>
                  <w:rFonts w:hint="eastAsia"/>
                  <w:sz w:val="18"/>
                  <w:szCs w:val="18"/>
                </w:rPr>
                <w:delText>，</w:delText>
              </w:r>
              <w:r>
                <w:rPr>
                  <w:rFonts w:hint="eastAsia"/>
                  <w:sz w:val="18"/>
                  <w:szCs w:val="18"/>
                </w:rPr>
                <w:delText>320]</w:delText>
              </w:r>
              <w:r>
                <w:rPr>
                  <w:rFonts w:hint="eastAsia"/>
                  <w:sz w:val="18"/>
                  <w:szCs w:val="18"/>
                </w:rPr>
                <w:delText>且必须是</w:delText>
              </w:r>
              <w:r>
                <w:rPr>
                  <w:rFonts w:hint="eastAsia"/>
                  <w:sz w:val="18"/>
                  <w:szCs w:val="18"/>
                </w:rPr>
                <w:delText>8</w:delText>
              </w:r>
              <w:r>
                <w:rPr>
                  <w:rFonts w:hint="eastAsia"/>
                  <w:sz w:val="18"/>
                  <w:szCs w:val="18"/>
                </w:rPr>
                <w:delText>的倍数</w:delText>
              </w:r>
            </w:del>
          </w:p>
          <w:p w14:paraId="4934278F" w14:textId="77777777" w:rsidR="003843EA" w:rsidRDefault="00A21561">
            <w:pPr>
              <w:rPr>
                <w:del w:id="1802" w:author="lenovo" w:date="2017-06-29T14:59:00Z"/>
                <w:sz w:val="18"/>
                <w:szCs w:val="18"/>
              </w:rPr>
            </w:pPr>
            <w:del w:id="1803" w:author="lenovo" w:date="2017-06-29T14:59:00Z">
              <w:r>
                <w:rPr>
                  <w:rFonts w:hint="eastAsia"/>
                  <w:sz w:val="18"/>
                  <w:szCs w:val="18"/>
                </w:rPr>
                <w:delText>默认</w:delText>
              </w:r>
              <w:r>
                <w:rPr>
                  <w:sz w:val="18"/>
                  <w:szCs w:val="18"/>
                </w:rPr>
                <w:delText>64</w:delText>
              </w:r>
            </w:del>
          </w:p>
        </w:tc>
        <w:tc>
          <w:tcPr>
            <w:tcW w:w="2268" w:type="dxa"/>
            <w:shd w:val="clear" w:color="auto" w:fill="92D050"/>
          </w:tcPr>
          <w:p w14:paraId="70DE8704" w14:textId="77777777" w:rsidR="003843EA" w:rsidRDefault="003843EA">
            <w:pPr>
              <w:rPr>
                <w:del w:id="1804" w:author="lenovo" w:date="2017-06-29T14:59:00Z"/>
                <w:sz w:val="18"/>
                <w:szCs w:val="18"/>
              </w:rPr>
            </w:pPr>
          </w:p>
        </w:tc>
        <w:tc>
          <w:tcPr>
            <w:tcW w:w="1276" w:type="dxa"/>
            <w:shd w:val="clear" w:color="auto" w:fill="92D050"/>
          </w:tcPr>
          <w:p w14:paraId="23EE9E24" w14:textId="77777777" w:rsidR="003843EA" w:rsidRDefault="003843EA">
            <w:pPr>
              <w:rPr>
                <w:del w:id="1805" w:author="lenovo" w:date="2017-06-29T14:59:00Z"/>
                <w:sz w:val="18"/>
                <w:szCs w:val="18"/>
              </w:rPr>
            </w:pPr>
          </w:p>
        </w:tc>
        <w:tc>
          <w:tcPr>
            <w:tcW w:w="1701" w:type="dxa"/>
            <w:shd w:val="clear" w:color="auto" w:fill="92D050"/>
          </w:tcPr>
          <w:p w14:paraId="14357DF5" w14:textId="77777777" w:rsidR="003843EA" w:rsidRDefault="00A21561">
            <w:pPr>
              <w:rPr>
                <w:del w:id="1806" w:author="lenovo" w:date="2017-06-29T14:59:00Z"/>
                <w:sz w:val="18"/>
                <w:szCs w:val="18"/>
              </w:rPr>
            </w:pPr>
            <w:del w:id="1807" w:author="lenovo" w:date="2017-06-29T14:59:00Z">
              <w:r>
                <w:rPr>
                  <w:rFonts w:hint="eastAsia"/>
                  <w:sz w:val="18"/>
                  <w:szCs w:val="18"/>
                </w:rPr>
                <w:delText>条码样式</w:delText>
              </w:r>
            </w:del>
          </w:p>
        </w:tc>
      </w:tr>
      <w:tr w:rsidR="003843EA" w14:paraId="26955C14" w14:textId="77777777">
        <w:trPr>
          <w:trHeight w:val="1655"/>
          <w:del w:id="1808" w:author="lenovo" w:date="2017-06-29T14:59:00Z"/>
        </w:trPr>
        <w:tc>
          <w:tcPr>
            <w:tcW w:w="1101" w:type="dxa"/>
            <w:vMerge/>
          </w:tcPr>
          <w:p w14:paraId="7202713D" w14:textId="77777777" w:rsidR="003843EA" w:rsidRDefault="003843EA">
            <w:pPr>
              <w:rPr>
                <w:del w:id="1809" w:author="lenovo" w:date="2017-06-29T14:59:00Z"/>
                <w:szCs w:val="21"/>
              </w:rPr>
            </w:pPr>
          </w:p>
        </w:tc>
        <w:tc>
          <w:tcPr>
            <w:tcW w:w="992" w:type="dxa"/>
          </w:tcPr>
          <w:p w14:paraId="62BF22C0" w14:textId="77777777" w:rsidR="003843EA" w:rsidRDefault="00A21561">
            <w:pPr>
              <w:rPr>
                <w:del w:id="1810" w:author="lenovo" w:date="2017-06-29T14:59:00Z"/>
                <w:sz w:val="18"/>
                <w:szCs w:val="18"/>
              </w:rPr>
            </w:pPr>
            <w:del w:id="1811" w:author="lenovo" w:date="2017-06-29T14:59:00Z">
              <w:r>
                <w:rPr>
                  <w:rFonts w:hint="eastAsia"/>
                  <w:sz w:val="18"/>
                  <w:szCs w:val="18"/>
                </w:rPr>
                <w:delText>qrcode</w:delText>
              </w:r>
            </w:del>
          </w:p>
        </w:tc>
        <w:tc>
          <w:tcPr>
            <w:tcW w:w="1559" w:type="dxa"/>
          </w:tcPr>
          <w:p w14:paraId="59A507AD" w14:textId="77777777" w:rsidR="003843EA" w:rsidRDefault="00A21561">
            <w:pPr>
              <w:rPr>
                <w:del w:id="1812" w:author="lenovo" w:date="2017-06-29T14:59:00Z"/>
                <w:sz w:val="18"/>
                <w:szCs w:val="18"/>
              </w:rPr>
            </w:pPr>
            <w:del w:id="1813" w:author="lenovo" w:date="2017-06-29T14:59:00Z">
              <w:r>
                <w:rPr>
                  <w:rFonts w:hint="eastAsia"/>
                  <w:sz w:val="18"/>
                  <w:szCs w:val="18"/>
                </w:rPr>
                <w:delText>期望高度</w:delText>
              </w:r>
            </w:del>
          </w:p>
          <w:p w14:paraId="2B244F37" w14:textId="77777777" w:rsidR="003843EA" w:rsidRDefault="00A21561">
            <w:pPr>
              <w:rPr>
                <w:del w:id="1814" w:author="lenovo" w:date="2017-06-29T14:59:00Z"/>
                <w:sz w:val="18"/>
                <w:szCs w:val="18"/>
              </w:rPr>
            </w:pPr>
            <w:del w:id="1815" w:author="lenovo" w:date="2017-06-29T14:59:00Z">
              <w:r>
                <w:rPr>
                  <w:rFonts w:hint="eastAsia"/>
                  <w:sz w:val="18"/>
                  <w:szCs w:val="18"/>
                </w:rPr>
                <w:delText>(int)</w:delText>
              </w:r>
            </w:del>
          </w:p>
          <w:p w14:paraId="2AFFC2E1" w14:textId="77777777" w:rsidR="003843EA" w:rsidRDefault="00A21561">
            <w:pPr>
              <w:rPr>
                <w:del w:id="1816" w:author="lenovo" w:date="2017-06-29T14:59:00Z"/>
                <w:sz w:val="18"/>
                <w:szCs w:val="18"/>
              </w:rPr>
            </w:pPr>
            <w:del w:id="1817" w:author="lenovo" w:date="2017-06-29T14:59:00Z">
              <w:r>
                <w:rPr>
                  <w:rFonts w:hint="eastAsia"/>
                  <w:sz w:val="18"/>
                  <w:szCs w:val="18"/>
                </w:rPr>
                <w:delText>不超过打印边界</w:delText>
              </w:r>
            </w:del>
          </w:p>
          <w:p w14:paraId="30E3F9AC" w14:textId="77777777" w:rsidR="003843EA" w:rsidRDefault="00A21561">
            <w:pPr>
              <w:rPr>
                <w:del w:id="1818" w:author="lenovo" w:date="2017-06-29T14:59:00Z"/>
                <w:sz w:val="18"/>
                <w:szCs w:val="18"/>
              </w:rPr>
            </w:pPr>
            <w:del w:id="1819" w:author="lenovo" w:date="2017-06-29T14:59:00Z">
              <w:r>
                <w:rPr>
                  <w:rFonts w:hint="eastAsia"/>
                  <w:sz w:val="18"/>
                  <w:szCs w:val="18"/>
                </w:rPr>
                <w:delText>默认</w:delText>
              </w:r>
              <w:r>
                <w:rPr>
                  <w:rFonts w:hint="eastAsia"/>
                  <w:sz w:val="18"/>
                  <w:szCs w:val="18"/>
                </w:rPr>
                <w:delText>100</w:delText>
              </w:r>
            </w:del>
          </w:p>
        </w:tc>
        <w:tc>
          <w:tcPr>
            <w:tcW w:w="1134" w:type="dxa"/>
            <w:shd w:val="clear" w:color="auto" w:fill="FFFFFF" w:themeFill="background1"/>
          </w:tcPr>
          <w:p w14:paraId="34EDFD59" w14:textId="77777777" w:rsidR="003843EA" w:rsidRDefault="00A21561">
            <w:pPr>
              <w:rPr>
                <w:del w:id="1820" w:author="lenovo" w:date="2017-06-29T14:59:00Z"/>
                <w:sz w:val="18"/>
                <w:szCs w:val="18"/>
              </w:rPr>
            </w:pPr>
            <w:del w:id="1821" w:author="lenovo" w:date="2017-06-29T14:59:00Z">
              <w:r>
                <w:rPr>
                  <w:rFonts w:hint="eastAsia"/>
                  <w:sz w:val="18"/>
                  <w:szCs w:val="18"/>
                </w:rPr>
                <w:delText>纠错级别</w:delText>
              </w:r>
            </w:del>
          </w:p>
          <w:p w14:paraId="291D0C36" w14:textId="77777777" w:rsidR="003843EA" w:rsidRDefault="00A21561">
            <w:pPr>
              <w:rPr>
                <w:del w:id="1822" w:author="lenovo" w:date="2017-06-29T14:59:00Z"/>
                <w:sz w:val="18"/>
                <w:szCs w:val="18"/>
              </w:rPr>
            </w:pPr>
            <w:del w:id="1823" w:author="lenovo" w:date="2017-06-29T14:59:00Z">
              <w:r>
                <w:rPr>
                  <w:rFonts w:hint="eastAsia"/>
                  <w:sz w:val="18"/>
                  <w:szCs w:val="18"/>
                </w:rPr>
                <w:delText>[0,3]</w:delText>
              </w:r>
            </w:del>
          </w:p>
          <w:p w14:paraId="5A6A3507" w14:textId="77777777" w:rsidR="003843EA" w:rsidRDefault="00A21561">
            <w:pPr>
              <w:rPr>
                <w:del w:id="1824" w:author="lenovo" w:date="2017-06-29T14:59:00Z"/>
                <w:sz w:val="18"/>
                <w:szCs w:val="18"/>
              </w:rPr>
            </w:pPr>
            <w:del w:id="1825" w:author="lenovo" w:date="2017-06-29T14:59:00Z">
              <w:r>
                <w:rPr>
                  <w:rFonts w:hint="eastAsia"/>
                  <w:sz w:val="18"/>
                  <w:szCs w:val="18"/>
                </w:rPr>
                <w:delText>一般为</w:delText>
              </w:r>
              <w:r>
                <w:rPr>
                  <w:rFonts w:hint="eastAsia"/>
                  <w:sz w:val="18"/>
                  <w:szCs w:val="18"/>
                </w:rPr>
                <w:delText>2</w:delText>
              </w:r>
            </w:del>
          </w:p>
        </w:tc>
        <w:tc>
          <w:tcPr>
            <w:tcW w:w="2268" w:type="dxa"/>
            <w:tcBorders>
              <w:bottom w:val="single" w:sz="4" w:space="0" w:color="auto"/>
            </w:tcBorders>
            <w:shd w:val="clear" w:color="auto" w:fill="92D050"/>
          </w:tcPr>
          <w:p w14:paraId="37813D56" w14:textId="77777777" w:rsidR="003843EA" w:rsidRDefault="003843EA">
            <w:pPr>
              <w:rPr>
                <w:del w:id="1826" w:author="lenovo" w:date="2017-06-29T14:59:00Z"/>
                <w:sz w:val="18"/>
                <w:szCs w:val="18"/>
              </w:rPr>
            </w:pPr>
          </w:p>
        </w:tc>
        <w:tc>
          <w:tcPr>
            <w:tcW w:w="1276" w:type="dxa"/>
            <w:shd w:val="clear" w:color="auto" w:fill="92D050"/>
          </w:tcPr>
          <w:p w14:paraId="741AE661" w14:textId="77777777" w:rsidR="003843EA" w:rsidRDefault="003843EA">
            <w:pPr>
              <w:rPr>
                <w:del w:id="1827" w:author="lenovo" w:date="2017-06-29T14:59:00Z"/>
                <w:sz w:val="18"/>
                <w:szCs w:val="18"/>
              </w:rPr>
            </w:pPr>
          </w:p>
        </w:tc>
        <w:tc>
          <w:tcPr>
            <w:tcW w:w="1701" w:type="dxa"/>
            <w:shd w:val="clear" w:color="auto" w:fill="92D050"/>
          </w:tcPr>
          <w:p w14:paraId="470504C9" w14:textId="77777777" w:rsidR="003843EA" w:rsidRDefault="00A21561">
            <w:pPr>
              <w:rPr>
                <w:del w:id="1828" w:author="lenovo" w:date="2017-06-29T14:59:00Z"/>
                <w:sz w:val="18"/>
                <w:szCs w:val="18"/>
              </w:rPr>
            </w:pPr>
            <w:del w:id="1829" w:author="lenovo" w:date="2017-06-29T14:59:00Z">
              <w:r>
                <w:rPr>
                  <w:rFonts w:hint="eastAsia"/>
                  <w:sz w:val="18"/>
                  <w:szCs w:val="18"/>
                </w:rPr>
                <w:delText>二维码样式</w:delText>
              </w:r>
            </w:del>
          </w:p>
        </w:tc>
      </w:tr>
      <w:tr w:rsidR="003843EA" w14:paraId="119388CF" w14:textId="77777777">
        <w:trPr>
          <w:trHeight w:val="975"/>
          <w:del w:id="1830" w:author="lenovo" w:date="2017-06-29T14:59:00Z"/>
        </w:trPr>
        <w:tc>
          <w:tcPr>
            <w:tcW w:w="1101" w:type="dxa"/>
            <w:vMerge/>
          </w:tcPr>
          <w:p w14:paraId="4AFA2290" w14:textId="77777777" w:rsidR="003843EA" w:rsidRDefault="003843EA">
            <w:pPr>
              <w:rPr>
                <w:del w:id="1831" w:author="lenovo" w:date="2017-06-29T14:59:00Z"/>
                <w:szCs w:val="21"/>
              </w:rPr>
            </w:pPr>
          </w:p>
        </w:tc>
        <w:tc>
          <w:tcPr>
            <w:tcW w:w="992" w:type="dxa"/>
          </w:tcPr>
          <w:p w14:paraId="790CCA19" w14:textId="77777777" w:rsidR="003843EA" w:rsidRDefault="00A21561">
            <w:pPr>
              <w:rPr>
                <w:del w:id="1832" w:author="lenovo" w:date="2017-06-29T14:59:00Z"/>
                <w:sz w:val="18"/>
                <w:szCs w:val="18"/>
              </w:rPr>
            </w:pPr>
            <w:del w:id="1833" w:author="lenovo" w:date="2017-06-29T14:59:00Z">
              <w:r>
                <w:rPr>
                  <w:rFonts w:hint="eastAsia"/>
                  <w:sz w:val="18"/>
                  <w:szCs w:val="18"/>
                </w:rPr>
                <w:delText>NLFONT</w:delText>
              </w:r>
            </w:del>
          </w:p>
        </w:tc>
        <w:tc>
          <w:tcPr>
            <w:tcW w:w="1559" w:type="dxa"/>
            <w:tcBorders>
              <w:bottom w:val="single" w:sz="4" w:space="0" w:color="auto"/>
            </w:tcBorders>
          </w:tcPr>
          <w:p w14:paraId="7AB20E79" w14:textId="77777777" w:rsidR="003843EA" w:rsidRDefault="00A21561">
            <w:pPr>
              <w:rPr>
                <w:del w:id="1834" w:author="lenovo" w:date="2017-06-29T14:59:00Z"/>
                <w:sz w:val="18"/>
                <w:szCs w:val="18"/>
              </w:rPr>
            </w:pPr>
            <w:del w:id="1835" w:author="lenovo" w:date="2017-06-29T14:59:00Z">
              <w:r>
                <w:rPr>
                  <w:rFonts w:hint="eastAsia"/>
                  <w:sz w:val="18"/>
                  <w:szCs w:val="18"/>
                </w:rPr>
                <w:delText>汉字字体</w:delText>
              </w:r>
              <w:r>
                <w:rPr>
                  <w:rFonts w:hint="eastAsia"/>
                  <w:sz w:val="18"/>
                  <w:szCs w:val="18"/>
                </w:rPr>
                <w:delText>(</w:delText>
              </w:r>
              <w:r>
                <w:rPr>
                  <w:rFonts w:hint="eastAsia"/>
                  <w:sz w:val="18"/>
                  <w:szCs w:val="18"/>
                </w:rPr>
                <w:delText>对应字体的枚举值</w:delText>
              </w:r>
              <w:r>
                <w:rPr>
                  <w:rFonts w:hint="eastAsia"/>
                  <w:sz w:val="18"/>
                  <w:szCs w:val="18"/>
                </w:rPr>
                <w:delText>)</w:delText>
              </w:r>
            </w:del>
          </w:p>
        </w:tc>
        <w:tc>
          <w:tcPr>
            <w:tcW w:w="1134" w:type="dxa"/>
            <w:tcBorders>
              <w:bottom w:val="single" w:sz="4" w:space="0" w:color="auto"/>
            </w:tcBorders>
            <w:shd w:val="clear" w:color="auto" w:fill="FFFFFF" w:themeFill="background1"/>
          </w:tcPr>
          <w:p w14:paraId="1BE23FA8" w14:textId="77777777" w:rsidR="003843EA" w:rsidRDefault="00A21561">
            <w:pPr>
              <w:rPr>
                <w:del w:id="1836" w:author="lenovo" w:date="2017-06-29T14:59:00Z"/>
                <w:sz w:val="18"/>
                <w:szCs w:val="18"/>
              </w:rPr>
            </w:pPr>
            <w:del w:id="1837" w:author="lenovo" w:date="2017-06-29T14:59:00Z">
              <w:r>
                <w:rPr>
                  <w:rFonts w:hint="eastAsia"/>
                  <w:sz w:val="18"/>
                  <w:szCs w:val="18"/>
                </w:rPr>
                <w:delText>英文字体</w:delText>
              </w:r>
              <w:r>
                <w:rPr>
                  <w:rFonts w:hint="eastAsia"/>
                  <w:sz w:val="18"/>
                  <w:szCs w:val="18"/>
                </w:rPr>
                <w:delText>(</w:delText>
              </w:r>
              <w:r>
                <w:rPr>
                  <w:rFonts w:hint="eastAsia"/>
                  <w:sz w:val="18"/>
                  <w:szCs w:val="18"/>
                </w:rPr>
                <w:delText>对应字体的枚举值</w:delText>
              </w:r>
              <w:r>
                <w:rPr>
                  <w:rFonts w:hint="eastAsia"/>
                  <w:sz w:val="18"/>
                  <w:szCs w:val="18"/>
                </w:rPr>
                <w:delText>)</w:delText>
              </w:r>
            </w:del>
          </w:p>
        </w:tc>
        <w:tc>
          <w:tcPr>
            <w:tcW w:w="2268" w:type="dxa"/>
            <w:shd w:val="clear" w:color="auto" w:fill="FFFFFF" w:themeFill="background1"/>
          </w:tcPr>
          <w:p w14:paraId="51B0C1B5" w14:textId="77777777" w:rsidR="003843EA" w:rsidRDefault="00A21561">
            <w:pPr>
              <w:rPr>
                <w:del w:id="1838" w:author="lenovo" w:date="2017-06-29T14:59:00Z"/>
                <w:sz w:val="18"/>
                <w:szCs w:val="18"/>
              </w:rPr>
            </w:pPr>
            <w:del w:id="1839" w:author="lenovo" w:date="2017-06-29T14:59:00Z">
              <w:r>
                <w:rPr>
                  <w:rFonts w:hint="eastAsia"/>
                  <w:sz w:val="18"/>
                  <w:szCs w:val="18"/>
                </w:rPr>
                <w:delText>打印模式</w:delText>
              </w:r>
              <w:r>
                <w:rPr>
                  <w:rFonts w:hint="eastAsia"/>
                  <w:sz w:val="18"/>
                  <w:szCs w:val="18"/>
                </w:rPr>
                <w:delText>(</w:delText>
              </w:r>
              <w:r>
                <w:rPr>
                  <w:rFonts w:hint="eastAsia"/>
                  <w:sz w:val="18"/>
                  <w:szCs w:val="18"/>
                </w:rPr>
                <w:delText>可选</w:delText>
              </w:r>
              <w:r>
                <w:rPr>
                  <w:rFonts w:hint="eastAsia"/>
                  <w:sz w:val="18"/>
                  <w:szCs w:val="18"/>
                </w:rPr>
                <w:delText>)</w:delText>
              </w:r>
            </w:del>
          </w:p>
          <w:p w14:paraId="05042702" w14:textId="77777777" w:rsidR="003843EA" w:rsidRDefault="00A21561">
            <w:pPr>
              <w:rPr>
                <w:del w:id="1840" w:author="lenovo" w:date="2017-06-29T14:59:00Z"/>
                <w:sz w:val="18"/>
                <w:szCs w:val="18"/>
              </w:rPr>
            </w:pPr>
            <w:del w:id="1841" w:author="lenovo" w:date="2017-06-29T14:59:00Z">
              <w:r>
                <w:rPr>
                  <w:rFonts w:hint="eastAsia"/>
                  <w:sz w:val="18"/>
                  <w:szCs w:val="18"/>
                </w:rPr>
                <w:delText>0</w:delText>
              </w:r>
              <w:r>
                <w:rPr>
                  <w:rFonts w:hint="eastAsia"/>
                  <w:sz w:val="18"/>
                  <w:szCs w:val="18"/>
                </w:rPr>
                <w:delText>—横向放大、纵向放大</w:delText>
              </w:r>
            </w:del>
          </w:p>
          <w:p w14:paraId="0B591A92" w14:textId="77777777" w:rsidR="003843EA" w:rsidRDefault="00A21561">
            <w:pPr>
              <w:rPr>
                <w:del w:id="1842" w:author="lenovo" w:date="2017-06-29T14:59:00Z"/>
                <w:sz w:val="18"/>
                <w:szCs w:val="18"/>
              </w:rPr>
            </w:pPr>
            <w:del w:id="1843" w:author="lenovo" w:date="2017-06-29T14:59:00Z">
              <w:r>
                <w:rPr>
                  <w:sz w:val="18"/>
                  <w:szCs w:val="18"/>
                </w:rPr>
                <w:delText xml:space="preserve">1 </w:delText>
              </w:r>
              <w:r>
                <w:rPr>
                  <w:rFonts w:hint="eastAsia"/>
                  <w:sz w:val="18"/>
                  <w:szCs w:val="18"/>
                </w:rPr>
                <w:delText>—横向放大、纵向正常</w:delText>
              </w:r>
            </w:del>
          </w:p>
          <w:p w14:paraId="745D1845" w14:textId="77777777" w:rsidR="003843EA" w:rsidRDefault="00A21561">
            <w:pPr>
              <w:rPr>
                <w:del w:id="1844" w:author="lenovo" w:date="2017-06-29T14:59:00Z"/>
                <w:sz w:val="18"/>
                <w:szCs w:val="18"/>
              </w:rPr>
            </w:pPr>
            <w:del w:id="1845" w:author="lenovo" w:date="2017-06-29T14:59:00Z">
              <w:r>
                <w:rPr>
                  <w:rFonts w:hint="eastAsia"/>
                  <w:sz w:val="18"/>
                  <w:szCs w:val="18"/>
                </w:rPr>
                <w:delText xml:space="preserve">2 </w:delText>
              </w:r>
              <w:r>
                <w:rPr>
                  <w:rFonts w:hint="eastAsia"/>
                  <w:sz w:val="18"/>
                  <w:szCs w:val="18"/>
                </w:rPr>
                <w:delText>—横向正常、纵向放大</w:delText>
              </w:r>
            </w:del>
          </w:p>
          <w:p w14:paraId="327908FA" w14:textId="77777777" w:rsidR="003843EA" w:rsidRDefault="00A21561">
            <w:pPr>
              <w:rPr>
                <w:del w:id="1846" w:author="lenovo" w:date="2017-06-29T14:59:00Z"/>
              </w:rPr>
            </w:pPr>
            <w:del w:id="1847" w:author="lenovo" w:date="2017-06-29T14:59:00Z">
              <w:r>
                <w:rPr>
                  <w:rFonts w:hint="eastAsia"/>
                  <w:sz w:val="18"/>
                  <w:szCs w:val="18"/>
                </w:rPr>
                <w:delText xml:space="preserve">3 </w:delText>
              </w:r>
              <w:r>
                <w:rPr>
                  <w:rFonts w:hint="eastAsia"/>
                  <w:sz w:val="18"/>
                  <w:szCs w:val="18"/>
                </w:rPr>
                <w:delText>—横向正常、纵向正常</w:delText>
              </w:r>
            </w:del>
          </w:p>
        </w:tc>
        <w:tc>
          <w:tcPr>
            <w:tcW w:w="1276" w:type="dxa"/>
            <w:shd w:val="clear" w:color="auto" w:fill="92D050"/>
          </w:tcPr>
          <w:p w14:paraId="685A26AD" w14:textId="77777777" w:rsidR="003843EA" w:rsidRDefault="003843EA">
            <w:pPr>
              <w:rPr>
                <w:del w:id="1848" w:author="lenovo" w:date="2017-06-29T14:59:00Z"/>
                <w:sz w:val="18"/>
                <w:szCs w:val="18"/>
              </w:rPr>
            </w:pPr>
          </w:p>
        </w:tc>
        <w:tc>
          <w:tcPr>
            <w:tcW w:w="1701" w:type="dxa"/>
            <w:shd w:val="clear" w:color="auto" w:fill="92D050"/>
          </w:tcPr>
          <w:p w14:paraId="658A9C1A" w14:textId="77777777" w:rsidR="003843EA" w:rsidRDefault="003843EA">
            <w:pPr>
              <w:rPr>
                <w:del w:id="1849" w:author="lenovo" w:date="2017-06-29T14:59:00Z"/>
                <w:sz w:val="18"/>
                <w:szCs w:val="18"/>
              </w:rPr>
            </w:pPr>
          </w:p>
        </w:tc>
      </w:tr>
      <w:tr w:rsidR="003843EA" w14:paraId="00A181AF" w14:textId="77777777">
        <w:trPr>
          <w:trHeight w:val="988"/>
          <w:del w:id="1850" w:author="lenovo" w:date="2017-06-29T14:59:00Z"/>
        </w:trPr>
        <w:tc>
          <w:tcPr>
            <w:tcW w:w="1101" w:type="dxa"/>
            <w:vMerge/>
          </w:tcPr>
          <w:p w14:paraId="63F42E3C" w14:textId="77777777" w:rsidR="003843EA" w:rsidRDefault="003843EA">
            <w:pPr>
              <w:rPr>
                <w:del w:id="1851" w:author="lenovo" w:date="2017-06-29T14:59:00Z"/>
                <w:szCs w:val="21"/>
              </w:rPr>
            </w:pPr>
          </w:p>
        </w:tc>
        <w:tc>
          <w:tcPr>
            <w:tcW w:w="992" w:type="dxa"/>
          </w:tcPr>
          <w:p w14:paraId="299EA71D" w14:textId="77777777" w:rsidR="003843EA" w:rsidRDefault="00A21561">
            <w:pPr>
              <w:rPr>
                <w:del w:id="1852" w:author="lenovo" w:date="2017-06-29T14:59:00Z"/>
                <w:sz w:val="18"/>
                <w:szCs w:val="18"/>
              </w:rPr>
            </w:pPr>
            <w:del w:id="1853" w:author="lenovo" w:date="2017-06-29T14:59:00Z">
              <w:r>
                <w:rPr>
                  <w:rFonts w:hint="eastAsia"/>
                  <w:sz w:val="18"/>
                  <w:szCs w:val="18"/>
                </w:rPr>
                <w:delText>N</w:delText>
              </w:r>
              <w:r>
                <w:rPr>
                  <w:sz w:val="18"/>
                  <w:szCs w:val="18"/>
                </w:rPr>
                <w:delText>LPRNOVER</w:delText>
              </w:r>
            </w:del>
          </w:p>
        </w:tc>
        <w:tc>
          <w:tcPr>
            <w:tcW w:w="1559" w:type="dxa"/>
            <w:shd w:val="clear" w:color="auto" w:fill="92D050"/>
          </w:tcPr>
          <w:p w14:paraId="467DCBEA" w14:textId="77777777" w:rsidR="003843EA" w:rsidRDefault="003843EA">
            <w:pPr>
              <w:rPr>
                <w:del w:id="1854" w:author="lenovo" w:date="2017-06-29T14:59:00Z"/>
                <w:sz w:val="18"/>
                <w:szCs w:val="18"/>
              </w:rPr>
            </w:pPr>
          </w:p>
        </w:tc>
        <w:tc>
          <w:tcPr>
            <w:tcW w:w="1134" w:type="dxa"/>
            <w:shd w:val="clear" w:color="auto" w:fill="92D050"/>
          </w:tcPr>
          <w:p w14:paraId="6304BBAE" w14:textId="77777777" w:rsidR="003843EA" w:rsidRDefault="003843EA">
            <w:pPr>
              <w:rPr>
                <w:del w:id="1855" w:author="lenovo" w:date="2017-06-29T14:59:00Z"/>
                <w:sz w:val="18"/>
                <w:szCs w:val="18"/>
              </w:rPr>
            </w:pPr>
          </w:p>
        </w:tc>
        <w:tc>
          <w:tcPr>
            <w:tcW w:w="2268" w:type="dxa"/>
            <w:shd w:val="clear" w:color="auto" w:fill="92D050"/>
          </w:tcPr>
          <w:p w14:paraId="47A0DCB9" w14:textId="77777777" w:rsidR="003843EA" w:rsidRDefault="003843EA">
            <w:pPr>
              <w:rPr>
                <w:del w:id="1856" w:author="lenovo" w:date="2017-06-29T14:59:00Z"/>
                <w:sz w:val="18"/>
                <w:szCs w:val="18"/>
              </w:rPr>
            </w:pPr>
          </w:p>
        </w:tc>
        <w:tc>
          <w:tcPr>
            <w:tcW w:w="1276" w:type="dxa"/>
            <w:shd w:val="clear" w:color="auto" w:fill="92D050"/>
          </w:tcPr>
          <w:p w14:paraId="01408F3C" w14:textId="77777777" w:rsidR="003843EA" w:rsidRDefault="003843EA">
            <w:pPr>
              <w:rPr>
                <w:del w:id="1857" w:author="lenovo" w:date="2017-06-29T14:59:00Z"/>
                <w:sz w:val="18"/>
                <w:szCs w:val="18"/>
              </w:rPr>
            </w:pPr>
          </w:p>
        </w:tc>
        <w:tc>
          <w:tcPr>
            <w:tcW w:w="1701" w:type="dxa"/>
            <w:shd w:val="clear" w:color="auto" w:fill="92D050"/>
          </w:tcPr>
          <w:p w14:paraId="24C3A519" w14:textId="77777777" w:rsidR="003843EA" w:rsidRDefault="00A21561">
            <w:pPr>
              <w:rPr>
                <w:del w:id="1858" w:author="lenovo" w:date="2017-06-29T14:59:00Z"/>
                <w:sz w:val="18"/>
                <w:szCs w:val="18"/>
              </w:rPr>
            </w:pPr>
            <w:del w:id="1859" w:author="lenovo" w:date="2017-06-29T14:59:00Z">
              <w:r>
                <w:rPr>
                  <w:rFonts w:hint="eastAsia"/>
                  <w:sz w:val="18"/>
                  <w:szCs w:val="18"/>
                </w:rPr>
                <w:delText>打印完的走纸，让打印的数据走出纸仓</w:delText>
              </w:r>
            </w:del>
          </w:p>
        </w:tc>
      </w:tr>
      <w:tr w:rsidR="003843EA" w14:paraId="48028D13" w14:textId="77777777">
        <w:trPr>
          <w:trHeight w:val="270"/>
          <w:del w:id="1860" w:author="lenovo" w:date="2017-06-29T14:59:00Z"/>
        </w:trPr>
        <w:tc>
          <w:tcPr>
            <w:tcW w:w="1101" w:type="dxa"/>
            <w:vMerge w:val="restart"/>
          </w:tcPr>
          <w:p w14:paraId="4EF8CE22" w14:textId="77777777" w:rsidR="003843EA" w:rsidRDefault="003843EA">
            <w:pPr>
              <w:rPr>
                <w:del w:id="1861" w:author="lenovo" w:date="2017-06-29T14:59:00Z"/>
                <w:szCs w:val="21"/>
              </w:rPr>
            </w:pPr>
          </w:p>
          <w:p w14:paraId="3A08CF59" w14:textId="77777777" w:rsidR="003843EA" w:rsidRDefault="00A21561">
            <w:pPr>
              <w:rPr>
                <w:del w:id="1862" w:author="lenovo" w:date="2017-06-29T14:59:00Z"/>
                <w:szCs w:val="21"/>
              </w:rPr>
            </w:pPr>
            <w:del w:id="1863" w:author="lenovo" w:date="2017-06-29T14:59:00Z">
              <w:r>
                <w:rPr>
                  <w:szCs w:val="21"/>
                </w:rPr>
                <w:tab/>
              </w:r>
            </w:del>
          </w:p>
          <w:p w14:paraId="7F07609F" w14:textId="77777777" w:rsidR="003843EA" w:rsidRDefault="00A21561">
            <w:pPr>
              <w:rPr>
                <w:del w:id="1864" w:author="lenovo" w:date="2017-06-29T14:59:00Z"/>
                <w:szCs w:val="21"/>
              </w:rPr>
            </w:pPr>
            <w:del w:id="1865" w:author="lenovo" w:date="2017-06-29T14:59:00Z">
              <w:r>
                <w:rPr>
                  <w:szCs w:val="21"/>
                </w:rPr>
                <w:tab/>
              </w:r>
            </w:del>
          </w:p>
          <w:p w14:paraId="5912A50D" w14:textId="77777777" w:rsidR="003843EA" w:rsidRDefault="00A21561">
            <w:pPr>
              <w:rPr>
                <w:del w:id="1866" w:author="lenovo" w:date="2017-06-29T14:59:00Z"/>
                <w:szCs w:val="21"/>
              </w:rPr>
            </w:pPr>
            <w:del w:id="1867" w:author="lenovo" w:date="2017-06-29T14:59:00Z">
              <w:r>
                <w:rPr>
                  <w:szCs w:val="21"/>
                </w:rPr>
                <w:tab/>
              </w:r>
            </w:del>
          </w:p>
          <w:p w14:paraId="3B52D624" w14:textId="77777777" w:rsidR="003843EA" w:rsidRDefault="00A21561">
            <w:pPr>
              <w:rPr>
                <w:del w:id="1868" w:author="lenovo" w:date="2017-06-29T14:59:00Z"/>
                <w:szCs w:val="21"/>
              </w:rPr>
            </w:pPr>
            <w:del w:id="1869" w:author="lenovo" w:date="2017-06-29T14:59:00Z">
              <w:r>
                <w:rPr>
                  <w:szCs w:val="21"/>
                </w:rPr>
                <w:tab/>
              </w:r>
            </w:del>
          </w:p>
          <w:p w14:paraId="73EDE490" w14:textId="77777777" w:rsidR="003843EA" w:rsidRDefault="00A21561">
            <w:pPr>
              <w:jc w:val="center"/>
              <w:rPr>
                <w:del w:id="1870" w:author="lenovo" w:date="2017-06-29T14:59:00Z"/>
                <w:sz w:val="32"/>
                <w:szCs w:val="32"/>
              </w:rPr>
            </w:pPr>
            <w:del w:id="1871" w:author="lenovo" w:date="2017-06-29T14:59:00Z">
              <w:r>
                <w:rPr>
                  <w:rFonts w:hint="eastAsia"/>
                  <w:sz w:val="32"/>
                  <w:szCs w:val="32"/>
                </w:rPr>
                <w:delText>*</w:delText>
              </w:r>
            </w:del>
          </w:p>
        </w:tc>
        <w:tc>
          <w:tcPr>
            <w:tcW w:w="992" w:type="dxa"/>
          </w:tcPr>
          <w:p w14:paraId="08665F14" w14:textId="77777777" w:rsidR="003843EA" w:rsidRDefault="00A21561">
            <w:pPr>
              <w:rPr>
                <w:del w:id="1872" w:author="lenovo" w:date="2017-06-29T14:59:00Z"/>
                <w:sz w:val="18"/>
                <w:szCs w:val="18"/>
              </w:rPr>
            </w:pPr>
            <w:del w:id="1873" w:author="lenovo" w:date="2017-06-29T14:59:00Z">
              <w:r>
                <w:rPr>
                  <w:rFonts w:hint="eastAsia"/>
                  <w:sz w:val="18"/>
                  <w:szCs w:val="18"/>
                </w:rPr>
                <w:delText>text</w:delText>
              </w:r>
            </w:del>
          </w:p>
        </w:tc>
        <w:tc>
          <w:tcPr>
            <w:tcW w:w="1559" w:type="dxa"/>
          </w:tcPr>
          <w:p w14:paraId="5A5A31FE" w14:textId="77777777" w:rsidR="003843EA" w:rsidRDefault="00A21561">
            <w:pPr>
              <w:rPr>
                <w:del w:id="1874" w:author="lenovo" w:date="2017-06-29T14:59:00Z"/>
                <w:rFonts w:ascii="黑体"/>
                <w:sz w:val="18"/>
                <w:szCs w:val="18"/>
              </w:rPr>
            </w:pPr>
            <w:del w:id="1875" w:author="lenovo" w:date="2017-06-29T14:59:00Z">
              <w:r>
                <w:rPr>
                  <w:rFonts w:ascii="黑体" w:hint="eastAsia"/>
                  <w:sz w:val="18"/>
                  <w:szCs w:val="18"/>
                </w:rPr>
                <w:delText>显示位置</w:delText>
              </w:r>
            </w:del>
          </w:p>
          <w:p w14:paraId="513CD229" w14:textId="77777777" w:rsidR="003843EA" w:rsidRDefault="00A21561">
            <w:pPr>
              <w:rPr>
                <w:del w:id="1876" w:author="lenovo" w:date="2017-06-29T14:59:00Z"/>
                <w:rFonts w:ascii="黑体"/>
                <w:sz w:val="18"/>
                <w:szCs w:val="18"/>
              </w:rPr>
            </w:pPr>
            <w:del w:id="1877" w:author="lenovo" w:date="2017-06-29T14:59:00Z">
              <w:r>
                <w:rPr>
                  <w:rFonts w:ascii="黑体" w:hint="eastAsia"/>
                  <w:sz w:val="18"/>
                  <w:szCs w:val="18"/>
                </w:rPr>
                <w:delText>(l,c,r,</w:delText>
              </w:r>
            </w:del>
          </w:p>
          <w:p w14:paraId="25575686" w14:textId="77777777" w:rsidR="003843EA" w:rsidRDefault="00A21561">
            <w:pPr>
              <w:rPr>
                <w:del w:id="1878" w:author="lenovo" w:date="2017-06-29T14:59:00Z"/>
                <w:rFonts w:ascii="黑体"/>
                <w:sz w:val="18"/>
                <w:szCs w:val="18"/>
              </w:rPr>
            </w:pPr>
            <w:del w:id="1879" w:author="lenovo" w:date="2017-06-29T14:59:00Z">
              <w:r>
                <w:rPr>
                  <w:rFonts w:ascii="黑体" w:hint="eastAsia"/>
                  <w:color w:val="FF0000"/>
                  <w:sz w:val="18"/>
                  <w:szCs w:val="18"/>
                </w:rPr>
                <w:delText>x:偏移量</w:delText>
              </w:r>
              <w:r>
                <w:rPr>
                  <w:rFonts w:ascii="黑体" w:hint="eastAsia"/>
                  <w:sz w:val="18"/>
                  <w:szCs w:val="18"/>
                </w:rPr>
                <w:delText>)</w:delText>
              </w:r>
            </w:del>
          </w:p>
          <w:p w14:paraId="229F0E2D" w14:textId="77777777" w:rsidR="003843EA" w:rsidRDefault="00A21561">
            <w:pPr>
              <w:rPr>
                <w:del w:id="1880" w:author="lenovo" w:date="2017-06-29T14:59:00Z"/>
                <w:rFonts w:ascii="黑体"/>
                <w:sz w:val="18"/>
                <w:szCs w:val="18"/>
              </w:rPr>
            </w:pPr>
            <w:del w:id="1881" w:author="lenovo" w:date="2017-06-29T14:59:00Z">
              <w:r>
                <w:rPr>
                  <w:rFonts w:ascii="黑体" w:hint="eastAsia"/>
                  <w:sz w:val="18"/>
                  <w:szCs w:val="18"/>
                </w:rPr>
                <w:delText>l:居左</w:delText>
              </w:r>
            </w:del>
          </w:p>
          <w:p w14:paraId="4AEF905D" w14:textId="77777777" w:rsidR="003843EA" w:rsidRDefault="00A21561">
            <w:pPr>
              <w:rPr>
                <w:del w:id="1882" w:author="lenovo" w:date="2017-06-29T14:59:00Z"/>
                <w:rFonts w:ascii="黑体"/>
                <w:sz w:val="18"/>
                <w:szCs w:val="18"/>
              </w:rPr>
            </w:pPr>
            <w:del w:id="1883" w:author="lenovo" w:date="2017-06-29T14:59:00Z">
              <w:r>
                <w:rPr>
                  <w:rFonts w:ascii="黑体" w:hint="eastAsia"/>
                  <w:sz w:val="18"/>
                  <w:szCs w:val="18"/>
                </w:rPr>
                <w:delText>c:居中</w:delText>
              </w:r>
            </w:del>
          </w:p>
          <w:p w14:paraId="63822C94" w14:textId="77777777" w:rsidR="003843EA" w:rsidRDefault="00A21561">
            <w:pPr>
              <w:rPr>
                <w:del w:id="1884" w:author="lenovo" w:date="2017-06-29T14:59:00Z"/>
                <w:rFonts w:ascii="黑体"/>
                <w:sz w:val="18"/>
                <w:szCs w:val="18"/>
              </w:rPr>
            </w:pPr>
            <w:del w:id="1885" w:author="lenovo" w:date="2017-06-29T14:59:00Z">
              <w:r>
                <w:rPr>
                  <w:rFonts w:ascii="黑体" w:hint="eastAsia"/>
                  <w:sz w:val="18"/>
                  <w:szCs w:val="18"/>
                </w:rPr>
                <w:delText>r:居右</w:delText>
              </w:r>
            </w:del>
          </w:p>
          <w:p w14:paraId="13F52015" w14:textId="77777777" w:rsidR="003843EA" w:rsidRDefault="00A21561">
            <w:pPr>
              <w:rPr>
                <w:del w:id="1886" w:author="lenovo" w:date="2017-06-29T14:59:00Z"/>
                <w:sz w:val="18"/>
                <w:szCs w:val="18"/>
              </w:rPr>
            </w:pPr>
            <w:del w:id="1887" w:author="lenovo" w:date="2017-06-29T14:59:00Z">
              <w:r>
                <w:rPr>
                  <w:rFonts w:ascii="黑体"/>
                  <w:color w:val="FF0000"/>
                  <w:sz w:val="18"/>
                  <w:szCs w:val="18"/>
                </w:rPr>
                <w:delText>“</w:delText>
              </w:r>
              <w:r>
                <w:rPr>
                  <w:rFonts w:ascii="黑体" w:hint="eastAsia"/>
                  <w:color w:val="FF0000"/>
                  <w:sz w:val="18"/>
                  <w:szCs w:val="18"/>
                </w:rPr>
                <w:delText>x</w:delText>
              </w:r>
              <w:r>
                <w:rPr>
                  <w:rFonts w:ascii="黑体"/>
                  <w:color w:val="FF0000"/>
                  <w:sz w:val="18"/>
                  <w:szCs w:val="18"/>
                </w:rPr>
                <w:delText>:</w:delText>
              </w:r>
              <w:r>
                <w:rPr>
                  <w:rFonts w:ascii="黑体" w:hint="eastAsia"/>
                  <w:color w:val="FF0000"/>
                  <w:sz w:val="18"/>
                  <w:szCs w:val="18"/>
                </w:rPr>
                <w:delText>偏移量</w:delText>
              </w:r>
              <w:r>
                <w:rPr>
                  <w:rFonts w:ascii="黑体"/>
                  <w:color w:val="FF0000"/>
                  <w:sz w:val="18"/>
                  <w:szCs w:val="18"/>
                </w:rPr>
                <w:delText>”</w:delText>
              </w:r>
              <w:r>
                <w:rPr>
                  <w:rFonts w:ascii="黑体" w:hint="eastAsia"/>
                  <w:color w:val="FF0000"/>
                  <w:sz w:val="18"/>
                  <w:szCs w:val="18"/>
                </w:rPr>
                <w:delText>模式中，偏移量为具体的值，0~</w:delText>
              </w:r>
              <w:r>
                <w:rPr>
                  <w:rFonts w:ascii="黑体"/>
                  <w:color w:val="FF0000"/>
                  <w:sz w:val="18"/>
                  <w:szCs w:val="18"/>
                </w:rPr>
                <w:delText>384</w:delText>
              </w:r>
              <w:r>
                <w:rPr>
                  <w:rFonts w:ascii="黑体" w:hint="eastAsia"/>
                  <w:color w:val="FF0000"/>
                  <w:sz w:val="18"/>
                  <w:szCs w:val="18"/>
                </w:rPr>
                <w:delText>，例如：x</w:delText>
              </w:r>
              <w:r>
                <w:rPr>
                  <w:rFonts w:ascii="黑体"/>
                  <w:color w:val="FF0000"/>
                  <w:sz w:val="18"/>
                  <w:szCs w:val="18"/>
                </w:rPr>
                <w:delText>:120</w:delText>
              </w:r>
            </w:del>
          </w:p>
        </w:tc>
        <w:tc>
          <w:tcPr>
            <w:tcW w:w="1134" w:type="dxa"/>
            <w:shd w:val="clear" w:color="auto" w:fill="FFFFFF" w:themeFill="background1"/>
          </w:tcPr>
          <w:p w14:paraId="3DDC71D6" w14:textId="77777777" w:rsidR="003843EA" w:rsidRDefault="00A21561">
            <w:pPr>
              <w:rPr>
                <w:del w:id="1888" w:author="lenovo" w:date="2017-06-29T14:59:00Z"/>
                <w:rFonts w:ascii="黑体"/>
                <w:sz w:val="18"/>
                <w:szCs w:val="18"/>
              </w:rPr>
            </w:pPr>
            <w:del w:id="1889" w:author="lenovo" w:date="2017-06-29T14:59:00Z">
              <w:r>
                <w:rPr>
                  <w:rFonts w:ascii="黑体" w:hint="eastAsia"/>
                  <w:sz w:val="18"/>
                  <w:szCs w:val="18"/>
                </w:rPr>
                <w:delText>字符数据</w:delText>
              </w:r>
            </w:del>
          </w:p>
          <w:p w14:paraId="4D07FF06" w14:textId="77777777" w:rsidR="003843EA" w:rsidRDefault="00A21561">
            <w:pPr>
              <w:rPr>
                <w:del w:id="1890" w:author="lenovo" w:date="2017-06-29T14:59:00Z"/>
                <w:sz w:val="18"/>
                <w:szCs w:val="18"/>
              </w:rPr>
            </w:pPr>
            <w:del w:id="1891" w:author="lenovo" w:date="2017-06-29T14:59:00Z">
              <w:r>
                <w:rPr>
                  <w:rFonts w:ascii="黑体" w:hint="eastAsia"/>
                  <w:sz w:val="18"/>
                  <w:szCs w:val="18"/>
                </w:rPr>
                <w:delText>(string)</w:delText>
              </w:r>
            </w:del>
          </w:p>
        </w:tc>
        <w:tc>
          <w:tcPr>
            <w:tcW w:w="2268" w:type="dxa"/>
            <w:shd w:val="clear" w:color="auto" w:fill="92D050"/>
          </w:tcPr>
          <w:p w14:paraId="46CF72AE" w14:textId="77777777" w:rsidR="003843EA" w:rsidRDefault="003843EA">
            <w:pPr>
              <w:rPr>
                <w:del w:id="1892" w:author="lenovo" w:date="2017-06-29T14:59:00Z"/>
                <w:sz w:val="18"/>
                <w:szCs w:val="18"/>
              </w:rPr>
            </w:pPr>
          </w:p>
        </w:tc>
        <w:tc>
          <w:tcPr>
            <w:tcW w:w="1276" w:type="dxa"/>
            <w:shd w:val="clear" w:color="auto" w:fill="92D050"/>
          </w:tcPr>
          <w:p w14:paraId="1F6F4D76" w14:textId="77777777" w:rsidR="003843EA" w:rsidRDefault="003843EA">
            <w:pPr>
              <w:rPr>
                <w:del w:id="1893" w:author="lenovo" w:date="2017-06-29T14:59:00Z"/>
                <w:sz w:val="18"/>
                <w:szCs w:val="18"/>
              </w:rPr>
            </w:pPr>
          </w:p>
        </w:tc>
        <w:tc>
          <w:tcPr>
            <w:tcW w:w="1701" w:type="dxa"/>
            <w:shd w:val="clear" w:color="auto" w:fill="92D050"/>
          </w:tcPr>
          <w:p w14:paraId="0BFB6FF4" w14:textId="77777777" w:rsidR="003843EA" w:rsidRDefault="00A21561">
            <w:pPr>
              <w:rPr>
                <w:del w:id="1894" w:author="lenovo" w:date="2017-06-29T14:59:00Z"/>
                <w:sz w:val="18"/>
                <w:szCs w:val="18"/>
              </w:rPr>
            </w:pPr>
            <w:del w:id="1895" w:author="lenovo" w:date="2017-06-29T14:59:00Z">
              <w:r>
                <w:rPr>
                  <w:rFonts w:hint="eastAsia"/>
                  <w:sz w:val="18"/>
                  <w:szCs w:val="18"/>
                </w:rPr>
                <w:delText>打印文字</w:delText>
              </w:r>
            </w:del>
          </w:p>
        </w:tc>
      </w:tr>
      <w:tr w:rsidR="003843EA" w14:paraId="45F4AB4C" w14:textId="77777777">
        <w:trPr>
          <w:trHeight w:val="270"/>
          <w:del w:id="1896" w:author="lenovo" w:date="2017-06-29T14:59:00Z"/>
        </w:trPr>
        <w:tc>
          <w:tcPr>
            <w:tcW w:w="1101" w:type="dxa"/>
            <w:vMerge/>
          </w:tcPr>
          <w:p w14:paraId="24EAFCE7" w14:textId="77777777" w:rsidR="003843EA" w:rsidRDefault="003843EA">
            <w:pPr>
              <w:rPr>
                <w:del w:id="1897" w:author="lenovo" w:date="2017-06-29T14:59:00Z"/>
                <w:szCs w:val="21"/>
              </w:rPr>
            </w:pPr>
          </w:p>
        </w:tc>
        <w:tc>
          <w:tcPr>
            <w:tcW w:w="992" w:type="dxa"/>
          </w:tcPr>
          <w:p w14:paraId="65F4EC14" w14:textId="77777777" w:rsidR="003843EA" w:rsidRDefault="00A21561">
            <w:pPr>
              <w:rPr>
                <w:del w:id="1898" w:author="lenovo" w:date="2017-06-29T14:59:00Z"/>
                <w:sz w:val="18"/>
                <w:szCs w:val="18"/>
              </w:rPr>
            </w:pPr>
            <w:del w:id="1899" w:author="lenovo" w:date="2017-06-29T14:59:00Z">
              <w:r>
                <w:rPr>
                  <w:rFonts w:hint="eastAsia"/>
                  <w:sz w:val="18"/>
                  <w:szCs w:val="18"/>
                </w:rPr>
                <w:delText>under</w:delText>
              </w:r>
              <w:r>
                <w:rPr>
                  <w:sz w:val="18"/>
                  <w:szCs w:val="18"/>
                </w:rPr>
                <w:delText>line</w:delText>
              </w:r>
            </w:del>
          </w:p>
        </w:tc>
        <w:tc>
          <w:tcPr>
            <w:tcW w:w="1559" w:type="dxa"/>
          </w:tcPr>
          <w:p w14:paraId="0011A405" w14:textId="77777777" w:rsidR="003843EA" w:rsidRDefault="00A21561">
            <w:pPr>
              <w:rPr>
                <w:del w:id="1900" w:author="lenovo" w:date="2017-06-29T14:59:00Z"/>
                <w:rFonts w:ascii="黑体"/>
                <w:sz w:val="18"/>
                <w:szCs w:val="18"/>
              </w:rPr>
            </w:pPr>
            <w:del w:id="1901" w:author="lenovo" w:date="2017-06-29T14:59:00Z">
              <w:r>
                <w:rPr>
                  <w:rFonts w:ascii="黑体" w:hint="eastAsia"/>
                  <w:sz w:val="18"/>
                  <w:szCs w:val="18"/>
                </w:rPr>
                <w:delText>显示位置</w:delText>
              </w:r>
            </w:del>
          </w:p>
          <w:p w14:paraId="3FCE04BF" w14:textId="77777777" w:rsidR="003843EA" w:rsidRDefault="00A21561">
            <w:pPr>
              <w:rPr>
                <w:del w:id="1902" w:author="lenovo" w:date="2017-06-29T14:59:00Z"/>
                <w:rFonts w:ascii="黑体"/>
                <w:sz w:val="18"/>
                <w:szCs w:val="18"/>
              </w:rPr>
            </w:pPr>
            <w:del w:id="1903" w:author="lenovo" w:date="2017-06-29T14:59:00Z">
              <w:r>
                <w:rPr>
                  <w:rFonts w:ascii="黑体" w:hint="eastAsia"/>
                  <w:sz w:val="18"/>
                  <w:szCs w:val="18"/>
                </w:rPr>
                <w:delText>(l,c,r,</w:delText>
              </w:r>
            </w:del>
          </w:p>
          <w:p w14:paraId="5D98DE51" w14:textId="77777777" w:rsidR="003843EA" w:rsidRDefault="00A21561">
            <w:pPr>
              <w:rPr>
                <w:del w:id="1904" w:author="lenovo" w:date="2017-06-29T14:59:00Z"/>
                <w:rFonts w:ascii="黑体"/>
                <w:sz w:val="18"/>
                <w:szCs w:val="18"/>
              </w:rPr>
            </w:pPr>
            <w:del w:id="1905" w:author="lenovo" w:date="2017-06-29T14:59:00Z">
              <w:r>
                <w:rPr>
                  <w:rFonts w:ascii="黑体" w:hint="eastAsia"/>
                  <w:color w:val="FF0000"/>
                  <w:sz w:val="18"/>
                  <w:szCs w:val="18"/>
                </w:rPr>
                <w:delText>x:偏移量</w:delText>
              </w:r>
              <w:r>
                <w:rPr>
                  <w:rFonts w:ascii="黑体" w:hint="eastAsia"/>
                  <w:sz w:val="18"/>
                  <w:szCs w:val="18"/>
                </w:rPr>
                <w:delText>)</w:delText>
              </w:r>
            </w:del>
          </w:p>
          <w:p w14:paraId="4C95A31D" w14:textId="77777777" w:rsidR="003843EA" w:rsidRDefault="00A21561">
            <w:pPr>
              <w:rPr>
                <w:del w:id="1906" w:author="lenovo" w:date="2017-06-29T14:59:00Z"/>
                <w:rFonts w:ascii="黑体"/>
                <w:sz w:val="18"/>
                <w:szCs w:val="18"/>
              </w:rPr>
            </w:pPr>
            <w:del w:id="1907" w:author="lenovo" w:date="2017-06-29T14:59:00Z">
              <w:r>
                <w:rPr>
                  <w:rFonts w:ascii="黑体" w:hint="eastAsia"/>
                  <w:sz w:val="18"/>
                  <w:szCs w:val="18"/>
                </w:rPr>
                <w:delText>l:居左</w:delText>
              </w:r>
            </w:del>
          </w:p>
          <w:p w14:paraId="239F79A3" w14:textId="77777777" w:rsidR="003843EA" w:rsidRDefault="00A21561">
            <w:pPr>
              <w:rPr>
                <w:del w:id="1908" w:author="lenovo" w:date="2017-06-29T14:59:00Z"/>
                <w:rFonts w:ascii="黑体"/>
                <w:sz w:val="18"/>
                <w:szCs w:val="18"/>
              </w:rPr>
            </w:pPr>
            <w:del w:id="1909" w:author="lenovo" w:date="2017-06-29T14:59:00Z">
              <w:r>
                <w:rPr>
                  <w:rFonts w:ascii="黑体" w:hint="eastAsia"/>
                  <w:sz w:val="18"/>
                  <w:szCs w:val="18"/>
                </w:rPr>
                <w:delText>c:居中</w:delText>
              </w:r>
            </w:del>
          </w:p>
          <w:p w14:paraId="380A1D7C" w14:textId="77777777" w:rsidR="003843EA" w:rsidRDefault="00A21561">
            <w:pPr>
              <w:rPr>
                <w:del w:id="1910" w:author="lenovo" w:date="2017-06-29T14:59:00Z"/>
                <w:rFonts w:ascii="黑体"/>
                <w:sz w:val="18"/>
                <w:szCs w:val="18"/>
              </w:rPr>
            </w:pPr>
            <w:del w:id="1911" w:author="lenovo" w:date="2017-06-29T14:59:00Z">
              <w:r>
                <w:rPr>
                  <w:rFonts w:ascii="黑体" w:hint="eastAsia"/>
                  <w:sz w:val="18"/>
                  <w:szCs w:val="18"/>
                </w:rPr>
                <w:delText>r:居右</w:delText>
              </w:r>
            </w:del>
          </w:p>
          <w:p w14:paraId="7719EB85" w14:textId="77777777" w:rsidR="003843EA" w:rsidRDefault="00A21561">
            <w:pPr>
              <w:rPr>
                <w:del w:id="1912" w:author="lenovo" w:date="2017-06-29T14:59:00Z"/>
                <w:rFonts w:ascii="黑体"/>
                <w:sz w:val="18"/>
                <w:szCs w:val="18"/>
              </w:rPr>
            </w:pPr>
            <w:del w:id="1913" w:author="lenovo" w:date="2017-06-29T14:59:00Z">
              <w:r>
                <w:rPr>
                  <w:rFonts w:ascii="黑体"/>
                  <w:color w:val="FF0000"/>
                  <w:sz w:val="18"/>
                  <w:szCs w:val="18"/>
                </w:rPr>
                <w:delText>“</w:delText>
              </w:r>
              <w:r>
                <w:rPr>
                  <w:rFonts w:ascii="黑体" w:hint="eastAsia"/>
                  <w:color w:val="FF0000"/>
                  <w:sz w:val="18"/>
                  <w:szCs w:val="18"/>
                </w:rPr>
                <w:delText>x</w:delText>
              </w:r>
              <w:r>
                <w:rPr>
                  <w:rFonts w:ascii="黑体"/>
                  <w:color w:val="FF0000"/>
                  <w:sz w:val="18"/>
                  <w:szCs w:val="18"/>
                </w:rPr>
                <w:delText>:</w:delText>
              </w:r>
              <w:r>
                <w:rPr>
                  <w:rFonts w:ascii="黑体" w:hint="eastAsia"/>
                  <w:color w:val="FF0000"/>
                  <w:sz w:val="18"/>
                  <w:szCs w:val="18"/>
                </w:rPr>
                <w:delText>偏移量</w:delText>
              </w:r>
              <w:r>
                <w:rPr>
                  <w:rFonts w:ascii="黑体"/>
                  <w:color w:val="FF0000"/>
                  <w:sz w:val="18"/>
                  <w:szCs w:val="18"/>
                </w:rPr>
                <w:delText>”</w:delText>
              </w:r>
              <w:r>
                <w:rPr>
                  <w:rFonts w:ascii="黑体" w:hint="eastAsia"/>
                  <w:color w:val="FF0000"/>
                  <w:sz w:val="18"/>
                  <w:szCs w:val="18"/>
                </w:rPr>
                <w:delText>模式中，偏移量为具体的值，0~</w:delText>
              </w:r>
              <w:r>
                <w:rPr>
                  <w:rFonts w:ascii="黑体"/>
                  <w:color w:val="FF0000"/>
                  <w:sz w:val="18"/>
                  <w:szCs w:val="18"/>
                </w:rPr>
                <w:delText>384</w:delText>
              </w:r>
              <w:r>
                <w:rPr>
                  <w:rFonts w:ascii="黑体" w:hint="eastAsia"/>
                  <w:color w:val="FF0000"/>
                  <w:sz w:val="18"/>
                  <w:szCs w:val="18"/>
                </w:rPr>
                <w:delText>，例如：x</w:delText>
              </w:r>
              <w:r>
                <w:rPr>
                  <w:rFonts w:ascii="黑体"/>
                  <w:color w:val="FF0000"/>
                  <w:sz w:val="18"/>
                  <w:szCs w:val="18"/>
                </w:rPr>
                <w:delText>:120</w:delText>
              </w:r>
            </w:del>
          </w:p>
        </w:tc>
        <w:tc>
          <w:tcPr>
            <w:tcW w:w="1134" w:type="dxa"/>
            <w:shd w:val="clear" w:color="auto" w:fill="FFFFFF" w:themeFill="background1"/>
          </w:tcPr>
          <w:p w14:paraId="386D467A" w14:textId="77777777" w:rsidR="003843EA" w:rsidRDefault="00A21561">
            <w:pPr>
              <w:rPr>
                <w:del w:id="1914" w:author="lenovo" w:date="2017-06-29T14:59:00Z"/>
                <w:rFonts w:ascii="黑体"/>
                <w:sz w:val="18"/>
                <w:szCs w:val="18"/>
              </w:rPr>
            </w:pPr>
            <w:del w:id="1915" w:author="lenovo" w:date="2017-06-29T14:59:00Z">
              <w:r>
                <w:rPr>
                  <w:rFonts w:ascii="黑体" w:hint="eastAsia"/>
                  <w:sz w:val="18"/>
                  <w:szCs w:val="18"/>
                </w:rPr>
                <w:delText>字符数据</w:delText>
              </w:r>
            </w:del>
          </w:p>
          <w:p w14:paraId="53358538" w14:textId="77777777" w:rsidR="003843EA" w:rsidRDefault="00A21561">
            <w:pPr>
              <w:rPr>
                <w:del w:id="1916" w:author="lenovo" w:date="2017-06-29T14:59:00Z"/>
                <w:rFonts w:ascii="黑体"/>
                <w:sz w:val="18"/>
                <w:szCs w:val="18"/>
              </w:rPr>
            </w:pPr>
            <w:del w:id="1917" w:author="lenovo" w:date="2017-06-29T14:59:00Z">
              <w:r>
                <w:rPr>
                  <w:rFonts w:ascii="黑体" w:hint="eastAsia"/>
                  <w:sz w:val="18"/>
                  <w:szCs w:val="18"/>
                </w:rPr>
                <w:delText>(string)</w:delText>
              </w:r>
            </w:del>
          </w:p>
        </w:tc>
        <w:tc>
          <w:tcPr>
            <w:tcW w:w="2268" w:type="dxa"/>
            <w:shd w:val="clear" w:color="auto" w:fill="92D050"/>
          </w:tcPr>
          <w:p w14:paraId="47449973" w14:textId="77777777" w:rsidR="003843EA" w:rsidRDefault="003843EA">
            <w:pPr>
              <w:rPr>
                <w:del w:id="1918" w:author="lenovo" w:date="2017-06-29T14:59:00Z"/>
                <w:sz w:val="18"/>
                <w:szCs w:val="18"/>
              </w:rPr>
            </w:pPr>
          </w:p>
        </w:tc>
        <w:tc>
          <w:tcPr>
            <w:tcW w:w="1276" w:type="dxa"/>
            <w:shd w:val="clear" w:color="auto" w:fill="92D050"/>
          </w:tcPr>
          <w:p w14:paraId="2DBF9E08" w14:textId="77777777" w:rsidR="003843EA" w:rsidRDefault="003843EA">
            <w:pPr>
              <w:rPr>
                <w:del w:id="1919" w:author="lenovo" w:date="2017-06-29T14:59:00Z"/>
                <w:sz w:val="18"/>
                <w:szCs w:val="18"/>
              </w:rPr>
            </w:pPr>
          </w:p>
        </w:tc>
        <w:tc>
          <w:tcPr>
            <w:tcW w:w="1701" w:type="dxa"/>
            <w:shd w:val="clear" w:color="auto" w:fill="92D050"/>
          </w:tcPr>
          <w:p w14:paraId="2B1E56CC" w14:textId="77777777" w:rsidR="003843EA" w:rsidRDefault="00A21561">
            <w:pPr>
              <w:rPr>
                <w:del w:id="1920" w:author="lenovo" w:date="2017-06-29T14:59:00Z"/>
                <w:sz w:val="18"/>
                <w:szCs w:val="18"/>
              </w:rPr>
            </w:pPr>
            <w:del w:id="1921" w:author="lenovo" w:date="2017-06-29T14:59:00Z">
              <w:r>
                <w:rPr>
                  <w:rFonts w:hint="eastAsia"/>
                  <w:sz w:val="18"/>
                  <w:szCs w:val="18"/>
                </w:rPr>
                <w:delText>加下划线的文字打印</w:delText>
              </w:r>
            </w:del>
          </w:p>
        </w:tc>
      </w:tr>
      <w:tr w:rsidR="003843EA" w14:paraId="2A32EA9E" w14:textId="77777777">
        <w:trPr>
          <w:trHeight w:val="270"/>
          <w:del w:id="1922" w:author="lenovo" w:date="2017-06-29T14:59:00Z"/>
        </w:trPr>
        <w:tc>
          <w:tcPr>
            <w:tcW w:w="1101" w:type="dxa"/>
            <w:vMerge/>
          </w:tcPr>
          <w:p w14:paraId="565C5E9F" w14:textId="77777777" w:rsidR="003843EA" w:rsidRDefault="003843EA">
            <w:pPr>
              <w:rPr>
                <w:del w:id="1923" w:author="lenovo" w:date="2017-06-29T14:59:00Z"/>
                <w:szCs w:val="21"/>
              </w:rPr>
            </w:pPr>
          </w:p>
        </w:tc>
        <w:tc>
          <w:tcPr>
            <w:tcW w:w="992" w:type="dxa"/>
          </w:tcPr>
          <w:p w14:paraId="30A6D5B3" w14:textId="77777777" w:rsidR="003843EA" w:rsidRDefault="00A21561">
            <w:pPr>
              <w:rPr>
                <w:del w:id="1924" w:author="lenovo" w:date="2017-06-29T14:59:00Z"/>
                <w:sz w:val="18"/>
                <w:szCs w:val="18"/>
              </w:rPr>
            </w:pPr>
            <w:del w:id="1925" w:author="lenovo" w:date="2017-06-29T14:59:00Z">
              <w:r>
                <w:rPr>
                  <w:rFonts w:hint="eastAsia"/>
                  <w:sz w:val="18"/>
                  <w:szCs w:val="18"/>
                </w:rPr>
                <w:delText>feedline</w:delText>
              </w:r>
            </w:del>
          </w:p>
        </w:tc>
        <w:tc>
          <w:tcPr>
            <w:tcW w:w="1559" w:type="dxa"/>
            <w:shd w:val="clear" w:color="auto" w:fill="FFFFFF" w:themeFill="background1"/>
          </w:tcPr>
          <w:p w14:paraId="0B610900" w14:textId="77777777" w:rsidR="003843EA" w:rsidRDefault="00A21561">
            <w:pPr>
              <w:rPr>
                <w:del w:id="1926" w:author="lenovo" w:date="2017-06-29T14:59:00Z"/>
                <w:sz w:val="18"/>
                <w:szCs w:val="18"/>
              </w:rPr>
            </w:pPr>
            <w:del w:id="1927" w:author="lenovo" w:date="2017-06-29T14:59:00Z">
              <w:r>
                <w:rPr>
                  <w:rFonts w:hint="eastAsia"/>
                  <w:sz w:val="18"/>
                  <w:szCs w:val="18"/>
                </w:rPr>
                <w:delText>行数</w:delText>
              </w:r>
            </w:del>
          </w:p>
          <w:p w14:paraId="24A2F7BA" w14:textId="77777777" w:rsidR="003843EA" w:rsidRDefault="00A21561">
            <w:pPr>
              <w:rPr>
                <w:del w:id="1928" w:author="lenovo" w:date="2017-06-29T14:59:00Z"/>
                <w:rFonts w:ascii="黑体"/>
                <w:sz w:val="18"/>
                <w:szCs w:val="18"/>
              </w:rPr>
            </w:pPr>
            <w:del w:id="1929" w:author="lenovo" w:date="2017-06-29T14:59:00Z">
              <w:r>
                <w:rPr>
                  <w:rFonts w:hint="eastAsia"/>
                  <w:sz w:val="18"/>
                  <w:szCs w:val="18"/>
                </w:rPr>
                <w:delText>(int)</w:delText>
              </w:r>
            </w:del>
          </w:p>
        </w:tc>
        <w:tc>
          <w:tcPr>
            <w:tcW w:w="1134" w:type="dxa"/>
            <w:shd w:val="clear" w:color="auto" w:fill="92D050"/>
          </w:tcPr>
          <w:p w14:paraId="1B06734A" w14:textId="77777777" w:rsidR="003843EA" w:rsidRDefault="003843EA">
            <w:pPr>
              <w:rPr>
                <w:del w:id="1930" w:author="lenovo" w:date="2017-06-29T14:59:00Z"/>
                <w:rFonts w:ascii="黑体"/>
                <w:sz w:val="18"/>
                <w:szCs w:val="18"/>
              </w:rPr>
            </w:pPr>
          </w:p>
        </w:tc>
        <w:tc>
          <w:tcPr>
            <w:tcW w:w="2268" w:type="dxa"/>
            <w:shd w:val="clear" w:color="auto" w:fill="92D050"/>
          </w:tcPr>
          <w:p w14:paraId="618193C1" w14:textId="77777777" w:rsidR="003843EA" w:rsidRDefault="003843EA">
            <w:pPr>
              <w:rPr>
                <w:del w:id="1931" w:author="lenovo" w:date="2017-06-29T14:59:00Z"/>
                <w:rFonts w:ascii="黑体"/>
                <w:sz w:val="18"/>
                <w:szCs w:val="18"/>
              </w:rPr>
            </w:pPr>
          </w:p>
        </w:tc>
        <w:tc>
          <w:tcPr>
            <w:tcW w:w="1276" w:type="dxa"/>
            <w:shd w:val="clear" w:color="auto" w:fill="92D050"/>
          </w:tcPr>
          <w:p w14:paraId="430E43F5" w14:textId="77777777" w:rsidR="003843EA" w:rsidRDefault="003843EA">
            <w:pPr>
              <w:rPr>
                <w:del w:id="1932" w:author="lenovo" w:date="2017-06-29T14:59:00Z"/>
                <w:sz w:val="18"/>
                <w:szCs w:val="18"/>
              </w:rPr>
            </w:pPr>
          </w:p>
        </w:tc>
        <w:tc>
          <w:tcPr>
            <w:tcW w:w="1701" w:type="dxa"/>
            <w:shd w:val="clear" w:color="auto" w:fill="92D050"/>
          </w:tcPr>
          <w:p w14:paraId="1551D69D" w14:textId="77777777" w:rsidR="003843EA" w:rsidRDefault="00A21561">
            <w:pPr>
              <w:rPr>
                <w:del w:id="1933" w:author="lenovo" w:date="2017-06-29T14:59:00Z"/>
                <w:sz w:val="18"/>
                <w:szCs w:val="18"/>
              </w:rPr>
            </w:pPr>
            <w:del w:id="1934" w:author="lenovo" w:date="2017-06-29T14:59:00Z">
              <w:r>
                <w:rPr>
                  <w:rFonts w:hint="eastAsia"/>
                  <w:sz w:val="18"/>
                  <w:szCs w:val="18"/>
                </w:rPr>
                <w:delText>进</w:delText>
              </w:r>
              <w:r>
                <w:rPr>
                  <w:rFonts w:hint="eastAsia"/>
                  <w:sz w:val="18"/>
                  <w:szCs w:val="18"/>
                </w:rPr>
                <w:delText>/</w:delText>
              </w:r>
              <w:r>
                <w:rPr>
                  <w:rFonts w:hint="eastAsia"/>
                  <w:sz w:val="18"/>
                  <w:szCs w:val="18"/>
                </w:rPr>
                <w:delText>退纸</w:delText>
              </w:r>
              <w:r>
                <w:rPr>
                  <w:rFonts w:hint="eastAsia"/>
                  <w:sz w:val="18"/>
                  <w:szCs w:val="18"/>
                </w:rPr>
                <w:delText>(</w:delText>
              </w:r>
              <w:r>
                <w:rPr>
                  <w:rFonts w:hint="eastAsia"/>
                  <w:sz w:val="18"/>
                  <w:szCs w:val="18"/>
                </w:rPr>
                <w:delText>按行数</w:delText>
              </w:r>
              <w:r>
                <w:rPr>
                  <w:rFonts w:hint="eastAsia"/>
                  <w:sz w:val="18"/>
                  <w:szCs w:val="18"/>
                </w:rPr>
                <w:delText>)</w:delText>
              </w:r>
            </w:del>
          </w:p>
          <w:p w14:paraId="7FA2F8E2" w14:textId="77777777" w:rsidR="003843EA" w:rsidRDefault="00A21561">
            <w:pPr>
              <w:rPr>
                <w:del w:id="1935" w:author="lenovo" w:date="2017-06-29T14:59:00Z"/>
                <w:sz w:val="18"/>
                <w:szCs w:val="18"/>
              </w:rPr>
            </w:pPr>
            <w:del w:id="1936" w:author="lenovo" w:date="2017-06-29T14:59:00Z">
              <w:r>
                <w:rPr>
                  <w:rFonts w:hint="eastAsia"/>
                  <w:sz w:val="18"/>
                  <w:szCs w:val="18"/>
                </w:rPr>
                <w:delText>正数为进纸，负数为退纸</w:delText>
              </w:r>
            </w:del>
          </w:p>
        </w:tc>
      </w:tr>
      <w:tr w:rsidR="003843EA" w14:paraId="0E47A5C2" w14:textId="77777777">
        <w:trPr>
          <w:trHeight w:val="195"/>
          <w:del w:id="1937" w:author="lenovo" w:date="2017-06-29T14:59:00Z"/>
        </w:trPr>
        <w:tc>
          <w:tcPr>
            <w:tcW w:w="1101" w:type="dxa"/>
            <w:vMerge/>
          </w:tcPr>
          <w:p w14:paraId="7E5F7441" w14:textId="77777777" w:rsidR="003843EA" w:rsidRDefault="003843EA">
            <w:pPr>
              <w:rPr>
                <w:del w:id="1938" w:author="lenovo" w:date="2017-06-29T14:59:00Z"/>
                <w:szCs w:val="21"/>
              </w:rPr>
            </w:pPr>
          </w:p>
        </w:tc>
        <w:tc>
          <w:tcPr>
            <w:tcW w:w="992" w:type="dxa"/>
          </w:tcPr>
          <w:p w14:paraId="2EFBDF0B" w14:textId="77777777" w:rsidR="003843EA" w:rsidRDefault="00A21561">
            <w:pPr>
              <w:rPr>
                <w:del w:id="1939" w:author="lenovo" w:date="2017-06-29T14:59:00Z"/>
                <w:sz w:val="18"/>
                <w:szCs w:val="18"/>
              </w:rPr>
            </w:pPr>
            <w:del w:id="1940" w:author="lenovo" w:date="2017-06-29T14:59:00Z">
              <w:r>
                <w:rPr>
                  <w:rFonts w:hint="eastAsia"/>
                  <w:sz w:val="18"/>
                  <w:szCs w:val="18"/>
                </w:rPr>
                <w:delText>line</w:delText>
              </w:r>
            </w:del>
          </w:p>
        </w:tc>
        <w:tc>
          <w:tcPr>
            <w:tcW w:w="1559" w:type="dxa"/>
            <w:tcBorders>
              <w:bottom w:val="single" w:sz="4" w:space="0" w:color="auto"/>
            </w:tcBorders>
            <w:shd w:val="clear" w:color="auto" w:fill="92D050"/>
          </w:tcPr>
          <w:p w14:paraId="0FA88589" w14:textId="77777777" w:rsidR="003843EA" w:rsidRDefault="003843EA">
            <w:pPr>
              <w:rPr>
                <w:del w:id="1941" w:author="lenovo" w:date="2017-06-29T14:59:00Z"/>
                <w:sz w:val="18"/>
                <w:szCs w:val="18"/>
              </w:rPr>
            </w:pPr>
          </w:p>
        </w:tc>
        <w:tc>
          <w:tcPr>
            <w:tcW w:w="1134" w:type="dxa"/>
            <w:tcBorders>
              <w:bottom w:val="single" w:sz="4" w:space="0" w:color="auto"/>
            </w:tcBorders>
            <w:shd w:val="clear" w:color="auto" w:fill="92D050"/>
          </w:tcPr>
          <w:p w14:paraId="4F1798C2" w14:textId="77777777" w:rsidR="003843EA" w:rsidRDefault="003843EA">
            <w:pPr>
              <w:rPr>
                <w:del w:id="1942" w:author="lenovo" w:date="2017-06-29T14:59:00Z"/>
                <w:sz w:val="18"/>
                <w:szCs w:val="18"/>
              </w:rPr>
            </w:pPr>
          </w:p>
        </w:tc>
        <w:tc>
          <w:tcPr>
            <w:tcW w:w="2268" w:type="dxa"/>
            <w:shd w:val="clear" w:color="auto" w:fill="92D050"/>
          </w:tcPr>
          <w:p w14:paraId="574C28F6" w14:textId="77777777" w:rsidR="003843EA" w:rsidRDefault="003843EA">
            <w:pPr>
              <w:rPr>
                <w:del w:id="1943" w:author="lenovo" w:date="2017-06-29T14:59:00Z"/>
                <w:sz w:val="18"/>
                <w:szCs w:val="18"/>
              </w:rPr>
            </w:pPr>
          </w:p>
        </w:tc>
        <w:tc>
          <w:tcPr>
            <w:tcW w:w="1276" w:type="dxa"/>
            <w:shd w:val="clear" w:color="auto" w:fill="92D050"/>
          </w:tcPr>
          <w:p w14:paraId="1FCC4115" w14:textId="77777777" w:rsidR="003843EA" w:rsidRDefault="003843EA">
            <w:pPr>
              <w:rPr>
                <w:del w:id="1944" w:author="lenovo" w:date="2017-06-29T14:59:00Z"/>
                <w:sz w:val="18"/>
                <w:szCs w:val="18"/>
              </w:rPr>
            </w:pPr>
          </w:p>
        </w:tc>
        <w:tc>
          <w:tcPr>
            <w:tcW w:w="1701" w:type="dxa"/>
            <w:shd w:val="clear" w:color="auto" w:fill="92D050"/>
          </w:tcPr>
          <w:p w14:paraId="79E982B0" w14:textId="77777777" w:rsidR="003843EA" w:rsidRDefault="00A21561">
            <w:pPr>
              <w:rPr>
                <w:del w:id="1945" w:author="lenovo" w:date="2017-06-29T14:59:00Z"/>
                <w:sz w:val="18"/>
                <w:szCs w:val="18"/>
              </w:rPr>
            </w:pPr>
            <w:del w:id="1946" w:author="lenovo" w:date="2017-06-29T14:59:00Z">
              <w:r>
                <w:rPr>
                  <w:rFonts w:hint="eastAsia"/>
                  <w:sz w:val="18"/>
                  <w:szCs w:val="18"/>
                </w:rPr>
                <w:delText>打印一条分隔符</w:delText>
              </w:r>
            </w:del>
          </w:p>
        </w:tc>
      </w:tr>
      <w:tr w:rsidR="003843EA" w14:paraId="42C76AD6" w14:textId="77777777">
        <w:trPr>
          <w:trHeight w:val="195"/>
          <w:del w:id="1947" w:author="lenovo" w:date="2017-06-29T14:59:00Z"/>
        </w:trPr>
        <w:tc>
          <w:tcPr>
            <w:tcW w:w="1101" w:type="dxa"/>
            <w:vMerge/>
          </w:tcPr>
          <w:p w14:paraId="6DAEB4DA" w14:textId="77777777" w:rsidR="003843EA" w:rsidRDefault="003843EA">
            <w:pPr>
              <w:rPr>
                <w:del w:id="1948" w:author="lenovo" w:date="2017-06-29T14:59:00Z"/>
                <w:szCs w:val="21"/>
              </w:rPr>
            </w:pPr>
          </w:p>
        </w:tc>
        <w:tc>
          <w:tcPr>
            <w:tcW w:w="992" w:type="dxa"/>
          </w:tcPr>
          <w:p w14:paraId="625D03EF" w14:textId="77777777" w:rsidR="003843EA" w:rsidRDefault="00A21561">
            <w:pPr>
              <w:rPr>
                <w:del w:id="1949" w:author="lenovo" w:date="2017-06-29T14:59:00Z"/>
                <w:sz w:val="18"/>
                <w:szCs w:val="18"/>
              </w:rPr>
            </w:pPr>
            <w:del w:id="1950" w:author="lenovo" w:date="2017-06-29T14:59:00Z">
              <w:r>
                <w:rPr>
                  <w:rFonts w:hint="eastAsia"/>
                  <w:sz w:val="18"/>
                  <w:szCs w:val="18"/>
                </w:rPr>
                <w:delText>barcode</w:delText>
              </w:r>
            </w:del>
          </w:p>
        </w:tc>
        <w:tc>
          <w:tcPr>
            <w:tcW w:w="1559" w:type="dxa"/>
            <w:shd w:val="clear" w:color="auto" w:fill="FFFFFF" w:themeFill="background1"/>
          </w:tcPr>
          <w:p w14:paraId="256CC1AA" w14:textId="77777777" w:rsidR="003843EA" w:rsidRDefault="00A21561">
            <w:pPr>
              <w:rPr>
                <w:del w:id="1951" w:author="lenovo" w:date="2017-06-29T14:59:00Z"/>
                <w:rFonts w:ascii="黑体"/>
                <w:sz w:val="18"/>
                <w:szCs w:val="18"/>
              </w:rPr>
            </w:pPr>
            <w:del w:id="1952" w:author="lenovo" w:date="2017-06-29T14:59:00Z">
              <w:r>
                <w:rPr>
                  <w:rFonts w:ascii="黑体" w:hint="eastAsia"/>
                  <w:sz w:val="18"/>
                  <w:szCs w:val="18"/>
                </w:rPr>
                <w:delText>显示位置</w:delText>
              </w:r>
            </w:del>
          </w:p>
          <w:p w14:paraId="584E686E" w14:textId="77777777" w:rsidR="003843EA" w:rsidRDefault="00A21561">
            <w:pPr>
              <w:rPr>
                <w:del w:id="1953" w:author="lenovo" w:date="2017-06-29T14:59:00Z"/>
                <w:rFonts w:ascii="黑体"/>
                <w:sz w:val="18"/>
                <w:szCs w:val="18"/>
              </w:rPr>
            </w:pPr>
            <w:del w:id="1954" w:author="lenovo" w:date="2017-06-29T14:59:00Z">
              <w:r>
                <w:rPr>
                  <w:rFonts w:ascii="黑体" w:hint="eastAsia"/>
                  <w:sz w:val="18"/>
                  <w:szCs w:val="18"/>
                </w:rPr>
                <w:delText>(l,c,r,</w:delText>
              </w:r>
            </w:del>
          </w:p>
          <w:p w14:paraId="53091D59" w14:textId="77777777" w:rsidR="003843EA" w:rsidRDefault="00A21561">
            <w:pPr>
              <w:rPr>
                <w:del w:id="1955" w:author="lenovo" w:date="2017-06-29T14:59:00Z"/>
                <w:rFonts w:ascii="黑体"/>
                <w:sz w:val="18"/>
                <w:szCs w:val="18"/>
              </w:rPr>
            </w:pPr>
            <w:del w:id="1956" w:author="lenovo" w:date="2017-06-29T14:59:00Z">
              <w:r>
                <w:rPr>
                  <w:rFonts w:ascii="黑体" w:hint="eastAsia"/>
                  <w:color w:val="FF0000"/>
                  <w:sz w:val="18"/>
                  <w:szCs w:val="18"/>
                </w:rPr>
                <w:delText>x:偏移量</w:delText>
              </w:r>
              <w:r>
                <w:rPr>
                  <w:rFonts w:ascii="黑体" w:hint="eastAsia"/>
                  <w:sz w:val="18"/>
                  <w:szCs w:val="18"/>
                </w:rPr>
                <w:delText>)</w:delText>
              </w:r>
            </w:del>
          </w:p>
          <w:p w14:paraId="1FB7D3EC" w14:textId="77777777" w:rsidR="003843EA" w:rsidRDefault="00A21561">
            <w:pPr>
              <w:rPr>
                <w:del w:id="1957" w:author="lenovo" w:date="2017-06-29T14:59:00Z"/>
                <w:rFonts w:ascii="黑体"/>
                <w:sz w:val="18"/>
                <w:szCs w:val="18"/>
              </w:rPr>
            </w:pPr>
            <w:del w:id="1958" w:author="lenovo" w:date="2017-06-29T14:59:00Z">
              <w:r>
                <w:rPr>
                  <w:rFonts w:ascii="黑体" w:hint="eastAsia"/>
                  <w:sz w:val="18"/>
                  <w:szCs w:val="18"/>
                </w:rPr>
                <w:delText>l:居左</w:delText>
              </w:r>
            </w:del>
          </w:p>
          <w:p w14:paraId="6A49D07C" w14:textId="77777777" w:rsidR="003843EA" w:rsidRDefault="00A21561">
            <w:pPr>
              <w:rPr>
                <w:del w:id="1959" w:author="lenovo" w:date="2017-06-29T14:59:00Z"/>
                <w:rFonts w:ascii="黑体"/>
                <w:sz w:val="18"/>
                <w:szCs w:val="18"/>
              </w:rPr>
            </w:pPr>
            <w:del w:id="1960" w:author="lenovo" w:date="2017-06-29T14:59:00Z">
              <w:r>
                <w:rPr>
                  <w:rFonts w:ascii="黑体" w:hint="eastAsia"/>
                  <w:sz w:val="18"/>
                  <w:szCs w:val="18"/>
                </w:rPr>
                <w:delText>c:居中</w:delText>
              </w:r>
            </w:del>
          </w:p>
          <w:p w14:paraId="2CD01764" w14:textId="77777777" w:rsidR="003843EA" w:rsidRDefault="00A21561">
            <w:pPr>
              <w:rPr>
                <w:del w:id="1961" w:author="lenovo" w:date="2017-06-29T14:59:00Z"/>
                <w:rFonts w:ascii="黑体"/>
                <w:sz w:val="18"/>
                <w:szCs w:val="18"/>
              </w:rPr>
            </w:pPr>
            <w:del w:id="1962" w:author="lenovo" w:date="2017-06-29T14:59:00Z">
              <w:r>
                <w:rPr>
                  <w:rFonts w:ascii="黑体" w:hint="eastAsia"/>
                  <w:sz w:val="18"/>
                  <w:szCs w:val="18"/>
                </w:rPr>
                <w:delText>r:居右</w:delText>
              </w:r>
            </w:del>
          </w:p>
          <w:p w14:paraId="461E11D9" w14:textId="77777777" w:rsidR="003843EA" w:rsidRDefault="00A21561">
            <w:pPr>
              <w:rPr>
                <w:del w:id="1963" w:author="lenovo" w:date="2017-06-29T14:59:00Z"/>
                <w:sz w:val="18"/>
                <w:szCs w:val="18"/>
              </w:rPr>
            </w:pPr>
            <w:del w:id="1964" w:author="lenovo" w:date="2017-06-29T14:59:00Z">
              <w:r>
                <w:rPr>
                  <w:rFonts w:ascii="黑体"/>
                  <w:color w:val="FF0000"/>
                  <w:sz w:val="18"/>
                  <w:szCs w:val="18"/>
                </w:rPr>
                <w:delText>“</w:delText>
              </w:r>
              <w:r>
                <w:rPr>
                  <w:rFonts w:ascii="黑体" w:hint="eastAsia"/>
                  <w:color w:val="FF0000"/>
                  <w:sz w:val="18"/>
                  <w:szCs w:val="18"/>
                </w:rPr>
                <w:delText>x</w:delText>
              </w:r>
              <w:r>
                <w:rPr>
                  <w:rFonts w:ascii="黑体"/>
                  <w:color w:val="FF0000"/>
                  <w:sz w:val="18"/>
                  <w:szCs w:val="18"/>
                </w:rPr>
                <w:delText>:</w:delText>
              </w:r>
              <w:r>
                <w:rPr>
                  <w:rFonts w:ascii="黑体" w:hint="eastAsia"/>
                  <w:color w:val="FF0000"/>
                  <w:sz w:val="18"/>
                  <w:szCs w:val="18"/>
                </w:rPr>
                <w:delText>偏移量</w:delText>
              </w:r>
              <w:r>
                <w:rPr>
                  <w:rFonts w:ascii="黑体"/>
                  <w:color w:val="FF0000"/>
                  <w:sz w:val="18"/>
                  <w:szCs w:val="18"/>
                </w:rPr>
                <w:delText>”</w:delText>
              </w:r>
              <w:r>
                <w:rPr>
                  <w:rFonts w:ascii="黑体" w:hint="eastAsia"/>
                  <w:color w:val="FF0000"/>
                  <w:sz w:val="18"/>
                  <w:szCs w:val="18"/>
                </w:rPr>
                <w:delText>模式中，偏移量为具体的值，0~</w:delText>
              </w:r>
              <w:r>
                <w:rPr>
                  <w:rFonts w:ascii="黑体"/>
                  <w:color w:val="FF0000"/>
                  <w:sz w:val="18"/>
                  <w:szCs w:val="18"/>
                </w:rPr>
                <w:delText>384</w:delText>
              </w:r>
              <w:r>
                <w:rPr>
                  <w:rFonts w:ascii="黑体" w:hint="eastAsia"/>
                  <w:color w:val="FF0000"/>
                  <w:sz w:val="18"/>
                  <w:szCs w:val="18"/>
                </w:rPr>
                <w:delText>，例如：x</w:delText>
              </w:r>
              <w:r>
                <w:rPr>
                  <w:rFonts w:ascii="黑体"/>
                  <w:color w:val="FF0000"/>
                  <w:sz w:val="18"/>
                  <w:szCs w:val="18"/>
                </w:rPr>
                <w:delText>:120</w:delText>
              </w:r>
            </w:del>
          </w:p>
        </w:tc>
        <w:tc>
          <w:tcPr>
            <w:tcW w:w="1134" w:type="dxa"/>
            <w:shd w:val="clear" w:color="auto" w:fill="FFFFFF" w:themeFill="background1"/>
          </w:tcPr>
          <w:p w14:paraId="0A9F865B" w14:textId="77777777" w:rsidR="003843EA" w:rsidRDefault="00A21561">
            <w:pPr>
              <w:rPr>
                <w:del w:id="1965" w:author="lenovo" w:date="2017-06-29T14:59:00Z"/>
                <w:sz w:val="18"/>
                <w:szCs w:val="18"/>
              </w:rPr>
            </w:pPr>
            <w:del w:id="1966" w:author="lenovo" w:date="2017-06-29T14:59:00Z">
              <w:r>
                <w:rPr>
                  <w:rFonts w:hint="eastAsia"/>
                  <w:sz w:val="18"/>
                  <w:szCs w:val="18"/>
                </w:rPr>
                <w:delText>数据</w:delText>
              </w:r>
            </w:del>
          </w:p>
          <w:p w14:paraId="24F20057" w14:textId="77777777" w:rsidR="003843EA" w:rsidRDefault="00A21561">
            <w:pPr>
              <w:rPr>
                <w:del w:id="1967" w:author="lenovo" w:date="2017-06-29T14:59:00Z"/>
                <w:sz w:val="18"/>
                <w:szCs w:val="18"/>
              </w:rPr>
            </w:pPr>
            <w:del w:id="1968" w:author="lenovo" w:date="2017-06-29T14:59:00Z">
              <w:r>
                <w:rPr>
                  <w:rFonts w:hint="eastAsia"/>
                  <w:sz w:val="18"/>
                  <w:szCs w:val="18"/>
                </w:rPr>
                <w:delText>(String)</w:delText>
              </w:r>
            </w:del>
          </w:p>
        </w:tc>
        <w:tc>
          <w:tcPr>
            <w:tcW w:w="2268" w:type="dxa"/>
            <w:shd w:val="clear" w:color="auto" w:fill="92D050"/>
          </w:tcPr>
          <w:p w14:paraId="7303D4AE" w14:textId="77777777" w:rsidR="003843EA" w:rsidRDefault="003843EA">
            <w:pPr>
              <w:rPr>
                <w:del w:id="1969" w:author="lenovo" w:date="2017-06-29T14:59:00Z"/>
                <w:sz w:val="18"/>
                <w:szCs w:val="18"/>
              </w:rPr>
            </w:pPr>
          </w:p>
        </w:tc>
        <w:tc>
          <w:tcPr>
            <w:tcW w:w="1276" w:type="dxa"/>
            <w:shd w:val="clear" w:color="auto" w:fill="92D050"/>
          </w:tcPr>
          <w:p w14:paraId="7503178F" w14:textId="77777777" w:rsidR="003843EA" w:rsidRDefault="003843EA">
            <w:pPr>
              <w:widowControl/>
              <w:jc w:val="left"/>
              <w:rPr>
                <w:del w:id="1970" w:author="lenovo" w:date="2017-06-29T14:59:00Z"/>
                <w:sz w:val="18"/>
                <w:szCs w:val="18"/>
              </w:rPr>
            </w:pPr>
          </w:p>
          <w:p w14:paraId="12ABCF00" w14:textId="77777777" w:rsidR="003843EA" w:rsidRDefault="003843EA">
            <w:pPr>
              <w:widowControl/>
              <w:jc w:val="left"/>
              <w:rPr>
                <w:del w:id="1971" w:author="lenovo" w:date="2017-06-29T14:59:00Z"/>
                <w:sz w:val="18"/>
                <w:szCs w:val="18"/>
              </w:rPr>
            </w:pPr>
          </w:p>
        </w:tc>
        <w:tc>
          <w:tcPr>
            <w:tcW w:w="1701" w:type="dxa"/>
            <w:shd w:val="clear" w:color="auto" w:fill="92D050"/>
          </w:tcPr>
          <w:p w14:paraId="6430E4D3" w14:textId="77777777" w:rsidR="003843EA" w:rsidRDefault="00A21561">
            <w:pPr>
              <w:rPr>
                <w:del w:id="1972" w:author="lenovo" w:date="2017-06-29T14:59:00Z"/>
                <w:sz w:val="18"/>
                <w:szCs w:val="18"/>
              </w:rPr>
            </w:pPr>
            <w:del w:id="1973" w:author="lenovo" w:date="2017-06-29T14:59:00Z">
              <w:r>
                <w:rPr>
                  <w:rFonts w:hint="eastAsia"/>
                  <w:sz w:val="18"/>
                  <w:szCs w:val="18"/>
                </w:rPr>
                <w:delText>打印条码</w:delText>
              </w:r>
            </w:del>
          </w:p>
        </w:tc>
      </w:tr>
      <w:tr w:rsidR="003843EA" w14:paraId="16E2C451" w14:textId="77777777">
        <w:trPr>
          <w:trHeight w:val="195"/>
          <w:del w:id="1974" w:author="lenovo" w:date="2017-06-29T14:59:00Z"/>
        </w:trPr>
        <w:tc>
          <w:tcPr>
            <w:tcW w:w="1101" w:type="dxa"/>
            <w:vMerge/>
          </w:tcPr>
          <w:p w14:paraId="775A7B11" w14:textId="77777777" w:rsidR="003843EA" w:rsidRDefault="003843EA">
            <w:pPr>
              <w:rPr>
                <w:del w:id="1975" w:author="lenovo" w:date="2017-06-29T14:59:00Z"/>
                <w:szCs w:val="21"/>
              </w:rPr>
            </w:pPr>
          </w:p>
        </w:tc>
        <w:tc>
          <w:tcPr>
            <w:tcW w:w="992" w:type="dxa"/>
          </w:tcPr>
          <w:p w14:paraId="65302785" w14:textId="77777777" w:rsidR="003843EA" w:rsidRDefault="00A21561">
            <w:pPr>
              <w:rPr>
                <w:del w:id="1976" w:author="lenovo" w:date="2017-06-29T14:59:00Z"/>
                <w:sz w:val="18"/>
                <w:szCs w:val="18"/>
              </w:rPr>
            </w:pPr>
            <w:del w:id="1977" w:author="lenovo" w:date="2017-06-29T14:59:00Z">
              <w:r>
                <w:rPr>
                  <w:rFonts w:hint="eastAsia"/>
                  <w:sz w:val="18"/>
                  <w:szCs w:val="18"/>
                </w:rPr>
                <w:delText>qrcode</w:delText>
              </w:r>
            </w:del>
          </w:p>
        </w:tc>
        <w:tc>
          <w:tcPr>
            <w:tcW w:w="1559" w:type="dxa"/>
          </w:tcPr>
          <w:p w14:paraId="03690C56" w14:textId="77777777" w:rsidR="003843EA" w:rsidRDefault="00A21561">
            <w:pPr>
              <w:rPr>
                <w:del w:id="1978" w:author="lenovo" w:date="2017-06-29T14:59:00Z"/>
                <w:rFonts w:ascii="黑体"/>
                <w:sz w:val="18"/>
                <w:szCs w:val="18"/>
              </w:rPr>
            </w:pPr>
            <w:del w:id="1979" w:author="lenovo" w:date="2017-06-29T14:59:00Z">
              <w:r>
                <w:rPr>
                  <w:rFonts w:ascii="黑体" w:hint="eastAsia"/>
                  <w:sz w:val="18"/>
                  <w:szCs w:val="18"/>
                </w:rPr>
                <w:delText>显示位置</w:delText>
              </w:r>
            </w:del>
          </w:p>
          <w:p w14:paraId="700AEBBF" w14:textId="77777777" w:rsidR="003843EA" w:rsidRDefault="00A21561">
            <w:pPr>
              <w:rPr>
                <w:del w:id="1980" w:author="lenovo" w:date="2017-06-29T14:59:00Z"/>
                <w:rFonts w:ascii="黑体"/>
                <w:sz w:val="18"/>
                <w:szCs w:val="18"/>
              </w:rPr>
            </w:pPr>
            <w:del w:id="1981" w:author="lenovo" w:date="2017-06-29T14:59:00Z">
              <w:r>
                <w:rPr>
                  <w:rFonts w:ascii="黑体" w:hint="eastAsia"/>
                  <w:sz w:val="18"/>
                  <w:szCs w:val="18"/>
                </w:rPr>
                <w:delText>(l,c,r,</w:delText>
              </w:r>
            </w:del>
          </w:p>
          <w:p w14:paraId="6E02FA8A" w14:textId="77777777" w:rsidR="003843EA" w:rsidRDefault="00A21561">
            <w:pPr>
              <w:rPr>
                <w:del w:id="1982" w:author="lenovo" w:date="2017-06-29T14:59:00Z"/>
                <w:rFonts w:ascii="黑体"/>
                <w:sz w:val="18"/>
                <w:szCs w:val="18"/>
              </w:rPr>
            </w:pPr>
            <w:del w:id="1983" w:author="lenovo" w:date="2017-06-29T14:59:00Z">
              <w:r>
                <w:rPr>
                  <w:rFonts w:ascii="黑体" w:hint="eastAsia"/>
                  <w:color w:val="FF0000"/>
                  <w:sz w:val="18"/>
                  <w:szCs w:val="18"/>
                </w:rPr>
                <w:delText>x:偏移量</w:delText>
              </w:r>
              <w:r>
                <w:rPr>
                  <w:rFonts w:ascii="黑体" w:hint="eastAsia"/>
                  <w:sz w:val="18"/>
                  <w:szCs w:val="18"/>
                </w:rPr>
                <w:delText>)</w:delText>
              </w:r>
            </w:del>
          </w:p>
          <w:p w14:paraId="03527F97" w14:textId="77777777" w:rsidR="003843EA" w:rsidRDefault="00A21561">
            <w:pPr>
              <w:rPr>
                <w:del w:id="1984" w:author="lenovo" w:date="2017-06-29T14:59:00Z"/>
                <w:rFonts w:ascii="黑体"/>
                <w:sz w:val="18"/>
                <w:szCs w:val="18"/>
              </w:rPr>
            </w:pPr>
            <w:del w:id="1985" w:author="lenovo" w:date="2017-06-29T14:59:00Z">
              <w:r>
                <w:rPr>
                  <w:rFonts w:ascii="黑体" w:hint="eastAsia"/>
                  <w:sz w:val="18"/>
                  <w:szCs w:val="18"/>
                </w:rPr>
                <w:delText>l:居左</w:delText>
              </w:r>
            </w:del>
          </w:p>
          <w:p w14:paraId="0EF57649" w14:textId="77777777" w:rsidR="003843EA" w:rsidRDefault="00A21561">
            <w:pPr>
              <w:rPr>
                <w:del w:id="1986" w:author="lenovo" w:date="2017-06-29T14:59:00Z"/>
                <w:rFonts w:ascii="黑体"/>
                <w:sz w:val="18"/>
                <w:szCs w:val="18"/>
              </w:rPr>
            </w:pPr>
            <w:del w:id="1987" w:author="lenovo" w:date="2017-06-29T14:59:00Z">
              <w:r>
                <w:rPr>
                  <w:rFonts w:ascii="黑体" w:hint="eastAsia"/>
                  <w:sz w:val="18"/>
                  <w:szCs w:val="18"/>
                </w:rPr>
                <w:delText>c:居中</w:delText>
              </w:r>
            </w:del>
          </w:p>
          <w:p w14:paraId="79C78B5C" w14:textId="77777777" w:rsidR="003843EA" w:rsidRDefault="00A21561">
            <w:pPr>
              <w:rPr>
                <w:del w:id="1988" w:author="lenovo" w:date="2017-06-29T14:59:00Z"/>
                <w:rFonts w:ascii="黑体"/>
                <w:sz w:val="18"/>
                <w:szCs w:val="18"/>
              </w:rPr>
            </w:pPr>
            <w:del w:id="1989" w:author="lenovo" w:date="2017-06-29T14:59:00Z">
              <w:r>
                <w:rPr>
                  <w:rFonts w:ascii="黑体" w:hint="eastAsia"/>
                  <w:sz w:val="18"/>
                  <w:szCs w:val="18"/>
                </w:rPr>
                <w:delText>r:居右</w:delText>
              </w:r>
            </w:del>
          </w:p>
          <w:p w14:paraId="773A4C25" w14:textId="77777777" w:rsidR="003843EA" w:rsidRDefault="00A21561">
            <w:pPr>
              <w:rPr>
                <w:del w:id="1990" w:author="lenovo" w:date="2017-06-29T14:59:00Z"/>
                <w:sz w:val="18"/>
                <w:szCs w:val="18"/>
              </w:rPr>
            </w:pPr>
            <w:del w:id="1991" w:author="lenovo" w:date="2017-06-29T14:59:00Z">
              <w:r>
                <w:rPr>
                  <w:rFonts w:ascii="黑体"/>
                  <w:color w:val="FF0000"/>
                  <w:sz w:val="18"/>
                  <w:szCs w:val="18"/>
                </w:rPr>
                <w:delText>“</w:delText>
              </w:r>
              <w:r>
                <w:rPr>
                  <w:rFonts w:ascii="黑体" w:hint="eastAsia"/>
                  <w:color w:val="FF0000"/>
                  <w:sz w:val="18"/>
                  <w:szCs w:val="18"/>
                </w:rPr>
                <w:delText>x</w:delText>
              </w:r>
              <w:r>
                <w:rPr>
                  <w:rFonts w:ascii="黑体"/>
                  <w:color w:val="FF0000"/>
                  <w:sz w:val="18"/>
                  <w:szCs w:val="18"/>
                </w:rPr>
                <w:delText>:</w:delText>
              </w:r>
              <w:r>
                <w:rPr>
                  <w:rFonts w:ascii="黑体" w:hint="eastAsia"/>
                  <w:color w:val="FF0000"/>
                  <w:sz w:val="18"/>
                  <w:szCs w:val="18"/>
                </w:rPr>
                <w:delText>偏移量</w:delText>
              </w:r>
              <w:r>
                <w:rPr>
                  <w:rFonts w:ascii="黑体"/>
                  <w:color w:val="FF0000"/>
                  <w:sz w:val="18"/>
                  <w:szCs w:val="18"/>
                </w:rPr>
                <w:delText>”</w:delText>
              </w:r>
              <w:r>
                <w:rPr>
                  <w:rFonts w:ascii="黑体" w:hint="eastAsia"/>
                  <w:color w:val="FF0000"/>
                  <w:sz w:val="18"/>
                  <w:szCs w:val="18"/>
                </w:rPr>
                <w:delText>模式中，偏移量为具体的值，0~</w:delText>
              </w:r>
              <w:r>
                <w:rPr>
                  <w:rFonts w:ascii="黑体"/>
                  <w:color w:val="FF0000"/>
                  <w:sz w:val="18"/>
                  <w:szCs w:val="18"/>
                </w:rPr>
                <w:delText>384</w:delText>
              </w:r>
              <w:r>
                <w:rPr>
                  <w:rFonts w:ascii="黑体" w:hint="eastAsia"/>
                  <w:color w:val="FF0000"/>
                  <w:sz w:val="18"/>
                  <w:szCs w:val="18"/>
                </w:rPr>
                <w:delText>，例如：x</w:delText>
              </w:r>
              <w:r>
                <w:rPr>
                  <w:rFonts w:ascii="黑体"/>
                  <w:color w:val="FF0000"/>
                  <w:sz w:val="18"/>
                  <w:szCs w:val="18"/>
                </w:rPr>
                <w:delText>:120</w:delText>
              </w:r>
            </w:del>
          </w:p>
        </w:tc>
        <w:tc>
          <w:tcPr>
            <w:tcW w:w="1134" w:type="dxa"/>
          </w:tcPr>
          <w:p w14:paraId="12880DDF" w14:textId="77777777" w:rsidR="003843EA" w:rsidRDefault="00A21561">
            <w:pPr>
              <w:rPr>
                <w:del w:id="1992" w:author="lenovo" w:date="2017-06-29T14:59:00Z"/>
                <w:sz w:val="18"/>
                <w:szCs w:val="18"/>
              </w:rPr>
            </w:pPr>
            <w:del w:id="1993" w:author="lenovo" w:date="2017-06-29T14:59:00Z">
              <w:r>
                <w:rPr>
                  <w:rFonts w:hint="eastAsia"/>
                  <w:sz w:val="18"/>
                  <w:szCs w:val="18"/>
                </w:rPr>
                <w:delText>数据</w:delText>
              </w:r>
            </w:del>
          </w:p>
          <w:p w14:paraId="0888E32E" w14:textId="77777777" w:rsidR="003843EA" w:rsidRDefault="00A21561">
            <w:pPr>
              <w:rPr>
                <w:del w:id="1994" w:author="lenovo" w:date="2017-06-29T14:59:00Z"/>
                <w:sz w:val="18"/>
                <w:szCs w:val="18"/>
              </w:rPr>
            </w:pPr>
            <w:del w:id="1995" w:author="lenovo" w:date="2017-06-29T14:59:00Z">
              <w:r>
                <w:rPr>
                  <w:rFonts w:hint="eastAsia"/>
                  <w:sz w:val="18"/>
                  <w:szCs w:val="18"/>
                </w:rPr>
                <w:delText>(String)</w:delText>
              </w:r>
            </w:del>
          </w:p>
        </w:tc>
        <w:tc>
          <w:tcPr>
            <w:tcW w:w="2268" w:type="dxa"/>
            <w:shd w:val="clear" w:color="auto" w:fill="92D050"/>
          </w:tcPr>
          <w:p w14:paraId="068013E9" w14:textId="77777777" w:rsidR="003843EA" w:rsidRDefault="003843EA">
            <w:pPr>
              <w:rPr>
                <w:del w:id="1996" w:author="lenovo" w:date="2017-06-29T14:59:00Z"/>
                <w:sz w:val="18"/>
                <w:szCs w:val="18"/>
              </w:rPr>
            </w:pPr>
          </w:p>
        </w:tc>
        <w:tc>
          <w:tcPr>
            <w:tcW w:w="1276" w:type="dxa"/>
            <w:shd w:val="clear" w:color="auto" w:fill="92D050"/>
          </w:tcPr>
          <w:p w14:paraId="7A888DF5" w14:textId="77777777" w:rsidR="003843EA" w:rsidRDefault="003843EA">
            <w:pPr>
              <w:rPr>
                <w:del w:id="1997" w:author="lenovo" w:date="2017-06-29T14:59:00Z"/>
                <w:sz w:val="18"/>
                <w:szCs w:val="18"/>
              </w:rPr>
            </w:pPr>
          </w:p>
        </w:tc>
        <w:tc>
          <w:tcPr>
            <w:tcW w:w="1701" w:type="dxa"/>
            <w:shd w:val="clear" w:color="auto" w:fill="92D050"/>
          </w:tcPr>
          <w:p w14:paraId="63BAF8AC" w14:textId="77777777" w:rsidR="003843EA" w:rsidRDefault="00A21561">
            <w:pPr>
              <w:rPr>
                <w:del w:id="1998" w:author="lenovo" w:date="2017-06-29T14:59:00Z"/>
                <w:sz w:val="18"/>
                <w:szCs w:val="18"/>
              </w:rPr>
            </w:pPr>
            <w:del w:id="1999" w:author="lenovo" w:date="2017-06-29T14:59:00Z">
              <w:r>
                <w:rPr>
                  <w:rFonts w:hint="eastAsia"/>
                  <w:sz w:val="18"/>
                  <w:szCs w:val="18"/>
                </w:rPr>
                <w:delText>打印二维码</w:delText>
              </w:r>
            </w:del>
          </w:p>
        </w:tc>
      </w:tr>
      <w:tr w:rsidR="003843EA" w14:paraId="59867BE1" w14:textId="77777777">
        <w:trPr>
          <w:trHeight w:val="716"/>
          <w:del w:id="2000" w:author="lenovo" w:date="2017-06-29T14:59:00Z"/>
        </w:trPr>
        <w:tc>
          <w:tcPr>
            <w:tcW w:w="1101" w:type="dxa"/>
            <w:vMerge/>
          </w:tcPr>
          <w:p w14:paraId="14920523" w14:textId="77777777" w:rsidR="003843EA" w:rsidRDefault="003843EA">
            <w:pPr>
              <w:rPr>
                <w:del w:id="2001" w:author="lenovo" w:date="2017-06-29T14:59:00Z"/>
                <w:szCs w:val="21"/>
              </w:rPr>
            </w:pPr>
          </w:p>
        </w:tc>
        <w:tc>
          <w:tcPr>
            <w:tcW w:w="992" w:type="dxa"/>
          </w:tcPr>
          <w:p w14:paraId="40DBBB8C" w14:textId="77777777" w:rsidR="003843EA" w:rsidRDefault="00A21561">
            <w:pPr>
              <w:rPr>
                <w:del w:id="2002" w:author="lenovo" w:date="2017-06-29T14:59:00Z"/>
                <w:sz w:val="18"/>
                <w:szCs w:val="18"/>
              </w:rPr>
            </w:pPr>
            <w:del w:id="2003" w:author="lenovo" w:date="2017-06-29T14:59:00Z">
              <w:r>
                <w:rPr>
                  <w:rFonts w:hint="eastAsia"/>
                  <w:sz w:val="18"/>
                  <w:szCs w:val="18"/>
                </w:rPr>
                <w:delText>image</w:delText>
              </w:r>
            </w:del>
          </w:p>
        </w:tc>
        <w:tc>
          <w:tcPr>
            <w:tcW w:w="1559" w:type="dxa"/>
          </w:tcPr>
          <w:p w14:paraId="48B6CDAA" w14:textId="77777777" w:rsidR="003843EA" w:rsidRDefault="00A21561">
            <w:pPr>
              <w:rPr>
                <w:del w:id="2004" w:author="lenovo" w:date="2017-06-29T14:59:00Z"/>
                <w:rFonts w:ascii="黑体"/>
                <w:sz w:val="18"/>
                <w:szCs w:val="18"/>
              </w:rPr>
            </w:pPr>
            <w:del w:id="2005" w:author="lenovo" w:date="2017-06-29T14:59:00Z">
              <w:r>
                <w:rPr>
                  <w:rFonts w:ascii="黑体" w:hint="eastAsia"/>
                  <w:sz w:val="18"/>
                  <w:szCs w:val="18"/>
                </w:rPr>
                <w:delText>显示位置</w:delText>
              </w:r>
            </w:del>
          </w:p>
          <w:p w14:paraId="27FCCA80" w14:textId="77777777" w:rsidR="003843EA" w:rsidRDefault="00A21561">
            <w:pPr>
              <w:rPr>
                <w:del w:id="2006" w:author="lenovo" w:date="2017-06-29T14:59:00Z"/>
                <w:rFonts w:ascii="黑体"/>
                <w:sz w:val="18"/>
                <w:szCs w:val="18"/>
              </w:rPr>
            </w:pPr>
            <w:del w:id="2007" w:author="lenovo" w:date="2017-06-29T14:59:00Z">
              <w:r>
                <w:rPr>
                  <w:rFonts w:ascii="黑体" w:hint="eastAsia"/>
                  <w:sz w:val="18"/>
                  <w:szCs w:val="18"/>
                </w:rPr>
                <w:delText>(l,c,r,</w:delText>
              </w:r>
            </w:del>
          </w:p>
          <w:p w14:paraId="27F15EE0" w14:textId="77777777" w:rsidR="003843EA" w:rsidRDefault="00A21561">
            <w:pPr>
              <w:rPr>
                <w:del w:id="2008" w:author="lenovo" w:date="2017-06-29T14:59:00Z"/>
                <w:rFonts w:ascii="黑体"/>
                <w:sz w:val="18"/>
                <w:szCs w:val="18"/>
              </w:rPr>
            </w:pPr>
            <w:del w:id="2009" w:author="lenovo" w:date="2017-06-29T14:59:00Z">
              <w:r>
                <w:rPr>
                  <w:rFonts w:ascii="黑体" w:hint="eastAsia"/>
                  <w:color w:val="FF0000"/>
                  <w:sz w:val="18"/>
                  <w:szCs w:val="18"/>
                </w:rPr>
                <w:delText>x:偏移量</w:delText>
              </w:r>
              <w:r>
                <w:rPr>
                  <w:rFonts w:ascii="黑体" w:hint="eastAsia"/>
                  <w:sz w:val="18"/>
                  <w:szCs w:val="18"/>
                </w:rPr>
                <w:delText>)</w:delText>
              </w:r>
            </w:del>
          </w:p>
          <w:p w14:paraId="71D19110" w14:textId="77777777" w:rsidR="003843EA" w:rsidRDefault="00A21561">
            <w:pPr>
              <w:rPr>
                <w:del w:id="2010" w:author="lenovo" w:date="2017-06-29T14:59:00Z"/>
                <w:rFonts w:ascii="黑体"/>
                <w:sz w:val="18"/>
                <w:szCs w:val="18"/>
              </w:rPr>
            </w:pPr>
            <w:del w:id="2011" w:author="lenovo" w:date="2017-06-29T14:59:00Z">
              <w:r>
                <w:rPr>
                  <w:rFonts w:ascii="黑体" w:hint="eastAsia"/>
                  <w:sz w:val="18"/>
                  <w:szCs w:val="18"/>
                </w:rPr>
                <w:delText>l:居左</w:delText>
              </w:r>
            </w:del>
          </w:p>
          <w:p w14:paraId="0FB6FCEA" w14:textId="77777777" w:rsidR="003843EA" w:rsidRDefault="00A21561">
            <w:pPr>
              <w:rPr>
                <w:del w:id="2012" w:author="lenovo" w:date="2017-06-29T14:59:00Z"/>
                <w:rFonts w:ascii="黑体"/>
                <w:sz w:val="18"/>
                <w:szCs w:val="18"/>
              </w:rPr>
            </w:pPr>
            <w:del w:id="2013" w:author="lenovo" w:date="2017-06-29T14:59:00Z">
              <w:r>
                <w:rPr>
                  <w:rFonts w:ascii="黑体" w:hint="eastAsia"/>
                  <w:sz w:val="18"/>
                  <w:szCs w:val="18"/>
                </w:rPr>
                <w:delText>c:居中</w:delText>
              </w:r>
            </w:del>
          </w:p>
          <w:p w14:paraId="7A115846" w14:textId="77777777" w:rsidR="003843EA" w:rsidRDefault="00A21561">
            <w:pPr>
              <w:rPr>
                <w:del w:id="2014" w:author="lenovo" w:date="2017-06-29T14:59:00Z"/>
                <w:rFonts w:ascii="黑体"/>
                <w:sz w:val="18"/>
                <w:szCs w:val="18"/>
              </w:rPr>
            </w:pPr>
            <w:del w:id="2015" w:author="lenovo" w:date="2017-06-29T14:59:00Z">
              <w:r>
                <w:rPr>
                  <w:rFonts w:ascii="黑体" w:hint="eastAsia"/>
                  <w:sz w:val="18"/>
                  <w:szCs w:val="18"/>
                </w:rPr>
                <w:delText>r:居右</w:delText>
              </w:r>
            </w:del>
          </w:p>
          <w:p w14:paraId="06746946" w14:textId="77777777" w:rsidR="003843EA" w:rsidRDefault="00A21561">
            <w:pPr>
              <w:rPr>
                <w:del w:id="2016" w:author="lenovo" w:date="2017-06-29T14:59:00Z"/>
                <w:sz w:val="18"/>
                <w:szCs w:val="18"/>
              </w:rPr>
            </w:pPr>
            <w:del w:id="2017" w:author="lenovo" w:date="2017-06-29T14:59:00Z">
              <w:r>
                <w:rPr>
                  <w:rFonts w:ascii="黑体"/>
                  <w:color w:val="FF0000"/>
                  <w:sz w:val="18"/>
                  <w:szCs w:val="18"/>
                </w:rPr>
                <w:delText>“</w:delText>
              </w:r>
              <w:r>
                <w:rPr>
                  <w:rFonts w:ascii="黑体" w:hint="eastAsia"/>
                  <w:color w:val="FF0000"/>
                  <w:sz w:val="18"/>
                  <w:szCs w:val="18"/>
                </w:rPr>
                <w:delText>x</w:delText>
              </w:r>
              <w:r>
                <w:rPr>
                  <w:rFonts w:ascii="黑体"/>
                  <w:color w:val="FF0000"/>
                  <w:sz w:val="18"/>
                  <w:szCs w:val="18"/>
                </w:rPr>
                <w:delText>:</w:delText>
              </w:r>
              <w:r>
                <w:rPr>
                  <w:rFonts w:ascii="黑体" w:hint="eastAsia"/>
                  <w:color w:val="FF0000"/>
                  <w:sz w:val="18"/>
                  <w:szCs w:val="18"/>
                </w:rPr>
                <w:delText>偏移量</w:delText>
              </w:r>
              <w:r>
                <w:rPr>
                  <w:rFonts w:ascii="黑体"/>
                  <w:color w:val="FF0000"/>
                  <w:sz w:val="18"/>
                  <w:szCs w:val="18"/>
                </w:rPr>
                <w:delText>”</w:delText>
              </w:r>
              <w:r>
                <w:rPr>
                  <w:rFonts w:ascii="黑体" w:hint="eastAsia"/>
                  <w:color w:val="FF0000"/>
                  <w:sz w:val="18"/>
                  <w:szCs w:val="18"/>
                </w:rPr>
                <w:delText>模式中，偏移量为具体的值，0~</w:delText>
              </w:r>
              <w:r>
                <w:rPr>
                  <w:rFonts w:ascii="黑体"/>
                  <w:color w:val="FF0000"/>
                  <w:sz w:val="18"/>
                  <w:szCs w:val="18"/>
                </w:rPr>
                <w:delText>384</w:delText>
              </w:r>
              <w:r>
                <w:rPr>
                  <w:rFonts w:ascii="黑体" w:hint="eastAsia"/>
                  <w:color w:val="FF0000"/>
                  <w:sz w:val="18"/>
                  <w:szCs w:val="18"/>
                </w:rPr>
                <w:delText>，例如：x</w:delText>
              </w:r>
              <w:r>
                <w:rPr>
                  <w:rFonts w:ascii="黑体"/>
                  <w:color w:val="FF0000"/>
                  <w:sz w:val="18"/>
                  <w:szCs w:val="18"/>
                </w:rPr>
                <w:delText>:120</w:delText>
              </w:r>
            </w:del>
          </w:p>
        </w:tc>
        <w:tc>
          <w:tcPr>
            <w:tcW w:w="1134" w:type="dxa"/>
          </w:tcPr>
          <w:p w14:paraId="3AF74F03" w14:textId="77777777" w:rsidR="003843EA" w:rsidRDefault="00A21561">
            <w:pPr>
              <w:rPr>
                <w:del w:id="2018" w:author="lenovo" w:date="2017-06-29T14:59:00Z"/>
                <w:rFonts w:ascii="黑体"/>
                <w:sz w:val="18"/>
                <w:szCs w:val="18"/>
              </w:rPr>
            </w:pPr>
            <w:del w:id="2019" w:author="lenovo" w:date="2017-06-29T14:59:00Z">
              <w:r>
                <w:rPr>
                  <w:rFonts w:ascii="黑体" w:hint="eastAsia"/>
                  <w:sz w:val="18"/>
                  <w:szCs w:val="18"/>
                </w:rPr>
                <w:delText>大小</w:delText>
              </w:r>
            </w:del>
          </w:p>
          <w:p w14:paraId="3C9F02DA" w14:textId="77777777" w:rsidR="003843EA" w:rsidRDefault="00A21561">
            <w:pPr>
              <w:rPr>
                <w:del w:id="2020" w:author="lenovo" w:date="2017-06-29T14:59:00Z"/>
                <w:rFonts w:ascii="黑体"/>
                <w:sz w:val="18"/>
                <w:szCs w:val="18"/>
              </w:rPr>
            </w:pPr>
            <w:del w:id="2021" w:author="lenovo" w:date="2017-06-29T14:59:00Z">
              <w:r>
                <w:rPr>
                  <w:rFonts w:ascii="黑体" w:hint="eastAsia"/>
                  <w:sz w:val="18"/>
                  <w:szCs w:val="18"/>
                </w:rPr>
                <w:delText>(X*Y)</w:delText>
              </w:r>
            </w:del>
          </w:p>
          <w:p w14:paraId="3B3D3A17" w14:textId="77777777" w:rsidR="003843EA" w:rsidRDefault="00A21561">
            <w:pPr>
              <w:rPr>
                <w:del w:id="2022" w:author="lenovo" w:date="2017-06-29T14:59:00Z"/>
                <w:rFonts w:ascii="黑体"/>
                <w:sz w:val="18"/>
                <w:szCs w:val="18"/>
              </w:rPr>
            </w:pPr>
            <w:del w:id="2023" w:author="lenovo" w:date="2017-06-29T14:59:00Z">
              <w:r>
                <w:rPr>
                  <w:rFonts w:ascii="黑体" w:hint="eastAsia"/>
                  <w:sz w:val="18"/>
                  <w:szCs w:val="18"/>
                </w:rPr>
                <w:delText>X:宽度</w:delText>
              </w:r>
            </w:del>
          </w:p>
          <w:p w14:paraId="36EA567A" w14:textId="77777777" w:rsidR="003843EA" w:rsidRDefault="00A21561">
            <w:pPr>
              <w:rPr>
                <w:del w:id="2024" w:author="lenovo" w:date="2017-06-29T14:59:00Z"/>
                <w:rFonts w:ascii="黑体"/>
                <w:sz w:val="18"/>
                <w:szCs w:val="18"/>
              </w:rPr>
            </w:pPr>
            <w:del w:id="2025" w:author="lenovo" w:date="2017-06-29T14:59:00Z">
              <w:r>
                <w:rPr>
                  <w:rFonts w:ascii="黑体" w:hint="eastAsia"/>
                  <w:sz w:val="18"/>
                  <w:szCs w:val="18"/>
                </w:rPr>
                <w:delText>Y:高度</w:delText>
              </w:r>
            </w:del>
          </w:p>
          <w:p w14:paraId="57046328" w14:textId="77777777" w:rsidR="003843EA" w:rsidRDefault="00A21561">
            <w:pPr>
              <w:widowControl/>
              <w:jc w:val="left"/>
              <w:rPr>
                <w:del w:id="2026" w:author="lenovo" w:date="2017-06-29T14:59:00Z"/>
                <w:sz w:val="18"/>
                <w:szCs w:val="18"/>
              </w:rPr>
            </w:pPr>
            <w:del w:id="2027" w:author="lenovo" w:date="2017-06-29T14:59:00Z">
              <w:r>
                <w:rPr>
                  <w:rFonts w:ascii="黑体" w:hint="eastAsia"/>
                  <w:sz w:val="18"/>
                  <w:szCs w:val="18"/>
                </w:rPr>
                <w:delText>如:128*64</w:delText>
              </w:r>
            </w:del>
          </w:p>
        </w:tc>
        <w:tc>
          <w:tcPr>
            <w:tcW w:w="2268" w:type="dxa"/>
            <w:shd w:val="clear" w:color="auto" w:fill="FFFFFF" w:themeFill="background1"/>
          </w:tcPr>
          <w:p w14:paraId="5E5CD164" w14:textId="77777777" w:rsidR="003843EA" w:rsidRDefault="00A21561">
            <w:pPr>
              <w:rPr>
                <w:del w:id="2028" w:author="lenovo" w:date="2017-06-29T14:59:00Z"/>
                <w:rFonts w:ascii="黑体"/>
                <w:sz w:val="18"/>
                <w:szCs w:val="18"/>
              </w:rPr>
            </w:pPr>
            <w:del w:id="2029" w:author="lenovo" w:date="2017-06-29T14:59:00Z">
              <w:r>
                <w:rPr>
                  <w:rFonts w:ascii="黑体" w:hint="eastAsia"/>
                  <w:sz w:val="18"/>
                  <w:szCs w:val="18"/>
                </w:rPr>
                <w:delText>图像数据</w:delText>
              </w:r>
            </w:del>
          </w:p>
          <w:p w14:paraId="29D9DDB2" w14:textId="77777777" w:rsidR="003843EA" w:rsidRDefault="00A21561">
            <w:pPr>
              <w:rPr>
                <w:del w:id="2030" w:author="lenovo" w:date="2017-06-29T14:59:00Z"/>
                <w:rFonts w:ascii="黑体"/>
                <w:sz w:val="18"/>
                <w:szCs w:val="18"/>
              </w:rPr>
            </w:pPr>
            <w:del w:id="2031" w:author="lenovo" w:date="2017-06-29T14:59:00Z">
              <w:r>
                <w:rPr>
                  <w:rFonts w:ascii="黑体" w:hint="eastAsia"/>
                  <w:sz w:val="18"/>
                  <w:szCs w:val="18"/>
                </w:rPr>
                <w:delText xml:space="preserve">(#logo:, data:, </w:delText>
              </w:r>
              <w:r>
                <w:rPr>
                  <w:rFonts w:ascii="黑体"/>
                  <w:sz w:val="18"/>
                  <w:szCs w:val="18"/>
                </w:rPr>
                <w:delText>path:</w:delText>
              </w:r>
              <w:r>
                <w:rPr>
                  <w:rFonts w:ascii="黑体" w:hint="eastAsia"/>
                  <w:sz w:val="18"/>
                  <w:szCs w:val="18"/>
                </w:rPr>
                <w:delText>)</w:delText>
              </w:r>
            </w:del>
          </w:p>
          <w:p w14:paraId="261AAC83" w14:textId="77777777" w:rsidR="003843EA" w:rsidRDefault="00A21561">
            <w:pPr>
              <w:rPr>
                <w:del w:id="2032" w:author="lenovo" w:date="2017-06-29T14:59:00Z"/>
                <w:rFonts w:ascii="黑体"/>
                <w:sz w:val="18"/>
                <w:szCs w:val="18"/>
              </w:rPr>
            </w:pPr>
            <w:del w:id="2033" w:author="lenovo" w:date="2017-06-29T14:59:00Z">
              <w:r>
                <w:rPr>
                  <w:rFonts w:ascii="黑体" w:hint="eastAsia"/>
                  <w:sz w:val="18"/>
                  <w:szCs w:val="18"/>
                </w:rPr>
                <w:delText>#logo:寻找设备中标识为logo的图片数据。</w:delText>
              </w:r>
            </w:del>
          </w:p>
          <w:p w14:paraId="6858F5EE" w14:textId="77777777" w:rsidR="003843EA" w:rsidRDefault="00A21561">
            <w:pPr>
              <w:rPr>
                <w:del w:id="2034" w:author="lenovo" w:date="2017-06-29T14:59:00Z"/>
                <w:rFonts w:ascii="黑体"/>
                <w:sz w:val="18"/>
                <w:szCs w:val="18"/>
              </w:rPr>
            </w:pPr>
            <w:del w:id="2035" w:author="lenovo" w:date="2017-06-29T14:59:00Z">
              <w:r>
                <w:rPr>
                  <w:rFonts w:ascii="黑体" w:hint="eastAsia"/>
                  <w:sz w:val="18"/>
                  <w:szCs w:val="18"/>
                </w:rPr>
                <w:delText>data:基于bmp单色格式的图像数据，格式如下：</w:delText>
              </w:r>
            </w:del>
          </w:p>
          <w:p w14:paraId="37DF8B38" w14:textId="77777777" w:rsidR="003843EA" w:rsidRDefault="00A21561">
            <w:pPr>
              <w:rPr>
                <w:del w:id="2036" w:author="lenovo" w:date="2017-06-29T14:59:00Z"/>
                <w:rFonts w:ascii="黑体"/>
                <w:sz w:val="18"/>
                <w:szCs w:val="18"/>
              </w:rPr>
            </w:pPr>
            <w:del w:id="2037" w:author="lenovo" w:date="2017-06-29T14:59:00Z">
              <w:r>
                <w:rPr>
                  <w:rFonts w:ascii="黑体" w:hint="eastAsia"/>
                  <w:sz w:val="18"/>
                  <w:szCs w:val="18"/>
                </w:rPr>
                <w:delText>data:数据编码;数据。</w:delText>
              </w:r>
            </w:del>
          </w:p>
          <w:p w14:paraId="15ECC26E" w14:textId="77777777" w:rsidR="003843EA" w:rsidRDefault="00A21561">
            <w:pPr>
              <w:rPr>
                <w:del w:id="2038" w:author="lenovo" w:date="2017-06-29T14:59:00Z"/>
                <w:rFonts w:ascii="黑体"/>
                <w:sz w:val="18"/>
                <w:szCs w:val="18"/>
              </w:rPr>
            </w:pPr>
            <w:del w:id="2039" w:author="lenovo" w:date="2017-06-29T14:59:00Z">
              <w:r>
                <w:rPr>
                  <w:rFonts w:ascii="黑体" w:hint="eastAsia"/>
                  <w:sz w:val="18"/>
                  <w:szCs w:val="18"/>
                </w:rPr>
                <w:delText>其中：</w:delText>
              </w:r>
            </w:del>
          </w:p>
          <w:p w14:paraId="36EBBCB2" w14:textId="77777777" w:rsidR="003843EA" w:rsidRDefault="00A21561">
            <w:pPr>
              <w:rPr>
                <w:del w:id="2040" w:author="lenovo" w:date="2017-06-29T14:59:00Z"/>
                <w:rFonts w:ascii="黑体"/>
                <w:sz w:val="18"/>
                <w:szCs w:val="18"/>
              </w:rPr>
            </w:pPr>
            <w:del w:id="2041" w:author="lenovo" w:date="2017-06-29T14:59:00Z">
              <w:r>
                <w:rPr>
                  <w:rFonts w:ascii="黑体" w:hint="eastAsia"/>
                  <w:sz w:val="18"/>
                  <w:szCs w:val="18"/>
                </w:rPr>
                <w:delText>数据编码如下：base64</w:delText>
              </w:r>
            </w:del>
          </w:p>
          <w:p w14:paraId="0CB2BE20" w14:textId="77777777" w:rsidR="003843EA" w:rsidRDefault="00A21561">
            <w:pPr>
              <w:rPr>
                <w:del w:id="2042" w:author="lenovo" w:date="2017-06-29T14:59:00Z"/>
                <w:rFonts w:ascii="黑体"/>
                <w:sz w:val="18"/>
                <w:szCs w:val="18"/>
              </w:rPr>
            </w:pPr>
            <w:del w:id="2043" w:author="lenovo" w:date="2017-06-29T14:59:00Z">
              <w:r>
                <w:rPr>
                  <w:rFonts w:ascii="黑体" w:hint="eastAsia"/>
                  <w:sz w:val="18"/>
                  <w:szCs w:val="18"/>
                </w:rPr>
                <w:delText>示例如下：</w:delText>
              </w:r>
            </w:del>
          </w:p>
          <w:p w14:paraId="403493B6" w14:textId="77777777" w:rsidR="003843EA" w:rsidRDefault="00A21561">
            <w:pPr>
              <w:widowControl/>
              <w:jc w:val="left"/>
              <w:rPr>
                <w:del w:id="2044" w:author="lenovo" w:date="2017-06-29T14:59:00Z"/>
                <w:rFonts w:ascii="黑体"/>
                <w:sz w:val="18"/>
                <w:szCs w:val="18"/>
              </w:rPr>
            </w:pPr>
            <w:del w:id="2045" w:author="lenovo" w:date="2017-06-29T14:59:00Z">
              <w:r>
                <w:rPr>
                  <w:rFonts w:ascii="黑体" w:hint="eastAsia"/>
                  <w:sz w:val="18"/>
                  <w:szCs w:val="18"/>
                </w:rPr>
                <w:delText>data: base64;</w:delText>
              </w:r>
              <w:r>
                <w:rPr>
                  <w:rFonts w:ascii="黑体"/>
                  <w:sz w:val="18"/>
                  <w:szCs w:val="18"/>
                </w:rPr>
                <w:delText xml:space="preserve"> R0lGODlhuA</w:delText>
              </w:r>
              <w:r>
                <w:rPr>
                  <w:rFonts w:ascii="黑体" w:hint="eastAsia"/>
                  <w:sz w:val="18"/>
                  <w:szCs w:val="18"/>
                </w:rPr>
                <w:delText>...;</w:delText>
              </w:r>
            </w:del>
          </w:p>
          <w:p w14:paraId="3C138EE6" w14:textId="77777777" w:rsidR="003843EA" w:rsidRDefault="00A21561">
            <w:pPr>
              <w:widowControl/>
              <w:jc w:val="left"/>
              <w:rPr>
                <w:del w:id="2046" w:author="lenovo" w:date="2017-06-29T14:59:00Z"/>
                <w:sz w:val="18"/>
                <w:szCs w:val="18"/>
              </w:rPr>
            </w:pPr>
            <w:del w:id="2047" w:author="lenovo" w:date="2017-06-29T14:59:00Z">
              <w:r>
                <w:rPr>
                  <w:rFonts w:ascii="黑体"/>
                  <w:sz w:val="18"/>
                  <w:szCs w:val="18"/>
                </w:rPr>
                <w:delText>path:</w:delText>
              </w:r>
              <w:r>
                <w:rPr>
                  <w:rFonts w:ascii="黑体" w:hint="eastAsia"/>
                  <w:sz w:val="18"/>
                  <w:szCs w:val="18"/>
                </w:rPr>
                <w:delText>后面跟上所要打印png图片在安卓文件系统上的绝对地址，如：path：yz:</w:delText>
              </w:r>
              <w:r>
                <w:rPr>
                  <w:rFonts w:ascii="黑体"/>
                  <w:sz w:val="18"/>
                  <w:szCs w:val="18"/>
                </w:rPr>
                <w:delText>95;</w:delText>
              </w:r>
              <w:r>
                <w:rPr>
                  <w:rFonts w:ascii="黑体" w:hint="eastAsia"/>
                  <w:sz w:val="18"/>
                  <w:szCs w:val="18"/>
                </w:rPr>
                <w:delText>/data/share/ys.png.如果有yz</w:delText>
              </w:r>
              <w:r>
                <w:rPr>
                  <w:rFonts w:ascii="黑体"/>
                  <w:sz w:val="18"/>
                  <w:szCs w:val="18"/>
                </w:rPr>
                <w:delText>:</w:delText>
              </w:r>
              <w:r>
                <w:rPr>
                  <w:rFonts w:ascii="黑体" w:hint="eastAsia"/>
                  <w:sz w:val="18"/>
                  <w:szCs w:val="18"/>
                </w:rPr>
                <w:delText>域表示手动设置阈值，</w:delText>
              </w:r>
              <w:r>
                <w:rPr>
                  <w:rFonts w:ascii="黑体"/>
                  <w:sz w:val="18"/>
                  <w:szCs w:val="18"/>
                </w:rPr>
                <w:delText>’</w:delText>
              </w:r>
              <w:r>
                <w:rPr>
                  <w:rFonts w:ascii="黑体" w:hint="eastAsia"/>
                  <w:sz w:val="18"/>
                  <w:szCs w:val="18"/>
                </w:rPr>
                <w:delText>yz</w:delText>
              </w:r>
              <w:r>
                <w:rPr>
                  <w:rFonts w:ascii="黑体"/>
                  <w:sz w:val="18"/>
                  <w:szCs w:val="18"/>
                </w:rPr>
                <w:delText>:</w:delText>
              </w:r>
              <w:r>
                <w:rPr>
                  <w:rFonts w:ascii="黑体"/>
                  <w:sz w:val="18"/>
                  <w:szCs w:val="18"/>
                </w:rPr>
                <w:delText>’</w:delText>
              </w:r>
              <w:r>
                <w:rPr>
                  <w:rFonts w:ascii="黑体" w:hint="eastAsia"/>
                  <w:sz w:val="18"/>
                  <w:szCs w:val="18"/>
                </w:rPr>
                <w:delText>后面为所需要设置的阈值，并以</w:delText>
              </w:r>
              <w:r>
                <w:rPr>
                  <w:rFonts w:ascii="黑体"/>
                  <w:sz w:val="18"/>
                  <w:szCs w:val="18"/>
                </w:rPr>
                <w:delText>’</w:delText>
              </w:r>
              <w:r>
                <w:rPr>
                  <w:rFonts w:ascii="黑体"/>
                  <w:sz w:val="18"/>
                  <w:szCs w:val="18"/>
                </w:rPr>
                <w:delText>;</w:delText>
              </w:r>
              <w:r>
                <w:rPr>
                  <w:rFonts w:ascii="黑体"/>
                  <w:sz w:val="18"/>
                  <w:szCs w:val="18"/>
                </w:rPr>
                <w:delText>’</w:delText>
              </w:r>
              <w:r>
                <w:rPr>
                  <w:rFonts w:ascii="黑体" w:hint="eastAsia"/>
                  <w:sz w:val="18"/>
                  <w:szCs w:val="18"/>
                </w:rPr>
                <w:delText>结束，后面再跟上图片文</w:delText>
              </w:r>
              <w:r>
                <w:rPr>
                  <w:rFonts w:ascii="黑体" w:hint="eastAsia"/>
                  <w:sz w:val="18"/>
                  <w:szCs w:val="18"/>
                </w:rPr>
                <w:lastRenderedPageBreak/>
                <w:delText>件路径，没有</w:delText>
              </w:r>
              <w:r>
                <w:rPr>
                  <w:rFonts w:ascii="黑体"/>
                  <w:sz w:val="18"/>
                  <w:szCs w:val="18"/>
                </w:rPr>
                <w:delText>’</w:delText>
              </w:r>
              <w:r>
                <w:rPr>
                  <w:rFonts w:ascii="黑体"/>
                  <w:sz w:val="18"/>
                  <w:szCs w:val="18"/>
                </w:rPr>
                <w:delText>yz</w:delText>
              </w:r>
              <w:r>
                <w:rPr>
                  <w:rFonts w:ascii="黑体" w:hint="eastAsia"/>
                  <w:sz w:val="18"/>
                  <w:szCs w:val="18"/>
                </w:rPr>
                <w:delText>:</w:delText>
              </w:r>
              <w:r>
                <w:rPr>
                  <w:rFonts w:ascii="黑体"/>
                  <w:sz w:val="18"/>
                  <w:szCs w:val="18"/>
                </w:rPr>
                <w:delText>’</w:delText>
              </w:r>
              <w:r>
                <w:rPr>
                  <w:rFonts w:ascii="黑体" w:hint="eastAsia"/>
                  <w:sz w:val="18"/>
                  <w:szCs w:val="18"/>
                </w:rPr>
                <w:delText>域则表示自动设置阈值。</w:delText>
              </w:r>
            </w:del>
          </w:p>
        </w:tc>
        <w:tc>
          <w:tcPr>
            <w:tcW w:w="1276" w:type="dxa"/>
            <w:shd w:val="clear" w:color="auto" w:fill="92D050"/>
          </w:tcPr>
          <w:p w14:paraId="555DE8F7" w14:textId="77777777" w:rsidR="003843EA" w:rsidRDefault="003843EA">
            <w:pPr>
              <w:widowControl/>
              <w:jc w:val="left"/>
              <w:rPr>
                <w:del w:id="2048" w:author="lenovo" w:date="2017-06-29T14:59:00Z"/>
                <w:sz w:val="18"/>
                <w:szCs w:val="18"/>
              </w:rPr>
            </w:pPr>
          </w:p>
        </w:tc>
        <w:tc>
          <w:tcPr>
            <w:tcW w:w="1701" w:type="dxa"/>
            <w:shd w:val="clear" w:color="auto" w:fill="92D050"/>
          </w:tcPr>
          <w:p w14:paraId="0EBF3CA7" w14:textId="77777777" w:rsidR="003843EA" w:rsidRDefault="00A21561">
            <w:pPr>
              <w:widowControl/>
              <w:jc w:val="left"/>
              <w:rPr>
                <w:del w:id="2049" w:author="lenovo" w:date="2017-06-29T14:59:00Z"/>
                <w:sz w:val="18"/>
                <w:szCs w:val="18"/>
              </w:rPr>
            </w:pPr>
            <w:del w:id="2050" w:author="lenovo" w:date="2017-06-29T14:59:00Z">
              <w:r>
                <w:rPr>
                  <w:rFonts w:hint="eastAsia"/>
                  <w:sz w:val="18"/>
                  <w:szCs w:val="18"/>
                </w:rPr>
                <w:delText>打印图像</w:delText>
              </w:r>
            </w:del>
          </w:p>
        </w:tc>
      </w:tr>
      <w:tr w:rsidR="003843EA" w14:paraId="50FA5F64" w14:textId="77777777">
        <w:trPr>
          <w:trHeight w:val="102"/>
          <w:del w:id="2051" w:author="lenovo" w:date="2017-06-29T14:59:00Z"/>
        </w:trPr>
        <w:tc>
          <w:tcPr>
            <w:tcW w:w="1101" w:type="dxa"/>
            <w:vMerge/>
          </w:tcPr>
          <w:p w14:paraId="174B3CD5" w14:textId="77777777" w:rsidR="003843EA" w:rsidRDefault="003843EA">
            <w:pPr>
              <w:rPr>
                <w:del w:id="2052" w:author="lenovo" w:date="2017-06-29T14:59:00Z"/>
                <w:szCs w:val="21"/>
              </w:rPr>
            </w:pPr>
          </w:p>
        </w:tc>
        <w:tc>
          <w:tcPr>
            <w:tcW w:w="992" w:type="dxa"/>
          </w:tcPr>
          <w:p w14:paraId="3C6985E8" w14:textId="77777777" w:rsidR="003843EA" w:rsidRDefault="00A21561">
            <w:pPr>
              <w:rPr>
                <w:del w:id="2053" w:author="lenovo" w:date="2017-06-29T14:59:00Z"/>
                <w:sz w:val="18"/>
                <w:szCs w:val="18"/>
              </w:rPr>
            </w:pPr>
            <w:del w:id="2054" w:author="lenovo" w:date="2017-06-29T14:59:00Z">
              <w:r>
                <w:rPr>
                  <w:sz w:val="18"/>
                  <w:szCs w:val="18"/>
                </w:rPr>
                <w:delText>pause</w:delText>
              </w:r>
            </w:del>
          </w:p>
        </w:tc>
        <w:tc>
          <w:tcPr>
            <w:tcW w:w="1559" w:type="dxa"/>
          </w:tcPr>
          <w:p w14:paraId="3742D68B" w14:textId="77777777" w:rsidR="003843EA" w:rsidRDefault="00A21561">
            <w:pPr>
              <w:rPr>
                <w:del w:id="2055" w:author="lenovo" w:date="2017-06-29T14:59:00Z"/>
                <w:sz w:val="18"/>
                <w:szCs w:val="18"/>
              </w:rPr>
            </w:pPr>
            <w:del w:id="2056" w:author="lenovo" w:date="2017-06-29T14:59:00Z">
              <w:r>
                <w:rPr>
                  <w:rFonts w:ascii="黑体" w:hint="eastAsia"/>
                  <w:sz w:val="18"/>
                  <w:szCs w:val="18"/>
                </w:rPr>
                <w:delText>暂停时间（单位秒）</w:delText>
              </w:r>
            </w:del>
          </w:p>
        </w:tc>
        <w:tc>
          <w:tcPr>
            <w:tcW w:w="1134" w:type="dxa"/>
            <w:shd w:val="clear" w:color="auto" w:fill="92D050"/>
          </w:tcPr>
          <w:p w14:paraId="1A2D745B" w14:textId="77777777" w:rsidR="003843EA" w:rsidRDefault="003843EA">
            <w:pPr>
              <w:jc w:val="left"/>
              <w:rPr>
                <w:del w:id="2057" w:author="lenovo" w:date="2017-06-29T14:59:00Z"/>
                <w:sz w:val="18"/>
                <w:szCs w:val="18"/>
              </w:rPr>
            </w:pPr>
          </w:p>
        </w:tc>
        <w:tc>
          <w:tcPr>
            <w:tcW w:w="2268" w:type="dxa"/>
            <w:shd w:val="clear" w:color="auto" w:fill="92D050"/>
          </w:tcPr>
          <w:p w14:paraId="5CD58313" w14:textId="77777777" w:rsidR="003843EA" w:rsidRDefault="003843EA">
            <w:pPr>
              <w:rPr>
                <w:del w:id="2058" w:author="lenovo" w:date="2017-06-29T14:59:00Z"/>
                <w:rFonts w:ascii="微软雅黑" w:eastAsia="微软雅黑" w:hAnsi="微软雅黑"/>
                <w:sz w:val="24"/>
              </w:rPr>
            </w:pPr>
          </w:p>
        </w:tc>
        <w:tc>
          <w:tcPr>
            <w:tcW w:w="1276" w:type="dxa"/>
            <w:shd w:val="clear" w:color="auto" w:fill="92D050"/>
          </w:tcPr>
          <w:p w14:paraId="06125CB4" w14:textId="77777777" w:rsidR="003843EA" w:rsidRDefault="003843EA">
            <w:pPr>
              <w:rPr>
                <w:del w:id="2059" w:author="lenovo" w:date="2017-06-29T14:59:00Z"/>
                <w:sz w:val="18"/>
                <w:szCs w:val="18"/>
              </w:rPr>
            </w:pPr>
          </w:p>
        </w:tc>
        <w:tc>
          <w:tcPr>
            <w:tcW w:w="1701" w:type="dxa"/>
            <w:shd w:val="clear" w:color="auto" w:fill="92D050"/>
          </w:tcPr>
          <w:p w14:paraId="097B0EFB" w14:textId="77777777" w:rsidR="003843EA" w:rsidRDefault="00A21561">
            <w:pPr>
              <w:rPr>
                <w:del w:id="2060" w:author="lenovo" w:date="2017-06-29T14:59:00Z"/>
                <w:sz w:val="18"/>
                <w:szCs w:val="18"/>
              </w:rPr>
            </w:pPr>
            <w:del w:id="2061" w:author="lenovo" w:date="2017-06-29T14:59:00Z">
              <w:r>
                <w:rPr>
                  <w:rFonts w:hint="eastAsia"/>
                  <w:sz w:val="18"/>
                  <w:szCs w:val="18"/>
                </w:rPr>
                <w:delText>暂停指定的时间（适用场景：多联打印情况，先打商户联，再打用户联）</w:delText>
              </w:r>
            </w:del>
          </w:p>
        </w:tc>
      </w:tr>
      <w:tr w:rsidR="003843EA" w14:paraId="7CFB2414" w14:textId="77777777" w:rsidTr="003843EA">
        <w:tblPrEx>
          <w:tblW w:w="10031" w:type="dxa"/>
          <w:tblLayout w:type="fixed"/>
          <w:tblPrExChange w:id="2062" w:author="lenovo" w:date="2017-06-29T14:57:00Z">
            <w:tblPrEx>
              <w:tblW w:w="10031" w:type="dxa"/>
              <w:tblLayout w:type="fixed"/>
            </w:tblPrEx>
          </w:tblPrExChange>
        </w:tblPrEx>
        <w:trPr>
          <w:trHeight w:val="3958"/>
          <w:del w:id="2063" w:author="lenovo" w:date="2017-06-29T14:59:00Z"/>
          <w:trPrChange w:id="2064" w:author="lenovo" w:date="2017-06-29T14:57:00Z">
            <w:trPr>
              <w:trHeight w:val="102"/>
            </w:trPr>
          </w:trPrChange>
        </w:trPr>
        <w:tc>
          <w:tcPr>
            <w:tcW w:w="1101" w:type="dxa"/>
            <w:vMerge/>
            <w:tcPrChange w:id="2065" w:author="lenovo" w:date="2017-06-29T14:57:00Z">
              <w:tcPr>
                <w:tcW w:w="1101" w:type="dxa"/>
                <w:vMerge/>
              </w:tcPr>
            </w:tcPrChange>
          </w:tcPr>
          <w:p w14:paraId="302A5F9D" w14:textId="77777777" w:rsidR="003843EA" w:rsidRDefault="003843EA">
            <w:pPr>
              <w:rPr>
                <w:del w:id="2066" w:author="lenovo" w:date="2017-06-29T14:59:00Z"/>
                <w:szCs w:val="21"/>
              </w:rPr>
            </w:pPr>
          </w:p>
        </w:tc>
        <w:tc>
          <w:tcPr>
            <w:tcW w:w="992" w:type="dxa"/>
            <w:tcPrChange w:id="2067" w:author="lenovo" w:date="2017-06-29T14:57:00Z">
              <w:tcPr>
                <w:tcW w:w="992" w:type="dxa"/>
              </w:tcPr>
            </w:tcPrChange>
          </w:tcPr>
          <w:p w14:paraId="64A2CD2B" w14:textId="77777777" w:rsidR="003843EA" w:rsidRDefault="003843EA">
            <w:pPr>
              <w:rPr>
                <w:del w:id="2068" w:author="lenovo" w:date="2017-06-29T14:59:00Z"/>
                <w:sz w:val="18"/>
                <w:szCs w:val="18"/>
              </w:rPr>
            </w:pPr>
          </w:p>
        </w:tc>
        <w:tc>
          <w:tcPr>
            <w:tcW w:w="1559" w:type="dxa"/>
            <w:tcPrChange w:id="2069" w:author="lenovo" w:date="2017-06-29T14:57:00Z">
              <w:tcPr>
                <w:tcW w:w="1559" w:type="dxa"/>
              </w:tcPr>
            </w:tcPrChange>
          </w:tcPr>
          <w:p w14:paraId="54A5E13B" w14:textId="77777777" w:rsidR="003843EA" w:rsidRDefault="003843EA">
            <w:pPr>
              <w:rPr>
                <w:del w:id="2070" w:author="lenovo" w:date="2017-06-29T14:59:00Z"/>
                <w:rFonts w:ascii="黑体"/>
                <w:sz w:val="18"/>
                <w:szCs w:val="18"/>
              </w:rPr>
            </w:pPr>
          </w:p>
        </w:tc>
        <w:tc>
          <w:tcPr>
            <w:tcW w:w="1134" w:type="dxa"/>
            <w:shd w:val="clear" w:color="auto" w:fill="92D050"/>
            <w:tcPrChange w:id="2071" w:author="lenovo" w:date="2017-06-29T14:57:00Z">
              <w:tcPr>
                <w:tcW w:w="1134" w:type="dxa"/>
                <w:shd w:val="clear" w:color="auto" w:fill="92D050"/>
              </w:tcPr>
            </w:tcPrChange>
          </w:tcPr>
          <w:p w14:paraId="7ABE82E0" w14:textId="77777777" w:rsidR="003843EA" w:rsidRDefault="003843EA">
            <w:pPr>
              <w:rPr>
                <w:del w:id="2072" w:author="lenovo" w:date="2017-06-29T14:59:00Z"/>
                <w:rFonts w:ascii="黑体"/>
                <w:sz w:val="18"/>
                <w:szCs w:val="18"/>
              </w:rPr>
            </w:pPr>
          </w:p>
        </w:tc>
        <w:tc>
          <w:tcPr>
            <w:tcW w:w="2268" w:type="dxa"/>
            <w:shd w:val="clear" w:color="auto" w:fill="92D050"/>
            <w:tcPrChange w:id="2073" w:author="lenovo" w:date="2017-06-29T14:57:00Z">
              <w:tcPr>
                <w:tcW w:w="2268" w:type="dxa"/>
                <w:shd w:val="clear" w:color="auto" w:fill="92D050"/>
              </w:tcPr>
            </w:tcPrChange>
          </w:tcPr>
          <w:p w14:paraId="79AFC189" w14:textId="77777777" w:rsidR="003843EA" w:rsidRDefault="003843EA">
            <w:pPr>
              <w:rPr>
                <w:del w:id="2074" w:author="lenovo" w:date="2017-06-29T14:59:00Z"/>
                <w:rFonts w:ascii="黑体"/>
                <w:sz w:val="18"/>
                <w:szCs w:val="18"/>
              </w:rPr>
            </w:pPr>
          </w:p>
        </w:tc>
        <w:tc>
          <w:tcPr>
            <w:tcW w:w="1276" w:type="dxa"/>
            <w:shd w:val="clear" w:color="auto" w:fill="92D050"/>
            <w:tcPrChange w:id="2075" w:author="lenovo" w:date="2017-06-29T14:57:00Z">
              <w:tcPr>
                <w:tcW w:w="1276" w:type="dxa"/>
                <w:shd w:val="clear" w:color="auto" w:fill="92D050"/>
              </w:tcPr>
            </w:tcPrChange>
          </w:tcPr>
          <w:p w14:paraId="66A08FD7" w14:textId="77777777" w:rsidR="003843EA" w:rsidRDefault="003843EA">
            <w:pPr>
              <w:rPr>
                <w:del w:id="2076" w:author="lenovo" w:date="2017-06-29T14:59:00Z"/>
                <w:sz w:val="18"/>
                <w:szCs w:val="18"/>
              </w:rPr>
            </w:pPr>
          </w:p>
        </w:tc>
        <w:tc>
          <w:tcPr>
            <w:tcW w:w="1701" w:type="dxa"/>
            <w:shd w:val="clear" w:color="auto" w:fill="92D050"/>
            <w:tcPrChange w:id="2077" w:author="lenovo" w:date="2017-06-29T14:57:00Z">
              <w:tcPr>
                <w:tcW w:w="1701" w:type="dxa"/>
                <w:shd w:val="clear" w:color="auto" w:fill="92D050"/>
              </w:tcPr>
            </w:tcPrChange>
          </w:tcPr>
          <w:p w14:paraId="38BB1AAD" w14:textId="77777777" w:rsidR="003843EA" w:rsidRDefault="003843EA">
            <w:pPr>
              <w:rPr>
                <w:del w:id="2078" w:author="lenovo" w:date="2017-06-29T14:59:00Z"/>
                <w:sz w:val="18"/>
                <w:szCs w:val="18"/>
              </w:rPr>
            </w:pPr>
          </w:p>
        </w:tc>
      </w:tr>
    </w:tbl>
    <w:p w14:paraId="49A40D2C" w14:textId="77777777" w:rsidR="003843EA" w:rsidRDefault="003843EA">
      <w:pPr>
        <w:rPr>
          <w:del w:id="2079" w:author="lenovo" w:date="2017-06-29T14:59:00Z"/>
          <w:szCs w:val="21"/>
        </w:rPr>
      </w:pPr>
    </w:p>
    <w:p w14:paraId="359A3F34" w14:textId="77777777" w:rsidR="003843EA" w:rsidRDefault="00A21561">
      <w:pPr>
        <w:spacing w:line="276" w:lineRule="auto"/>
        <w:rPr>
          <w:rFonts w:ascii="黑体" w:hAnsi="宋体"/>
          <w:b/>
          <w:sz w:val="28"/>
          <w:szCs w:val="28"/>
        </w:rPr>
      </w:pPr>
      <w:r>
        <w:rPr>
          <w:rFonts w:ascii="黑体" w:hAnsi="宋体" w:hint="eastAsia"/>
          <w:b/>
          <w:sz w:val="28"/>
          <w:szCs w:val="28"/>
        </w:rPr>
        <w:t>2、说明</w:t>
      </w:r>
    </w:p>
    <w:p w14:paraId="79778F25" w14:textId="77777777" w:rsidR="003843EA" w:rsidRDefault="00A21561">
      <w:pPr>
        <w:spacing w:line="276" w:lineRule="auto"/>
        <w:rPr>
          <w:sz w:val="24"/>
        </w:rPr>
      </w:pPr>
      <w:r>
        <w:rPr>
          <w:rFonts w:asciiTheme="majorHAnsi" w:hAnsiTheme="majorHAnsi"/>
          <w:sz w:val="24"/>
        </w:rPr>
        <w:t xml:space="preserve">2.1 </w:t>
      </w:r>
      <w:r>
        <w:rPr>
          <w:rFonts w:asciiTheme="majorHAnsi" w:hint="eastAsia"/>
          <w:sz w:val="24"/>
        </w:rPr>
        <w:t>命令分类</w:t>
      </w:r>
    </w:p>
    <w:p w14:paraId="7ABB75CD" w14:textId="77777777" w:rsidR="003843EA" w:rsidRDefault="00A21561">
      <w:pPr>
        <w:rPr>
          <w:rFonts w:ascii="微软雅黑" w:eastAsia="微软雅黑" w:hAnsi="微软雅黑"/>
          <w:sz w:val="24"/>
        </w:rPr>
      </w:pPr>
      <w:r>
        <w:rPr>
          <w:rFonts w:ascii="微软雅黑" w:eastAsia="微软雅黑" w:hAnsi="微软雅黑"/>
          <w:sz w:val="24"/>
        </w:rPr>
        <w:t>“</w:t>
      </w:r>
      <w:r>
        <w:rPr>
          <w:rFonts w:ascii="微软雅黑" w:eastAsia="微软雅黑" w:hAnsi="微软雅黑" w:hint="eastAsia"/>
          <w:sz w:val="24"/>
        </w:rPr>
        <w:t>!</w:t>
      </w:r>
      <w:r>
        <w:rPr>
          <w:rFonts w:ascii="微软雅黑" w:eastAsia="微软雅黑" w:hAnsi="微软雅黑"/>
          <w:sz w:val="24"/>
        </w:rPr>
        <w:t>”</w:t>
      </w:r>
      <w:r>
        <w:rPr>
          <w:rFonts w:ascii="微软雅黑" w:eastAsia="微软雅黑" w:hAnsi="微软雅黑" w:hint="eastAsia"/>
          <w:sz w:val="24"/>
        </w:rPr>
        <w:t>表示设置型命令，用来设置样式。一旦设置，后续的打印都会受到影响。</w:t>
      </w:r>
    </w:p>
    <w:p w14:paraId="04A320F4" w14:textId="77777777" w:rsidR="003843EA" w:rsidRDefault="00A21561">
      <w:pPr>
        <w:rPr>
          <w:rFonts w:ascii="微软雅黑" w:eastAsia="微软雅黑" w:hAnsi="微软雅黑"/>
          <w:sz w:val="24"/>
        </w:rPr>
      </w:pPr>
      <w:r>
        <w:rPr>
          <w:rFonts w:ascii="微软雅黑" w:eastAsia="微软雅黑" w:hAnsi="微软雅黑"/>
          <w:sz w:val="24"/>
        </w:rPr>
        <w:t>“</w:t>
      </w:r>
      <w:r>
        <w:rPr>
          <w:rFonts w:ascii="微软雅黑" w:eastAsia="微软雅黑" w:hAnsi="微软雅黑" w:hint="eastAsia"/>
          <w:sz w:val="24"/>
        </w:rPr>
        <w:t>*</w:t>
      </w:r>
      <w:r>
        <w:rPr>
          <w:rFonts w:ascii="微软雅黑" w:eastAsia="微软雅黑" w:hAnsi="微软雅黑"/>
          <w:sz w:val="24"/>
        </w:rPr>
        <w:t>”</w:t>
      </w:r>
      <w:r>
        <w:rPr>
          <w:rFonts w:ascii="微软雅黑" w:eastAsia="微软雅黑" w:hAnsi="微软雅黑" w:hint="eastAsia"/>
          <w:sz w:val="24"/>
        </w:rPr>
        <w:t>表示输出型命令，用来输出文字、图片、条码或二维码。</w:t>
      </w:r>
    </w:p>
    <w:p w14:paraId="0133DE47" w14:textId="77777777" w:rsidR="003843EA" w:rsidRDefault="00A21561">
      <w:pPr>
        <w:spacing w:line="276" w:lineRule="auto"/>
        <w:rPr>
          <w:sz w:val="24"/>
        </w:rPr>
      </w:pPr>
      <w:r>
        <w:rPr>
          <w:rFonts w:asciiTheme="majorHAnsi" w:hAnsiTheme="majorHAnsi" w:hint="eastAsia"/>
          <w:sz w:val="24"/>
        </w:rPr>
        <w:t xml:space="preserve">2.2 </w:t>
      </w:r>
      <w:r>
        <w:rPr>
          <w:rFonts w:asciiTheme="majorHAnsi" w:hAnsiTheme="majorHAnsi" w:hint="eastAsia"/>
          <w:sz w:val="24"/>
        </w:rPr>
        <w:t>命令符号</w:t>
      </w:r>
    </w:p>
    <w:p w14:paraId="3DE2EEA8" w14:textId="77777777" w:rsidR="003843EA" w:rsidRDefault="00A21561">
      <w:pPr>
        <w:rPr>
          <w:rFonts w:ascii="微软雅黑" w:eastAsia="微软雅黑" w:hAnsi="微软雅黑"/>
          <w:sz w:val="24"/>
        </w:rPr>
      </w:pPr>
      <w:r>
        <w:rPr>
          <w:rFonts w:ascii="微软雅黑" w:eastAsia="微软雅黑" w:hAnsi="微软雅黑" w:hint="eastAsia"/>
          <w:sz w:val="24"/>
        </w:rPr>
        <w:t>与分类前缀构成唯一的指令标识。终端根据此标志调用相应的驱动接口。</w:t>
      </w:r>
    </w:p>
    <w:p w14:paraId="45EA8AF5" w14:textId="77777777" w:rsidR="003843EA" w:rsidRDefault="00A21561">
      <w:pPr>
        <w:spacing w:line="276" w:lineRule="auto"/>
        <w:rPr>
          <w:sz w:val="24"/>
        </w:rPr>
      </w:pPr>
      <w:r>
        <w:rPr>
          <w:rFonts w:asciiTheme="majorHAnsi" w:hAnsiTheme="majorHAnsi" w:hint="eastAsia"/>
          <w:sz w:val="24"/>
        </w:rPr>
        <w:t xml:space="preserve">2.3 </w:t>
      </w:r>
      <w:r>
        <w:rPr>
          <w:rFonts w:asciiTheme="majorHAnsi" w:hAnsiTheme="majorHAnsi" w:hint="eastAsia"/>
          <w:sz w:val="24"/>
        </w:rPr>
        <w:t>参数</w:t>
      </w:r>
    </w:p>
    <w:p w14:paraId="51E1BBD5" w14:textId="77777777" w:rsidR="003843EA" w:rsidRDefault="00A21561">
      <w:pPr>
        <w:ind w:left="420"/>
        <w:rPr>
          <w:rFonts w:ascii="微软雅黑" w:eastAsia="微软雅黑" w:hAnsi="微软雅黑"/>
          <w:sz w:val="24"/>
        </w:rPr>
      </w:pPr>
      <w:r>
        <w:rPr>
          <w:rFonts w:ascii="微软雅黑" w:eastAsia="微软雅黑" w:hAnsi="微软雅黑" w:hint="eastAsia"/>
          <w:sz w:val="24"/>
        </w:rPr>
        <w:t>每种打印命令都需要传入参数，且参数数量固定不变。不同指令的参数数量从1到4个不等。参数间以一个空格间隔开。</w:t>
      </w:r>
    </w:p>
    <w:p w14:paraId="5BEFCA9F" w14:textId="77777777" w:rsidR="003843EA" w:rsidRDefault="00A21561">
      <w:pPr>
        <w:spacing w:line="276" w:lineRule="auto"/>
        <w:rPr>
          <w:rFonts w:ascii="黑体" w:hAnsi="宋体"/>
          <w:sz w:val="28"/>
          <w:szCs w:val="28"/>
        </w:rPr>
      </w:pPr>
      <w:r>
        <w:rPr>
          <w:rFonts w:ascii="黑体" w:hAnsi="宋体" w:hint="eastAsia"/>
          <w:b/>
          <w:sz w:val="28"/>
          <w:szCs w:val="28"/>
        </w:rPr>
        <w:t>3、输出</w:t>
      </w:r>
    </w:p>
    <w:p w14:paraId="193D135A" w14:textId="77777777" w:rsidR="003843EA" w:rsidRDefault="00A21561">
      <w:pPr>
        <w:ind w:left="420"/>
        <w:rPr>
          <w:rFonts w:ascii="微软雅黑" w:eastAsia="微软雅黑" w:hAnsi="微软雅黑"/>
          <w:sz w:val="24"/>
        </w:rPr>
      </w:pPr>
      <w:r>
        <w:rPr>
          <w:rFonts w:ascii="微软雅黑" w:eastAsia="微软雅黑" w:hAnsi="微软雅黑" w:hint="eastAsia"/>
          <w:sz w:val="24"/>
        </w:rPr>
        <w:t>使用任何一个命令输出内容后，都将自动换行。内容如果用来表示多行，则需要对换行符号转义，使用</w:t>
      </w:r>
      <w:r>
        <w:rPr>
          <w:rFonts w:ascii="微软雅黑" w:eastAsia="微软雅黑" w:hAnsi="微软雅黑"/>
          <w:sz w:val="24"/>
        </w:rPr>
        <w:t>”</w:t>
      </w:r>
      <w:r>
        <w:rPr>
          <w:rFonts w:ascii="微软雅黑" w:eastAsia="微软雅黑" w:hAnsi="微软雅黑" w:hint="eastAsia"/>
          <w:sz w:val="24"/>
        </w:rPr>
        <w:t>\n</w:t>
      </w:r>
      <w:r>
        <w:rPr>
          <w:rFonts w:ascii="微软雅黑" w:eastAsia="微软雅黑" w:hAnsi="微软雅黑"/>
          <w:sz w:val="24"/>
        </w:rPr>
        <w:t>”</w:t>
      </w:r>
      <w:r>
        <w:rPr>
          <w:rFonts w:ascii="微软雅黑" w:eastAsia="微软雅黑" w:hAnsi="微软雅黑" w:hint="eastAsia"/>
          <w:sz w:val="24"/>
        </w:rPr>
        <w:t>两个字符表示换行。</w:t>
      </w:r>
    </w:p>
    <w:p w14:paraId="571C1226" w14:textId="77777777" w:rsidR="003843EA" w:rsidRDefault="00A21561">
      <w:pPr>
        <w:spacing w:line="276" w:lineRule="auto"/>
        <w:rPr>
          <w:rFonts w:ascii="黑体" w:hAnsi="宋体"/>
          <w:sz w:val="28"/>
          <w:szCs w:val="28"/>
        </w:rPr>
      </w:pPr>
      <w:r>
        <w:rPr>
          <w:rFonts w:ascii="黑体" w:hAnsi="宋体"/>
          <w:b/>
          <w:sz w:val="28"/>
          <w:szCs w:val="28"/>
        </w:rPr>
        <w:t>4、</w:t>
      </w:r>
      <w:r>
        <w:rPr>
          <w:rFonts w:ascii="黑体" w:hAnsi="宋体" w:hint="eastAsia"/>
          <w:b/>
          <w:sz w:val="28"/>
          <w:szCs w:val="28"/>
        </w:rPr>
        <w:t>示例</w:t>
      </w:r>
    </w:p>
    <w:p w14:paraId="6AF12D52" w14:textId="77777777" w:rsidR="003843EA" w:rsidRDefault="00A21561">
      <w:pPr>
        <w:ind w:left="420"/>
        <w:rPr>
          <w:rFonts w:ascii="微软雅黑" w:eastAsia="微软雅黑" w:hAnsi="微软雅黑"/>
          <w:sz w:val="24"/>
        </w:rPr>
      </w:pPr>
      <w:r>
        <w:rPr>
          <w:rFonts w:ascii="微软雅黑" w:eastAsia="微软雅黑" w:hAnsi="微软雅黑" w:hint="eastAsia"/>
          <w:sz w:val="24"/>
        </w:rPr>
        <w:lastRenderedPageBreak/>
        <w:t>输入以下指令:</w:t>
      </w:r>
    </w:p>
    <w:tbl>
      <w:tblPr>
        <w:tblStyle w:val="16"/>
        <w:tblW w:w="8522" w:type="dxa"/>
        <w:tblLayout w:type="fixed"/>
        <w:tblLook w:val="04A0" w:firstRow="1" w:lastRow="0" w:firstColumn="1" w:lastColumn="0" w:noHBand="0" w:noVBand="1"/>
      </w:tblPr>
      <w:tblGrid>
        <w:gridCol w:w="8522"/>
      </w:tblGrid>
      <w:tr w:rsidR="003843EA" w14:paraId="481F1206" w14:textId="77777777" w:rsidTr="003843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416483BF" w14:textId="77777777" w:rsidR="003843EA" w:rsidRDefault="00A21561">
            <w:pPr>
              <w:rPr>
                <w:b w:val="0"/>
                <w:bCs w:val="0"/>
              </w:rPr>
            </w:pPr>
            <w:r>
              <w:rPr>
                <w:rFonts w:hint="eastAsia"/>
              </w:rPr>
              <w:t>指令</w:t>
            </w:r>
          </w:p>
        </w:tc>
      </w:tr>
      <w:tr w:rsidR="003843EA" w14:paraId="13EB1DA0" w14:textId="77777777" w:rsidTr="003843EA">
        <w:tc>
          <w:tcPr>
            <w:cnfStyle w:val="001000000000" w:firstRow="0" w:lastRow="0" w:firstColumn="1" w:lastColumn="0" w:oddVBand="0" w:evenVBand="0" w:oddHBand="0" w:evenHBand="0" w:firstRowFirstColumn="0" w:firstRowLastColumn="0" w:lastRowFirstColumn="0" w:lastRowLastColumn="0"/>
            <w:tcW w:w="8522" w:type="dxa"/>
            <w:tcBorders>
              <w:left w:val="nil"/>
              <w:right w:val="nil"/>
            </w:tcBorders>
            <w:shd w:val="clear" w:color="auto" w:fill="C0C0C0" w:themeFill="text1" w:themeFillTint="3F"/>
          </w:tcPr>
          <w:p w14:paraId="6B034FA3" w14:textId="77777777" w:rsidR="003843EA" w:rsidRDefault="00A21561">
            <w:pPr>
              <w:ind w:left="420"/>
              <w:jc w:val="left"/>
              <w:rPr>
                <w:rFonts w:ascii="微软雅黑" w:eastAsia="微软雅黑" w:hAnsi="微软雅黑"/>
                <w:b w:val="0"/>
                <w:bCs w:val="0"/>
                <w:sz w:val="24"/>
              </w:rPr>
            </w:pPr>
            <w:r>
              <w:rPr>
                <w:rFonts w:ascii="微软雅黑" w:eastAsia="微软雅黑" w:hAnsi="微软雅黑" w:hint="eastAsia"/>
                <w:sz w:val="24"/>
              </w:rPr>
              <w:t>!</w:t>
            </w:r>
            <w:proofErr w:type="spellStart"/>
            <w:r>
              <w:rPr>
                <w:rFonts w:ascii="微软雅黑" w:eastAsia="微软雅黑" w:hAnsi="微软雅黑" w:hint="eastAsia"/>
                <w:sz w:val="24"/>
              </w:rPr>
              <w:t>hz</w:t>
            </w:r>
            <w:proofErr w:type="spellEnd"/>
            <w:r>
              <w:rPr>
                <w:rFonts w:ascii="微软雅黑" w:eastAsia="微软雅黑" w:hAnsi="微软雅黑" w:hint="eastAsia"/>
                <w:sz w:val="24"/>
              </w:rPr>
              <w:t xml:space="preserve"> n</w:t>
            </w:r>
          </w:p>
          <w:p w14:paraId="791309C9" w14:textId="77777777" w:rsidR="003843EA" w:rsidRDefault="00A21561">
            <w:pPr>
              <w:ind w:left="420"/>
              <w:jc w:val="left"/>
              <w:rPr>
                <w:rFonts w:ascii="微软雅黑" w:eastAsia="微软雅黑" w:hAnsi="微软雅黑"/>
                <w:b w:val="0"/>
                <w:bCs w:val="0"/>
                <w:sz w:val="24"/>
              </w:rPr>
            </w:pPr>
            <w:r>
              <w:rPr>
                <w:rFonts w:ascii="微软雅黑" w:eastAsia="微软雅黑" w:hAnsi="微软雅黑" w:hint="eastAsia"/>
                <w:sz w:val="24"/>
              </w:rPr>
              <w:t>!</w:t>
            </w:r>
            <w:proofErr w:type="spellStart"/>
            <w:r>
              <w:rPr>
                <w:rFonts w:ascii="微软雅黑" w:eastAsia="微软雅黑" w:hAnsi="微软雅黑" w:hint="eastAsia"/>
                <w:sz w:val="24"/>
              </w:rPr>
              <w:t>asc</w:t>
            </w:r>
            <w:proofErr w:type="spellEnd"/>
            <w:r>
              <w:rPr>
                <w:rFonts w:ascii="微软雅黑" w:eastAsia="微软雅黑" w:hAnsi="微软雅黑" w:hint="eastAsia"/>
                <w:sz w:val="24"/>
              </w:rPr>
              <w:t xml:space="preserve"> n</w:t>
            </w:r>
          </w:p>
          <w:p w14:paraId="6A6B61AC" w14:textId="77777777" w:rsidR="003843EA" w:rsidRDefault="00A21561">
            <w:pPr>
              <w:ind w:left="420"/>
              <w:jc w:val="left"/>
              <w:rPr>
                <w:rFonts w:ascii="微软雅黑" w:eastAsia="微软雅黑" w:hAnsi="微软雅黑"/>
                <w:b w:val="0"/>
                <w:bCs w:val="0"/>
                <w:sz w:val="24"/>
              </w:rPr>
            </w:pPr>
            <w:r>
              <w:rPr>
                <w:rFonts w:ascii="微软雅黑" w:eastAsia="微软雅黑" w:hAnsi="微软雅黑" w:hint="eastAsia"/>
                <w:sz w:val="24"/>
              </w:rPr>
              <w:t>! gray 10</w:t>
            </w:r>
          </w:p>
          <w:p w14:paraId="348EF4DA" w14:textId="77777777" w:rsidR="003843EA" w:rsidRDefault="00A21561">
            <w:pPr>
              <w:ind w:left="420"/>
              <w:jc w:val="left"/>
              <w:rPr>
                <w:rFonts w:ascii="微软雅黑" w:eastAsia="微软雅黑" w:hAnsi="微软雅黑"/>
                <w:b w:val="0"/>
                <w:bCs w:val="0"/>
                <w:sz w:val="24"/>
              </w:rPr>
            </w:pPr>
            <w:r>
              <w:rPr>
                <w:rFonts w:ascii="微软雅黑" w:eastAsia="微软雅黑" w:hAnsi="微软雅黑" w:hint="eastAsia"/>
                <w:sz w:val="24"/>
              </w:rPr>
              <w:t xml:space="preserve">! </w:t>
            </w:r>
            <w:proofErr w:type="spellStart"/>
            <w:r>
              <w:rPr>
                <w:rFonts w:ascii="微软雅黑" w:eastAsia="微软雅黑" w:hAnsi="微软雅黑" w:hint="eastAsia"/>
                <w:sz w:val="24"/>
              </w:rPr>
              <w:t>yspace</w:t>
            </w:r>
            <w:proofErr w:type="spellEnd"/>
            <w:r>
              <w:rPr>
                <w:rFonts w:ascii="微软雅黑" w:eastAsia="微软雅黑" w:hAnsi="微软雅黑" w:hint="eastAsia"/>
                <w:sz w:val="24"/>
              </w:rPr>
              <w:t xml:space="preserve"> 8</w:t>
            </w:r>
          </w:p>
          <w:p w14:paraId="6B542237" w14:textId="77777777" w:rsidR="003843EA" w:rsidRDefault="00A21561">
            <w:pPr>
              <w:ind w:left="420"/>
              <w:jc w:val="left"/>
              <w:rPr>
                <w:rFonts w:ascii="微软雅黑" w:eastAsia="微软雅黑" w:hAnsi="微软雅黑"/>
                <w:b w:val="0"/>
                <w:bCs w:val="0"/>
                <w:sz w:val="24"/>
              </w:rPr>
            </w:pPr>
            <w:r>
              <w:rPr>
                <w:rFonts w:ascii="微软雅黑" w:eastAsia="微软雅黑" w:hAnsi="微软雅黑" w:hint="eastAsia"/>
                <w:sz w:val="24"/>
              </w:rPr>
              <w:t>*image c 128*64 #ums</w:t>
            </w:r>
          </w:p>
          <w:p w14:paraId="15B17BB7" w14:textId="77777777" w:rsidR="003843EA" w:rsidRDefault="00A21561">
            <w:pPr>
              <w:ind w:left="420"/>
              <w:jc w:val="left"/>
              <w:rPr>
                <w:rFonts w:ascii="微软雅黑" w:eastAsia="微软雅黑" w:hAnsi="微软雅黑"/>
                <w:b w:val="0"/>
                <w:bCs w:val="0"/>
                <w:sz w:val="24"/>
              </w:rPr>
            </w:pPr>
            <w:r>
              <w:rPr>
                <w:rFonts w:ascii="微软雅黑" w:eastAsia="微软雅黑" w:hAnsi="微软雅黑" w:hint="eastAsia"/>
                <w:sz w:val="24"/>
              </w:rPr>
              <w:t>或者</w:t>
            </w:r>
          </w:p>
          <w:p w14:paraId="54E3C5F7" w14:textId="77777777" w:rsidR="003843EA" w:rsidRDefault="00A21561">
            <w:pPr>
              <w:ind w:left="420"/>
              <w:jc w:val="left"/>
              <w:rPr>
                <w:rFonts w:ascii="微软雅黑" w:eastAsia="微软雅黑" w:hAnsi="微软雅黑"/>
                <w:b w:val="0"/>
                <w:bCs w:val="0"/>
                <w:sz w:val="24"/>
              </w:rPr>
            </w:pPr>
            <w:r>
              <w:rPr>
                <w:rFonts w:ascii="微软雅黑" w:eastAsia="微软雅黑" w:hAnsi="微软雅黑" w:hint="eastAsia"/>
                <w:sz w:val="24"/>
              </w:rPr>
              <w:t>*image c 128*64 data: base64;</w:t>
            </w:r>
            <w:r>
              <w:rPr>
                <w:rFonts w:ascii="微软雅黑" w:eastAsia="微软雅黑" w:hAnsi="微软雅黑"/>
                <w:sz w:val="24"/>
              </w:rPr>
              <w:t>R0lGODlhuAE8D/</w:t>
            </w:r>
            <w:proofErr w:type="spellStart"/>
            <w:r>
              <w:rPr>
                <w:rFonts w:ascii="微软雅黑" w:eastAsia="微软雅黑" w:hAnsi="微软雅黑"/>
                <w:sz w:val="24"/>
              </w:rPr>
              <w:t>i</w:t>
            </w:r>
            <w:proofErr w:type="spellEnd"/>
            <w:r>
              <w:rPr>
                <w:rFonts w:ascii="微软雅黑" w:eastAsia="微软雅黑" w:hAnsi="微软雅黑"/>
                <w:sz w:val="24"/>
              </w:rPr>
              <w:t>…</w:t>
            </w:r>
            <w:r>
              <w:rPr>
                <w:rFonts w:ascii="微软雅黑" w:eastAsia="微软雅黑" w:hAnsi="微软雅黑" w:hint="eastAsia"/>
                <w:sz w:val="24"/>
              </w:rPr>
              <w:t>..</w:t>
            </w:r>
          </w:p>
          <w:p w14:paraId="412E6E32" w14:textId="77777777" w:rsidR="003843EA" w:rsidRDefault="00A21561">
            <w:pPr>
              <w:ind w:left="420"/>
              <w:jc w:val="left"/>
              <w:rPr>
                <w:rFonts w:ascii="微软雅黑" w:eastAsia="微软雅黑" w:hAnsi="微软雅黑"/>
                <w:b w:val="0"/>
                <w:bCs w:val="0"/>
                <w:sz w:val="24"/>
              </w:rPr>
            </w:pPr>
            <w:r>
              <w:rPr>
                <w:rFonts w:ascii="微软雅黑" w:eastAsia="微软雅黑" w:hAnsi="微软雅黑" w:hint="eastAsia"/>
                <w:sz w:val="24"/>
              </w:rPr>
              <w:t>*text c 银联商务-全民付交易凭条</w:t>
            </w:r>
          </w:p>
          <w:p w14:paraId="2D46495C" w14:textId="77777777" w:rsidR="003843EA" w:rsidRDefault="00A21561">
            <w:pPr>
              <w:ind w:left="420"/>
              <w:jc w:val="left"/>
              <w:rPr>
                <w:rFonts w:ascii="微软雅黑" w:eastAsia="微软雅黑" w:hAnsi="微软雅黑"/>
                <w:b w:val="0"/>
                <w:bCs w:val="0"/>
                <w:sz w:val="24"/>
              </w:rPr>
            </w:pPr>
            <w:r>
              <w:rPr>
                <w:rFonts w:ascii="微软雅黑" w:eastAsia="微软雅黑" w:hAnsi="微软雅黑" w:hint="eastAsia"/>
                <w:sz w:val="24"/>
              </w:rPr>
              <w:t>...................</w:t>
            </w:r>
          </w:p>
          <w:p w14:paraId="7C79160D" w14:textId="77777777" w:rsidR="003843EA" w:rsidRDefault="00A21561">
            <w:pPr>
              <w:ind w:left="420"/>
              <w:jc w:val="left"/>
              <w:rPr>
                <w:rFonts w:ascii="微软雅黑" w:eastAsia="微软雅黑" w:hAnsi="微软雅黑"/>
                <w:b w:val="0"/>
                <w:bCs w:val="0"/>
                <w:sz w:val="24"/>
              </w:rPr>
            </w:pPr>
            <w:r>
              <w:rPr>
                <w:rFonts w:ascii="微软雅黑" w:eastAsia="微软雅黑" w:hAnsi="微软雅黑" w:hint="eastAsia"/>
                <w:sz w:val="24"/>
              </w:rPr>
              <w:t>!</w:t>
            </w:r>
            <w:proofErr w:type="spellStart"/>
            <w:r>
              <w:rPr>
                <w:rFonts w:ascii="微软雅黑" w:eastAsia="微软雅黑" w:hAnsi="微软雅黑" w:hint="eastAsia"/>
                <w:sz w:val="24"/>
              </w:rPr>
              <w:t>hz</w:t>
            </w:r>
            <w:proofErr w:type="spellEnd"/>
            <w:r>
              <w:rPr>
                <w:rFonts w:ascii="微软雅黑" w:eastAsia="微软雅黑" w:hAnsi="微软雅黑" w:hint="eastAsia"/>
                <w:sz w:val="24"/>
              </w:rPr>
              <w:t xml:space="preserve"> l</w:t>
            </w:r>
          </w:p>
          <w:p w14:paraId="4C4FE370" w14:textId="77777777" w:rsidR="003843EA" w:rsidRDefault="00A21561">
            <w:pPr>
              <w:ind w:left="420"/>
              <w:jc w:val="left"/>
              <w:rPr>
                <w:rFonts w:ascii="微软雅黑" w:eastAsia="微软雅黑" w:hAnsi="微软雅黑"/>
                <w:b w:val="0"/>
                <w:bCs w:val="0"/>
                <w:sz w:val="24"/>
              </w:rPr>
            </w:pPr>
            <w:r>
              <w:rPr>
                <w:rFonts w:ascii="微软雅黑" w:eastAsia="微软雅黑" w:hAnsi="微软雅黑" w:hint="eastAsia"/>
                <w:sz w:val="24"/>
              </w:rPr>
              <w:t>!</w:t>
            </w:r>
            <w:proofErr w:type="spellStart"/>
            <w:r>
              <w:rPr>
                <w:rFonts w:ascii="微软雅黑" w:eastAsia="微软雅黑" w:hAnsi="微软雅黑" w:hint="eastAsia"/>
                <w:sz w:val="24"/>
              </w:rPr>
              <w:t>asc</w:t>
            </w:r>
            <w:proofErr w:type="spellEnd"/>
            <w:r>
              <w:rPr>
                <w:rFonts w:ascii="微软雅黑" w:eastAsia="微软雅黑" w:hAnsi="微软雅黑" w:hint="eastAsia"/>
                <w:sz w:val="24"/>
              </w:rPr>
              <w:t xml:space="preserve"> l</w:t>
            </w:r>
          </w:p>
          <w:p w14:paraId="2FD51D20" w14:textId="77777777" w:rsidR="003843EA" w:rsidRDefault="00A21561">
            <w:pPr>
              <w:ind w:left="420"/>
              <w:jc w:val="left"/>
              <w:rPr>
                <w:rFonts w:ascii="微软雅黑" w:eastAsia="微软雅黑" w:hAnsi="微软雅黑"/>
                <w:b w:val="0"/>
                <w:bCs w:val="0"/>
                <w:sz w:val="24"/>
              </w:rPr>
            </w:pPr>
            <w:r>
              <w:rPr>
                <w:rFonts w:ascii="微软雅黑" w:eastAsia="微软雅黑" w:hAnsi="微软雅黑" w:hint="eastAsia"/>
                <w:sz w:val="24"/>
              </w:rPr>
              <w:t>*text c 全民付，全民生活便利付</w:t>
            </w:r>
          </w:p>
          <w:p w14:paraId="1DCB1B82" w14:textId="77777777" w:rsidR="003843EA" w:rsidRDefault="00A21561">
            <w:pPr>
              <w:ind w:left="420"/>
              <w:jc w:val="left"/>
              <w:rPr>
                <w:rFonts w:ascii="微软雅黑" w:eastAsia="微软雅黑" w:hAnsi="微软雅黑"/>
                <w:b w:val="0"/>
                <w:bCs w:val="0"/>
                <w:sz w:val="24"/>
              </w:rPr>
            </w:pPr>
            <w:r>
              <w:rPr>
                <w:rFonts w:ascii="微软雅黑" w:eastAsia="微软雅黑" w:hAnsi="微软雅黑" w:hint="eastAsia"/>
                <w:sz w:val="24"/>
              </w:rPr>
              <w:t>*text c 客服电话：95534</w:t>
            </w:r>
          </w:p>
        </w:tc>
      </w:tr>
    </w:tbl>
    <w:p w14:paraId="3DDC3CF8" w14:textId="77777777" w:rsidR="003843EA" w:rsidRDefault="003843EA">
      <w:pPr>
        <w:ind w:firstLine="420"/>
      </w:pPr>
    </w:p>
    <w:p w14:paraId="451BD8A0" w14:textId="77777777" w:rsidR="003843EA" w:rsidRDefault="00A21561">
      <w:pPr>
        <w:ind w:firstLine="420"/>
        <w:rPr>
          <w:rFonts w:ascii="微软雅黑" w:eastAsia="微软雅黑" w:hAnsi="微软雅黑"/>
          <w:sz w:val="24"/>
        </w:rPr>
      </w:pPr>
      <w:r>
        <w:rPr>
          <w:rFonts w:ascii="微软雅黑" w:eastAsia="微软雅黑" w:hAnsi="微软雅黑" w:hint="eastAsia"/>
          <w:sz w:val="24"/>
        </w:rPr>
        <w:t>得到以下结果:</w:t>
      </w:r>
    </w:p>
    <w:p w14:paraId="5852467E" w14:textId="77777777" w:rsidR="003843EA" w:rsidRDefault="003843EA">
      <w:pPr>
        <w:ind w:firstLine="420"/>
        <w:rPr>
          <w:rFonts w:ascii="微软雅黑" w:eastAsia="微软雅黑" w:hAnsi="微软雅黑"/>
          <w:sz w:val="24"/>
        </w:rPr>
      </w:pPr>
    </w:p>
    <w:tbl>
      <w:tblPr>
        <w:tblStyle w:val="16"/>
        <w:tblW w:w="3652" w:type="dxa"/>
        <w:jc w:val="center"/>
        <w:tblLayout w:type="fixed"/>
        <w:tblLook w:val="04A0" w:firstRow="1" w:lastRow="0" w:firstColumn="1" w:lastColumn="0" w:noHBand="0" w:noVBand="1"/>
      </w:tblPr>
      <w:tblGrid>
        <w:gridCol w:w="3652"/>
      </w:tblGrid>
      <w:tr w:rsidR="003843EA" w14:paraId="4FE742E4" w14:textId="77777777" w:rsidTr="003843E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52" w:type="dxa"/>
          </w:tcPr>
          <w:p w14:paraId="67673DD7" w14:textId="77777777" w:rsidR="003843EA" w:rsidRDefault="00A21561">
            <w:pPr>
              <w:ind w:firstLine="255"/>
              <w:rPr>
                <w:rFonts w:ascii="微软雅黑" w:eastAsia="微软雅黑" w:hAnsi="微软雅黑"/>
                <w:b w:val="0"/>
                <w:bCs w:val="0"/>
                <w:color w:val="000080"/>
              </w:rPr>
            </w:pPr>
            <w:r>
              <w:rPr>
                <w:rFonts w:ascii="微软雅黑" w:eastAsia="微软雅黑" w:hAnsi="微软雅黑"/>
                <w:color w:val="000080"/>
              </w:rPr>
              <w:tab/>
            </w:r>
            <w:r>
              <w:rPr>
                <w:rFonts w:ascii="微软雅黑" w:eastAsia="微软雅黑" w:hAnsi="微软雅黑" w:hint="eastAsia"/>
                <w:color w:val="000080"/>
              </w:rPr>
              <w:tab/>
            </w:r>
            <w:r>
              <w:rPr>
                <w:noProof/>
              </w:rPr>
              <w:drawing>
                <wp:inline distT="0" distB="0" distL="0" distR="0" wp14:anchorId="4FC3A27A" wp14:editId="1F3D08D3">
                  <wp:extent cx="666750" cy="409575"/>
                  <wp:effectExtent l="0" t="0" r="0" b="952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13"/>
                          <a:stretch>
                            <a:fillRect/>
                          </a:stretch>
                        </pic:blipFill>
                        <pic:spPr>
                          <a:xfrm>
                            <a:off x="0" y="0"/>
                            <a:ext cx="666750" cy="409575"/>
                          </a:xfrm>
                          <a:prstGeom prst="rect">
                            <a:avLst/>
                          </a:prstGeom>
                        </pic:spPr>
                      </pic:pic>
                    </a:graphicData>
                  </a:graphic>
                </wp:inline>
              </w:drawing>
            </w:r>
            <w:r>
              <w:rPr>
                <w:rFonts w:ascii="微软雅黑" w:eastAsia="微软雅黑" w:hAnsi="微软雅黑" w:hint="eastAsia"/>
                <w:color w:val="000080"/>
              </w:rPr>
              <w:t> </w:t>
            </w:r>
          </w:p>
          <w:p w14:paraId="7EBC5AC9" w14:textId="77777777" w:rsidR="003843EA" w:rsidRDefault="00A21561">
            <w:pPr>
              <w:ind w:firstLine="255"/>
              <w:rPr>
                <w:rFonts w:ascii="微软雅黑" w:eastAsia="微软雅黑" w:hAnsi="微软雅黑"/>
                <w:b w:val="0"/>
                <w:bCs w:val="0"/>
                <w:color w:val="000080"/>
                <w:szCs w:val="21"/>
              </w:rPr>
            </w:pPr>
            <w:r>
              <w:rPr>
                <w:rFonts w:ascii="微软雅黑" w:eastAsia="微软雅黑" w:hAnsi="微软雅黑" w:hint="eastAsia"/>
                <w:color w:val="000080"/>
              </w:rPr>
              <w:t>"银联商务—全民付交易凭条"</w:t>
            </w:r>
          </w:p>
          <w:p w14:paraId="1AF3D0A0" w14:textId="77777777" w:rsidR="003843EA" w:rsidRDefault="00A21561">
            <w:pPr>
              <w:rPr>
                <w:rFonts w:ascii="微软雅黑" w:eastAsia="微软雅黑" w:hAnsi="微软雅黑"/>
                <w:b w:val="0"/>
                <w:bCs w:val="0"/>
                <w:color w:val="000080"/>
                <w:szCs w:val="21"/>
              </w:rPr>
            </w:pPr>
            <w:r>
              <w:rPr>
                <w:rFonts w:ascii="微软雅黑" w:eastAsia="微软雅黑" w:hAnsi="微软雅黑" w:hint="eastAsia"/>
                <w:color w:val="000080"/>
                <w:szCs w:val="21"/>
              </w:rPr>
              <w:t> </w:t>
            </w:r>
            <w:r>
              <w:rPr>
                <w:rFonts w:ascii="微软雅黑" w:eastAsia="微软雅黑" w:hAnsi="微软雅黑"/>
                <w:color w:val="000080"/>
                <w:szCs w:val="21"/>
              </w:rPr>
              <w:tab/>
              <w:t>……</w:t>
            </w:r>
          </w:p>
          <w:p w14:paraId="16974A7E" w14:textId="77777777" w:rsidR="003843EA" w:rsidRDefault="00A21561">
            <w:pPr>
              <w:rPr>
                <w:rFonts w:ascii="微软雅黑" w:eastAsia="微软雅黑" w:hAnsi="微软雅黑"/>
                <w:b w:val="0"/>
                <w:bCs w:val="0"/>
                <w:color w:val="000080"/>
                <w:szCs w:val="21"/>
              </w:rPr>
            </w:pPr>
            <w:r>
              <w:rPr>
                <w:rFonts w:ascii="微软雅黑" w:eastAsia="微软雅黑" w:hAnsi="微软雅黑" w:hint="eastAsia"/>
                <w:color w:val="000080"/>
              </w:rPr>
              <w:t>    “</w:t>
            </w:r>
            <w:r>
              <w:rPr>
                <w:rFonts w:ascii="微软雅黑" w:eastAsia="微软雅黑" w:hAnsi="微软雅黑" w:hint="eastAsia"/>
                <w:color w:val="000080"/>
                <w:sz w:val="24"/>
              </w:rPr>
              <w:t>全民付，全民付生活便利付</w:t>
            </w:r>
            <w:r>
              <w:rPr>
                <w:rFonts w:ascii="微软雅黑" w:eastAsia="微软雅黑" w:hAnsi="微软雅黑" w:hint="eastAsia"/>
                <w:color w:val="000080"/>
              </w:rPr>
              <w:t>”</w:t>
            </w:r>
          </w:p>
          <w:p w14:paraId="45117860" w14:textId="77777777" w:rsidR="003843EA" w:rsidRDefault="00A21561">
            <w:pPr>
              <w:rPr>
                <w:rFonts w:ascii="微软雅黑" w:eastAsia="微软雅黑" w:hAnsi="微软雅黑"/>
                <w:b w:val="0"/>
                <w:bCs w:val="0"/>
                <w:color w:val="000080"/>
                <w:sz w:val="24"/>
              </w:rPr>
            </w:pPr>
            <w:r>
              <w:rPr>
                <w:rFonts w:ascii="微软雅黑" w:eastAsia="微软雅黑" w:hAnsi="微软雅黑" w:hint="eastAsia"/>
                <w:color w:val="000080"/>
              </w:rPr>
              <w:lastRenderedPageBreak/>
              <w:t>             </w:t>
            </w:r>
            <w:r>
              <w:rPr>
                <w:rFonts w:ascii="微软雅黑" w:eastAsia="微软雅黑" w:hAnsi="微软雅黑" w:hint="eastAsia"/>
                <w:color w:val="000080"/>
                <w:sz w:val="24"/>
              </w:rPr>
              <w:t>客服电话：95534</w:t>
            </w:r>
          </w:p>
          <w:p w14:paraId="4A43C1FB" w14:textId="77777777" w:rsidR="003843EA" w:rsidRDefault="003843EA">
            <w:pPr>
              <w:ind w:firstLine="420"/>
              <w:rPr>
                <w:rFonts w:ascii="微软雅黑" w:eastAsia="微软雅黑" w:hAnsi="微软雅黑"/>
                <w:b w:val="0"/>
                <w:bCs w:val="0"/>
                <w:color w:val="000080"/>
                <w:szCs w:val="21"/>
              </w:rPr>
            </w:pPr>
          </w:p>
          <w:p w14:paraId="2475A27C" w14:textId="77777777" w:rsidR="003843EA" w:rsidRDefault="003843EA">
            <w:pPr>
              <w:rPr>
                <w:rFonts w:ascii="微软雅黑" w:eastAsia="微软雅黑" w:hAnsi="微软雅黑"/>
                <w:b w:val="0"/>
                <w:bCs w:val="0"/>
                <w:sz w:val="24"/>
              </w:rPr>
            </w:pPr>
          </w:p>
        </w:tc>
      </w:tr>
    </w:tbl>
    <w:p w14:paraId="75FE087B" w14:textId="77777777" w:rsidR="003843EA" w:rsidRDefault="00A21561">
      <w:pPr>
        <w:pStyle w:val="1"/>
        <w:jc w:val="center"/>
        <w:rPr>
          <w:rFonts w:ascii="黑体" w:hAnsi="宋体"/>
        </w:rPr>
      </w:pPr>
      <w:bookmarkStart w:id="2080" w:name="_Toc453057473"/>
      <w:bookmarkStart w:id="2081" w:name="_Toc14869"/>
      <w:bookmarkStart w:id="2082" w:name="_Toc1552"/>
      <w:bookmarkStart w:id="2083" w:name="_Toc9337"/>
      <w:bookmarkStart w:id="2084" w:name="_Toc6276"/>
      <w:r>
        <w:rPr>
          <w:rFonts w:ascii="黑体" w:hAnsi="宋体" w:hint="eastAsia"/>
        </w:rPr>
        <w:lastRenderedPageBreak/>
        <w:t>附录B-</w:t>
      </w:r>
      <w:r>
        <w:rPr>
          <w:rFonts w:ascii="黑体" w:hAnsi="宋体"/>
        </w:rPr>
        <w:t xml:space="preserve"> Memory </w:t>
      </w:r>
      <w:r>
        <w:rPr>
          <w:rFonts w:ascii="黑体" w:hAnsi="宋体" w:hint="eastAsia"/>
        </w:rPr>
        <w:t>操作</w:t>
      </w:r>
      <w:r>
        <w:rPr>
          <w:rFonts w:ascii="黑体" w:hAnsi="宋体"/>
        </w:rPr>
        <w:t xml:space="preserve"> APDU </w:t>
      </w:r>
      <w:r>
        <w:rPr>
          <w:rFonts w:ascii="黑体" w:hAnsi="宋体" w:hint="eastAsia"/>
        </w:rPr>
        <w:t>命令</w:t>
      </w:r>
      <w:bookmarkEnd w:id="2080"/>
      <w:bookmarkEnd w:id="2081"/>
      <w:bookmarkEnd w:id="2082"/>
      <w:bookmarkEnd w:id="2083"/>
      <w:bookmarkEnd w:id="2084"/>
    </w:p>
    <w:p w14:paraId="2D9846DA" w14:textId="77777777" w:rsidR="003843EA" w:rsidRDefault="00A21561">
      <w:pPr>
        <w:spacing w:line="276" w:lineRule="auto"/>
        <w:rPr>
          <w:rFonts w:ascii="黑体" w:hAnsi="黑体"/>
          <w:color w:val="000000"/>
          <w:sz w:val="20"/>
          <w:szCs w:val="20"/>
        </w:rPr>
      </w:pPr>
      <w:r>
        <w:rPr>
          <w:rFonts w:ascii="黑体" w:hAnsi="黑体" w:hint="eastAsia"/>
          <w:color w:val="000000"/>
          <w:sz w:val="20"/>
          <w:szCs w:val="20"/>
        </w:rPr>
        <w:t>存储卡/逻辑加密读写操作指令按 ISO7816-4 标准封装，包括一个 5 个字节组成的命令头。每个命令头由 5 个连</w:t>
      </w:r>
      <w:r>
        <w:rPr>
          <w:rFonts w:ascii="黑体" w:hAnsi="黑体" w:hint="eastAsia"/>
          <w:color w:val="000000"/>
          <w:sz w:val="20"/>
          <w:szCs w:val="20"/>
        </w:rPr>
        <w:br/>
        <w:t>续字节CLA、 INS、 P1、 P2、 P3 组成：</w:t>
      </w:r>
      <w:r>
        <w:rPr>
          <w:rFonts w:ascii="黑体" w:hAnsi="黑体" w:hint="eastAsia"/>
          <w:color w:val="000000"/>
          <w:sz w:val="20"/>
          <w:szCs w:val="20"/>
        </w:rPr>
        <w:br/>
      </w:r>
      <w:r>
        <w:rPr>
          <w:rFonts w:ascii="Calibri" w:hAnsi="Calibri"/>
          <w:color w:val="000000"/>
          <w:sz w:val="20"/>
          <w:szCs w:val="20"/>
        </w:rPr>
        <w:t>——CLA</w:t>
      </w:r>
      <w:r>
        <w:rPr>
          <w:rFonts w:ascii="黑体" w:hAnsi="黑体" w:hint="eastAsia"/>
          <w:color w:val="000000"/>
          <w:sz w:val="20"/>
          <w:szCs w:val="20"/>
        </w:rPr>
        <w:t>：命令代码；</w:t>
      </w:r>
      <w:r>
        <w:rPr>
          <w:rFonts w:ascii="黑体" w:hAnsi="黑体" w:hint="eastAsia"/>
          <w:color w:val="000000"/>
          <w:sz w:val="20"/>
          <w:szCs w:val="20"/>
        </w:rPr>
        <w:br/>
      </w:r>
      <w:r>
        <w:rPr>
          <w:rFonts w:ascii="Calibri" w:hAnsi="Calibri"/>
          <w:color w:val="000000"/>
          <w:sz w:val="20"/>
          <w:szCs w:val="20"/>
        </w:rPr>
        <w:t>——INS</w:t>
      </w:r>
      <w:r>
        <w:rPr>
          <w:rFonts w:ascii="黑体" w:hAnsi="黑体" w:hint="eastAsia"/>
          <w:color w:val="000000"/>
          <w:sz w:val="20"/>
          <w:szCs w:val="20"/>
        </w:rPr>
        <w:t>：指令代码；</w:t>
      </w:r>
      <w:r>
        <w:rPr>
          <w:rFonts w:ascii="黑体" w:hAnsi="黑体" w:hint="eastAsia"/>
          <w:color w:val="000000"/>
          <w:sz w:val="20"/>
          <w:szCs w:val="20"/>
        </w:rPr>
        <w:br/>
      </w:r>
      <w:r>
        <w:rPr>
          <w:rFonts w:ascii="Calibri" w:hAnsi="Calibri"/>
          <w:color w:val="000000"/>
          <w:sz w:val="20"/>
          <w:szCs w:val="20"/>
        </w:rPr>
        <w:t>——P1</w:t>
      </w:r>
      <w:r>
        <w:rPr>
          <w:rFonts w:ascii="黑体" w:hAnsi="黑体" w:hint="eastAsia"/>
          <w:color w:val="000000"/>
          <w:sz w:val="20"/>
          <w:szCs w:val="20"/>
        </w:rPr>
        <w:t>、 P2：附加参数；</w:t>
      </w:r>
      <w:r>
        <w:rPr>
          <w:rFonts w:ascii="黑体" w:hAnsi="黑体" w:hint="eastAsia"/>
          <w:color w:val="000000"/>
          <w:sz w:val="20"/>
          <w:szCs w:val="20"/>
        </w:rPr>
        <w:br/>
      </w:r>
      <w:r>
        <w:rPr>
          <w:rFonts w:ascii="Calibri" w:hAnsi="Calibri"/>
          <w:color w:val="000000"/>
          <w:sz w:val="20"/>
          <w:szCs w:val="20"/>
        </w:rPr>
        <w:t>——</w:t>
      </w:r>
      <w:r>
        <w:rPr>
          <w:rFonts w:ascii="黑体" w:hAnsi="黑体" w:hint="eastAsia"/>
          <w:color w:val="000000"/>
          <w:sz w:val="20"/>
          <w:szCs w:val="20"/>
        </w:rPr>
        <w:t xml:space="preserve">根据不同的 INS， P3 指明发送给 IC 卡的命令字节长度（命名为 </w:t>
      </w:r>
      <w:proofErr w:type="spellStart"/>
      <w:r>
        <w:rPr>
          <w:rFonts w:ascii="黑体" w:hAnsi="黑体" w:hint="eastAsia"/>
          <w:color w:val="000000"/>
          <w:sz w:val="20"/>
          <w:szCs w:val="20"/>
        </w:rPr>
        <w:t>Lc</w:t>
      </w:r>
      <w:proofErr w:type="spellEnd"/>
      <w:r>
        <w:rPr>
          <w:rFonts w:ascii="黑体" w:hAnsi="黑体" w:hint="eastAsia"/>
          <w:color w:val="000000"/>
          <w:sz w:val="20"/>
          <w:szCs w:val="20"/>
        </w:rPr>
        <w:t>）或期待 IC 卡响应的最大数据长度（命</w:t>
      </w:r>
      <w:r>
        <w:rPr>
          <w:rFonts w:ascii="黑体" w:hAnsi="黑体" w:hint="eastAsia"/>
          <w:color w:val="000000"/>
          <w:sz w:val="20"/>
          <w:szCs w:val="20"/>
        </w:rPr>
        <w:br/>
        <w:t>名为 Le）。</w:t>
      </w:r>
      <w:r>
        <w:rPr>
          <w:rFonts w:ascii="黑体" w:hAnsi="黑体" w:hint="eastAsia"/>
          <w:color w:val="000000"/>
          <w:sz w:val="20"/>
          <w:szCs w:val="20"/>
        </w:rPr>
        <w:br/>
        <w:t>POS Memory 卡操作支持的命令格式有以下两种：</w:t>
      </w:r>
      <w:r>
        <w:rPr>
          <w:rFonts w:ascii="黑体" w:hAnsi="黑体" w:hint="eastAsia"/>
          <w:color w:val="000000"/>
          <w:sz w:val="20"/>
          <w:szCs w:val="20"/>
        </w:rPr>
        <w:br/>
        <w:t xml:space="preserve">1、 CLA INS P1 P2 </w:t>
      </w:r>
      <w:proofErr w:type="spellStart"/>
      <w:r>
        <w:rPr>
          <w:rFonts w:ascii="黑体" w:hAnsi="黑体" w:hint="eastAsia"/>
          <w:color w:val="000000"/>
          <w:sz w:val="20"/>
          <w:szCs w:val="20"/>
        </w:rPr>
        <w:t>Lc</w:t>
      </w:r>
      <w:proofErr w:type="spellEnd"/>
      <w:r>
        <w:rPr>
          <w:rFonts w:ascii="黑体" w:hAnsi="黑体" w:hint="eastAsia"/>
          <w:color w:val="000000"/>
          <w:sz w:val="20"/>
          <w:szCs w:val="20"/>
        </w:rPr>
        <w:t xml:space="preserve"> Data</w:t>
      </w:r>
      <w:r>
        <w:rPr>
          <w:rFonts w:ascii="黑体" w:hAnsi="黑体" w:hint="eastAsia"/>
          <w:color w:val="000000"/>
          <w:sz w:val="20"/>
          <w:szCs w:val="20"/>
        </w:rPr>
        <w:br/>
        <w:t>2、 CLA INS P1 P2 Le</w:t>
      </w:r>
      <w:r>
        <w:rPr>
          <w:rFonts w:ascii="黑体" w:hAnsi="黑体" w:hint="eastAsia"/>
          <w:color w:val="000000"/>
          <w:sz w:val="20"/>
          <w:szCs w:val="20"/>
        </w:rPr>
        <w:br/>
        <w:t>对于存储卡和逻辑加密卡， CLA 取值为 0。</w:t>
      </w:r>
      <w:r>
        <w:rPr>
          <w:rFonts w:ascii="黑体" w:hAnsi="黑体" w:hint="eastAsia"/>
          <w:color w:val="000000"/>
          <w:sz w:val="20"/>
          <w:szCs w:val="20"/>
        </w:rPr>
        <w:br/>
        <w:t>INS 为读写指令代码，基本指令代码有：</w:t>
      </w:r>
      <w:r>
        <w:rPr>
          <w:rFonts w:ascii="黑体" w:hAnsi="黑体" w:hint="eastAsia"/>
          <w:color w:val="000000"/>
          <w:sz w:val="20"/>
          <w:szCs w:val="20"/>
        </w:rPr>
        <w:br/>
        <w:t>INS=0x0E---对存储卡/逻辑加密卡作擦除操作；</w:t>
      </w:r>
      <w:r>
        <w:rPr>
          <w:rFonts w:ascii="黑体" w:hAnsi="黑体" w:hint="eastAsia"/>
          <w:color w:val="000000"/>
          <w:sz w:val="20"/>
          <w:szCs w:val="20"/>
        </w:rPr>
        <w:br/>
        <w:t>INS=0x20---验证逻辑加密卡的密钥或擦除密钥；</w:t>
      </w:r>
      <w:r>
        <w:rPr>
          <w:rFonts w:ascii="黑体" w:hAnsi="黑体" w:hint="eastAsia"/>
          <w:color w:val="000000"/>
          <w:sz w:val="20"/>
          <w:szCs w:val="20"/>
        </w:rPr>
        <w:br/>
        <w:t>INS=0xB0---从存储卡/逻辑加密卡读取数据；</w:t>
      </w:r>
      <w:r>
        <w:rPr>
          <w:rFonts w:ascii="黑体" w:hAnsi="黑体" w:hint="eastAsia"/>
          <w:color w:val="000000"/>
          <w:sz w:val="20"/>
          <w:szCs w:val="20"/>
        </w:rPr>
        <w:br/>
        <w:t>INS=0xD0---将数据写往存储卡/逻辑加密卡；</w:t>
      </w:r>
      <w:r>
        <w:rPr>
          <w:rFonts w:ascii="黑体" w:hAnsi="黑体" w:hint="eastAsia"/>
          <w:color w:val="000000"/>
          <w:sz w:val="20"/>
          <w:szCs w:val="20"/>
        </w:rPr>
        <w:br/>
        <w:t>P1、 P2 设定操作的启始地址和相关参数。</w:t>
      </w:r>
      <w:r>
        <w:rPr>
          <w:rFonts w:ascii="黑体" w:hAnsi="黑体" w:hint="eastAsia"/>
          <w:color w:val="000000"/>
          <w:sz w:val="20"/>
          <w:szCs w:val="20"/>
        </w:rPr>
        <w:br/>
      </w:r>
      <w:proofErr w:type="spellStart"/>
      <w:r>
        <w:rPr>
          <w:rFonts w:ascii="黑体" w:hAnsi="黑体" w:hint="eastAsia"/>
          <w:color w:val="000000"/>
          <w:sz w:val="20"/>
          <w:szCs w:val="20"/>
        </w:rPr>
        <w:t>Lc</w:t>
      </w:r>
      <w:proofErr w:type="spellEnd"/>
      <w:r>
        <w:rPr>
          <w:rFonts w:ascii="黑体" w:hAnsi="黑体" w:hint="eastAsia"/>
          <w:color w:val="000000"/>
          <w:sz w:val="20"/>
          <w:szCs w:val="20"/>
        </w:rPr>
        <w:t xml:space="preserve"> 说明写往存储卡/逻辑加密卡的数据长度。</w:t>
      </w:r>
      <w:r>
        <w:rPr>
          <w:rFonts w:ascii="黑体" w:hAnsi="黑体" w:hint="eastAsia"/>
          <w:color w:val="000000"/>
          <w:sz w:val="20"/>
          <w:szCs w:val="20"/>
        </w:rPr>
        <w:br/>
        <w:t xml:space="preserve">Data 包含写往存储卡/逻辑加密卡的数据，其长度应当等于 </w:t>
      </w:r>
      <w:proofErr w:type="spellStart"/>
      <w:r>
        <w:rPr>
          <w:rFonts w:ascii="黑体" w:hAnsi="黑体" w:hint="eastAsia"/>
          <w:color w:val="000000"/>
          <w:sz w:val="20"/>
          <w:szCs w:val="20"/>
        </w:rPr>
        <w:t>Lc</w:t>
      </w:r>
      <w:proofErr w:type="spellEnd"/>
      <w:r>
        <w:rPr>
          <w:rFonts w:ascii="黑体" w:hAnsi="黑体" w:hint="eastAsia"/>
          <w:color w:val="000000"/>
          <w:sz w:val="20"/>
          <w:szCs w:val="20"/>
        </w:rPr>
        <w:t>。</w:t>
      </w:r>
      <w:r>
        <w:rPr>
          <w:rFonts w:ascii="黑体" w:hAnsi="黑体" w:hint="eastAsia"/>
          <w:color w:val="000000"/>
          <w:sz w:val="20"/>
          <w:szCs w:val="20"/>
        </w:rPr>
        <w:br/>
        <w:t>Le说明从存储卡/逻辑加密卡读取数据的长度；</w:t>
      </w:r>
    </w:p>
    <w:p w14:paraId="45E2EFE3" w14:textId="77777777" w:rsidR="003843EA" w:rsidRDefault="00A21561">
      <w:pPr>
        <w:spacing w:line="276" w:lineRule="auto"/>
        <w:rPr>
          <w:rFonts w:ascii="黑体" w:hAnsi="黑体"/>
          <w:color w:val="000000"/>
          <w:sz w:val="20"/>
          <w:szCs w:val="20"/>
        </w:rPr>
      </w:pPr>
      <w:r>
        <w:rPr>
          <w:rFonts w:ascii="黑体" w:hAnsi="黑体" w:hint="eastAsia"/>
          <w:color w:val="000000"/>
          <w:sz w:val="20"/>
          <w:szCs w:val="20"/>
        </w:rPr>
        <w:t>响应指令格式如下：</w:t>
      </w:r>
      <w:r>
        <w:rPr>
          <w:rFonts w:ascii="黑体" w:hAnsi="黑体" w:hint="eastAsia"/>
          <w:color w:val="000000"/>
          <w:sz w:val="20"/>
          <w:szCs w:val="20"/>
        </w:rPr>
        <w:br/>
        <w:t>Data SW1 SW2</w:t>
      </w:r>
      <w:r>
        <w:rPr>
          <w:rFonts w:ascii="黑体" w:hAnsi="黑体" w:hint="eastAsia"/>
          <w:color w:val="000000"/>
          <w:sz w:val="20"/>
          <w:szCs w:val="20"/>
        </w:rPr>
        <w:br/>
        <w:t>Data 为读取的数据，长度小于或等于Le。</w:t>
      </w:r>
      <w:r>
        <w:rPr>
          <w:rFonts w:ascii="黑体" w:hAnsi="黑体" w:hint="eastAsia"/>
          <w:color w:val="000000"/>
          <w:sz w:val="20"/>
          <w:szCs w:val="20"/>
        </w:rPr>
        <w:br/>
        <w:t>SW1、SW2 为命令处理的结果，或称之为状态字节，下面列出一些在读写存贮卡/逻辑加密卡状态字节(SW1 SW2)</w:t>
      </w:r>
      <w:r>
        <w:rPr>
          <w:rFonts w:ascii="黑体" w:hAnsi="黑体" w:hint="eastAsia"/>
          <w:color w:val="000000"/>
          <w:sz w:val="20"/>
          <w:szCs w:val="20"/>
        </w:rPr>
        <w:br/>
        <w:t>的编码和含义：</w:t>
      </w:r>
      <w:r>
        <w:rPr>
          <w:rFonts w:ascii="黑体" w:hAnsi="黑体" w:hint="eastAsia"/>
          <w:color w:val="000000"/>
          <w:sz w:val="20"/>
          <w:szCs w:val="20"/>
        </w:rPr>
        <w:br/>
        <w:t>90 00 ----- 命令执行正常</w:t>
      </w:r>
      <w:r>
        <w:rPr>
          <w:rFonts w:ascii="黑体" w:hAnsi="黑体" w:hint="eastAsia"/>
          <w:color w:val="000000"/>
          <w:sz w:val="20"/>
          <w:szCs w:val="20"/>
        </w:rPr>
        <w:br/>
        <w:t xml:space="preserve">63 </w:t>
      </w:r>
      <w:proofErr w:type="spellStart"/>
      <w:r>
        <w:rPr>
          <w:rFonts w:ascii="黑体" w:hAnsi="黑体" w:hint="eastAsia"/>
          <w:color w:val="000000"/>
          <w:sz w:val="20"/>
          <w:szCs w:val="20"/>
        </w:rPr>
        <w:t>Cx</w:t>
      </w:r>
      <w:proofErr w:type="spellEnd"/>
      <w:r>
        <w:rPr>
          <w:rFonts w:ascii="黑体" w:hAnsi="黑体" w:hint="eastAsia"/>
          <w:color w:val="000000"/>
          <w:sz w:val="20"/>
          <w:szCs w:val="20"/>
        </w:rPr>
        <w:t xml:space="preserve"> ----- 校验密钥失败， x 表示允许重试的次数</w:t>
      </w:r>
      <w:r>
        <w:rPr>
          <w:rFonts w:ascii="黑体" w:hAnsi="黑体" w:hint="eastAsia"/>
          <w:color w:val="000000"/>
          <w:sz w:val="20"/>
          <w:szCs w:val="20"/>
        </w:rPr>
        <w:br/>
        <w:t xml:space="preserve">67 00 ----- 长度错误，指 </w:t>
      </w:r>
      <w:proofErr w:type="spellStart"/>
      <w:r>
        <w:rPr>
          <w:rFonts w:ascii="黑体" w:hAnsi="黑体" w:hint="eastAsia"/>
          <w:color w:val="000000"/>
          <w:sz w:val="20"/>
          <w:szCs w:val="20"/>
        </w:rPr>
        <w:t>Lc</w:t>
      </w:r>
      <w:proofErr w:type="spellEnd"/>
      <w:r>
        <w:rPr>
          <w:rFonts w:ascii="黑体" w:hAnsi="黑体" w:hint="eastAsia"/>
          <w:color w:val="000000"/>
          <w:sz w:val="20"/>
          <w:szCs w:val="20"/>
        </w:rPr>
        <w:t xml:space="preserve"> 错误，这通常是 </w:t>
      </w:r>
      <w:proofErr w:type="spellStart"/>
      <w:r>
        <w:rPr>
          <w:rFonts w:ascii="黑体" w:hAnsi="黑体" w:hint="eastAsia"/>
          <w:color w:val="000000"/>
          <w:sz w:val="20"/>
          <w:szCs w:val="20"/>
        </w:rPr>
        <w:t>Lc</w:t>
      </w:r>
      <w:proofErr w:type="spellEnd"/>
      <w:r>
        <w:rPr>
          <w:rFonts w:ascii="黑体" w:hAnsi="黑体" w:hint="eastAsia"/>
          <w:color w:val="000000"/>
          <w:sz w:val="20"/>
          <w:szCs w:val="20"/>
        </w:rPr>
        <w:t>=0</w:t>
      </w:r>
      <w:r>
        <w:rPr>
          <w:rFonts w:ascii="黑体" w:hAnsi="黑体" w:hint="eastAsia"/>
          <w:color w:val="000000"/>
          <w:sz w:val="20"/>
          <w:szCs w:val="20"/>
        </w:rPr>
        <w:br/>
        <w:t>69 83 ----- 认证方法(密钥)锁定</w:t>
      </w:r>
      <w:r>
        <w:rPr>
          <w:rFonts w:ascii="黑体" w:hAnsi="黑体" w:hint="eastAsia"/>
          <w:color w:val="000000"/>
          <w:sz w:val="20"/>
          <w:szCs w:val="20"/>
        </w:rPr>
        <w:br/>
      </w:r>
      <w:r>
        <w:rPr>
          <w:rFonts w:ascii="黑体" w:hAnsi="黑体" w:hint="eastAsia"/>
          <w:color w:val="000000"/>
          <w:sz w:val="20"/>
          <w:szCs w:val="20"/>
        </w:rPr>
        <w:lastRenderedPageBreak/>
        <w:t>6A 86 ----- P1 P2 参数错误</w:t>
      </w:r>
      <w:r>
        <w:rPr>
          <w:rFonts w:ascii="黑体" w:hAnsi="黑体" w:hint="eastAsia"/>
          <w:color w:val="000000"/>
          <w:sz w:val="20"/>
          <w:szCs w:val="20"/>
        </w:rPr>
        <w:br/>
        <w:t>6C xx ----- 长度错误，指 Le 错误，这通常是 Le=0， xx 指示正确的长度</w:t>
      </w:r>
      <w:r>
        <w:rPr>
          <w:rFonts w:ascii="黑体" w:hAnsi="黑体" w:hint="eastAsia"/>
          <w:color w:val="000000"/>
          <w:sz w:val="20"/>
          <w:szCs w:val="20"/>
        </w:rPr>
        <w:br/>
        <w:t>6E 00 ----- 类型不支持（指 CLA 不是 00）</w:t>
      </w:r>
      <w:r>
        <w:rPr>
          <w:rFonts w:ascii="黑体" w:hAnsi="黑体" w:hint="eastAsia"/>
          <w:color w:val="000000"/>
          <w:sz w:val="20"/>
          <w:szCs w:val="20"/>
        </w:rPr>
        <w:br/>
        <w:t>6D 00 ----- 指令（ INS）错误，不支持该指令（ INS）</w:t>
      </w:r>
      <w:r>
        <w:rPr>
          <w:rFonts w:ascii="黑体" w:hAnsi="黑体" w:hint="eastAsia"/>
          <w:color w:val="000000"/>
          <w:sz w:val="20"/>
          <w:szCs w:val="20"/>
        </w:rPr>
        <w:br/>
        <w:t>另外，用户编程时也应当考虑 IC 卡读写命令本身返回的错误类型，针对存贮卡/逻辑加密卡， IC 卡读写命令的</w:t>
      </w:r>
      <w:r>
        <w:rPr>
          <w:rFonts w:ascii="黑体" w:hAnsi="黑体" w:hint="eastAsia"/>
          <w:color w:val="000000"/>
          <w:sz w:val="20"/>
          <w:szCs w:val="20"/>
        </w:rPr>
        <w:br/>
        <w:t>应答格式与 CPU 卡相同，返回的标志有：</w:t>
      </w:r>
      <w:r>
        <w:rPr>
          <w:rFonts w:ascii="黑体" w:hAnsi="黑体" w:hint="eastAsia"/>
          <w:color w:val="000000"/>
          <w:sz w:val="20"/>
          <w:szCs w:val="20"/>
        </w:rPr>
        <w:br/>
        <w:t>0XFFFFFFF9： IC 卡读写前，应当先给 IC 卡上电</w:t>
      </w:r>
      <w:r>
        <w:rPr>
          <w:rFonts w:ascii="黑体" w:hAnsi="黑体" w:hint="eastAsia"/>
          <w:color w:val="000000"/>
          <w:sz w:val="20"/>
          <w:szCs w:val="20"/>
        </w:rPr>
        <w:br/>
        <w:t>0XFFFFFFFA： IC 卡读写命令参数数目不对</w:t>
      </w:r>
      <w:r>
        <w:rPr>
          <w:rFonts w:ascii="黑体" w:hAnsi="黑体" w:hint="eastAsia"/>
          <w:color w:val="000000"/>
          <w:sz w:val="20"/>
          <w:szCs w:val="20"/>
        </w:rPr>
        <w:br/>
        <w:t>0XFFFFFFFC： IC 卡被抽走</w:t>
      </w:r>
      <w:r>
        <w:rPr>
          <w:rFonts w:ascii="黑体" w:hAnsi="黑体" w:hint="eastAsia"/>
          <w:color w:val="000000"/>
          <w:sz w:val="20"/>
          <w:szCs w:val="20"/>
        </w:rPr>
        <w:br/>
        <w:t>0XFFFFFFFF：读写出错或 IC 卡无应答</w:t>
      </w:r>
      <w:r>
        <w:rPr>
          <w:rFonts w:ascii="黑体" w:hAnsi="黑体" w:hint="eastAsia"/>
          <w:color w:val="000000"/>
          <w:sz w:val="20"/>
          <w:szCs w:val="20"/>
        </w:rPr>
        <w:br/>
        <w:t>AT24C01A/02/04/08/16/32/64 说明</w:t>
      </w:r>
      <w:r>
        <w:rPr>
          <w:rFonts w:ascii="黑体" w:hAnsi="黑体" w:hint="eastAsia"/>
          <w:color w:val="000000"/>
          <w:sz w:val="20"/>
          <w:szCs w:val="20"/>
        </w:rPr>
        <w:br/>
        <w:t>1. 读存贮器</w:t>
      </w:r>
      <w:r>
        <w:rPr>
          <w:color w:val="000000"/>
          <w:sz w:val="20"/>
          <w:szCs w:val="20"/>
        </w:rPr>
        <w:t xml:space="preserve">(Read Memory) </w:t>
      </w:r>
      <w:r>
        <w:rPr>
          <w:rFonts w:ascii="黑体" w:hAnsi="黑体" w:hint="eastAsia"/>
          <w:color w:val="000000"/>
          <w:sz w:val="20"/>
          <w:szCs w:val="20"/>
        </w:rPr>
        <w:t>指令格式说明：</w:t>
      </w:r>
      <w:r>
        <w:rPr>
          <w:rFonts w:ascii="黑体" w:hAnsi="黑体" w:hint="eastAsia"/>
          <w:color w:val="000000"/>
          <w:sz w:val="20"/>
          <w:szCs w:val="20"/>
        </w:rPr>
        <w:br/>
        <w:t>CLA INS P1 P2 Le</w:t>
      </w:r>
      <w:r>
        <w:rPr>
          <w:rFonts w:ascii="黑体" w:hAnsi="黑体" w:hint="eastAsia"/>
          <w:color w:val="000000"/>
          <w:sz w:val="20"/>
          <w:szCs w:val="20"/>
        </w:rPr>
        <w:br/>
        <w:t>00 B0 Add1 Add2 Le</w:t>
      </w:r>
      <w:r>
        <w:rPr>
          <w:rFonts w:ascii="黑体" w:hAnsi="黑体" w:hint="eastAsia"/>
          <w:color w:val="000000"/>
          <w:sz w:val="20"/>
          <w:szCs w:val="20"/>
        </w:rPr>
        <w:br/>
        <w:t>响应格式：</w:t>
      </w:r>
      <w:r>
        <w:rPr>
          <w:rFonts w:ascii="黑体" w:hAnsi="黑体" w:hint="eastAsia"/>
          <w:color w:val="000000"/>
          <w:sz w:val="20"/>
          <w:szCs w:val="20"/>
        </w:rPr>
        <w:br/>
        <w:t>Data SW1 SW2</w:t>
      </w:r>
      <w:r>
        <w:rPr>
          <w:rFonts w:ascii="黑体" w:hAnsi="黑体" w:hint="eastAsia"/>
          <w:color w:val="000000"/>
          <w:sz w:val="20"/>
          <w:szCs w:val="20"/>
        </w:rPr>
        <w:br/>
        <w:t>其中:</w:t>
      </w:r>
      <w:r>
        <w:rPr>
          <w:rFonts w:ascii="黑体" w:hAnsi="黑体" w:hint="eastAsia"/>
          <w:color w:val="000000"/>
          <w:sz w:val="20"/>
          <w:szCs w:val="20"/>
        </w:rPr>
        <w:br/>
        <w:t>Add1 ---- 启始地址的高字节；</w:t>
      </w:r>
      <w:r>
        <w:rPr>
          <w:rFonts w:ascii="黑体" w:hAnsi="黑体" w:hint="eastAsia"/>
          <w:color w:val="000000"/>
          <w:sz w:val="20"/>
          <w:szCs w:val="20"/>
        </w:rPr>
        <w:br/>
        <w:t>Add2 ---- 启始地址的低字节；</w:t>
      </w:r>
      <w:r>
        <w:rPr>
          <w:rFonts w:ascii="黑体" w:hAnsi="黑体" w:hint="eastAsia"/>
          <w:color w:val="000000"/>
          <w:sz w:val="20"/>
          <w:szCs w:val="20"/>
        </w:rPr>
        <w:br/>
        <w:t>Le ---- 要读数据的字节长度， Le&lt;254，如果要读数据的长度&gt;=254，可分两次读。</w:t>
      </w:r>
      <w:r>
        <w:rPr>
          <w:rFonts w:ascii="黑体" w:hAnsi="黑体" w:hint="eastAsia"/>
          <w:color w:val="000000"/>
          <w:sz w:val="20"/>
          <w:szCs w:val="20"/>
        </w:rPr>
        <w:br/>
        <w:t>Data ---- 读出的数据, 其字节长度为 Le。</w:t>
      </w:r>
      <w:r>
        <w:rPr>
          <w:rFonts w:ascii="黑体" w:hAnsi="黑体" w:hint="eastAsia"/>
          <w:color w:val="000000"/>
          <w:sz w:val="20"/>
          <w:szCs w:val="20"/>
        </w:rPr>
        <w:br/>
        <w:t>状态字节 SW1、 SW2 含义如下：</w:t>
      </w:r>
      <w:r>
        <w:rPr>
          <w:rFonts w:ascii="黑体" w:hAnsi="黑体" w:hint="eastAsia"/>
          <w:color w:val="000000"/>
          <w:sz w:val="20"/>
          <w:szCs w:val="20"/>
        </w:rPr>
        <w:br/>
        <w:t>90 00 ----- 命令执行正常</w:t>
      </w:r>
      <w:r>
        <w:rPr>
          <w:rFonts w:ascii="黑体" w:hAnsi="黑体" w:hint="eastAsia"/>
          <w:color w:val="000000"/>
          <w:sz w:val="20"/>
          <w:szCs w:val="20"/>
        </w:rPr>
        <w:br/>
        <w:t>6A 86 ----- P1 P2 参数错误</w:t>
      </w:r>
      <w:r>
        <w:rPr>
          <w:rFonts w:ascii="黑体" w:hAnsi="黑体" w:hint="eastAsia"/>
          <w:color w:val="000000"/>
          <w:sz w:val="20"/>
          <w:szCs w:val="20"/>
        </w:rPr>
        <w:br/>
        <w:t>6C xx ----- 长度错误，指 Le 错误，这通常是 Le=0， xx 指示正确的长度</w:t>
      </w:r>
      <w:r>
        <w:rPr>
          <w:rFonts w:ascii="黑体" w:hAnsi="黑体" w:hint="eastAsia"/>
          <w:color w:val="000000"/>
          <w:sz w:val="20"/>
          <w:szCs w:val="20"/>
        </w:rPr>
        <w:br/>
        <w:t>6D 00 ----- 指令（ INS）错误</w:t>
      </w:r>
      <w:r>
        <w:rPr>
          <w:rFonts w:ascii="黑体" w:hAnsi="黑体" w:hint="eastAsia"/>
          <w:color w:val="000000"/>
          <w:sz w:val="20"/>
          <w:szCs w:val="20"/>
        </w:rPr>
        <w:br/>
        <w:t>2. 写存贮器(Write Memory) 指令格式说明</w:t>
      </w:r>
      <w:r>
        <w:rPr>
          <w:rFonts w:ascii="黑体" w:hAnsi="黑体" w:hint="eastAsia"/>
          <w:color w:val="000000"/>
          <w:sz w:val="20"/>
          <w:szCs w:val="20"/>
        </w:rPr>
        <w:br/>
        <w:t xml:space="preserve">CLA INS P1 P2 </w:t>
      </w:r>
      <w:proofErr w:type="spellStart"/>
      <w:r>
        <w:rPr>
          <w:rFonts w:ascii="黑体" w:hAnsi="黑体" w:hint="eastAsia"/>
          <w:color w:val="000000"/>
          <w:sz w:val="20"/>
          <w:szCs w:val="20"/>
        </w:rPr>
        <w:t>Lc</w:t>
      </w:r>
      <w:proofErr w:type="spellEnd"/>
      <w:r>
        <w:rPr>
          <w:rFonts w:ascii="黑体" w:hAnsi="黑体" w:hint="eastAsia"/>
          <w:color w:val="000000"/>
          <w:sz w:val="20"/>
          <w:szCs w:val="20"/>
        </w:rPr>
        <w:t xml:space="preserve"> Data</w:t>
      </w:r>
      <w:r>
        <w:rPr>
          <w:rFonts w:ascii="黑体" w:hAnsi="黑体" w:hint="eastAsia"/>
          <w:color w:val="000000"/>
          <w:sz w:val="20"/>
          <w:szCs w:val="20"/>
        </w:rPr>
        <w:br/>
        <w:t xml:space="preserve">00 D0 Add1 Add2 </w:t>
      </w:r>
      <w:proofErr w:type="spellStart"/>
      <w:r>
        <w:rPr>
          <w:rFonts w:ascii="黑体" w:hAnsi="黑体" w:hint="eastAsia"/>
          <w:color w:val="000000"/>
          <w:sz w:val="20"/>
          <w:szCs w:val="20"/>
        </w:rPr>
        <w:t>Lc</w:t>
      </w:r>
      <w:proofErr w:type="spellEnd"/>
      <w:r>
        <w:rPr>
          <w:rFonts w:ascii="黑体" w:hAnsi="黑体" w:hint="eastAsia"/>
          <w:color w:val="000000"/>
          <w:sz w:val="20"/>
          <w:szCs w:val="20"/>
        </w:rPr>
        <w:t xml:space="preserve"> Data</w:t>
      </w:r>
      <w:r>
        <w:rPr>
          <w:rFonts w:ascii="黑体" w:hAnsi="黑体" w:hint="eastAsia"/>
          <w:color w:val="000000"/>
          <w:sz w:val="20"/>
          <w:szCs w:val="20"/>
        </w:rPr>
        <w:br/>
        <w:t>响应格式：</w:t>
      </w:r>
      <w:r>
        <w:rPr>
          <w:rFonts w:ascii="黑体" w:hAnsi="黑体" w:hint="eastAsia"/>
          <w:color w:val="000000"/>
          <w:sz w:val="20"/>
          <w:szCs w:val="20"/>
        </w:rPr>
        <w:br/>
        <w:t>Data SW1 SW2其中:</w:t>
      </w:r>
      <w:r>
        <w:rPr>
          <w:rFonts w:ascii="黑体" w:hAnsi="黑体" w:hint="eastAsia"/>
          <w:color w:val="000000"/>
          <w:sz w:val="20"/>
          <w:szCs w:val="20"/>
        </w:rPr>
        <w:br/>
        <w:t>Add1 ---- 启始地址的高字节；</w:t>
      </w:r>
      <w:r>
        <w:rPr>
          <w:rFonts w:ascii="黑体" w:hAnsi="黑体" w:hint="eastAsia"/>
          <w:color w:val="000000"/>
          <w:sz w:val="20"/>
          <w:szCs w:val="20"/>
        </w:rPr>
        <w:br/>
        <w:t>Add2 ---- 启始地址的低字节；</w:t>
      </w:r>
      <w:r>
        <w:rPr>
          <w:rFonts w:ascii="黑体" w:hAnsi="黑体" w:hint="eastAsia"/>
          <w:color w:val="000000"/>
          <w:sz w:val="20"/>
          <w:szCs w:val="20"/>
        </w:rPr>
        <w:br/>
      </w:r>
      <w:proofErr w:type="spellStart"/>
      <w:r>
        <w:rPr>
          <w:rFonts w:ascii="黑体" w:hAnsi="黑体" w:hint="eastAsia"/>
          <w:color w:val="000000"/>
          <w:sz w:val="20"/>
          <w:szCs w:val="20"/>
        </w:rPr>
        <w:t>Lc</w:t>
      </w:r>
      <w:proofErr w:type="spellEnd"/>
      <w:r>
        <w:rPr>
          <w:rFonts w:ascii="黑体" w:hAnsi="黑体" w:hint="eastAsia"/>
          <w:color w:val="000000"/>
          <w:sz w:val="20"/>
          <w:szCs w:val="20"/>
        </w:rPr>
        <w:t xml:space="preserve"> ---- 要写数据的字节长度， </w:t>
      </w:r>
      <w:proofErr w:type="spellStart"/>
      <w:r>
        <w:rPr>
          <w:rFonts w:ascii="黑体" w:hAnsi="黑体" w:hint="eastAsia"/>
          <w:color w:val="000000"/>
          <w:sz w:val="20"/>
          <w:szCs w:val="20"/>
        </w:rPr>
        <w:t>Lc</w:t>
      </w:r>
      <w:proofErr w:type="spellEnd"/>
      <w:r>
        <w:rPr>
          <w:rFonts w:ascii="黑体" w:hAnsi="黑体" w:hint="eastAsia"/>
          <w:color w:val="000000"/>
          <w:sz w:val="20"/>
          <w:szCs w:val="20"/>
        </w:rPr>
        <w:t>&lt;254，如果要写数据的长度&gt;=254，可分两次读。</w:t>
      </w:r>
      <w:r>
        <w:rPr>
          <w:rFonts w:ascii="黑体" w:hAnsi="黑体" w:hint="eastAsia"/>
          <w:color w:val="000000"/>
          <w:sz w:val="20"/>
          <w:szCs w:val="20"/>
        </w:rPr>
        <w:br/>
        <w:t xml:space="preserve">Data ---- 要写的数据, 其字节长度为 </w:t>
      </w:r>
      <w:proofErr w:type="spellStart"/>
      <w:r>
        <w:rPr>
          <w:rFonts w:ascii="黑体" w:hAnsi="黑体" w:hint="eastAsia"/>
          <w:color w:val="000000"/>
          <w:sz w:val="20"/>
          <w:szCs w:val="20"/>
        </w:rPr>
        <w:t>Lc</w:t>
      </w:r>
      <w:proofErr w:type="spellEnd"/>
      <w:r>
        <w:rPr>
          <w:rFonts w:ascii="黑体" w:hAnsi="黑体" w:hint="eastAsia"/>
          <w:color w:val="000000"/>
          <w:sz w:val="20"/>
          <w:szCs w:val="20"/>
        </w:rPr>
        <w:t>。</w:t>
      </w:r>
      <w:r>
        <w:rPr>
          <w:rFonts w:ascii="黑体" w:hAnsi="黑体" w:hint="eastAsia"/>
          <w:color w:val="000000"/>
          <w:sz w:val="20"/>
          <w:szCs w:val="20"/>
        </w:rPr>
        <w:br/>
        <w:t>状态字节 SW1、 SW2 含义如下：</w:t>
      </w:r>
      <w:r>
        <w:rPr>
          <w:rFonts w:ascii="黑体" w:hAnsi="黑体" w:hint="eastAsia"/>
          <w:color w:val="000000"/>
          <w:sz w:val="20"/>
          <w:szCs w:val="20"/>
        </w:rPr>
        <w:br/>
        <w:t>90 00 ----- 命令执行正常</w:t>
      </w:r>
      <w:r>
        <w:rPr>
          <w:rFonts w:ascii="黑体" w:hAnsi="黑体" w:hint="eastAsia"/>
          <w:color w:val="000000"/>
          <w:sz w:val="20"/>
          <w:szCs w:val="20"/>
        </w:rPr>
        <w:br/>
        <w:t xml:space="preserve">67 00 ----- 长度错误，指 </w:t>
      </w:r>
      <w:proofErr w:type="spellStart"/>
      <w:r>
        <w:rPr>
          <w:rFonts w:ascii="黑体" w:hAnsi="黑体" w:hint="eastAsia"/>
          <w:color w:val="000000"/>
          <w:sz w:val="20"/>
          <w:szCs w:val="20"/>
        </w:rPr>
        <w:t>Lc</w:t>
      </w:r>
      <w:proofErr w:type="spellEnd"/>
      <w:r>
        <w:rPr>
          <w:rFonts w:ascii="黑体" w:hAnsi="黑体" w:hint="eastAsia"/>
          <w:color w:val="000000"/>
          <w:sz w:val="20"/>
          <w:szCs w:val="20"/>
        </w:rPr>
        <w:t xml:space="preserve"> 错误，这通常是 </w:t>
      </w:r>
      <w:proofErr w:type="spellStart"/>
      <w:r>
        <w:rPr>
          <w:rFonts w:ascii="黑体" w:hAnsi="黑体" w:hint="eastAsia"/>
          <w:color w:val="000000"/>
          <w:sz w:val="20"/>
          <w:szCs w:val="20"/>
        </w:rPr>
        <w:t>Lc</w:t>
      </w:r>
      <w:proofErr w:type="spellEnd"/>
      <w:r>
        <w:rPr>
          <w:rFonts w:ascii="黑体" w:hAnsi="黑体" w:hint="eastAsia"/>
          <w:color w:val="000000"/>
          <w:sz w:val="20"/>
          <w:szCs w:val="20"/>
        </w:rPr>
        <w:t>=0</w:t>
      </w:r>
      <w:r>
        <w:rPr>
          <w:rFonts w:ascii="黑体" w:hAnsi="黑体" w:hint="eastAsia"/>
          <w:color w:val="000000"/>
          <w:sz w:val="20"/>
          <w:szCs w:val="20"/>
        </w:rPr>
        <w:br/>
        <w:t>6A 86 ----- P1 P2 参数错误</w:t>
      </w:r>
      <w:r>
        <w:rPr>
          <w:rFonts w:ascii="黑体" w:hAnsi="黑体" w:hint="eastAsia"/>
          <w:color w:val="000000"/>
          <w:sz w:val="20"/>
          <w:szCs w:val="20"/>
        </w:rPr>
        <w:br/>
      </w:r>
      <w:r>
        <w:rPr>
          <w:rFonts w:ascii="黑体" w:hAnsi="黑体" w:hint="eastAsia"/>
          <w:color w:val="000000"/>
          <w:sz w:val="20"/>
          <w:szCs w:val="20"/>
        </w:rPr>
        <w:lastRenderedPageBreak/>
        <w:t>6D 00 ----- 指令（ INS）错误</w:t>
      </w:r>
      <w:r>
        <w:rPr>
          <w:rFonts w:ascii="黑体" w:hAnsi="黑体" w:hint="eastAsia"/>
          <w:color w:val="000000"/>
          <w:sz w:val="20"/>
          <w:szCs w:val="20"/>
        </w:rPr>
        <w:br/>
        <w:t>SLE4418/4428 说明</w:t>
      </w:r>
      <w:r>
        <w:rPr>
          <w:rFonts w:ascii="黑体" w:hAnsi="黑体" w:hint="eastAsia"/>
          <w:color w:val="000000"/>
          <w:sz w:val="20"/>
          <w:szCs w:val="20"/>
        </w:rPr>
        <w:br/>
        <w:t>1. 读存贮器(Read Memory) 指令格式说明：</w:t>
      </w:r>
      <w:r>
        <w:rPr>
          <w:rFonts w:ascii="黑体" w:hAnsi="黑体" w:hint="eastAsia"/>
          <w:color w:val="000000"/>
          <w:sz w:val="20"/>
          <w:szCs w:val="20"/>
        </w:rPr>
        <w:br/>
        <w:t>CLA INS P1 P2 Le</w:t>
      </w:r>
      <w:r>
        <w:rPr>
          <w:rFonts w:ascii="黑体" w:hAnsi="黑体" w:hint="eastAsia"/>
          <w:color w:val="000000"/>
          <w:sz w:val="20"/>
          <w:szCs w:val="20"/>
        </w:rPr>
        <w:br/>
        <w:t>00 B0 Add1 Add2 Le</w:t>
      </w:r>
      <w:r>
        <w:rPr>
          <w:rFonts w:ascii="黑体" w:hAnsi="黑体" w:hint="eastAsia"/>
          <w:color w:val="000000"/>
          <w:sz w:val="20"/>
          <w:szCs w:val="20"/>
        </w:rPr>
        <w:br/>
        <w:t>响应格式：</w:t>
      </w:r>
      <w:r>
        <w:rPr>
          <w:rFonts w:ascii="黑体" w:hAnsi="黑体" w:hint="eastAsia"/>
          <w:color w:val="000000"/>
          <w:sz w:val="20"/>
          <w:szCs w:val="20"/>
        </w:rPr>
        <w:br/>
        <w:t>Data SW1 SW2</w:t>
      </w:r>
      <w:r>
        <w:rPr>
          <w:rFonts w:ascii="黑体" w:hAnsi="黑体" w:hint="eastAsia"/>
          <w:color w:val="000000"/>
          <w:sz w:val="20"/>
          <w:szCs w:val="20"/>
        </w:rPr>
        <w:br/>
        <w:t>其中:</w:t>
      </w:r>
      <w:r>
        <w:rPr>
          <w:rFonts w:ascii="黑体" w:hAnsi="黑体" w:hint="eastAsia"/>
          <w:color w:val="000000"/>
          <w:sz w:val="20"/>
          <w:szCs w:val="20"/>
        </w:rPr>
        <w:br/>
        <w:t>Add1 ----位地址最低两位 b1、 b0 为启始地址的高字节，取值范围为(0--3)</w:t>
      </w:r>
      <w:r>
        <w:rPr>
          <w:rFonts w:ascii="黑体" w:hAnsi="黑体" w:hint="eastAsia"/>
          <w:color w:val="000000"/>
          <w:sz w:val="20"/>
          <w:szCs w:val="20"/>
        </w:rPr>
        <w:br/>
        <w:t>----位地址 b6~b2 为 0</w:t>
      </w:r>
      <w:r>
        <w:rPr>
          <w:rFonts w:ascii="黑体" w:hAnsi="黑体" w:hint="eastAsia"/>
          <w:color w:val="000000"/>
          <w:sz w:val="20"/>
          <w:szCs w:val="20"/>
        </w:rPr>
        <w:br/>
        <w:t>----位地址最高位 b7 为 0 时, 只读数据，不包括保护位</w:t>
      </w:r>
      <w:r>
        <w:rPr>
          <w:rFonts w:ascii="黑体" w:hAnsi="黑体" w:hint="eastAsia"/>
          <w:color w:val="000000"/>
          <w:sz w:val="20"/>
          <w:szCs w:val="20"/>
        </w:rPr>
        <w:br/>
        <w:t>为 1 时, 读数据，而且包括保护位；</w:t>
      </w:r>
      <w:r>
        <w:rPr>
          <w:rFonts w:ascii="黑体" w:hAnsi="黑体" w:hint="eastAsia"/>
          <w:color w:val="000000"/>
          <w:sz w:val="20"/>
          <w:szCs w:val="20"/>
        </w:rPr>
        <w:br/>
        <w:t>Add2 ---- 为启始地址的低字节，取值范围为(0--0ffh)；</w:t>
      </w:r>
      <w:r>
        <w:rPr>
          <w:rFonts w:ascii="黑体" w:hAnsi="黑体" w:hint="eastAsia"/>
          <w:color w:val="000000"/>
          <w:sz w:val="20"/>
          <w:szCs w:val="20"/>
        </w:rPr>
        <w:br/>
        <w:t>Le ---- 要读数据的字节长度；</w:t>
      </w:r>
      <w:r>
        <w:rPr>
          <w:rFonts w:ascii="黑体" w:hAnsi="黑体" w:hint="eastAsia"/>
          <w:color w:val="000000"/>
          <w:sz w:val="20"/>
          <w:szCs w:val="20"/>
        </w:rPr>
        <w:br/>
        <w:t>Data ---- 读出的数据；</w:t>
      </w:r>
      <w:r>
        <w:rPr>
          <w:rFonts w:ascii="黑体" w:hAnsi="黑体" w:hint="eastAsia"/>
          <w:color w:val="000000"/>
          <w:sz w:val="20"/>
          <w:szCs w:val="20"/>
        </w:rPr>
        <w:br/>
        <w:t>1) 当只读数据，不包括保护位时, 返回 Data1, Data2, ...</w:t>
      </w:r>
      <w:r>
        <w:rPr>
          <w:rFonts w:ascii="黑体" w:hAnsi="黑体" w:hint="eastAsia"/>
          <w:color w:val="000000"/>
          <w:sz w:val="20"/>
          <w:szCs w:val="20"/>
        </w:rPr>
        <w:br/>
        <w:t>Data1 为读出的第一字节数据, Data2 为读出的第二字节数据 ...</w:t>
      </w:r>
      <w:r>
        <w:rPr>
          <w:rFonts w:ascii="黑体" w:hAnsi="黑体" w:hint="eastAsia"/>
          <w:color w:val="000000"/>
          <w:sz w:val="20"/>
          <w:szCs w:val="20"/>
        </w:rPr>
        <w:br/>
        <w:t>其字节长度为 Le， Le&lt;254，如果要读数据的长度&gt;=254，可分两次读。</w:t>
      </w:r>
      <w:r>
        <w:rPr>
          <w:rFonts w:ascii="黑体" w:hAnsi="黑体" w:hint="eastAsia"/>
          <w:color w:val="000000"/>
          <w:sz w:val="20"/>
          <w:szCs w:val="20"/>
        </w:rPr>
        <w:br/>
        <w:t>2) 当包括保护位时, 返回 Data1,Prot1, Data2,Prot2, ...</w:t>
      </w:r>
      <w:r>
        <w:rPr>
          <w:rFonts w:ascii="黑体" w:hAnsi="黑体" w:hint="eastAsia"/>
          <w:color w:val="000000"/>
          <w:sz w:val="20"/>
          <w:szCs w:val="20"/>
        </w:rPr>
        <w:br/>
        <w:t>Data1 为读出的第一字节数据, Prot1 为第一字节的保护字节, 如是 00h 表示该字节已被写(擦除)保护,</w:t>
      </w:r>
      <w:r>
        <w:rPr>
          <w:rFonts w:ascii="黑体" w:hAnsi="黑体" w:hint="eastAsia"/>
          <w:color w:val="000000"/>
          <w:sz w:val="20"/>
          <w:szCs w:val="20"/>
        </w:rPr>
        <w:br/>
        <w:t>如是 01h 表示该字节未被写保护 ...</w:t>
      </w:r>
      <w:r>
        <w:rPr>
          <w:rFonts w:ascii="黑体" w:hAnsi="黑体" w:hint="eastAsia"/>
          <w:color w:val="000000"/>
          <w:sz w:val="20"/>
          <w:szCs w:val="20"/>
        </w:rPr>
        <w:br/>
        <w:t>Le&lt;127，如果要读数据的长度&gt;=127，可分两次读， Data 的字节长度为 2*Le。</w:t>
      </w:r>
      <w:r>
        <w:rPr>
          <w:rFonts w:ascii="黑体" w:hAnsi="黑体" w:hint="eastAsia"/>
          <w:color w:val="000000"/>
          <w:sz w:val="20"/>
          <w:szCs w:val="20"/>
        </w:rPr>
        <w:br/>
        <w:t>状态字节 SW1、 SW2 含义如下：</w:t>
      </w:r>
      <w:r>
        <w:rPr>
          <w:rFonts w:ascii="黑体" w:hAnsi="黑体" w:hint="eastAsia"/>
          <w:color w:val="000000"/>
          <w:sz w:val="20"/>
          <w:szCs w:val="20"/>
        </w:rPr>
        <w:br/>
        <w:t>90 00 ----- 命令执行正常</w:t>
      </w:r>
      <w:r>
        <w:rPr>
          <w:rFonts w:ascii="黑体" w:hAnsi="黑体" w:hint="eastAsia"/>
          <w:color w:val="000000"/>
          <w:sz w:val="20"/>
          <w:szCs w:val="20"/>
        </w:rPr>
        <w:br/>
        <w:t>6A 86 ----- P1 P2 参数错误</w:t>
      </w:r>
      <w:r>
        <w:rPr>
          <w:rFonts w:ascii="黑体" w:hAnsi="黑体" w:hint="eastAsia"/>
          <w:color w:val="000000"/>
          <w:sz w:val="20"/>
          <w:szCs w:val="20"/>
        </w:rPr>
        <w:br/>
        <w:t>6C xx ----- 长度错误，指 Le 错误，这通常是 Le=0， xx 指示正确的长度</w:t>
      </w:r>
      <w:r>
        <w:rPr>
          <w:rFonts w:ascii="黑体" w:hAnsi="黑体" w:hint="eastAsia"/>
          <w:color w:val="000000"/>
          <w:sz w:val="20"/>
          <w:szCs w:val="20"/>
        </w:rPr>
        <w:br/>
        <w:t>6D 00 ----- 指令（ INS）错误</w:t>
      </w:r>
      <w:r>
        <w:rPr>
          <w:rFonts w:ascii="黑体" w:hAnsi="黑体" w:hint="eastAsia"/>
          <w:color w:val="000000"/>
          <w:sz w:val="20"/>
          <w:szCs w:val="20"/>
        </w:rPr>
        <w:br/>
        <w:t>例如:</w:t>
      </w:r>
      <w:r>
        <w:rPr>
          <w:rFonts w:ascii="黑体" w:hAnsi="黑体" w:hint="eastAsia"/>
          <w:color w:val="000000"/>
          <w:sz w:val="20"/>
          <w:szCs w:val="20"/>
        </w:rPr>
        <w:br/>
        <w:t>假设地址 0100h 的 4 个数据依次为 31 32 33 34, 其中 31 32 有写保护, 33 34 无写</w:t>
      </w:r>
      <w:r>
        <w:rPr>
          <w:rFonts w:ascii="黑体" w:hAnsi="黑体" w:hint="eastAsia"/>
          <w:color w:val="000000"/>
          <w:sz w:val="20"/>
          <w:szCs w:val="20"/>
        </w:rPr>
        <w:br/>
        <w:t>保护. 如要读出地址 0100h 的 4 个数据，不包括保护位, 则对应的命令为:</w:t>
      </w:r>
      <w:r>
        <w:rPr>
          <w:rFonts w:ascii="黑体" w:hAnsi="黑体" w:hint="eastAsia"/>
          <w:color w:val="000000"/>
          <w:sz w:val="20"/>
          <w:szCs w:val="20"/>
        </w:rPr>
        <w:br/>
        <w:t>00 b0 01 00 04</w:t>
      </w:r>
      <w:r>
        <w:rPr>
          <w:rFonts w:ascii="黑体" w:hAnsi="黑体" w:hint="eastAsia"/>
          <w:color w:val="000000"/>
          <w:sz w:val="20"/>
          <w:szCs w:val="20"/>
        </w:rPr>
        <w:br/>
        <w:t>返回为: 31 32 33 34 90 00</w:t>
      </w:r>
      <w:r>
        <w:rPr>
          <w:rFonts w:ascii="黑体" w:hAnsi="黑体" w:hint="eastAsia"/>
          <w:color w:val="000000"/>
          <w:sz w:val="20"/>
          <w:szCs w:val="20"/>
        </w:rPr>
        <w:br/>
        <w:t>如要读出地址</w:t>
      </w:r>
      <w:r>
        <w:rPr>
          <w:color w:val="000000"/>
          <w:sz w:val="20"/>
          <w:szCs w:val="20"/>
        </w:rPr>
        <w:t xml:space="preserve">0100h </w:t>
      </w:r>
      <w:r>
        <w:rPr>
          <w:rFonts w:ascii="黑体" w:hAnsi="黑体" w:hint="eastAsia"/>
          <w:color w:val="000000"/>
          <w:sz w:val="20"/>
          <w:szCs w:val="20"/>
        </w:rPr>
        <w:t>的 4 个数据包括保护位, 则对应的命令为</w:t>
      </w:r>
    </w:p>
    <w:p w14:paraId="2E19B760" w14:textId="77777777" w:rsidR="003843EA" w:rsidRDefault="00A21561">
      <w:pPr>
        <w:spacing w:line="276" w:lineRule="auto"/>
        <w:rPr>
          <w:rFonts w:ascii="黑体" w:hAnsi="黑体"/>
          <w:color w:val="000000"/>
          <w:sz w:val="20"/>
          <w:szCs w:val="20"/>
        </w:rPr>
      </w:pPr>
      <w:r>
        <w:rPr>
          <w:color w:val="000000"/>
          <w:sz w:val="20"/>
          <w:szCs w:val="20"/>
        </w:rPr>
        <w:t>00 b0 81 00 04</w:t>
      </w:r>
      <w:r>
        <w:rPr>
          <w:color w:val="000000"/>
          <w:sz w:val="20"/>
          <w:szCs w:val="20"/>
        </w:rPr>
        <w:br/>
      </w:r>
      <w:r>
        <w:rPr>
          <w:rFonts w:ascii="黑体" w:hAnsi="黑体" w:hint="eastAsia"/>
          <w:color w:val="000000"/>
          <w:sz w:val="20"/>
          <w:szCs w:val="20"/>
        </w:rPr>
        <w:t>返回为: 31 00 32 00 33 01 34 01</w:t>
      </w:r>
      <w:r>
        <w:rPr>
          <w:rFonts w:ascii="黑体" w:hAnsi="黑体" w:hint="eastAsia"/>
          <w:color w:val="000000"/>
          <w:sz w:val="20"/>
          <w:szCs w:val="20"/>
        </w:rPr>
        <w:br/>
        <w:t>2. 写存贮器(Write Memory) 指令格式说明：</w:t>
      </w:r>
      <w:r>
        <w:rPr>
          <w:rFonts w:ascii="黑体" w:hAnsi="黑体" w:hint="eastAsia"/>
          <w:color w:val="000000"/>
          <w:sz w:val="20"/>
          <w:szCs w:val="20"/>
        </w:rPr>
        <w:br/>
        <w:t xml:space="preserve">CLA INS P1 P2 </w:t>
      </w:r>
      <w:proofErr w:type="spellStart"/>
      <w:r>
        <w:rPr>
          <w:rFonts w:ascii="黑体" w:hAnsi="黑体" w:hint="eastAsia"/>
          <w:color w:val="000000"/>
          <w:sz w:val="20"/>
          <w:szCs w:val="20"/>
        </w:rPr>
        <w:t>Lc</w:t>
      </w:r>
      <w:proofErr w:type="spellEnd"/>
      <w:r>
        <w:rPr>
          <w:rFonts w:ascii="黑体" w:hAnsi="黑体" w:hint="eastAsia"/>
          <w:color w:val="000000"/>
          <w:sz w:val="20"/>
          <w:szCs w:val="20"/>
        </w:rPr>
        <w:br/>
        <w:t xml:space="preserve">00 D0 Add1 Add2 </w:t>
      </w:r>
      <w:proofErr w:type="spellStart"/>
      <w:r>
        <w:rPr>
          <w:rFonts w:ascii="黑体" w:hAnsi="黑体" w:hint="eastAsia"/>
          <w:color w:val="000000"/>
          <w:sz w:val="20"/>
          <w:szCs w:val="20"/>
        </w:rPr>
        <w:t>Lc</w:t>
      </w:r>
      <w:proofErr w:type="spellEnd"/>
      <w:r>
        <w:rPr>
          <w:rFonts w:ascii="黑体" w:hAnsi="黑体" w:hint="eastAsia"/>
          <w:color w:val="000000"/>
          <w:sz w:val="20"/>
          <w:szCs w:val="20"/>
        </w:rPr>
        <w:t xml:space="preserve"> Data</w:t>
      </w:r>
      <w:r>
        <w:rPr>
          <w:rFonts w:ascii="黑体" w:hAnsi="黑体" w:hint="eastAsia"/>
          <w:color w:val="000000"/>
          <w:sz w:val="20"/>
          <w:szCs w:val="20"/>
        </w:rPr>
        <w:br/>
        <w:t>响应格式：</w:t>
      </w:r>
      <w:r>
        <w:rPr>
          <w:rFonts w:ascii="黑体" w:hAnsi="黑体" w:hint="eastAsia"/>
          <w:color w:val="000000"/>
          <w:sz w:val="20"/>
          <w:szCs w:val="20"/>
        </w:rPr>
        <w:br/>
      </w:r>
      <w:r>
        <w:rPr>
          <w:rFonts w:ascii="黑体" w:hAnsi="黑体" w:hint="eastAsia"/>
          <w:color w:val="000000"/>
          <w:sz w:val="20"/>
          <w:szCs w:val="20"/>
        </w:rPr>
        <w:lastRenderedPageBreak/>
        <w:t>Data SW1 SW2</w:t>
      </w:r>
      <w:r>
        <w:rPr>
          <w:rFonts w:ascii="黑体" w:hAnsi="黑体" w:hint="eastAsia"/>
          <w:color w:val="000000"/>
          <w:sz w:val="20"/>
          <w:szCs w:val="20"/>
        </w:rPr>
        <w:br/>
        <w:t>其中:</w:t>
      </w:r>
      <w:r>
        <w:rPr>
          <w:rFonts w:ascii="黑体" w:hAnsi="黑体" w:hint="eastAsia"/>
          <w:color w:val="000000"/>
          <w:sz w:val="20"/>
          <w:szCs w:val="20"/>
        </w:rPr>
        <w:br/>
        <w:t>Add1 ----位地址最低两位 b1、 b0 为启始地址的高字节，取值范围为(0--3)</w:t>
      </w:r>
      <w:r>
        <w:rPr>
          <w:rFonts w:ascii="黑体" w:hAnsi="黑体" w:hint="eastAsia"/>
          <w:color w:val="000000"/>
          <w:sz w:val="20"/>
          <w:szCs w:val="20"/>
        </w:rPr>
        <w:br/>
        <w:t>----位地址 b5~b2 为 0</w:t>
      </w:r>
      <w:r>
        <w:rPr>
          <w:rFonts w:ascii="黑体" w:hAnsi="黑体" w:hint="eastAsia"/>
          <w:color w:val="000000"/>
          <w:sz w:val="20"/>
          <w:szCs w:val="20"/>
        </w:rPr>
        <w:br/>
        <w:t>---- 位地址 b7_b6 = 00 时，写数据，不写保护位</w:t>
      </w:r>
      <w:r>
        <w:rPr>
          <w:rFonts w:ascii="黑体" w:hAnsi="黑体" w:hint="eastAsia"/>
          <w:color w:val="000000"/>
          <w:sz w:val="20"/>
          <w:szCs w:val="20"/>
        </w:rPr>
        <w:br/>
        <w:t>b7_b6 = 10 时，写数据和保护位</w:t>
      </w:r>
      <w:r>
        <w:rPr>
          <w:rFonts w:ascii="黑体" w:hAnsi="黑体" w:hint="eastAsia"/>
          <w:color w:val="000000"/>
          <w:sz w:val="20"/>
          <w:szCs w:val="20"/>
        </w:rPr>
        <w:br/>
        <w:t>b7_b6 = 11 时，比较数据和写保护位，</w:t>
      </w:r>
      <w:r>
        <w:rPr>
          <w:rFonts w:ascii="黑体" w:hAnsi="黑体" w:hint="eastAsia"/>
          <w:color w:val="000000"/>
          <w:sz w:val="20"/>
          <w:szCs w:val="20"/>
        </w:rPr>
        <w:br/>
        <w:t>Add2 ---- 为启始地址的低字节，取值范围(0--0ffh)</w:t>
      </w:r>
      <w:r>
        <w:rPr>
          <w:rFonts w:ascii="黑体" w:hAnsi="黑体" w:hint="eastAsia"/>
          <w:color w:val="000000"/>
          <w:sz w:val="20"/>
          <w:szCs w:val="20"/>
        </w:rPr>
        <w:br/>
      </w:r>
      <w:proofErr w:type="spellStart"/>
      <w:r>
        <w:rPr>
          <w:rFonts w:ascii="黑体" w:hAnsi="黑体" w:hint="eastAsia"/>
          <w:color w:val="000000"/>
          <w:sz w:val="20"/>
          <w:szCs w:val="20"/>
        </w:rPr>
        <w:t>Lc</w:t>
      </w:r>
      <w:proofErr w:type="spellEnd"/>
      <w:r>
        <w:rPr>
          <w:rFonts w:ascii="黑体" w:hAnsi="黑体" w:hint="eastAsia"/>
          <w:color w:val="000000"/>
          <w:sz w:val="20"/>
          <w:szCs w:val="20"/>
        </w:rPr>
        <w:t xml:space="preserve"> ---- 要写数据的字节长度, Ln&lt;254，如果要写数据的长度&gt;=254，可分两次写。</w:t>
      </w:r>
      <w:r>
        <w:rPr>
          <w:rFonts w:ascii="黑体" w:hAnsi="黑体" w:hint="eastAsia"/>
          <w:color w:val="000000"/>
          <w:sz w:val="20"/>
          <w:szCs w:val="20"/>
        </w:rPr>
        <w:br/>
        <w:t xml:space="preserve">Data ---- 要写（或比较）的数据，其字节长度为 </w:t>
      </w:r>
      <w:proofErr w:type="spellStart"/>
      <w:r>
        <w:rPr>
          <w:rFonts w:ascii="黑体" w:hAnsi="黑体" w:hint="eastAsia"/>
          <w:color w:val="000000"/>
          <w:sz w:val="20"/>
          <w:szCs w:val="20"/>
        </w:rPr>
        <w:t>Lc</w:t>
      </w:r>
      <w:proofErr w:type="spellEnd"/>
      <w:r>
        <w:rPr>
          <w:rFonts w:ascii="黑体" w:hAnsi="黑体" w:hint="eastAsia"/>
          <w:color w:val="000000"/>
          <w:sz w:val="20"/>
          <w:szCs w:val="20"/>
        </w:rPr>
        <w:t>。</w:t>
      </w:r>
      <w:r>
        <w:rPr>
          <w:rFonts w:ascii="黑体" w:hAnsi="黑体" w:hint="eastAsia"/>
          <w:color w:val="000000"/>
          <w:sz w:val="20"/>
          <w:szCs w:val="20"/>
        </w:rPr>
        <w:br/>
        <w:t>状态字节 SW1、 SW2 含义如下：</w:t>
      </w:r>
      <w:r>
        <w:rPr>
          <w:rFonts w:ascii="黑体" w:hAnsi="黑体" w:hint="eastAsia"/>
          <w:color w:val="000000"/>
          <w:sz w:val="20"/>
          <w:szCs w:val="20"/>
        </w:rPr>
        <w:br/>
        <w:t>90 00 ----- 命令执行正常</w:t>
      </w:r>
      <w:r>
        <w:rPr>
          <w:rFonts w:ascii="黑体" w:hAnsi="黑体" w:hint="eastAsia"/>
          <w:color w:val="000000"/>
          <w:sz w:val="20"/>
          <w:szCs w:val="20"/>
        </w:rPr>
        <w:br/>
        <w:t xml:space="preserve">67 00 ----- 长度错误，指 </w:t>
      </w:r>
      <w:proofErr w:type="spellStart"/>
      <w:r>
        <w:rPr>
          <w:rFonts w:ascii="黑体" w:hAnsi="黑体" w:hint="eastAsia"/>
          <w:color w:val="000000"/>
          <w:sz w:val="20"/>
          <w:szCs w:val="20"/>
        </w:rPr>
        <w:t>Lc</w:t>
      </w:r>
      <w:proofErr w:type="spellEnd"/>
      <w:r>
        <w:rPr>
          <w:rFonts w:ascii="黑体" w:hAnsi="黑体" w:hint="eastAsia"/>
          <w:color w:val="000000"/>
          <w:sz w:val="20"/>
          <w:szCs w:val="20"/>
        </w:rPr>
        <w:t xml:space="preserve"> 错误，这通常是 </w:t>
      </w:r>
      <w:proofErr w:type="spellStart"/>
      <w:r>
        <w:rPr>
          <w:rFonts w:ascii="黑体" w:hAnsi="黑体" w:hint="eastAsia"/>
          <w:color w:val="000000"/>
          <w:sz w:val="20"/>
          <w:szCs w:val="20"/>
        </w:rPr>
        <w:t>Lc</w:t>
      </w:r>
      <w:proofErr w:type="spellEnd"/>
      <w:r>
        <w:rPr>
          <w:rFonts w:ascii="黑体" w:hAnsi="黑体" w:hint="eastAsia"/>
          <w:color w:val="000000"/>
          <w:sz w:val="20"/>
          <w:szCs w:val="20"/>
        </w:rPr>
        <w:t>=0</w:t>
      </w:r>
      <w:r>
        <w:rPr>
          <w:rFonts w:ascii="黑体" w:hAnsi="黑体" w:hint="eastAsia"/>
          <w:color w:val="000000"/>
          <w:sz w:val="20"/>
          <w:szCs w:val="20"/>
        </w:rPr>
        <w:br/>
        <w:t>6A 86 ----- P1 P2 参数错误</w:t>
      </w:r>
      <w:r>
        <w:rPr>
          <w:rFonts w:ascii="黑体" w:hAnsi="黑体" w:hint="eastAsia"/>
          <w:color w:val="000000"/>
          <w:sz w:val="20"/>
          <w:szCs w:val="20"/>
        </w:rPr>
        <w:br/>
        <w:t>6D 00 ----- 指令（ INS）错误</w:t>
      </w:r>
      <w:r>
        <w:rPr>
          <w:rFonts w:ascii="黑体" w:hAnsi="黑体" w:hint="eastAsia"/>
          <w:color w:val="000000"/>
          <w:sz w:val="20"/>
          <w:szCs w:val="20"/>
        </w:rPr>
        <w:br/>
        <w:t>例如:</w:t>
      </w:r>
      <w:r>
        <w:rPr>
          <w:rFonts w:ascii="黑体" w:hAnsi="黑体" w:hint="eastAsia"/>
          <w:color w:val="000000"/>
          <w:sz w:val="20"/>
          <w:szCs w:val="20"/>
        </w:rPr>
        <w:br/>
        <w:t>要写四个数据 31 32 33 34 到地址 0100h, 则对应的命令为:</w:t>
      </w:r>
      <w:r>
        <w:rPr>
          <w:rFonts w:ascii="黑体" w:hAnsi="黑体" w:hint="eastAsia"/>
          <w:color w:val="000000"/>
          <w:sz w:val="20"/>
          <w:szCs w:val="20"/>
        </w:rPr>
        <w:br/>
        <w:t>00 d0 01 00 04 31 32 33 34</w:t>
      </w:r>
      <w:r>
        <w:rPr>
          <w:rFonts w:ascii="黑体" w:hAnsi="黑体" w:hint="eastAsia"/>
          <w:color w:val="000000"/>
          <w:sz w:val="20"/>
          <w:szCs w:val="20"/>
        </w:rPr>
        <w:br/>
        <w:t>要写四个数据 31 32 33 34 到地址 0100h, 并且这四个数据都要有写保护，则对应的命令为:</w:t>
      </w:r>
      <w:r>
        <w:rPr>
          <w:rFonts w:ascii="黑体" w:hAnsi="黑体" w:hint="eastAsia"/>
          <w:color w:val="000000"/>
          <w:sz w:val="20"/>
          <w:szCs w:val="20"/>
        </w:rPr>
        <w:br/>
        <w:t>00 d0 81 00 04 31 32 33 34</w:t>
      </w:r>
      <w:r>
        <w:rPr>
          <w:rFonts w:ascii="黑体" w:hAnsi="黑体" w:hint="eastAsia"/>
          <w:color w:val="000000"/>
          <w:sz w:val="20"/>
          <w:szCs w:val="20"/>
        </w:rPr>
        <w:br/>
        <w:t>要使地址为 0100h 的四个数据 31 32 33 34 写保护, 则对应的命令为:</w:t>
      </w:r>
      <w:r>
        <w:rPr>
          <w:rFonts w:ascii="黑体" w:hAnsi="黑体" w:hint="eastAsia"/>
          <w:color w:val="000000"/>
          <w:sz w:val="20"/>
          <w:szCs w:val="20"/>
        </w:rPr>
        <w:br/>
        <w:t>00 d0 c1 00 04 31 32 33 34</w:t>
      </w:r>
      <w:r>
        <w:rPr>
          <w:rFonts w:ascii="黑体" w:hAnsi="黑体" w:hint="eastAsia"/>
          <w:color w:val="000000"/>
          <w:sz w:val="20"/>
          <w:szCs w:val="20"/>
        </w:rPr>
        <w:br/>
        <w:t>3. 验证密钥(Check Secret Code， SLE4428 专用) 指令格式说明：</w:t>
      </w:r>
      <w:r>
        <w:rPr>
          <w:rFonts w:ascii="黑体" w:hAnsi="黑体" w:hint="eastAsia"/>
          <w:color w:val="000000"/>
          <w:sz w:val="20"/>
          <w:szCs w:val="20"/>
        </w:rPr>
        <w:br/>
        <w:t xml:space="preserve">CLA INS P1 P2 </w:t>
      </w:r>
      <w:proofErr w:type="spellStart"/>
      <w:r>
        <w:rPr>
          <w:rFonts w:ascii="黑体" w:hAnsi="黑体" w:hint="eastAsia"/>
          <w:color w:val="000000"/>
          <w:sz w:val="20"/>
          <w:szCs w:val="20"/>
        </w:rPr>
        <w:t>Lc</w:t>
      </w:r>
      <w:proofErr w:type="spellEnd"/>
      <w:r>
        <w:rPr>
          <w:rFonts w:ascii="黑体" w:hAnsi="黑体" w:hint="eastAsia"/>
          <w:color w:val="000000"/>
          <w:sz w:val="20"/>
          <w:szCs w:val="20"/>
        </w:rPr>
        <w:t xml:space="preserve"> Data</w:t>
      </w:r>
      <w:r>
        <w:rPr>
          <w:rFonts w:ascii="黑体" w:hAnsi="黑体" w:hint="eastAsia"/>
          <w:color w:val="000000"/>
          <w:sz w:val="20"/>
          <w:szCs w:val="20"/>
        </w:rPr>
        <w:br/>
        <w:t xml:space="preserve">00 20 00 00 02 xx </w:t>
      </w:r>
      <w:proofErr w:type="spellStart"/>
      <w:r>
        <w:rPr>
          <w:rFonts w:ascii="黑体" w:hAnsi="黑体" w:hint="eastAsia"/>
          <w:color w:val="000000"/>
          <w:sz w:val="20"/>
          <w:szCs w:val="20"/>
        </w:rPr>
        <w:t>xx</w:t>
      </w:r>
      <w:proofErr w:type="spellEnd"/>
      <w:r>
        <w:rPr>
          <w:rFonts w:ascii="黑体" w:hAnsi="黑体" w:hint="eastAsia"/>
          <w:color w:val="000000"/>
          <w:sz w:val="20"/>
          <w:szCs w:val="20"/>
        </w:rPr>
        <w:br/>
        <w:t>响应格式：</w:t>
      </w:r>
      <w:r>
        <w:rPr>
          <w:rFonts w:ascii="黑体" w:hAnsi="黑体" w:hint="eastAsia"/>
          <w:color w:val="000000"/>
          <w:sz w:val="20"/>
          <w:szCs w:val="20"/>
        </w:rPr>
        <w:br/>
        <w:t>SW1 SW2</w:t>
      </w:r>
      <w:r>
        <w:rPr>
          <w:rFonts w:ascii="黑体" w:hAnsi="黑体" w:hint="eastAsia"/>
          <w:color w:val="000000"/>
          <w:sz w:val="20"/>
          <w:szCs w:val="20"/>
        </w:rPr>
        <w:br/>
        <w:t>其中:</w:t>
      </w:r>
      <w:r>
        <w:rPr>
          <w:rFonts w:ascii="黑体" w:hAnsi="黑体" w:hint="eastAsia"/>
          <w:color w:val="000000"/>
          <w:sz w:val="20"/>
          <w:szCs w:val="20"/>
        </w:rPr>
        <w:br/>
        <w:t xml:space="preserve">xx </w:t>
      </w:r>
      <w:proofErr w:type="spellStart"/>
      <w:r>
        <w:rPr>
          <w:rFonts w:ascii="黑体" w:hAnsi="黑体" w:hint="eastAsia"/>
          <w:color w:val="000000"/>
          <w:sz w:val="20"/>
          <w:szCs w:val="20"/>
        </w:rPr>
        <w:t>xx</w:t>
      </w:r>
      <w:proofErr w:type="spellEnd"/>
      <w:r>
        <w:rPr>
          <w:rFonts w:ascii="黑体" w:hAnsi="黑体" w:hint="eastAsia"/>
          <w:color w:val="000000"/>
          <w:sz w:val="20"/>
          <w:szCs w:val="20"/>
        </w:rPr>
        <w:t xml:space="preserve"> ---- 为两个字节的密码</w:t>
      </w:r>
      <w:r>
        <w:rPr>
          <w:rFonts w:ascii="黑体" w:hAnsi="黑体" w:hint="eastAsia"/>
          <w:color w:val="000000"/>
          <w:sz w:val="20"/>
          <w:szCs w:val="20"/>
        </w:rPr>
        <w:br/>
        <w:t>对于 SLE4428 来说, 密码地址为 3feh, 密码长度为 2 个字节, 错误计数器地址为 3fdh. 当密码操作成功时, 错误</w:t>
      </w:r>
      <w:r>
        <w:rPr>
          <w:rFonts w:ascii="黑体" w:hAnsi="黑体" w:hint="eastAsia"/>
          <w:color w:val="000000"/>
          <w:sz w:val="20"/>
          <w:szCs w:val="20"/>
        </w:rPr>
        <w:br/>
        <w:t>计数器内容被擦除为 0ffh; 当密码操作失败时,错误计数器中有一位为 1 的将被写成 0。连续 8 次验证密钥失败，</w:t>
      </w:r>
      <w:r>
        <w:rPr>
          <w:rFonts w:ascii="黑体" w:hAnsi="黑体" w:hint="eastAsia"/>
          <w:color w:val="000000"/>
          <w:sz w:val="20"/>
          <w:szCs w:val="20"/>
        </w:rPr>
        <w:br/>
        <w:t>SLE4428 写操作将被锁定。</w:t>
      </w:r>
      <w:r>
        <w:rPr>
          <w:rFonts w:ascii="黑体" w:hAnsi="黑体" w:hint="eastAsia"/>
          <w:color w:val="000000"/>
          <w:sz w:val="20"/>
          <w:szCs w:val="20"/>
        </w:rPr>
        <w:br/>
        <w:t>状态字节 SW1、 SW2 含义如下：</w:t>
      </w:r>
      <w:r>
        <w:rPr>
          <w:rFonts w:ascii="黑体" w:hAnsi="黑体" w:hint="eastAsia"/>
          <w:color w:val="000000"/>
          <w:sz w:val="20"/>
          <w:szCs w:val="20"/>
        </w:rPr>
        <w:br/>
        <w:t>90 00 ----- 验证密钥成功</w:t>
      </w:r>
      <w:r>
        <w:rPr>
          <w:rFonts w:ascii="黑体" w:hAnsi="黑体" w:hint="eastAsia"/>
          <w:color w:val="000000"/>
          <w:sz w:val="20"/>
          <w:szCs w:val="20"/>
        </w:rPr>
        <w:br/>
        <w:t xml:space="preserve">63 </w:t>
      </w:r>
      <w:proofErr w:type="spellStart"/>
      <w:r>
        <w:rPr>
          <w:rFonts w:ascii="黑体" w:hAnsi="黑体" w:hint="eastAsia"/>
          <w:color w:val="000000"/>
          <w:sz w:val="20"/>
          <w:szCs w:val="20"/>
        </w:rPr>
        <w:t>Cx</w:t>
      </w:r>
      <w:proofErr w:type="spellEnd"/>
      <w:r>
        <w:rPr>
          <w:rFonts w:ascii="黑体" w:hAnsi="黑体" w:hint="eastAsia"/>
          <w:color w:val="000000"/>
          <w:sz w:val="20"/>
          <w:szCs w:val="20"/>
        </w:rPr>
        <w:t xml:space="preserve"> ----- 校验失败，</w:t>
      </w:r>
      <w:r>
        <w:rPr>
          <w:color w:val="000000"/>
          <w:sz w:val="20"/>
          <w:szCs w:val="20"/>
        </w:rPr>
        <w:t xml:space="preserve">x </w:t>
      </w:r>
      <w:r>
        <w:rPr>
          <w:rFonts w:ascii="黑体" w:hAnsi="黑体" w:hint="eastAsia"/>
          <w:color w:val="000000"/>
          <w:sz w:val="20"/>
          <w:szCs w:val="20"/>
        </w:rPr>
        <w:t>表示允许重试的次数</w:t>
      </w:r>
      <w:r>
        <w:rPr>
          <w:rFonts w:ascii="黑体" w:hAnsi="黑体" w:hint="eastAsia"/>
          <w:color w:val="000000"/>
          <w:sz w:val="20"/>
          <w:szCs w:val="20"/>
        </w:rPr>
        <w:br/>
        <w:t xml:space="preserve">67 00 ----- </w:t>
      </w:r>
      <w:proofErr w:type="spellStart"/>
      <w:r>
        <w:rPr>
          <w:rFonts w:ascii="黑体" w:hAnsi="黑体" w:hint="eastAsia"/>
          <w:color w:val="000000"/>
          <w:sz w:val="20"/>
          <w:szCs w:val="20"/>
        </w:rPr>
        <w:t>Lc</w:t>
      </w:r>
      <w:proofErr w:type="spellEnd"/>
      <w:r>
        <w:rPr>
          <w:rFonts w:ascii="黑体" w:hAnsi="黑体" w:hint="eastAsia"/>
          <w:color w:val="000000"/>
          <w:sz w:val="20"/>
          <w:szCs w:val="20"/>
        </w:rPr>
        <w:t xml:space="preserve"> 长度错误</w:t>
      </w:r>
    </w:p>
    <w:p w14:paraId="2B9CA489" w14:textId="77777777" w:rsidR="003843EA" w:rsidRDefault="00A21561">
      <w:pPr>
        <w:spacing w:line="276" w:lineRule="auto"/>
        <w:rPr>
          <w:rFonts w:ascii="黑体" w:hAnsi="黑体"/>
          <w:color w:val="000000"/>
          <w:sz w:val="20"/>
          <w:szCs w:val="20"/>
        </w:rPr>
      </w:pPr>
      <w:r>
        <w:rPr>
          <w:color w:val="000000"/>
          <w:sz w:val="20"/>
          <w:szCs w:val="20"/>
        </w:rPr>
        <w:t xml:space="preserve">69 83 ----- </w:t>
      </w:r>
      <w:r>
        <w:rPr>
          <w:rFonts w:ascii="黑体" w:hAnsi="黑体" w:hint="eastAsia"/>
          <w:color w:val="000000"/>
          <w:sz w:val="20"/>
          <w:szCs w:val="20"/>
        </w:rPr>
        <w:t>认证方法(密钥)锁定</w:t>
      </w:r>
      <w:r>
        <w:rPr>
          <w:rFonts w:ascii="黑体" w:hAnsi="黑体" w:hint="eastAsia"/>
          <w:color w:val="000000"/>
          <w:sz w:val="20"/>
          <w:szCs w:val="20"/>
        </w:rPr>
        <w:br/>
        <w:t>6A 86 ----- P1 P2 参数错误</w:t>
      </w:r>
      <w:r>
        <w:rPr>
          <w:rFonts w:ascii="黑体" w:hAnsi="黑体" w:hint="eastAsia"/>
          <w:color w:val="000000"/>
          <w:sz w:val="20"/>
          <w:szCs w:val="20"/>
        </w:rPr>
        <w:br/>
      </w:r>
      <w:r>
        <w:rPr>
          <w:rFonts w:ascii="黑体" w:hAnsi="黑体" w:hint="eastAsia"/>
          <w:color w:val="000000"/>
          <w:sz w:val="20"/>
          <w:szCs w:val="20"/>
        </w:rPr>
        <w:lastRenderedPageBreak/>
        <w:t>6D 00 ----- INS 错误</w:t>
      </w:r>
      <w:r>
        <w:rPr>
          <w:color w:val="000000"/>
          <w:sz w:val="20"/>
          <w:szCs w:val="20"/>
        </w:rPr>
        <w:t xml:space="preserve">SLE4432/4442 </w:t>
      </w:r>
      <w:r>
        <w:rPr>
          <w:rFonts w:ascii="黑体" w:hAnsi="黑体" w:hint="eastAsia"/>
          <w:color w:val="000000"/>
          <w:sz w:val="20"/>
          <w:szCs w:val="20"/>
        </w:rPr>
        <w:t>说明</w:t>
      </w:r>
      <w:r>
        <w:rPr>
          <w:rFonts w:ascii="黑体" w:hAnsi="黑体" w:hint="eastAsia"/>
          <w:color w:val="000000"/>
          <w:sz w:val="20"/>
          <w:szCs w:val="20"/>
        </w:rPr>
        <w:br/>
        <w:t>1. 读存贮器(Read Memory) 指令格式说明</w:t>
      </w:r>
      <w:r>
        <w:rPr>
          <w:rFonts w:ascii="黑体" w:hAnsi="黑体" w:hint="eastAsia"/>
          <w:color w:val="000000"/>
          <w:sz w:val="20"/>
          <w:szCs w:val="20"/>
        </w:rPr>
        <w:br/>
        <w:t>CLA INS P1 P2 Le</w:t>
      </w:r>
      <w:r>
        <w:rPr>
          <w:rFonts w:ascii="黑体" w:hAnsi="黑体" w:hint="eastAsia"/>
          <w:color w:val="000000"/>
          <w:sz w:val="20"/>
          <w:szCs w:val="20"/>
        </w:rPr>
        <w:br/>
        <w:t>00 B0 P1 Add Le</w:t>
      </w:r>
      <w:r>
        <w:rPr>
          <w:rFonts w:ascii="黑体" w:hAnsi="黑体" w:hint="eastAsia"/>
          <w:color w:val="000000"/>
          <w:sz w:val="20"/>
          <w:szCs w:val="20"/>
        </w:rPr>
        <w:br/>
        <w:t>响应格式：</w:t>
      </w:r>
      <w:r>
        <w:rPr>
          <w:rFonts w:ascii="黑体" w:hAnsi="黑体" w:hint="eastAsia"/>
          <w:color w:val="000000"/>
          <w:sz w:val="20"/>
          <w:szCs w:val="20"/>
        </w:rPr>
        <w:br/>
        <w:t>Data SW1 SW2</w:t>
      </w:r>
      <w:r>
        <w:rPr>
          <w:rFonts w:ascii="黑体" w:hAnsi="黑体" w:hint="eastAsia"/>
          <w:color w:val="000000"/>
          <w:sz w:val="20"/>
          <w:szCs w:val="20"/>
        </w:rPr>
        <w:br/>
        <w:t>其中：</w:t>
      </w:r>
      <w:r>
        <w:rPr>
          <w:rFonts w:ascii="黑体" w:hAnsi="黑体" w:hint="eastAsia"/>
          <w:color w:val="000000"/>
          <w:sz w:val="20"/>
          <w:szCs w:val="20"/>
        </w:rPr>
        <w:br/>
        <w:t>参数 P1，表示所读的存贮区域</w:t>
      </w:r>
      <w:r>
        <w:rPr>
          <w:rFonts w:ascii="黑体" w:hAnsi="黑体" w:hint="eastAsia"/>
          <w:color w:val="000000"/>
          <w:sz w:val="20"/>
          <w:szCs w:val="20"/>
        </w:rPr>
        <w:br/>
        <w:t>00：表示读数据存贮区</w:t>
      </w:r>
      <w:r>
        <w:rPr>
          <w:rFonts w:ascii="黑体" w:hAnsi="黑体" w:hint="eastAsia"/>
          <w:color w:val="000000"/>
          <w:sz w:val="20"/>
          <w:szCs w:val="20"/>
        </w:rPr>
        <w:br/>
        <w:t>80：表示读保护存贮区</w:t>
      </w:r>
      <w:r>
        <w:rPr>
          <w:rFonts w:ascii="黑体" w:hAnsi="黑体" w:hint="eastAsia"/>
          <w:color w:val="000000"/>
          <w:sz w:val="20"/>
          <w:szCs w:val="20"/>
        </w:rPr>
        <w:br/>
        <w:t>C0：表示读保密存贮区</w:t>
      </w:r>
      <w:r>
        <w:rPr>
          <w:rFonts w:ascii="黑体" w:hAnsi="黑体" w:hint="eastAsia"/>
          <w:color w:val="000000"/>
          <w:sz w:val="20"/>
          <w:szCs w:val="20"/>
        </w:rPr>
        <w:br/>
        <w:t>参数 Add，表示读起始地址</w:t>
      </w:r>
      <w:r>
        <w:rPr>
          <w:rFonts w:ascii="黑体" w:hAnsi="黑体" w:hint="eastAsia"/>
          <w:color w:val="000000"/>
          <w:sz w:val="20"/>
          <w:szCs w:val="20"/>
        </w:rPr>
        <w:br/>
        <w:t>参数 Le，要读数据的字节长度， Le&lt;254，如果要读数据的长度&gt;=254，可分两次读。</w:t>
      </w:r>
      <w:r>
        <w:rPr>
          <w:rFonts w:ascii="黑体" w:hAnsi="黑体" w:hint="eastAsia"/>
          <w:color w:val="000000"/>
          <w:sz w:val="20"/>
          <w:szCs w:val="20"/>
        </w:rPr>
        <w:br/>
        <w:t>Data 为读出的数据，数据的字节长度为 Le</w:t>
      </w:r>
      <w:r>
        <w:rPr>
          <w:rFonts w:ascii="黑体" w:hAnsi="黑体" w:hint="eastAsia"/>
          <w:color w:val="000000"/>
          <w:sz w:val="20"/>
          <w:szCs w:val="20"/>
        </w:rPr>
        <w:br/>
        <w:t>状态字节 SW1、 SW2 含义如下：</w:t>
      </w:r>
      <w:r>
        <w:rPr>
          <w:rFonts w:ascii="黑体" w:hAnsi="黑体" w:hint="eastAsia"/>
          <w:color w:val="000000"/>
          <w:sz w:val="20"/>
          <w:szCs w:val="20"/>
        </w:rPr>
        <w:br/>
        <w:t>90 00 ----- 命令执行正常</w:t>
      </w:r>
      <w:r>
        <w:rPr>
          <w:rFonts w:ascii="黑体" w:hAnsi="黑体" w:hint="eastAsia"/>
          <w:color w:val="000000"/>
          <w:sz w:val="20"/>
          <w:szCs w:val="20"/>
        </w:rPr>
        <w:br/>
        <w:t>6A 86 ----- P1 P2 参数错误</w:t>
      </w:r>
      <w:r>
        <w:rPr>
          <w:rFonts w:ascii="黑体" w:hAnsi="黑体" w:hint="eastAsia"/>
          <w:color w:val="000000"/>
          <w:sz w:val="20"/>
          <w:szCs w:val="20"/>
        </w:rPr>
        <w:br/>
        <w:t>6C xx ----- 长度错误，指 Le 错误，这通常是 Le=0，xx 指示正确的长度</w:t>
      </w:r>
      <w:r>
        <w:rPr>
          <w:rFonts w:ascii="黑体" w:hAnsi="黑体" w:hint="eastAsia"/>
          <w:color w:val="000000"/>
          <w:sz w:val="20"/>
          <w:szCs w:val="20"/>
        </w:rPr>
        <w:br/>
        <w:t>6D 00 ----- 指令（ INS）错误 6A 81 ----- 功能不支持，指 P1 错误</w:t>
      </w:r>
      <w:r>
        <w:rPr>
          <w:rFonts w:ascii="黑体" w:hAnsi="黑体" w:hint="eastAsia"/>
          <w:color w:val="000000"/>
          <w:sz w:val="20"/>
          <w:szCs w:val="20"/>
        </w:rPr>
        <w:br/>
        <w:t xml:space="preserve">1) 读数据存贮区(Read Main </w:t>
      </w:r>
      <w:proofErr w:type="spellStart"/>
      <w:r>
        <w:rPr>
          <w:rFonts w:ascii="黑体" w:hAnsi="黑体" w:hint="eastAsia"/>
          <w:color w:val="000000"/>
          <w:sz w:val="20"/>
          <w:szCs w:val="20"/>
        </w:rPr>
        <w:t>momery</w:t>
      </w:r>
      <w:proofErr w:type="spellEnd"/>
      <w:r>
        <w:rPr>
          <w:rFonts w:ascii="黑体" w:hAnsi="黑体" w:hint="eastAsia"/>
          <w:color w:val="000000"/>
          <w:sz w:val="20"/>
          <w:szCs w:val="20"/>
        </w:rPr>
        <w:t>) 指令格式说明</w:t>
      </w:r>
      <w:r>
        <w:rPr>
          <w:rFonts w:ascii="黑体" w:hAnsi="黑体" w:hint="eastAsia"/>
          <w:color w:val="000000"/>
          <w:sz w:val="20"/>
          <w:szCs w:val="20"/>
        </w:rPr>
        <w:br/>
        <w:t>00 B0 00 Add Le</w:t>
      </w:r>
      <w:r>
        <w:rPr>
          <w:rFonts w:ascii="黑体" w:hAnsi="黑体" w:hint="eastAsia"/>
          <w:color w:val="000000"/>
          <w:sz w:val="20"/>
          <w:szCs w:val="20"/>
        </w:rPr>
        <w:br/>
        <w:t xml:space="preserve">其中 Add 取值从 00h 到 </w:t>
      </w:r>
      <w:proofErr w:type="spellStart"/>
      <w:r>
        <w:rPr>
          <w:rFonts w:ascii="黑体" w:hAnsi="黑体" w:hint="eastAsia"/>
          <w:color w:val="000000"/>
          <w:sz w:val="20"/>
          <w:szCs w:val="20"/>
        </w:rPr>
        <w:t>FFh</w:t>
      </w:r>
      <w:proofErr w:type="spellEnd"/>
      <w:r>
        <w:rPr>
          <w:rFonts w:ascii="黑体" w:hAnsi="黑体" w:hint="eastAsia"/>
          <w:color w:val="000000"/>
          <w:sz w:val="20"/>
          <w:szCs w:val="20"/>
        </w:rPr>
        <w:t>, 因为 Sle4432/4442 的数据存贮区长度为 256 个字节，所以 P2+Ln&lt;=256；</w:t>
      </w:r>
      <w:r>
        <w:rPr>
          <w:rFonts w:ascii="黑体" w:hAnsi="黑体" w:hint="eastAsia"/>
          <w:color w:val="000000"/>
          <w:sz w:val="20"/>
          <w:szCs w:val="20"/>
        </w:rPr>
        <w:br/>
        <w:t>2) 读保护存贮区(Read Protection memory) 指令格式说明</w:t>
      </w:r>
      <w:r>
        <w:rPr>
          <w:rFonts w:ascii="黑体" w:hAnsi="黑体" w:hint="eastAsia"/>
          <w:color w:val="000000"/>
          <w:sz w:val="20"/>
          <w:szCs w:val="20"/>
        </w:rPr>
        <w:br/>
        <w:t>00 B0 80 00 04</w:t>
      </w:r>
      <w:r>
        <w:rPr>
          <w:rFonts w:ascii="黑体" w:hAnsi="黑体" w:hint="eastAsia"/>
          <w:color w:val="000000"/>
          <w:sz w:val="20"/>
          <w:szCs w:val="20"/>
        </w:rPr>
        <w:br/>
        <w:t>因 Sle4432/4442 的保护存贮区固定为 32bits (4 bytes)。</w:t>
      </w:r>
      <w:r>
        <w:rPr>
          <w:rFonts w:ascii="黑体" w:hAnsi="黑体" w:hint="eastAsia"/>
          <w:color w:val="000000"/>
          <w:sz w:val="20"/>
          <w:szCs w:val="20"/>
        </w:rPr>
        <w:br/>
        <w:t>3) 读保密存贮区(Read Security memory， Sle4442 专用) 指令格式说明</w:t>
      </w:r>
      <w:r>
        <w:rPr>
          <w:rFonts w:ascii="黑体" w:hAnsi="黑体" w:hint="eastAsia"/>
          <w:color w:val="000000"/>
          <w:sz w:val="20"/>
          <w:szCs w:val="20"/>
        </w:rPr>
        <w:br/>
        <w:t>00 B0 C0 00 04</w:t>
      </w:r>
      <w:r>
        <w:rPr>
          <w:rFonts w:ascii="黑体" w:hAnsi="黑体" w:hint="eastAsia"/>
          <w:color w:val="000000"/>
          <w:sz w:val="20"/>
          <w:szCs w:val="20"/>
        </w:rPr>
        <w:br/>
        <w:t>其中返回的第一个字节为错误计数器(Data of Error Counter)，第二到第四个字节为密钥(Reference Data</w:t>
      </w:r>
      <w:r>
        <w:rPr>
          <w:rFonts w:ascii="黑体" w:hAnsi="黑体" w:hint="eastAsia"/>
          <w:color w:val="000000"/>
          <w:sz w:val="20"/>
          <w:szCs w:val="20"/>
        </w:rPr>
        <w:br/>
        <w:t>Byte)</w:t>
      </w:r>
      <w:r>
        <w:rPr>
          <w:rFonts w:ascii="黑体" w:hAnsi="黑体" w:hint="eastAsia"/>
          <w:color w:val="000000"/>
          <w:sz w:val="20"/>
          <w:szCs w:val="20"/>
        </w:rPr>
        <w:br/>
        <w:t>2. 写存贮器(Write Memory) 指令格式说明</w:t>
      </w:r>
      <w:r>
        <w:rPr>
          <w:rFonts w:ascii="黑体" w:hAnsi="黑体" w:hint="eastAsia"/>
          <w:color w:val="000000"/>
          <w:sz w:val="20"/>
          <w:szCs w:val="20"/>
        </w:rPr>
        <w:br/>
        <w:t xml:space="preserve">CLA INS P1 P2 </w:t>
      </w:r>
      <w:proofErr w:type="spellStart"/>
      <w:r>
        <w:rPr>
          <w:rFonts w:ascii="黑体" w:hAnsi="黑体" w:hint="eastAsia"/>
          <w:color w:val="000000"/>
          <w:sz w:val="20"/>
          <w:szCs w:val="20"/>
        </w:rPr>
        <w:t>Lc</w:t>
      </w:r>
      <w:proofErr w:type="spellEnd"/>
      <w:r>
        <w:rPr>
          <w:rFonts w:ascii="黑体" w:hAnsi="黑体" w:hint="eastAsia"/>
          <w:color w:val="000000"/>
          <w:sz w:val="20"/>
          <w:szCs w:val="20"/>
        </w:rPr>
        <w:t xml:space="preserve"> Data</w:t>
      </w:r>
      <w:r>
        <w:rPr>
          <w:rFonts w:ascii="黑体" w:hAnsi="黑体" w:hint="eastAsia"/>
          <w:color w:val="000000"/>
          <w:sz w:val="20"/>
          <w:szCs w:val="20"/>
        </w:rPr>
        <w:br/>
        <w:t xml:space="preserve">00 D0 P1 Add </w:t>
      </w:r>
      <w:proofErr w:type="spellStart"/>
      <w:r>
        <w:rPr>
          <w:rFonts w:ascii="黑体" w:hAnsi="黑体" w:hint="eastAsia"/>
          <w:color w:val="000000"/>
          <w:sz w:val="20"/>
          <w:szCs w:val="20"/>
        </w:rPr>
        <w:t>Lc</w:t>
      </w:r>
      <w:proofErr w:type="spellEnd"/>
      <w:r>
        <w:rPr>
          <w:rFonts w:ascii="黑体" w:hAnsi="黑体" w:hint="eastAsia"/>
          <w:color w:val="000000"/>
          <w:sz w:val="20"/>
          <w:szCs w:val="20"/>
        </w:rPr>
        <w:t xml:space="preserve"> Data</w:t>
      </w:r>
      <w:r>
        <w:rPr>
          <w:rFonts w:ascii="黑体" w:hAnsi="黑体" w:hint="eastAsia"/>
          <w:color w:val="000000"/>
          <w:sz w:val="20"/>
          <w:szCs w:val="20"/>
        </w:rPr>
        <w:br/>
        <w:t>响应格式：</w:t>
      </w:r>
      <w:r>
        <w:rPr>
          <w:rFonts w:ascii="黑体" w:hAnsi="黑体" w:hint="eastAsia"/>
          <w:color w:val="000000"/>
          <w:sz w:val="20"/>
          <w:szCs w:val="20"/>
        </w:rPr>
        <w:br/>
        <w:t>SW1 SW2</w:t>
      </w:r>
      <w:r>
        <w:rPr>
          <w:rFonts w:ascii="黑体" w:hAnsi="黑体" w:hint="eastAsia"/>
          <w:color w:val="000000"/>
          <w:sz w:val="20"/>
          <w:szCs w:val="20"/>
        </w:rPr>
        <w:br/>
        <w:t>参数 P1，表示所写的存贮区域</w:t>
      </w:r>
      <w:r>
        <w:rPr>
          <w:rFonts w:ascii="黑体" w:hAnsi="黑体" w:hint="eastAsia"/>
          <w:color w:val="000000"/>
          <w:sz w:val="20"/>
          <w:szCs w:val="20"/>
        </w:rPr>
        <w:br/>
        <w:t>00：表示写数据存贮区</w:t>
      </w:r>
      <w:r>
        <w:rPr>
          <w:rFonts w:ascii="黑体" w:hAnsi="黑体" w:hint="eastAsia"/>
          <w:color w:val="000000"/>
          <w:sz w:val="20"/>
          <w:szCs w:val="20"/>
        </w:rPr>
        <w:br/>
        <w:t>80：表示写保护存贮区</w:t>
      </w:r>
      <w:r>
        <w:rPr>
          <w:rFonts w:ascii="黑体" w:hAnsi="黑体" w:hint="eastAsia"/>
          <w:color w:val="000000"/>
          <w:sz w:val="20"/>
          <w:szCs w:val="20"/>
        </w:rPr>
        <w:br/>
        <w:t>C0：表示写保密存贮区</w:t>
      </w:r>
    </w:p>
    <w:p w14:paraId="3360DA43" w14:textId="77777777" w:rsidR="003843EA" w:rsidRDefault="00A21561">
      <w:pPr>
        <w:spacing w:line="276" w:lineRule="auto"/>
        <w:rPr>
          <w:rFonts w:ascii="黑体" w:hAnsi="黑体"/>
          <w:color w:val="000000"/>
          <w:sz w:val="20"/>
          <w:szCs w:val="20"/>
        </w:rPr>
      </w:pPr>
      <w:r>
        <w:rPr>
          <w:rFonts w:ascii="黑体" w:hAnsi="黑体" w:hint="eastAsia"/>
          <w:color w:val="000000"/>
          <w:sz w:val="20"/>
          <w:szCs w:val="20"/>
        </w:rPr>
        <w:t xml:space="preserve">参数 Add，表示写起始地址参数 </w:t>
      </w:r>
      <w:proofErr w:type="spellStart"/>
      <w:r>
        <w:rPr>
          <w:rFonts w:ascii="黑体" w:hAnsi="黑体" w:hint="eastAsia"/>
          <w:color w:val="000000"/>
          <w:sz w:val="20"/>
          <w:szCs w:val="20"/>
        </w:rPr>
        <w:t>Lc</w:t>
      </w:r>
      <w:proofErr w:type="spellEnd"/>
      <w:r>
        <w:rPr>
          <w:rFonts w:ascii="黑体" w:hAnsi="黑体" w:hint="eastAsia"/>
          <w:color w:val="000000"/>
          <w:sz w:val="20"/>
          <w:szCs w:val="20"/>
        </w:rPr>
        <w:t>，要写数据的字节长度, Ln&lt;254，如果要写数据的长度&gt;=254，可分两次写。</w:t>
      </w:r>
      <w:r>
        <w:rPr>
          <w:rFonts w:ascii="黑体" w:hAnsi="黑体" w:hint="eastAsia"/>
          <w:color w:val="000000"/>
          <w:sz w:val="20"/>
          <w:szCs w:val="20"/>
        </w:rPr>
        <w:br/>
      </w:r>
      <w:r>
        <w:rPr>
          <w:rFonts w:ascii="黑体" w:hAnsi="黑体" w:hint="eastAsia"/>
          <w:color w:val="000000"/>
          <w:sz w:val="20"/>
          <w:szCs w:val="20"/>
        </w:rPr>
        <w:lastRenderedPageBreak/>
        <w:t>状态字节 SW1、 SW2 含义如下：</w:t>
      </w:r>
      <w:r>
        <w:rPr>
          <w:rFonts w:ascii="黑体" w:hAnsi="黑体" w:hint="eastAsia"/>
          <w:color w:val="000000"/>
          <w:sz w:val="20"/>
          <w:szCs w:val="20"/>
        </w:rPr>
        <w:br/>
        <w:t>90 00 ----- 命令执行正常</w:t>
      </w:r>
      <w:r>
        <w:rPr>
          <w:rFonts w:ascii="黑体" w:hAnsi="黑体" w:hint="eastAsia"/>
          <w:color w:val="000000"/>
          <w:sz w:val="20"/>
          <w:szCs w:val="20"/>
        </w:rPr>
        <w:br/>
        <w:t xml:space="preserve">67 00 ----- 长度错误，指 </w:t>
      </w:r>
      <w:proofErr w:type="spellStart"/>
      <w:r>
        <w:rPr>
          <w:rFonts w:ascii="黑体" w:hAnsi="黑体" w:hint="eastAsia"/>
          <w:color w:val="000000"/>
          <w:sz w:val="20"/>
          <w:szCs w:val="20"/>
        </w:rPr>
        <w:t>Lc</w:t>
      </w:r>
      <w:proofErr w:type="spellEnd"/>
      <w:r>
        <w:rPr>
          <w:rFonts w:ascii="黑体" w:hAnsi="黑体" w:hint="eastAsia"/>
          <w:color w:val="000000"/>
          <w:sz w:val="20"/>
          <w:szCs w:val="20"/>
        </w:rPr>
        <w:t xml:space="preserve"> 错误，这通常是 </w:t>
      </w:r>
      <w:proofErr w:type="spellStart"/>
      <w:r>
        <w:rPr>
          <w:rFonts w:ascii="黑体" w:hAnsi="黑体" w:hint="eastAsia"/>
          <w:color w:val="000000"/>
          <w:sz w:val="20"/>
          <w:szCs w:val="20"/>
        </w:rPr>
        <w:t>Lc</w:t>
      </w:r>
      <w:proofErr w:type="spellEnd"/>
      <w:r>
        <w:rPr>
          <w:rFonts w:ascii="黑体" w:hAnsi="黑体" w:hint="eastAsia"/>
          <w:color w:val="000000"/>
          <w:sz w:val="20"/>
          <w:szCs w:val="20"/>
        </w:rPr>
        <w:t>=0</w:t>
      </w:r>
      <w:r>
        <w:rPr>
          <w:rFonts w:ascii="黑体" w:hAnsi="黑体" w:hint="eastAsia"/>
          <w:color w:val="000000"/>
          <w:sz w:val="20"/>
          <w:szCs w:val="20"/>
        </w:rPr>
        <w:br/>
        <w:t>6A 86 ----- P1 P2 参数错误</w:t>
      </w:r>
      <w:r>
        <w:rPr>
          <w:rFonts w:ascii="黑体" w:hAnsi="黑体" w:hint="eastAsia"/>
          <w:color w:val="000000"/>
          <w:sz w:val="20"/>
          <w:szCs w:val="20"/>
        </w:rPr>
        <w:br/>
        <w:t>6D 00 ----- 指令（ INS）错误</w:t>
      </w:r>
      <w:r>
        <w:rPr>
          <w:rFonts w:ascii="黑体" w:hAnsi="黑体" w:hint="eastAsia"/>
          <w:color w:val="000000"/>
          <w:sz w:val="20"/>
          <w:szCs w:val="20"/>
        </w:rPr>
        <w:br/>
        <w:t xml:space="preserve">1) 写数据存贮区(Update Main </w:t>
      </w:r>
      <w:proofErr w:type="spellStart"/>
      <w:r>
        <w:rPr>
          <w:rFonts w:ascii="黑体" w:hAnsi="黑体" w:hint="eastAsia"/>
          <w:color w:val="000000"/>
          <w:sz w:val="20"/>
          <w:szCs w:val="20"/>
        </w:rPr>
        <w:t>momery</w:t>
      </w:r>
      <w:proofErr w:type="spellEnd"/>
      <w:r>
        <w:rPr>
          <w:rFonts w:ascii="黑体" w:hAnsi="黑体" w:hint="eastAsia"/>
          <w:color w:val="000000"/>
          <w:sz w:val="20"/>
          <w:szCs w:val="20"/>
        </w:rPr>
        <w:t>)指令格式说明</w:t>
      </w:r>
      <w:r>
        <w:rPr>
          <w:rFonts w:ascii="黑体" w:hAnsi="黑体" w:hint="eastAsia"/>
          <w:color w:val="000000"/>
          <w:sz w:val="20"/>
          <w:szCs w:val="20"/>
        </w:rPr>
        <w:br/>
        <w:t xml:space="preserve">00 D0 00 Add </w:t>
      </w:r>
      <w:proofErr w:type="spellStart"/>
      <w:r>
        <w:rPr>
          <w:rFonts w:ascii="黑体" w:hAnsi="黑体" w:hint="eastAsia"/>
          <w:color w:val="000000"/>
          <w:sz w:val="20"/>
          <w:szCs w:val="20"/>
        </w:rPr>
        <w:t>Lc</w:t>
      </w:r>
      <w:proofErr w:type="spellEnd"/>
      <w:r>
        <w:rPr>
          <w:rFonts w:ascii="黑体" w:hAnsi="黑体" w:hint="eastAsia"/>
          <w:color w:val="000000"/>
          <w:sz w:val="20"/>
          <w:szCs w:val="20"/>
        </w:rPr>
        <w:t xml:space="preserve"> Data</w:t>
      </w:r>
      <w:r>
        <w:rPr>
          <w:rFonts w:ascii="黑体" w:hAnsi="黑体" w:hint="eastAsia"/>
          <w:color w:val="000000"/>
          <w:sz w:val="20"/>
          <w:szCs w:val="20"/>
        </w:rPr>
        <w:br/>
        <w:t xml:space="preserve">其中 Add 取值从 00h 到 </w:t>
      </w:r>
      <w:proofErr w:type="spellStart"/>
      <w:r>
        <w:rPr>
          <w:rFonts w:ascii="黑体" w:hAnsi="黑体" w:hint="eastAsia"/>
          <w:color w:val="000000"/>
          <w:sz w:val="20"/>
          <w:szCs w:val="20"/>
        </w:rPr>
        <w:t>FFh</w:t>
      </w:r>
      <w:proofErr w:type="spellEnd"/>
      <w:r>
        <w:rPr>
          <w:rFonts w:ascii="黑体" w:hAnsi="黑体" w:hint="eastAsia"/>
          <w:color w:val="000000"/>
          <w:sz w:val="20"/>
          <w:szCs w:val="20"/>
        </w:rPr>
        <w:t>, 因为 Sle4432/4442 的数据存贮区长度为 256 个字节，所以 P2+Ln&lt;=256</w:t>
      </w:r>
      <w:r>
        <w:rPr>
          <w:rFonts w:ascii="黑体" w:hAnsi="黑体" w:hint="eastAsia"/>
          <w:color w:val="000000"/>
          <w:sz w:val="20"/>
          <w:szCs w:val="20"/>
        </w:rPr>
        <w:br/>
        <w:t>2) 写保护存贮区(Write Protection memory)命令：</w:t>
      </w:r>
      <w:r>
        <w:rPr>
          <w:rFonts w:ascii="黑体" w:hAnsi="黑体" w:hint="eastAsia"/>
          <w:color w:val="000000"/>
          <w:sz w:val="20"/>
          <w:szCs w:val="20"/>
        </w:rPr>
        <w:br/>
        <w:t xml:space="preserve">00 D0 80 Add </w:t>
      </w:r>
      <w:proofErr w:type="spellStart"/>
      <w:r>
        <w:rPr>
          <w:rFonts w:ascii="黑体" w:hAnsi="黑体" w:hint="eastAsia"/>
          <w:color w:val="000000"/>
          <w:sz w:val="20"/>
          <w:szCs w:val="20"/>
        </w:rPr>
        <w:t>Lc</w:t>
      </w:r>
      <w:proofErr w:type="spellEnd"/>
      <w:r>
        <w:rPr>
          <w:rFonts w:ascii="黑体" w:hAnsi="黑体" w:hint="eastAsia"/>
          <w:color w:val="000000"/>
          <w:sz w:val="20"/>
          <w:szCs w:val="20"/>
        </w:rPr>
        <w:t xml:space="preserve"> Data</w:t>
      </w:r>
      <w:r>
        <w:rPr>
          <w:rFonts w:ascii="黑体" w:hAnsi="黑体" w:hint="eastAsia"/>
          <w:color w:val="000000"/>
          <w:sz w:val="20"/>
          <w:szCs w:val="20"/>
        </w:rPr>
        <w:br/>
        <w:t>其中 Add 取值从 00h 到 1Fh, 因为 Sle4432/4442 的保护存贮区长度为 32 个字节，所以 P2+Ln&lt;=32</w:t>
      </w:r>
      <w:r>
        <w:rPr>
          <w:rFonts w:ascii="黑体" w:hAnsi="黑体" w:hint="eastAsia"/>
          <w:color w:val="000000"/>
          <w:sz w:val="20"/>
          <w:szCs w:val="20"/>
        </w:rPr>
        <w:br/>
        <w:t>3) 写保密存贮区(Update Security memory， Sle4442 专用)命令：</w:t>
      </w:r>
      <w:r>
        <w:rPr>
          <w:rFonts w:ascii="黑体" w:hAnsi="黑体" w:hint="eastAsia"/>
          <w:color w:val="000000"/>
          <w:sz w:val="20"/>
          <w:szCs w:val="20"/>
        </w:rPr>
        <w:br/>
        <w:t xml:space="preserve">00 D0 C0 01 03 xx </w:t>
      </w:r>
      <w:proofErr w:type="spellStart"/>
      <w:r>
        <w:rPr>
          <w:rFonts w:ascii="黑体" w:hAnsi="黑体" w:hint="eastAsia"/>
          <w:color w:val="000000"/>
          <w:sz w:val="20"/>
          <w:szCs w:val="20"/>
        </w:rPr>
        <w:t>xx</w:t>
      </w:r>
      <w:proofErr w:type="spellEnd"/>
      <w:r>
        <w:rPr>
          <w:rFonts w:ascii="黑体" w:hAnsi="黑体" w:hint="eastAsia"/>
          <w:color w:val="000000"/>
          <w:sz w:val="20"/>
          <w:szCs w:val="20"/>
        </w:rPr>
        <w:t xml:space="preserve"> </w:t>
      </w:r>
      <w:proofErr w:type="spellStart"/>
      <w:r>
        <w:rPr>
          <w:rFonts w:ascii="黑体" w:hAnsi="黑体" w:hint="eastAsia"/>
          <w:color w:val="000000"/>
          <w:sz w:val="20"/>
          <w:szCs w:val="20"/>
        </w:rPr>
        <w:t>xx</w:t>
      </w:r>
      <w:proofErr w:type="spellEnd"/>
      <w:r>
        <w:rPr>
          <w:rFonts w:ascii="黑体" w:hAnsi="黑体" w:hint="eastAsia"/>
          <w:color w:val="000000"/>
          <w:sz w:val="20"/>
          <w:szCs w:val="20"/>
        </w:rPr>
        <w:br/>
        <w:t>密钥起始地址为 01h, 密钥长度为 03h</w:t>
      </w:r>
      <w:r>
        <w:rPr>
          <w:rFonts w:ascii="黑体" w:hAnsi="黑体" w:hint="eastAsia"/>
          <w:color w:val="000000"/>
          <w:sz w:val="20"/>
          <w:szCs w:val="20"/>
        </w:rPr>
        <w:br/>
        <w:t>3. 验证密钥(Check Secret Code) 指令格式说明</w:t>
      </w:r>
      <w:r>
        <w:rPr>
          <w:rFonts w:ascii="黑体" w:hAnsi="黑体" w:hint="eastAsia"/>
          <w:color w:val="000000"/>
          <w:sz w:val="20"/>
          <w:szCs w:val="20"/>
        </w:rPr>
        <w:br/>
        <w:t xml:space="preserve">CLA INS P1 P2 </w:t>
      </w:r>
      <w:proofErr w:type="spellStart"/>
      <w:r>
        <w:rPr>
          <w:rFonts w:ascii="黑体" w:hAnsi="黑体" w:hint="eastAsia"/>
          <w:color w:val="000000"/>
          <w:sz w:val="20"/>
          <w:szCs w:val="20"/>
        </w:rPr>
        <w:t>Lc</w:t>
      </w:r>
      <w:proofErr w:type="spellEnd"/>
      <w:r>
        <w:rPr>
          <w:rFonts w:ascii="黑体" w:hAnsi="黑体" w:hint="eastAsia"/>
          <w:color w:val="000000"/>
          <w:sz w:val="20"/>
          <w:szCs w:val="20"/>
        </w:rPr>
        <w:t xml:space="preserve"> Data</w:t>
      </w:r>
      <w:r>
        <w:rPr>
          <w:rFonts w:ascii="黑体" w:hAnsi="黑体" w:hint="eastAsia"/>
          <w:color w:val="000000"/>
          <w:sz w:val="20"/>
          <w:szCs w:val="20"/>
        </w:rPr>
        <w:br/>
        <w:t xml:space="preserve">00 20 00 00 03 xx </w:t>
      </w:r>
      <w:proofErr w:type="spellStart"/>
      <w:r>
        <w:rPr>
          <w:rFonts w:ascii="黑体" w:hAnsi="黑体" w:hint="eastAsia"/>
          <w:color w:val="000000"/>
          <w:sz w:val="20"/>
          <w:szCs w:val="20"/>
        </w:rPr>
        <w:t>xx</w:t>
      </w:r>
      <w:proofErr w:type="spellEnd"/>
      <w:r>
        <w:rPr>
          <w:rFonts w:ascii="黑体" w:hAnsi="黑体" w:hint="eastAsia"/>
          <w:color w:val="000000"/>
          <w:sz w:val="20"/>
          <w:szCs w:val="20"/>
        </w:rPr>
        <w:t xml:space="preserve"> </w:t>
      </w:r>
      <w:proofErr w:type="spellStart"/>
      <w:r>
        <w:rPr>
          <w:rFonts w:ascii="黑体" w:hAnsi="黑体" w:hint="eastAsia"/>
          <w:color w:val="000000"/>
          <w:sz w:val="20"/>
          <w:szCs w:val="20"/>
        </w:rPr>
        <w:t>xx</w:t>
      </w:r>
      <w:proofErr w:type="spellEnd"/>
      <w:r>
        <w:rPr>
          <w:rFonts w:ascii="黑体" w:hAnsi="黑体" w:hint="eastAsia"/>
          <w:color w:val="000000"/>
          <w:sz w:val="20"/>
          <w:szCs w:val="20"/>
        </w:rPr>
        <w:br/>
        <w:t>响应格式：</w:t>
      </w:r>
      <w:r>
        <w:rPr>
          <w:rFonts w:ascii="黑体" w:hAnsi="黑体" w:hint="eastAsia"/>
          <w:color w:val="000000"/>
          <w:sz w:val="20"/>
          <w:szCs w:val="20"/>
        </w:rPr>
        <w:br/>
        <w:t>SW1 SW2</w:t>
      </w:r>
      <w:r>
        <w:rPr>
          <w:rFonts w:ascii="黑体" w:hAnsi="黑体" w:hint="eastAsia"/>
          <w:color w:val="000000"/>
          <w:sz w:val="20"/>
          <w:szCs w:val="20"/>
        </w:rPr>
        <w:br/>
        <w:t>其中:</w:t>
      </w:r>
      <w:r>
        <w:rPr>
          <w:rFonts w:ascii="黑体" w:hAnsi="黑体" w:hint="eastAsia"/>
          <w:color w:val="000000"/>
          <w:sz w:val="20"/>
          <w:szCs w:val="20"/>
        </w:rPr>
        <w:br/>
        <w:t xml:space="preserve">xx </w:t>
      </w:r>
      <w:proofErr w:type="spellStart"/>
      <w:r>
        <w:rPr>
          <w:rFonts w:ascii="黑体" w:hAnsi="黑体" w:hint="eastAsia"/>
          <w:color w:val="000000"/>
          <w:sz w:val="20"/>
          <w:szCs w:val="20"/>
        </w:rPr>
        <w:t>xx</w:t>
      </w:r>
      <w:proofErr w:type="spellEnd"/>
      <w:r>
        <w:rPr>
          <w:rFonts w:ascii="黑体" w:hAnsi="黑体" w:hint="eastAsia"/>
          <w:color w:val="000000"/>
          <w:sz w:val="20"/>
          <w:szCs w:val="20"/>
        </w:rPr>
        <w:t xml:space="preserve"> </w:t>
      </w:r>
      <w:proofErr w:type="spellStart"/>
      <w:r>
        <w:rPr>
          <w:rFonts w:ascii="黑体" w:hAnsi="黑体" w:hint="eastAsia"/>
          <w:color w:val="000000"/>
          <w:sz w:val="20"/>
          <w:szCs w:val="20"/>
        </w:rPr>
        <w:t>xx</w:t>
      </w:r>
      <w:proofErr w:type="spellEnd"/>
      <w:r>
        <w:rPr>
          <w:rFonts w:ascii="黑体" w:hAnsi="黑体" w:hint="eastAsia"/>
          <w:color w:val="000000"/>
          <w:sz w:val="20"/>
          <w:szCs w:val="20"/>
        </w:rPr>
        <w:t xml:space="preserve"> ----为 3 个字节的 Sle4442 的密钥</w:t>
      </w:r>
      <w:r>
        <w:rPr>
          <w:rFonts w:ascii="黑体" w:hAnsi="黑体" w:hint="eastAsia"/>
          <w:color w:val="000000"/>
          <w:sz w:val="20"/>
          <w:szCs w:val="20"/>
        </w:rPr>
        <w:br/>
        <w:t>状态字节 SW1、 SW2 含义如下：</w:t>
      </w:r>
      <w:r>
        <w:rPr>
          <w:rFonts w:ascii="黑体" w:hAnsi="黑体" w:hint="eastAsia"/>
          <w:color w:val="000000"/>
          <w:sz w:val="20"/>
          <w:szCs w:val="20"/>
        </w:rPr>
        <w:br/>
        <w:t>90 00 ----- 验证密钥成功</w:t>
      </w:r>
      <w:r>
        <w:rPr>
          <w:rFonts w:ascii="黑体" w:hAnsi="黑体" w:hint="eastAsia"/>
          <w:color w:val="000000"/>
          <w:sz w:val="20"/>
          <w:szCs w:val="20"/>
        </w:rPr>
        <w:br/>
        <w:t xml:space="preserve">63 </w:t>
      </w:r>
      <w:proofErr w:type="spellStart"/>
      <w:r>
        <w:rPr>
          <w:rFonts w:ascii="黑体" w:hAnsi="黑体" w:hint="eastAsia"/>
          <w:color w:val="000000"/>
          <w:sz w:val="20"/>
          <w:szCs w:val="20"/>
        </w:rPr>
        <w:t>Cx</w:t>
      </w:r>
      <w:proofErr w:type="spellEnd"/>
      <w:r>
        <w:rPr>
          <w:rFonts w:ascii="黑体" w:hAnsi="黑体" w:hint="eastAsia"/>
          <w:color w:val="000000"/>
          <w:sz w:val="20"/>
          <w:szCs w:val="20"/>
        </w:rPr>
        <w:t xml:space="preserve"> ----- 校验失败， x表示允许重试的次数</w:t>
      </w:r>
      <w:r>
        <w:rPr>
          <w:rFonts w:ascii="黑体" w:hAnsi="黑体" w:hint="eastAsia"/>
          <w:color w:val="000000"/>
          <w:sz w:val="20"/>
          <w:szCs w:val="20"/>
        </w:rPr>
        <w:br/>
        <w:t xml:space="preserve">67 00 ----- </w:t>
      </w:r>
      <w:proofErr w:type="spellStart"/>
      <w:r>
        <w:rPr>
          <w:rFonts w:ascii="黑体" w:hAnsi="黑体" w:hint="eastAsia"/>
          <w:color w:val="000000"/>
          <w:sz w:val="20"/>
          <w:szCs w:val="20"/>
        </w:rPr>
        <w:t>Lc</w:t>
      </w:r>
      <w:proofErr w:type="spellEnd"/>
      <w:r>
        <w:rPr>
          <w:rFonts w:ascii="黑体" w:hAnsi="黑体" w:hint="eastAsia"/>
          <w:color w:val="000000"/>
          <w:sz w:val="20"/>
          <w:szCs w:val="20"/>
        </w:rPr>
        <w:t xml:space="preserve"> 长度错误</w:t>
      </w:r>
      <w:r>
        <w:rPr>
          <w:rFonts w:ascii="黑体" w:hAnsi="黑体" w:hint="eastAsia"/>
          <w:color w:val="000000"/>
          <w:sz w:val="20"/>
          <w:szCs w:val="20"/>
        </w:rPr>
        <w:br/>
        <w:t>69 83 ----- 认证方法(密钥)锁定</w:t>
      </w:r>
      <w:r>
        <w:rPr>
          <w:rFonts w:ascii="黑体" w:hAnsi="黑体" w:hint="eastAsia"/>
          <w:color w:val="000000"/>
          <w:sz w:val="20"/>
          <w:szCs w:val="20"/>
        </w:rPr>
        <w:br/>
        <w:t>6A 86 ----- P1 P2 参数错误</w:t>
      </w:r>
      <w:r>
        <w:rPr>
          <w:rFonts w:ascii="黑体" w:hAnsi="黑体" w:hint="eastAsia"/>
          <w:color w:val="000000"/>
          <w:sz w:val="20"/>
          <w:szCs w:val="20"/>
        </w:rPr>
        <w:br/>
        <w:t>AT88SC102/1604/1604B 说明</w:t>
      </w:r>
      <w:r>
        <w:rPr>
          <w:rFonts w:ascii="黑体" w:hAnsi="黑体" w:hint="eastAsia"/>
          <w:color w:val="000000"/>
          <w:sz w:val="20"/>
          <w:szCs w:val="20"/>
        </w:rPr>
        <w:br/>
        <w:t>1. 读存贮器(Read Memory) 指令格式说明：</w:t>
      </w:r>
      <w:r>
        <w:rPr>
          <w:rFonts w:ascii="黑体" w:hAnsi="黑体" w:hint="eastAsia"/>
          <w:color w:val="000000"/>
          <w:sz w:val="20"/>
          <w:szCs w:val="20"/>
        </w:rPr>
        <w:br/>
        <w:t>CLA INS P1 P2 Le</w:t>
      </w:r>
      <w:r>
        <w:rPr>
          <w:rFonts w:ascii="黑体" w:hAnsi="黑体" w:hint="eastAsia"/>
          <w:color w:val="000000"/>
          <w:sz w:val="20"/>
          <w:szCs w:val="20"/>
        </w:rPr>
        <w:br/>
        <w:t>00 B0 Add1 Add2 Le</w:t>
      </w:r>
      <w:r>
        <w:rPr>
          <w:rFonts w:ascii="黑体" w:hAnsi="黑体" w:hint="eastAsia"/>
          <w:color w:val="000000"/>
          <w:sz w:val="20"/>
          <w:szCs w:val="20"/>
        </w:rPr>
        <w:br/>
        <w:t>响应格式：</w:t>
      </w:r>
      <w:r>
        <w:rPr>
          <w:rFonts w:ascii="黑体" w:hAnsi="黑体" w:hint="eastAsia"/>
          <w:color w:val="000000"/>
          <w:sz w:val="20"/>
          <w:szCs w:val="20"/>
        </w:rPr>
        <w:br/>
        <w:t>Data SW1 SW2</w:t>
      </w:r>
      <w:r>
        <w:rPr>
          <w:rFonts w:ascii="黑体" w:hAnsi="黑体" w:hint="eastAsia"/>
          <w:color w:val="000000"/>
          <w:sz w:val="20"/>
          <w:szCs w:val="20"/>
        </w:rPr>
        <w:br/>
        <w:t>其中:</w:t>
      </w:r>
      <w:r>
        <w:rPr>
          <w:rFonts w:ascii="黑体" w:hAnsi="黑体" w:hint="eastAsia"/>
          <w:color w:val="000000"/>
          <w:sz w:val="20"/>
          <w:szCs w:val="20"/>
        </w:rPr>
        <w:br/>
        <w:t>Add1 ---- 启始地址的高字节；</w:t>
      </w:r>
      <w:r>
        <w:rPr>
          <w:rFonts w:ascii="黑体" w:hAnsi="黑体" w:hint="eastAsia"/>
          <w:color w:val="000000"/>
          <w:sz w:val="20"/>
          <w:szCs w:val="20"/>
        </w:rPr>
        <w:br/>
        <w:t>Add2 ---- 启始地址的低字节；</w:t>
      </w:r>
      <w:r>
        <w:rPr>
          <w:rFonts w:ascii="黑体" w:hAnsi="黑体" w:hint="eastAsia"/>
          <w:color w:val="000000"/>
          <w:sz w:val="20"/>
          <w:szCs w:val="20"/>
        </w:rPr>
        <w:br/>
        <w:t>Le ---- 要读数据的字节长度， Le&lt;254，如果要读数据的长度&gt;=254，可分两次读。</w:t>
      </w:r>
      <w:r>
        <w:rPr>
          <w:rFonts w:ascii="黑体" w:hAnsi="黑体" w:hint="eastAsia"/>
          <w:color w:val="000000"/>
          <w:sz w:val="20"/>
          <w:szCs w:val="20"/>
        </w:rPr>
        <w:br/>
        <w:t>Data ---- 读出的数据, 其字节长度为 Le。</w:t>
      </w:r>
      <w:r>
        <w:rPr>
          <w:rFonts w:ascii="黑体" w:hAnsi="黑体" w:hint="eastAsia"/>
          <w:color w:val="000000"/>
          <w:sz w:val="20"/>
          <w:szCs w:val="20"/>
        </w:rPr>
        <w:br/>
        <w:t>状态字节 SW1、 SW2含义如下：</w:t>
      </w:r>
      <w:r>
        <w:rPr>
          <w:rFonts w:ascii="黑体" w:hAnsi="黑体" w:hint="eastAsia"/>
          <w:color w:val="000000"/>
          <w:sz w:val="20"/>
          <w:szCs w:val="20"/>
        </w:rPr>
        <w:br/>
      </w:r>
      <w:r>
        <w:rPr>
          <w:rFonts w:ascii="黑体" w:hAnsi="黑体" w:hint="eastAsia"/>
          <w:color w:val="000000"/>
          <w:sz w:val="20"/>
          <w:szCs w:val="20"/>
        </w:rPr>
        <w:lastRenderedPageBreak/>
        <w:t>90 00 ----- 命令执行正常</w:t>
      </w:r>
      <w:r>
        <w:rPr>
          <w:color w:val="000000"/>
          <w:sz w:val="20"/>
          <w:szCs w:val="20"/>
        </w:rPr>
        <w:t xml:space="preserve">6A 86 ----- P1 P2 </w:t>
      </w:r>
      <w:r>
        <w:rPr>
          <w:rFonts w:ascii="黑体" w:hAnsi="黑体" w:hint="eastAsia"/>
          <w:color w:val="000000"/>
          <w:sz w:val="20"/>
          <w:szCs w:val="20"/>
        </w:rPr>
        <w:t>参数错误</w:t>
      </w:r>
      <w:r>
        <w:rPr>
          <w:rFonts w:ascii="黑体" w:hAnsi="黑体" w:hint="eastAsia"/>
          <w:color w:val="000000"/>
          <w:sz w:val="20"/>
          <w:szCs w:val="20"/>
        </w:rPr>
        <w:br/>
        <w:t>6C xx ----- 长度错误，指 Le 错误，这通常是 Le=0， xx 指示正确的长度</w:t>
      </w:r>
      <w:r>
        <w:rPr>
          <w:rFonts w:ascii="黑体" w:hAnsi="黑体" w:hint="eastAsia"/>
          <w:color w:val="000000"/>
          <w:sz w:val="20"/>
          <w:szCs w:val="20"/>
        </w:rPr>
        <w:br/>
        <w:t>6D 00 ----- 指令（ INS）错误</w:t>
      </w:r>
      <w:r>
        <w:rPr>
          <w:rFonts w:ascii="黑体" w:hAnsi="黑体" w:hint="eastAsia"/>
          <w:color w:val="000000"/>
          <w:sz w:val="20"/>
          <w:szCs w:val="20"/>
        </w:rPr>
        <w:br/>
        <w:t>说明：</w:t>
      </w:r>
      <w:r>
        <w:rPr>
          <w:rFonts w:ascii="黑体" w:hAnsi="黑体" w:hint="eastAsia"/>
          <w:color w:val="000000"/>
          <w:sz w:val="20"/>
          <w:szCs w:val="20"/>
        </w:rPr>
        <w:br/>
        <w:t>指令格式中的 Add1、 Add2 为 IC 卡芯片存储器的绝对地址，与 IC 卡芯片的分区无关， AT88SC102/1604/1604B</w:t>
      </w:r>
      <w:r>
        <w:rPr>
          <w:rFonts w:ascii="黑体" w:hAnsi="黑体" w:hint="eastAsia"/>
          <w:color w:val="000000"/>
          <w:sz w:val="20"/>
          <w:szCs w:val="20"/>
        </w:rPr>
        <w:br/>
        <w:t>的绝对地址与分区的对应关系参见</w:t>
      </w:r>
      <w:r>
        <w:rPr>
          <w:color w:val="000000"/>
          <w:sz w:val="20"/>
          <w:szCs w:val="20"/>
        </w:rPr>
        <w:t xml:space="preserve">“AT88SC102/1604/1604B </w:t>
      </w:r>
      <w:r>
        <w:rPr>
          <w:rFonts w:ascii="黑体" w:hAnsi="黑体" w:hint="eastAsia"/>
          <w:color w:val="000000"/>
          <w:sz w:val="20"/>
          <w:szCs w:val="20"/>
        </w:rPr>
        <w:t>地址与分区对应表</w:t>
      </w:r>
      <w:r>
        <w:rPr>
          <w:color w:val="000000"/>
          <w:sz w:val="20"/>
          <w:szCs w:val="20"/>
        </w:rPr>
        <w:t>”</w:t>
      </w:r>
      <w:r>
        <w:rPr>
          <w:rFonts w:ascii="黑体" w:hAnsi="黑体" w:hint="eastAsia"/>
          <w:color w:val="000000"/>
          <w:sz w:val="20"/>
          <w:szCs w:val="20"/>
        </w:rPr>
        <w:t>。</w:t>
      </w:r>
      <w:r>
        <w:rPr>
          <w:rFonts w:ascii="黑体" w:hAnsi="黑体" w:hint="eastAsia"/>
          <w:color w:val="000000"/>
          <w:sz w:val="20"/>
          <w:szCs w:val="20"/>
        </w:rPr>
        <w:br/>
        <w:t>2. 写存贮器(Write Memory) 指令格式说明</w:t>
      </w:r>
      <w:r>
        <w:rPr>
          <w:rFonts w:ascii="黑体" w:hAnsi="黑体" w:hint="eastAsia"/>
          <w:color w:val="000000"/>
          <w:sz w:val="20"/>
          <w:szCs w:val="20"/>
        </w:rPr>
        <w:br/>
        <w:t xml:space="preserve">CLA INS P1 P2 </w:t>
      </w:r>
      <w:proofErr w:type="spellStart"/>
      <w:r>
        <w:rPr>
          <w:rFonts w:ascii="黑体" w:hAnsi="黑体" w:hint="eastAsia"/>
          <w:color w:val="000000"/>
          <w:sz w:val="20"/>
          <w:szCs w:val="20"/>
        </w:rPr>
        <w:t>Lc</w:t>
      </w:r>
      <w:proofErr w:type="spellEnd"/>
      <w:r>
        <w:rPr>
          <w:rFonts w:ascii="黑体" w:hAnsi="黑体" w:hint="eastAsia"/>
          <w:color w:val="000000"/>
          <w:sz w:val="20"/>
          <w:szCs w:val="20"/>
        </w:rPr>
        <w:t xml:space="preserve"> Data</w:t>
      </w:r>
      <w:r>
        <w:rPr>
          <w:rFonts w:ascii="黑体" w:hAnsi="黑体" w:hint="eastAsia"/>
          <w:color w:val="000000"/>
          <w:sz w:val="20"/>
          <w:szCs w:val="20"/>
        </w:rPr>
        <w:br/>
        <w:t xml:space="preserve">00 D0 Add1 Add2 </w:t>
      </w:r>
      <w:proofErr w:type="spellStart"/>
      <w:r>
        <w:rPr>
          <w:rFonts w:ascii="黑体" w:hAnsi="黑体" w:hint="eastAsia"/>
          <w:color w:val="000000"/>
          <w:sz w:val="20"/>
          <w:szCs w:val="20"/>
        </w:rPr>
        <w:t>Lc</w:t>
      </w:r>
      <w:proofErr w:type="spellEnd"/>
      <w:r>
        <w:rPr>
          <w:rFonts w:ascii="黑体" w:hAnsi="黑体" w:hint="eastAsia"/>
          <w:color w:val="000000"/>
          <w:sz w:val="20"/>
          <w:szCs w:val="20"/>
        </w:rPr>
        <w:t xml:space="preserve"> Data</w:t>
      </w:r>
      <w:r>
        <w:rPr>
          <w:rFonts w:ascii="黑体" w:hAnsi="黑体" w:hint="eastAsia"/>
          <w:color w:val="000000"/>
          <w:sz w:val="20"/>
          <w:szCs w:val="20"/>
        </w:rPr>
        <w:br/>
        <w:t>响应格式：</w:t>
      </w:r>
      <w:r>
        <w:rPr>
          <w:rFonts w:ascii="黑体" w:hAnsi="黑体" w:hint="eastAsia"/>
          <w:color w:val="000000"/>
          <w:sz w:val="20"/>
          <w:szCs w:val="20"/>
        </w:rPr>
        <w:br/>
        <w:t>Data SW1 SW2</w:t>
      </w:r>
      <w:r>
        <w:rPr>
          <w:rFonts w:ascii="黑体" w:hAnsi="黑体" w:hint="eastAsia"/>
          <w:color w:val="000000"/>
          <w:sz w:val="20"/>
          <w:szCs w:val="20"/>
        </w:rPr>
        <w:br/>
        <w:t>其中:</w:t>
      </w:r>
      <w:r>
        <w:rPr>
          <w:rFonts w:ascii="黑体" w:hAnsi="黑体" w:hint="eastAsia"/>
          <w:color w:val="000000"/>
          <w:sz w:val="20"/>
          <w:szCs w:val="20"/>
        </w:rPr>
        <w:br/>
        <w:t>Add1 ---- 启始地址的高字节；</w:t>
      </w:r>
      <w:r>
        <w:rPr>
          <w:rFonts w:ascii="黑体" w:hAnsi="黑体" w:hint="eastAsia"/>
          <w:color w:val="000000"/>
          <w:sz w:val="20"/>
          <w:szCs w:val="20"/>
        </w:rPr>
        <w:br/>
        <w:t>Add2 ---- 启始地址的低字节；</w:t>
      </w:r>
      <w:r>
        <w:rPr>
          <w:rFonts w:ascii="黑体" w:hAnsi="黑体" w:hint="eastAsia"/>
          <w:color w:val="000000"/>
          <w:sz w:val="20"/>
          <w:szCs w:val="20"/>
        </w:rPr>
        <w:br/>
      </w:r>
      <w:proofErr w:type="spellStart"/>
      <w:r>
        <w:rPr>
          <w:rFonts w:ascii="黑体" w:hAnsi="黑体" w:hint="eastAsia"/>
          <w:color w:val="000000"/>
          <w:sz w:val="20"/>
          <w:szCs w:val="20"/>
        </w:rPr>
        <w:t>Lc</w:t>
      </w:r>
      <w:proofErr w:type="spellEnd"/>
      <w:r>
        <w:rPr>
          <w:rFonts w:ascii="黑体" w:hAnsi="黑体" w:hint="eastAsia"/>
          <w:color w:val="000000"/>
          <w:sz w:val="20"/>
          <w:szCs w:val="20"/>
        </w:rPr>
        <w:t xml:space="preserve"> ---- 要写数据的字节长度， </w:t>
      </w:r>
      <w:proofErr w:type="spellStart"/>
      <w:r>
        <w:rPr>
          <w:rFonts w:ascii="黑体" w:hAnsi="黑体" w:hint="eastAsia"/>
          <w:color w:val="000000"/>
          <w:sz w:val="20"/>
          <w:szCs w:val="20"/>
        </w:rPr>
        <w:t>Lc</w:t>
      </w:r>
      <w:proofErr w:type="spellEnd"/>
      <w:r>
        <w:rPr>
          <w:rFonts w:ascii="黑体" w:hAnsi="黑体" w:hint="eastAsia"/>
          <w:color w:val="000000"/>
          <w:sz w:val="20"/>
          <w:szCs w:val="20"/>
        </w:rPr>
        <w:t>&lt;254，如果要写数据的长度&gt;=254，可分两次读。</w:t>
      </w:r>
      <w:r>
        <w:rPr>
          <w:rFonts w:ascii="黑体" w:hAnsi="黑体" w:hint="eastAsia"/>
          <w:color w:val="000000"/>
          <w:sz w:val="20"/>
          <w:szCs w:val="20"/>
        </w:rPr>
        <w:br/>
        <w:t xml:space="preserve">Data ---- 要写的数据, 其字节长度为 </w:t>
      </w:r>
      <w:proofErr w:type="spellStart"/>
      <w:r>
        <w:rPr>
          <w:rFonts w:ascii="黑体" w:hAnsi="黑体" w:hint="eastAsia"/>
          <w:color w:val="000000"/>
          <w:sz w:val="20"/>
          <w:szCs w:val="20"/>
        </w:rPr>
        <w:t>Lc</w:t>
      </w:r>
      <w:proofErr w:type="spellEnd"/>
      <w:r>
        <w:rPr>
          <w:rFonts w:ascii="黑体" w:hAnsi="黑体" w:hint="eastAsia"/>
          <w:color w:val="000000"/>
          <w:sz w:val="20"/>
          <w:szCs w:val="20"/>
        </w:rPr>
        <w:t>。</w:t>
      </w:r>
      <w:r>
        <w:rPr>
          <w:rFonts w:ascii="黑体" w:hAnsi="黑体" w:hint="eastAsia"/>
          <w:color w:val="000000"/>
          <w:sz w:val="20"/>
          <w:szCs w:val="20"/>
        </w:rPr>
        <w:br/>
        <w:t>状态字节 SW1、 SW2 含义如下：</w:t>
      </w:r>
      <w:r>
        <w:rPr>
          <w:rFonts w:ascii="黑体" w:hAnsi="黑体" w:hint="eastAsia"/>
          <w:color w:val="000000"/>
          <w:sz w:val="20"/>
          <w:szCs w:val="20"/>
        </w:rPr>
        <w:br/>
        <w:t>90 00 ----- 命令执行正常</w:t>
      </w:r>
      <w:r>
        <w:rPr>
          <w:rFonts w:ascii="黑体" w:hAnsi="黑体" w:hint="eastAsia"/>
          <w:color w:val="000000"/>
          <w:sz w:val="20"/>
          <w:szCs w:val="20"/>
        </w:rPr>
        <w:br/>
        <w:t xml:space="preserve">67 00 ----- 长度错误，指 </w:t>
      </w:r>
      <w:proofErr w:type="spellStart"/>
      <w:r>
        <w:rPr>
          <w:rFonts w:ascii="黑体" w:hAnsi="黑体" w:hint="eastAsia"/>
          <w:color w:val="000000"/>
          <w:sz w:val="20"/>
          <w:szCs w:val="20"/>
        </w:rPr>
        <w:t>Lc</w:t>
      </w:r>
      <w:proofErr w:type="spellEnd"/>
      <w:r>
        <w:rPr>
          <w:rFonts w:ascii="黑体" w:hAnsi="黑体" w:hint="eastAsia"/>
          <w:color w:val="000000"/>
          <w:sz w:val="20"/>
          <w:szCs w:val="20"/>
        </w:rPr>
        <w:t xml:space="preserve"> 错误，这通常是 </w:t>
      </w:r>
      <w:proofErr w:type="spellStart"/>
      <w:r>
        <w:rPr>
          <w:rFonts w:ascii="黑体" w:hAnsi="黑体" w:hint="eastAsia"/>
          <w:color w:val="000000"/>
          <w:sz w:val="20"/>
          <w:szCs w:val="20"/>
        </w:rPr>
        <w:t>Lc</w:t>
      </w:r>
      <w:proofErr w:type="spellEnd"/>
      <w:r>
        <w:rPr>
          <w:rFonts w:ascii="黑体" w:hAnsi="黑体" w:hint="eastAsia"/>
          <w:color w:val="000000"/>
          <w:sz w:val="20"/>
          <w:szCs w:val="20"/>
        </w:rPr>
        <w:t>=0</w:t>
      </w:r>
      <w:r>
        <w:rPr>
          <w:rFonts w:ascii="黑体" w:hAnsi="黑体" w:hint="eastAsia"/>
          <w:color w:val="000000"/>
          <w:sz w:val="20"/>
          <w:szCs w:val="20"/>
        </w:rPr>
        <w:br/>
        <w:t>6A 86 ----- P1 P2 参数错误</w:t>
      </w:r>
      <w:r>
        <w:rPr>
          <w:rFonts w:ascii="黑体" w:hAnsi="黑体" w:hint="eastAsia"/>
          <w:color w:val="000000"/>
          <w:sz w:val="20"/>
          <w:szCs w:val="20"/>
        </w:rPr>
        <w:br/>
        <w:t>6D 00 ----- 指令（ INS）错误</w:t>
      </w:r>
      <w:r>
        <w:rPr>
          <w:rFonts w:ascii="黑体" w:hAnsi="黑体" w:hint="eastAsia"/>
          <w:color w:val="000000"/>
          <w:sz w:val="20"/>
          <w:szCs w:val="20"/>
        </w:rPr>
        <w:br/>
        <w:t>说明：</w:t>
      </w:r>
      <w:r>
        <w:rPr>
          <w:rFonts w:ascii="黑体" w:hAnsi="黑体" w:hint="eastAsia"/>
          <w:color w:val="000000"/>
          <w:sz w:val="20"/>
          <w:szCs w:val="20"/>
        </w:rPr>
        <w:br/>
        <w:t>1）指令格式中的 Add1、Add2为 IC卡芯片存储器的绝对地址，与 IC卡芯片的分区无关，AT88SC102/1604/1604B</w:t>
      </w:r>
      <w:r>
        <w:rPr>
          <w:rFonts w:ascii="黑体" w:hAnsi="黑体" w:hint="eastAsia"/>
          <w:color w:val="000000"/>
          <w:sz w:val="20"/>
          <w:szCs w:val="20"/>
        </w:rPr>
        <w:br/>
        <w:t>的绝对地址与分区的对应关系参见表二</w:t>
      </w:r>
      <w:r>
        <w:rPr>
          <w:color w:val="000000"/>
          <w:sz w:val="20"/>
          <w:szCs w:val="20"/>
        </w:rPr>
        <w:t xml:space="preserve">“AT88SC102 /1604 /1604B </w:t>
      </w:r>
      <w:r>
        <w:rPr>
          <w:rFonts w:ascii="黑体" w:hAnsi="黑体" w:hint="eastAsia"/>
          <w:color w:val="000000"/>
          <w:sz w:val="20"/>
          <w:szCs w:val="20"/>
        </w:rPr>
        <w:t>地址与分区对应表</w:t>
      </w:r>
      <w:r>
        <w:rPr>
          <w:color w:val="000000"/>
          <w:sz w:val="20"/>
          <w:szCs w:val="20"/>
        </w:rPr>
        <w:t>”</w:t>
      </w:r>
      <w:r>
        <w:rPr>
          <w:rFonts w:ascii="黑体" w:hAnsi="黑体" w:hint="eastAsia"/>
          <w:color w:val="000000"/>
          <w:sz w:val="20"/>
          <w:szCs w:val="20"/>
        </w:rPr>
        <w:t>。</w:t>
      </w:r>
      <w:r>
        <w:rPr>
          <w:rFonts w:ascii="黑体" w:hAnsi="黑体" w:hint="eastAsia"/>
          <w:color w:val="000000"/>
          <w:sz w:val="20"/>
          <w:szCs w:val="20"/>
        </w:rPr>
        <w:br/>
        <w:t>2）</w:t>
      </w:r>
      <w:r>
        <w:rPr>
          <w:color w:val="000000"/>
          <w:sz w:val="20"/>
          <w:szCs w:val="20"/>
        </w:rPr>
        <w:t>“</w:t>
      </w:r>
      <w:r>
        <w:rPr>
          <w:rFonts w:ascii="黑体" w:hAnsi="黑体" w:hint="eastAsia"/>
          <w:color w:val="000000"/>
          <w:sz w:val="20"/>
          <w:szCs w:val="20"/>
        </w:rPr>
        <w:t>写存贮器操作</w:t>
      </w:r>
      <w:r>
        <w:rPr>
          <w:color w:val="000000"/>
          <w:sz w:val="20"/>
          <w:szCs w:val="20"/>
        </w:rPr>
        <w:t>”</w:t>
      </w:r>
      <w:r>
        <w:rPr>
          <w:rFonts w:ascii="黑体" w:hAnsi="黑体" w:hint="eastAsia"/>
          <w:color w:val="000000"/>
          <w:sz w:val="20"/>
          <w:szCs w:val="20"/>
        </w:rPr>
        <w:t>只是把存贮器中的相关位由</w:t>
      </w:r>
      <w:r>
        <w:rPr>
          <w:color w:val="000000"/>
          <w:sz w:val="20"/>
          <w:szCs w:val="20"/>
        </w:rPr>
        <w:t>“1”</w:t>
      </w:r>
      <w:r>
        <w:rPr>
          <w:rFonts w:ascii="黑体" w:hAnsi="黑体" w:hint="eastAsia"/>
          <w:color w:val="000000"/>
          <w:sz w:val="20"/>
          <w:szCs w:val="20"/>
        </w:rPr>
        <w:t>写成</w:t>
      </w:r>
      <w:r>
        <w:rPr>
          <w:color w:val="000000"/>
          <w:sz w:val="20"/>
          <w:szCs w:val="20"/>
        </w:rPr>
        <w:t>“0”</w:t>
      </w:r>
      <w:r>
        <w:rPr>
          <w:rFonts w:ascii="黑体" w:hAnsi="黑体" w:hint="eastAsia"/>
          <w:color w:val="000000"/>
          <w:sz w:val="20"/>
          <w:szCs w:val="20"/>
        </w:rPr>
        <w:t>，而不能由</w:t>
      </w:r>
      <w:r>
        <w:rPr>
          <w:color w:val="000000"/>
          <w:sz w:val="20"/>
          <w:szCs w:val="20"/>
        </w:rPr>
        <w:t>“0”</w:t>
      </w:r>
      <w:r>
        <w:rPr>
          <w:rFonts w:ascii="黑体" w:hAnsi="黑体" w:hint="eastAsia"/>
          <w:color w:val="000000"/>
          <w:sz w:val="20"/>
          <w:szCs w:val="20"/>
        </w:rPr>
        <w:t>写成</w:t>
      </w:r>
      <w:r>
        <w:rPr>
          <w:color w:val="000000"/>
          <w:sz w:val="20"/>
          <w:szCs w:val="20"/>
        </w:rPr>
        <w:t>“1”</w:t>
      </w:r>
      <w:r>
        <w:rPr>
          <w:rFonts w:ascii="黑体" w:hAnsi="黑体" w:hint="eastAsia"/>
          <w:color w:val="000000"/>
          <w:sz w:val="20"/>
          <w:szCs w:val="20"/>
        </w:rPr>
        <w:t>，如</w:t>
      </w:r>
      <w:r>
        <w:rPr>
          <w:color w:val="000000"/>
          <w:sz w:val="20"/>
          <w:szCs w:val="20"/>
        </w:rPr>
        <w:t>“FFH”</w:t>
      </w:r>
      <w:r>
        <w:rPr>
          <w:rFonts w:ascii="黑体" w:hAnsi="黑体" w:hint="eastAsia"/>
          <w:color w:val="000000"/>
          <w:sz w:val="20"/>
          <w:szCs w:val="20"/>
        </w:rPr>
        <w:t>写成</w:t>
      </w:r>
      <w:r>
        <w:rPr>
          <w:color w:val="000000"/>
          <w:sz w:val="20"/>
          <w:szCs w:val="20"/>
        </w:rPr>
        <w:t>“00H”</w:t>
      </w:r>
      <w:r>
        <w:rPr>
          <w:rFonts w:ascii="黑体" w:hAnsi="黑体" w:hint="eastAsia"/>
          <w:color w:val="000000"/>
          <w:sz w:val="20"/>
          <w:szCs w:val="20"/>
        </w:rPr>
        <w:t>、</w:t>
      </w:r>
      <w:r>
        <w:rPr>
          <w:color w:val="000000"/>
          <w:sz w:val="20"/>
          <w:szCs w:val="20"/>
        </w:rPr>
        <w:t>“AAH”</w:t>
      </w:r>
      <w:r>
        <w:rPr>
          <w:color w:val="000000"/>
          <w:sz w:val="20"/>
          <w:szCs w:val="20"/>
        </w:rPr>
        <w:br/>
      </w:r>
      <w:r>
        <w:rPr>
          <w:rFonts w:ascii="黑体" w:hAnsi="黑体" w:hint="eastAsia"/>
          <w:color w:val="000000"/>
          <w:sz w:val="20"/>
          <w:szCs w:val="20"/>
        </w:rPr>
        <w:t>或</w:t>
      </w:r>
      <w:r>
        <w:rPr>
          <w:color w:val="000000"/>
          <w:sz w:val="20"/>
          <w:szCs w:val="20"/>
        </w:rPr>
        <w:t>“55H”</w:t>
      </w:r>
      <w:r>
        <w:rPr>
          <w:rFonts w:ascii="黑体" w:hAnsi="黑体" w:hint="eastAsia"/>
          <w:color w:val="000000"/>
          <w:sz w:val="20"/>
          <w:szCs w:val="20"/>
        </w:rPr>
        <w:t>等，而不能由</w:t>
      </w:r>
      <w:r>
        <w:rPr>
          <w:color w:val="000000"/>
          <w:sz w:val="20"/>
          <w:szCs w:val="20"/>
        </w:rPr>
        <w:t>“00H”</w:t>
      </w:r>
      <w:r>
        <w:rPr>
          <w:rFonts w:ascii="黑体" w:hAnsi="黑体" w:hint="eastAsia"/>
          <w:color w:val="000000"/>
          <w:sz w:val="20"/>
          <w:szCs w:val="20"/>
        </w:rPr>
        <w:t>写成</w:t>
      </w:r>
      <w:r>
        <w:rPr>
          <w:color w:val="000000"/>
          <w:sz w:val="20"/>
          <w:szCs w:val="20"/>
        </w:rPr>
        <w:t>“FFH”</w:t>
      </w:r>
      <w:r>
        <w:rPr>
          <w:rFonts w:ascii="黑体" w:hAnsi="黑体" w:hint="eastAsia"/>
          <w:color w:val="000000"/>
          <w:sz w:val="20"/>
          <w:szCs w:val="20"/>
        </w:rPr>
        <w:t>。所以，一般是</w:t>
      </w:r>
      <w:r>
        <w:rPr>
          <w:color w:val="000000"/>
          <w:sz w:val="20"/>
          <w:szCs w:val="20"/>
        </w:rPr>
        <w:t>“</w:t>
      </w:r>
      <w:r>
        <w:rPr>
          <w:rFonts w:ascii="黑体" w:hAnsi="黑体" w:hint="eastAsia"/>
          <w:color w:val="000000"/>
          <w:sz w:val="20"/>
          <w:szCs w:val="20"/>
        </w:rPr>
        <w:t>先擦后写</w:t>
      </w:r>
      <w:r>
        <w:rPr>
          <w:color w:val="000000"/>
          <w:sz w:val="20"/>
          <w:szCs w:val="20"/>
        </w:rPr>
        <w:t>”</w:t>
      </w:r>
      <w:r>
        <w:rPr>
          <w:rFonts w:ascii="黑体" w:hAnsi="黑体" w:hint="eastAsia"/>
          <w:color w:val="000000"/>
          <w:sz w:val="20"/>
          <w:szCs w:val="20"/>
        </w:rPr>
        <w:t>。写存储器之前，可能需要执行</w:t>
      </w:r>
      <w:r>
        <w:rPr>
          <w:color w:val="000000"/>
          <w:sz w:val="20"/>
          <w:szCs w:val="20"/>
        </w:rPr>
        <w:t>“</w:t>
      </w:r>
      <w:r>
        <w:rPr>
          <w:rFonts w:ascii="黑体" w:hAnsi="黑体" w:hint="eastAsia"/>
          <w:color w:val="000000"/>
          <w:sz w:val="20"/>
          <w:szCs w:val="20"/>
        </w:rPr>
        <w:t>擦除存储</w:t>
      </w:r>
      <w:r>
        <w:rPr>
          <w:rFonts w:ascii="黑体" w:hAnsi="黑体" w:hint="eastAsia"/>
          <w:color w:val="000000"/>
          <w:sz w:val="20"/>
          <w:szCs w:val="20"/>
        </w:rPr>
        <w:br/>
        <w:t>器</w:t>
      </w:r>
      <w:r>
        <w:rPr>
          <w:color w:val="000000"/>
          <w:sz w:val="20"/>
          <w:szCs w:val="20"/>
        </w:rPr>
        <w:t>”</w:t>
      </w:r>
      <w:r>
        <w:rPr>
          <w:rFonts w:ascii="黑体" w:hAnsi="黑体" w:hint="eastAsia"/>
          <w:color w:val="000000"/>
          <w:sz w:val="20"/>
          <w:szCs w:val="20"/>
        </w:rPr>
        <w:t>的操作（ AT88SC1604 /1604B IC 卡，未个人化的 AT88SC102 IC 卡），或执行</w:t>
      </w:r>
      <w:r>
        <w:rPr>
          <w:color w:val="000000"/>
          <w:sz w:val="20"/>
          <w:szCs w:val="20"/>
        </w:rPr>
        <w:t>“</w:t>
      </w:r>
      <w:r>
        <w:rPr>
          <w:rFonts w:ascii="黑体" w:hAnsi="黑体" w:hint="eastAsia"/>
          <w:color w:val="000000"/>
          <w:sz w:val="20"/>
          <w:szCs w:val="20"/>
        </w:rPr>
        <w:t>验证密钥</w:t>
      </w:r>
      <w:r>
        <w:rPr>
          <w:color w:val="000000"/>
          <w:sz w:val="20"/>
          <w:szCs w:val="20"/>
        </w:rPr>
        <w:t>”</w:t>
      </w:r>
      <w:r>
        <w:rPr>
          <w:rFonts w:ascii="黑体" w:hAnsi="黑体" w:hint="eastAsia"/>
          <w:color w:val="000000"/>
          <w:sz w:val="20"/>
          <w:szCs w:val="20"/>
        </w:rPr>
        <w:t>中的</w:t>
      </w:r>
      <w:r>
        <w:rPr>
          <w:color w:val="000000"/>
          <w:sz w:val="20"/>
          <w:szCs w:val="20"/>
        </w:rPr>
        <w:t>“</w:t>
      </w:r>
      <w:r>
        <w:rPr>
          <w:rFonts w:ascii="黑体" w:hAnsi="黑体" w:hint="eastAsia"/>
          <w:color w:val="000000"/>
          <w:sz w:val="20"/>
          <w:szCs w:val="20"/>
        </w:rPr>
        <w:t>验证擦除密钥</w:t>
      </w:r>
      <w:r>
        <w:rPr>
          <w:color w:val="000000"/>
          <w:sz w:val="20"/>
          <w:szCs w:val="20"/>
        </w:rPr>
        <w:t>”</w:t>
      </w:r>
      <w:r>
        <w:rPr>
          <w:color w:val="000000"/>
          <w:sz w:val="20"/>
          <w:szCs w:val="20"/>
        </w:rPr>
        <w:br/>
      </w:r>
      <w:r>
        <w:rPr>
          <w:rFonts w:ascii="黑体" w:hAnsi="黑体" w:hint="eastAsia"/>
          <w:color w:val="000000"/>
          <w:sz w:val="20"/>
          <w:szCs w:val="20"/>
        </w:rPr>
        <w:t>（AT88SC102 IC 卡，个人化后，只能执行</w:t>
      </w:r>
      <w:r>
        <w:rPr>
          <w:color w:val="000000"/>
          <w:sz w:val="20"/>
          <w:szCs w:val="20"/>
        </w:rPr>
        <w:t>“</w:t>
      </w:r>
      <w:r>
        <w:rPr>
          <w:rFonts w:ascii="黑体" w:hAnsi="黑体" w:hint="eastAsia"/>
          <w:color w:val="000000"/>
          <w:sz w:val="20"/>
          <w:szCs w:val="20"/>
        </w:rPr>
        <w:t>验证擦除密钥</w:t>
      </w:r>
      <w:r>
        <w:rPr>
          <w:color w:val="000000"/>
          <w:sz w:val="20"/>
          <w:szCs w:val="20"/>
        </w:rPr>
        <w:t>”</w:t>
      </w:r>
      <w:r>
        <w:rPr>
          <w:rFonts w:ascii="黑体" w:hAnsi="黑体" w:hint="eastAsia"/>
          <w:color w:val="000000"/>
          <w:sz w:val="20"/>
          <w:szCs w:val="20"/>
        </w:rPr>
        <w:t>后整区擦除）。</w:t>
      </w:r>
      <w:r>
        <w:rPr>
          <w:rFonts w:ascii="黑体" w:hAnsi="黑体" w:hint="eastAsia"/>
          <w:color w:val="000000"/>
          <w:sz w:val="20"/>
          <w:szCs w:val="20"/>
        </w:rPr>
        <w:br/>
        <w:t>3. 验证密钥(Check Secret Code) 指令格式说明</w:t>
      </w:r>
      <w:r>
        <w:rPr>
          <w:rFonts w:ascii="黑体" w:hAnsi="黑体" w:hint="eastAsia"/>
          <w:color w:val="000000"/>
          <w:sz w:val="20"/>
          <w:szCs w:val="20"/>
        </w:rPr>
        <w:br/>
        <w:t xml:space="preserve">CLA INS P1 P2 </w:t>
      </w:r>
      <w:proofErr w:type="spellStart"/>
      <w:r>
        <w:rPr>
          <w:rFonts w:ascii="黑体" w:hAnsi="黑体" w:hint="eastAsia"/>
          <w:color w:val="000000"/>
          <w:sz w:val="20"/>
          <w:szCs w:val="20"/>
        </w:rPr>
        <w:t>Lc</w:t>
      </w:r>
      <w:proofErr w:type="spellEnd"/>
      <w:r>
        <w:rPr>
          <w:rFonts w:ascii="黑体" w:hAnsi="黑体" w:hint="eastAsia"/>
          <w:color w:val="000000"/>
          <w:sz w:val="20"/>
          <w:szCs w:val="20"/>
        </w:rPr>
        <w:t xml:space="preserve"> Data</w:t>
      </w:r>
      <w:r>
        <w:rPr>
          <w:rFonts w:ascii="黑体" w:hAnsi="黑体" w:hint="eastAsia"/>
          <w:color w:val="000000"/>
          <w:sz w:val="20"/>
          <w:szCs w:val="20"/>
        </w:rPr>
        <w:br/>
        <w:t xml:space="preserve">00 20 P1 P2 </w:t>
      </w:r>
      <w:proofErr w:type="spellStart"/>
      <w:r>
        <w:rPr>
          <w:rFonts w:ascii="黑体" w:hAnsi="黑体" w:hint="eastAsia"/>
          <w:color w:val="000000"/>
          <w:sz w:val="20"/>
          <w:szCs w:val="20"/>
        </w:rPr>
        <w:t>Lc</w:t>
      </w:r>
      <w:proofErr w:type="spellEnd"/>
      <w:r>
        <w:rPr>
          <w:rFonts w:ascii="黑体" w:hAnsi="黑体" w:hint="eastAsia"/>
          <w:color w:val="000000"/>
          <w:sz w:val="20"/>
          <w:szCs w:val="20"/>
        </w:rPr>
        <w:t xml:space="preserve"> Data</w:t>
      </w:r>
      <w:r>
        <w:rPr>
          <w:rFonts w:ascii="黑体" w:hAnsi="黑体" w:hint="eastAsia"/>
          <w:color w:val="000000"/>
          <w:sz w:val="20"/>
          <w:szCs w:val="20"/>
        </w:rPr>
        <w:br/>
        <w:t>响应格式：</w:t>
      </w:r>
      <w:r>
        <w:rPr>
          <w:rFonts w:ascii="黑体" w:hAnsi="黑体" w:hint="eastAsia"/>
          <w:color w:val="000000"/>
          <w:sz w:val="20"/>
          <w:szCs w:val="20"/>
        </w:rPr>
        <w:br/>
        <w:t>SW1 SW2</w:t>
      </w:r>
      <w:r>
        <w:rPr>
          <w:rFonts w:ascii="黑体" w:hAnsi="黑体" w:hint="eastAsia"/>
          <w:color w:val="000000"/>
          <w:sz w:val="20"/>
          <w:szCs w:val="20"/>
        </w:rPr>
        <w:br/>
        <w:t>其中:</w:t>
      </w:r>
      <w:r>
        <w:rPr>
          <w:rFonts w:ascii="黑体" w:hAnsi="黑体" w:hint="eastAsia"/>
          <w:color w:val="000000"/>
          <w:sz w:val="20"/>
          <w:szCs w:val="20"/>
        </w:rPr>
        <w:br/>
        <w:t xml:space="preserve">P1、 P2、 </w:t>
      </w:r>
      <w:proofErr w:type="spellStart"/>
      <w:r>
        <w:rPr>
          <w:rFonts w:ascii="黑体" w:hAnsi="黑体" w:hint="eastAsia"/>
          <w:color w:val="000000"/>
          <w:sz w:val="20"/>
          <w:szCs w:val="20"/>
        </w:rPr>
        <w:t>Lc</w:t>
      </w:r>
      <w:proofErr w:type="spellEnd"/>
      <w:r>
        <w:rPr>
          <w:rFonts w:ascii="黑体" w:hAnsi="黑体" w:hint="eastAsia"/>
          <w:color w:val="000000"/>
          <w:sz w:val="20"/>
          <w:szCs w:val="20"/>
        </w:rPr>
        <w:t xml:space="preserve"> 和 Data 与操作的对应关系参见表一</w:t>
      </w:r>
      <w:r>
        <w:rPr>
          <w:color w:val="000000"/>
          <w:sz w:val="20"/>
          <w:szCs w:val="20"/>
        </w:rPr>
        <w:t xml:space="preserve">“AT88SC102/1604/1604B </w:t>
      </w:r>
      <w:r>
        <w:rPr>
          <w:rFonts w:ascii="黑体" w:hAnsi="黑体" w:hint="eastAsia"/>
          <w:color w:val="000000"/>
          <w:sz w:val="20"/>
          <w:szCs w:val="20"/>
        </w:rPr>
        <w:t>验证密钥参数表</w:t>
      </w:r>
      <w:r>
        <w:rPr>
          <w:color w:val="000000"/>
          <w:sz w:val="20"/>
          <w:szCs w:val="20"/>
        </w:rPr>
        <w:t>”</w:t>
      </w:r>
      <w:r>
        <w:rPr>
          <w:rFonts w:ascii="黑体" w:hAnsi="黑体" w:hint="eastAsia"/>
          <w:color w:val="000000"/>
          <w:sz w:val="20"/>
          <w:szCs w:val="20"/>
        </w:rPr>
        <w:t>；</w:t>
      </w:r>
      <w:r>
        <w:rPr>
          <w:rFonts w:ascii="黑体" w:hAnsi="黑体" w:hint="eastAsia"/>
          <w:color w:val="000000"/>
          <w:sz w:val="20"/>
          <w:szCs w:val="20"/>
        </w:rPr>
        <w:br/>
        <w:t>状态字节 SW1、 SW2 含义如下：</w:t>
      </w:r>
      <w:r>
        <w:rPr>
          <w:rFonts w:ascii="黑体" w:hAnsi="黑体" w:hint="eastAsia"/>
          <w:color w:val="000000"/>
          <w:sz w:val="20"/>
          <w:szCs w:val="20"/>
        </w:rPr>
        <w:br/>
        <w:t>90 00 ----- 验证密钥成功</w:t>
      </w:r>
      <w:r>
        <w:rPr>
          <w:rFonts w:ascii="黑体" w:hAnsi="黑体" w:hint="eastAsia"/>
          <w:color w:val="000000"/>
          <w:sz w:val="20"/>
          <w:szCs w:val="20"/>
        </w:rPr>
        <w:br/>
        <w:t xml:space="preserve">63 </w:t>
      </w:r>
      <w:proofErr w:type="spellStart"/>
      <w:r>
        <w:rPr>
          <w:rFonts w:ascii="黑体" w:hAnsi="黑体" w:hint="eastAsia"/>
          <w:color w:val="000000"/>
          <w:sz w:val="20"/>
          <w:szCs w:val="20"/>
        </w:rPr>
        <w:t>Cx</w:t>
      </w:r>
      <w:proofErr w:type="spellEnd"/>
      <w:r>
        <w:rPr>
          <w:rFonts w:ascii="黑体" w:hAnsi="黑体" w:hint="eastAsia"/>
          <w:color w:val="000000"/>
          <w:sz w:val="20"/>
          <w:szCs w:val="20"/>
        </w:rPr>
        <w:t xml:space="preserve"> ----- 校验失败， x 表示允许重试的次数</w:t>
      </w:r>
      <w:r>
        <w:rPr>
          <w:rFonts w:ascii="黑体" w:hAnsi="黑体" w:hint="eastAsia"/>
          <w:color w:val="000000"/>
          <w:sz w:val="20"/>
          <w:szCs w:val="20"/>
        </w:rPr>
        <w:br/>
        <w:t xml:space="preserve">67 00 ----- </w:t>
      </w:r>
      <w:proofErr w:type="spellStart"/>
      <w:r>
        <w:rPr>
          <w:rFonts w:ascii="黑体" w:hAnsi="黑体" w:hint="eastAsia"/>
          <w:color w:val="000000"/>
          <w:sz w:val="20"/>
          <w:szCs w:val="20"/>
        </w:rPr>
        <w:t>Lc</w:t>
      </w:r>
      <w:proofErr w:type="spellEnd"/>
      <w:r>
        <w:rPr>
          <w:rFonts w:ascii="黑体" w:hAnsi="黑体" w:hint="eastAsia"/>
          <w:color w:val="000000"/>
          <w:sz w:val="20"/>
          <w:szCs w:val="20"/>
        </w:rPr>
        <w:t xml:space="preserve"> 长度错误</w:t>
      </w:r>
      <w:r>
        <w:rPr>
          <w:rFonts w:ascii="黑体" w:hAnsi="黑体" w:hint="eastAsia"/>
          <w:color w:val="000000"/>
          <w:sz w:val="20"/>
          <w:szCs w:val="20"/>
        </w:rPr>
        <w:br/>
      </w:r>
      <w:r>
        <w:rPr>
          <w:rFonts w:ascii="黑体" w:hAnsi="黑体" w:hint="eastAsia"/>
          <w:color w:val="000000"/>
          <w:sz w:val="20"/>
          <w:szCs w:val="20"/>
        </w:rPr>
        <w:lastRenderedPageBreak/>
        <w:t>69 83 ----- 认证方法(密钥)锁定</w:t>
      </w:r>
      <w:r>
        <w:rPr>
          <w:rFonts w:ascii="黑体" w:hAnsi="黑体" w:hint="eastAsia"/>
          <w:color w:val="000000"/>
          <w:sz w:val="20"/>
          <w:szCs w:val="20"/>
        </w:rPr>
        <w:br/>
        <w:t>6A 86 ----- P1 P2 参数错误</w:t>
      </w:r>
      <w:r>
        <w:rPr>
          <w:rFonts w:ascii="黑体" w:hAnsi="黑体" w:hint="eastAsia"/>
          <w:color w:val="000000"/>
          <w:sz w:val="20"/>
          <w:szCs w:val="20"/>
        </w:rPr>
        <w:br/>
        <w:t>6D 00 ----- INS 错误</w:t>
      </w:r>
    </w:p>
    <w:p w14:paraId="25A2028D" w14:textId="77777777" w:rsidR="003843EA" w:rsidRDefault="00A21561">
      <w:pPr>
        <w:spacing w:line="276" w:lineRule="auto"/>
        <w:rPr>
          <w:color w:val="000000"/>
          <w:sz w:val="20"/>
          <w:szCs w:val="20"/>
        </w:rPr>
      </w:pPr>
      <w:r>
        <w:rPr>
          <w:rFonts w:ascii="黑体" w:hAnsi="黑体" w:hint="eastAsia"/>
          <w:color w:val="000000"/>
          <w:sz w:val="20"/>
          <w:szCs w:val="20"/>
        </w:rPr>
        <w:t>表一</w:t>
      </w:r>
      <w:r>
        <w:rPr>
          <w:color w:val="000000"/>
          <w:sz w:val="20"/>
          <w:szCs w:val="20"/>
        </w:rPr>
        <w:t xml:space="preserve">“AT88SC102/1604/1604B </w:t>
      </w:r>
      <w:r>
        <w:rPr>
          <w:rFonts w:ascii="黑体" w:hAnsi="黑体" w:hint="eastAsia"/>
          <w:color w:val="000000"/>
          <w:sz w:val="20"/>
          <w:szCs w:val="20"/>
        </w:rPr>
        <w:t>验证密钥参数表</w:t>
      </w:r>
      <w:r>
        <w:rPr>
          <w:color w:val="000000"/>
          <w:sz w:val="20"/>
          <w:szCs w:val="20"/>
        </w:rPr>
        <w:t>”</w:t>
      </w:r>
    </w:p>
    <w:tbl>
      <w:tblPr>
        <w:tblStyle w:val="afa"/>
        <w:tblW w:w="10296" w:type="dxa"/>
        <w:tblLayout w:type="fixed"/>
        <w:tblLook w:val="04A0" w:firstRow="1" w:lastRow="0" w:firstColumn="1" w:lastColumn="0" w:noHBand="0" w:noVBand="1"/>
      </w:tblPr>
      <w:tblGrid>
        <w:gridCol w:w="1716"/>
        <w:gridCol w:w="2787"/>
        <w:gridCol w:w="1275"/>
        <w:gridCol w:w="1086"/>
        <w:gridCol w:w="1716"/>
        <w:gridCol w:w="1716"/>
      </w:tblGrid>
      <w:tr w:rsidR="003843EA" w14:paraId="18093754" w14:textId="77777777">
        <w:tc>
          <w:tcPr>
            <w:tcW w:w="1716" w:type="dxa"/>
          </w:tcPr>
          <w:p w14:paraId="53489644" w14:textId="77777777" w:rsidR="003843EA" w:rsidRDefault="00A21561">
            <w:pPr>
              <w:spacing w:line="276" w:lineRule="auto"/>
              <w:rPr>
                <w:rFonts w:ascii="黑体" w:hAnsi="宋体"/>
                <w:b/>
                <w:sz w:val="18"/>
                <w:szCs w:val="18"/>
              </w:rPr>
            </w:pPr>
            <w:r>
              <w:rPr>
                <w:color w:val="000000"/>
                <w:sz w:val="20"/>
                <w:szCs w:val="20"/>
              </w:rPr>
              <w:t xml:space="preserve">IC </w:t>
            </w:r>
            <w:r>
              <w:rPr>
                <w:rFonts w:ascii="黑体" w:hAnsi="黑体" w:hint="eastAsia"/>
                <w:color w:val="000000"/>
                <w:sz w:val="20"/>
                <w:szCs w:val="20"/>
              </w:rPr>
              <w:t>卡类型</w:t>
            </w:r>
          </w:p>
        </w:tc>
        <w:tc>
          <w:tcPr>
            <w:tcW w:w="2787" w:type="dxa"/>
          </w:tcPr>
          <w:p w14:paraId="22B98DA4" w14:textId="77777777" w:rsidR="003843EA" w:rsidRDefault="00A21561">
            <w:pPr>
              <w:spacing w:line="276" w:lineRule="auto"/>
              <w:rPr>
                <w:rFonts w:ascii="黑体" w:hAnsi="宋体"/>
                <w:b/>
                <w:sz w:val="18"/>
                <w:szCs w:val="18"/>
              </w:rPr>
            </w:pPr>
            <w:r>
              <w:rPr>
                <w:rFonts w:ascii="黑体" w:hAnsi="黑体" w:hint="eastAsia"/>
                <w:color w:val="000000"/>
                <w:sz w:val="20"/>
                <w:szCs w:val="20"/>
              </w:rPr>
              <w:t>验证密钥类型</w:t>
            </w:r>
          </w:p>
        </w:tc>
        <w:tc>
          <w:tcPr>
            <w:tcW w:w="1275" w:type="dxa"/>
          </w:tcPr>
          <w:p w14:paraId="437B8560" w14:textId="77777777" w:rsidR="003843EA" w:rsidRDefault="00A21561">
            <w:pPr>
              <w:spacing w:line="276" w:lineRule="auto"/>
              <w:rPr>
                <w:rFonts w:ascii="黑体" w:hAnsi="宋体"/>
                <w:b/>
                <w:sz w:val="18"/>
                <w:szCs w:val="18"/>
              </w:rPr>
            </w:pPr>
            <w:r>
              <w:rPr>
                <w:color w:val="000000"/>
                <w:sz w:val="20"/>
                <w:szCs w:val="20"/>
              </w:rPr>
              <w:t>P1</w:t>
            </w:r>
          </w:p>
        </w:tc>
        <w:tc>
          <w:tcPr>
            <w:tcW w:w="1086" w:type="dxa"/>
          </w:tcPr>
          <w:p w14:paraId="74B88193" w14:textId="77777777" w:rsidR="003843EA" w:rsidRDefault="00A21561">
            <w:pPr>
              <w:spacing w:line="276" w:lineRule="auto"/>
              <w:rPr>
                <w:rFonts w:ascii="黑体" w:hAnsi="宋体"/>
                <w:b/>
                <w:sz w:val="18"/>
                <w:szCs w:val="18"/>
              </w:rPr>
            </w:pPr>
            <w:r>
              <w:rPr>
                <w:color w:val="000000"/>
                <w:sz w:val="20"/>
                <w:szCs w:val="20"/>
              </w:rPr>
              <w:t>P2</w:t>
            </w:r>
          </w:p>
        </w:tc>
        <w:tc>
          <w:tcPr>
            <w:tcW w:w="1716" w:type="dxa"/>
          </w:tcPr>
          <w:p w14:paraId="654FCC1A" w14:textId="77777777" w:rsidR="003843EA" w:rsidRDefault="00A21561">
            <w:pPr>
              <w:spacing w:line="276" w:lineRule="auto"/>
              <w:rPr>
                <w:rFonts w:ascii="黑体" w:hAnsi="宋体"/>
                <w:b/>
                <w:sz w:val="18"/>
                <w:szCs w:val="18"/>
              </w:rPr>
            </w:pPr>
            <w:proofErr w:type="spellStart"/>
            <w:r>
              <w:rPr>
                <w:color w:val="000000"/>
                <w:sz w:val="20"/>
                <w:szCs w:val="20"/>
              </w:rPr>
              <w:t>Lc</w:t>
            </w:r>
            <w:proofErr w:type="spellEnd"/>
          </w:p>
        </w:tc>
        <w:tc>
          <w:tcPr>
            <w:tcW w:w="1716" w:type="dxa"/>
          </w:tcPr>
          <w:p w14:paraId="4155EA45" w14:textId="77777777" w:rsidR="003843EA" w:rsidRDefault="00A21561">
            <w:pPr>
              <w:spacing w:line="276" w:lineRule="auto"/>
              <w:rPr>
                <w:rFonts w:ascii="黑体" w:hAnsi="宋体"/>
                <w:b/>
                <w:sz w:val="18"/>
                <w:szCs w:val="18"/>
              </w:rPr>
            </w:pPr>
            <w:r>
              <w:rPr>
                <w:color w:val="000000"/>
                <w:sz w:val="20"/>
                <w:szCs w:val="20"/>
              </w:rPr>
              <w:t>Data</w:t>
            </w:r>
          </w:p>
        </w:tc>
      </w:tr>
      <w:tr w:rsidR="003843EA" w14:paraId="3D7955C6" w14:textId="77777777">
        <w:tc>
          <w:tcPr>
            <w:tcW w:w="1716" w:type="dxa"/>
            <w:vMerge w:val="restart"/>
          </w:tcPr>
          <w:p w14:paraId="349C5853" w14:textId="77777777" w:rsidR="003843EA" w:rsidRDefault="003843EA">
            <w:pPr>
              <w:spacing w:line="276" w:lineRule="auto"/>
              <w:rPr>
                <w:color w:val="000000"/>
                <w:sz w:val="20"/>
                <w:szCs w:val="20"/>
              </w:rPr>
            </w:pPr>
          </w:p>
          <w:p w14:paraId="6CF53494" w14:textId="77777777" w:rsidR="003843EA" w:rsidRDefault="00A21561">
            <w:pPr>
              <w:spacing w:line="276" w:lineRule="auto"/>
              <w:rPr>
                <w:rFonts w:ascii="黑体" w:hAnsi="宋体"/>
                <w:b/>
                <w:sz w:val="18"/>
                <w:szCs w:val="18"/>
              </w:rPr>
            </w:pPr>
            <w:r>
              <w:rPr>
                <w:color w:val="000000"/>
                <w:sz w:val="20"/>
                <w:szCs w:val="20"/>
              </w:rPr>
              <w:t>AT88SC102</w:t>
            </w:r>
          </w:p>
        </w:tc>
        <w:tc>
          <w:tcPr>
            <w:tcW w:w="2787" w:type="dxa"/>
          </w:tcPr>
          <w:p w14:paraId="15EEF619" w14:textId="77777777" w:rsidR="003843EA" w:rsidRDefault="00A21561">
            <w:pPr>
              <w:spacing w:line="276" w:lineRule="auto"/>
              <w:rPr>
                <w:rFonts w:ascii="黑体" w:hAnsi="宋体"/>
                <w:b/>
                <w:sz w:val="18"/>
                <w:szCs w:val="18"/>
              </w:rPr>
            </w:pPr>
            <w:r>
              <w:rPr>
                <w:rFonts w:ascii="黑体" w:hAnsi="黑体" w:hint="eastAsia"/>
                <w:color w:val="000000"/>
                <w:sz w:val="20"/>
                <w:szCs w:val="20"/>
              </w:rPr>
              <w:t>卡密钥（ SCAC）</w:t>
            </w:r>
          </w:p>
        </w:tc>
        <w:tc>
          <w:tcPr>
            <w:tcW w:w="1275" w:type="dxa"/>
          </w:tcPr>
          <w:p w14:paraId="0B63D8F4" w14:textId="77777777" w:rsidR="003843EA" w:rsidRDefault="00A21561">
            <w:pPr>
              <w:spacing w:line="276" w:lineRule="auto"/>
              <w:rPr>
                <w:rFonts w:ascii="黑体" w:hAnsi="宋体"/>
                <w:b/>
                <w:sz w:val="18"/>
                <w:szCs w:val="18"/>
              </w:rPr>
            </w:pPr>
            <w:r>
              <w:rPr>
                <w:rFonts w:ascii="黑体" w:hAnsi="宋体" w:hint="eastAsia"/>
                <w:b/>
                <w:sz w:val="18"/>
                <w:szCs w:val="18"/>
              </w:rPr>
              <w:t>0</w:t>
            </w:r>
          </w:p>
        </w:tc>
        <w:tc>
          <w:tcPr>
            <w:tcW w:w="1086" w:type="dxa"/>
          </w:tcPr>
          <w:p w14:paraId="1086C124" w14:textId="77777777" w:rsidR="003843EA" w:rsidRDefault="00A21561">
            <w:pPr>
              <w:spacing w:line="276" w:lineRule="auto"/>
              <w:rPr>
                <w:rFonts w:ascii="黑体" w:hAnsi="宋体"/>
                <w:b/>
                <w:sz w:val="18"/>
                <w:szCs w:val="18"/>
              </w:rPr>
            </w:pPr>
            <w:r>
              <w:rPr>
                <w:rFonts w:ascii="黑体" w:hAnsi="宋体" w:hint="eastAsia"/>
                <w:b/>
                <w:sz w:val="18"/>
                <w:szCs w:val="18"/>
              </w:rPr>
              <w:t>0</w:t>
            </w:r>
          </w:p>
        </w:tc>
        <w:tc>
          <w:tcPr>
            <w:tcW w:w="1716" w:type="dxa"/>
          </w:tcPr>
          <w:p w14:paraId="1CAC33E8" w14:textId="77777777" w:rsidR="003843EA" w:rsidRDefault="00A21561">
            <w:pPr>
              <w:spacing w:line="276" w:lineRule="auto"/>
              <w:rPr>
                <w:rFonts w:ascii="黑体" w:hAnsi="宋体"/>
                <w:b/>
                <w:sz w:val="18"/>
                <w:szCs w:val="18"/>
              </w:rPr>
            </w:pPr>
            <w:r>
              <w:rPr>
                <w:rFonts w:ascii="黑体" w:hAnsi="宋体" w:hint="eastAsia"/>
                <w:b/>
                <w:sz w:val="18"/>
                <w:szCs w:val="18"/>
              </w:rPr>
              <w:t>2</w:t>
            </w:r>
          </w:p>
        </w:tc>
        <w:tc>
          <w:tcPr>
            <w:tcW w:w="1716" w:type="dxa"/>
          </w:tcPr>
          <w:p w14:paraId="15501D1B" w14:textId="77777777" w:rsidR="003843EA" w:rsidRDefault="00A21561">
            <w:pPr>
              <w:spacing w:line="276" w:lineRule="auto"/>
              <w:rPr>
                <w:rFonts w:ascii="黑体" w:hAnsi="宋体"/>
                <w:b/>
                <w:sz w:val="18"/>
                <w:szCs w:val="18"/>
              </w:rPr>
            </w:pPr>
            <w:r>
              <w:rPr>
                <w:color w:val="000000"/>
                <w:sz w:val="20"/>
                <w:szCs w:val="20"/>
              </w:rPr>
              <w:t xml:space="preserve">2 </w:t>
            </w:r>
            <w:r>
              <w:rPr>
                <w:rFonts w:ascii="黑体" w:hAnsi="黑体" w:hint="eastAsia"/>
                <w:color w:val="000000"/>
                <w:sz w:val="20"/>
                <w:szCs w:val="20"/>
              </w:rPr>
              <w:t>字节密钥</w:t>
            </w:r>
          </w:p>
        </w:tc>
      </w:tr>
      <w:tr w:rsidR="003843EA" w14:paraId="75580FEB" w14:textId="77777777">
        <w:tc>
          <w:tcPr>
            <w:tcW w:w="1716" w:type="dxa"/>
            <w:vMerge/>
          </w:tcPr>
          <w:p w14:paraId="72DC52E9" w14:textId="77777777" w:rsidR="003843EA" w:rsidRDefault="003843EA">
            <w:pPr>
              <w:spacing w:line="276" w:lineRule="auto"/>
              <w:rPr>
                <w:rFonts w:ascii="黑体" w:hAnsi="宋体"/>
                <w:b/>
                <w:sz w:val="18"/>
                <w:szCs w:val="18"/>
              </w:rPr>
            </w:pPr>
          </w:p>
        </w:tc>
        <w:tc>
          <w:tcPr>
            <w:tcW w:w="2787" w:type="dxa"/>
          </w:tcPr>
          <w:p w14:paraId="0965A783" w14:textId="77777777" w:rsidR="003843EA" w:rsidRDefault="00A21561">
            <w:pPr>
              <w:spacing w:line="276" w:lineRule="auto"/>
              <w:rPr>
                <w:rFonts w:ascii="黑体" w:hAnsi="宋体"/>
                <w:b/>
                <w:sz w:val="18"/>
                <w:szCs w:val="18"/>
              </w:rPr>
            </w:pPr>
            <w:r>
              <w:rPr>
                <w:rFonts w:ascii="黑体" w:hAnsi="黑体" w:hint="eastAsia"/>
                <w:color w:val="000000"/>
                <w:sz w:val="20"/>
                <w:szCs w:val="20"/>
              </w:rPr>
              <w:t>应用 1 区擦除密钥（ EZ1）</w:t>
            </w:r>
          </w:p>
        </w:tc>
        <w:tc>
          <w:tcPr>
            <w:tcW w:w="1275" w:type="dxa"/>
          </w:tcPr>
          <w:p w14:paraId="1BD8119A" w14:textId="77777777" w:rsidR="003843EA" w:rsidRDefault="00A21561">
            <w:pPr>
              <w:spacing w:line="276" w:lineRule="auto"/>
              <w:rPr>
                <w:rFonts w:ascii="黑体" w:hAnsi="宋体"/>
                <w:b/>
                <w:sz w:val="18"/>
                <w:szCs w:val="18"/>
              </w:rPr>
            </w:pPr>
            <w:r>
              <w:rPr>
                <w:rFonts w:ascii="黑体" w:hAnsi="宋体" w:hint="eastAsia"/>
                <w:b/>
                <w:sz w:val="18"/>
                <w:szCs w:val="18"/>
              </w:rPr>
              <w:t>1</w:t>
            </w:r>
          </w:p>
        </w:tc>
        <w:tc>
          <w:tcPr>
            <w:tcW w:w="1086" w:type="dxa"/>
          </w:tcPr>
          <w:p w14:paraId="4B27FF96" w14:textId="77777777" w:rsidR="003843EA" w:rsidRDefault="00A21561">
            <w:pPr>
              <w:spacing w:line="276" w:lineRule="auto"/>
              <w:rPr>
                <w:rFonts w:ascii="黑体" w:hAnsi="宋体"/>
                <w:b/>
                <w:sz w:val="18"/>
                <w:szCs w:val="18"/>
              </w:rPr>
            </w:pPr>
            <w:r>
              <w:rPr>
                <w:rFonts w:ascii="黑体" w:hAnsi="宋体" w:hint="eastAsia"/>
                <w:b/>
                <w:sz w:val="18"/>
                <w:szCs w:val="18"/>
              </w:rPr>
              <w:t>1</w:t>
            </w:r>
          </w:p>
        </w:tc>
        <w:tc>
          <w:tcPr>
            <w:tcW w:w="1716" w:type="dxa"/>
          </w:tcPr>
          <w:p w14:paraId="5884F1A3" w14:textId="77777777" w:rsidR="003843EA" w:rsidRDefault="00A21561">
            <w:pPr>
              <w:spacing w:line="276" w:lineRule="auto"/>
              <w:rPr>
                <w:rFonts w:ascii="黑体" w:hAnsi="宋体"/>
                <w:b/>
                <w:sz w:val="18"/>
                <w:szCs w:val="18"/>
              </w:rPr>
            </w:pPr>
            <w:r>
              <w:rPr>
                <w:rFonts w:ascii="黑体" w:hAnsi="宋体" w:hint="eastAsia"/>
                <w:b/>
                <w:sz w:val="18"/>
                <w:szCs w:val="18"/>
              </w:rPr>
              <w:t>6</w:t>
            </w:r>
          </w:p>
        </w:tc>
        <w:tc>
          <w:tcPr>
            <w:tcW w:w="1716" w:type="dxa"/>
          </w:tcPr>
          <w:p w14:paraId="7F36D360" w14:textId="77777777" w:rsidR="003843EA" w:rsidRDefault="00A21561">
            <w:pPr>
              <w:spacing w:line="276" w:lineRule="auto"/>
              <w:rPr>
                <w:rFonts w:ascii="黑体" w:hAnsi="宋体"/>
                <w:b/>
                <w:sz w:val="18"/>
                <w:szCs w:val="18"/>
              </w:rPr>
            </w:pPr>
            <w:r>
              <w:rPr>
                <w:rFonts w:ascii="黑体" w:hAnsi="黑体" w:hint="eastAsia"/>
                <w:color w:val="000000"/>
                <w:sz w:val="20"/>
                <w:szCs w:val="20"/>
              </w:rPr>
              <w:t>6字节密钥</w:t>
            </w:r>
          </w:p>
        </w:tc>
      </w:tr>
      <w:tr w:rsidR="003843EA" w14:paraId="058C9FDB" w14:textId="77777777">
        <w:tc>
          <w:tcPr>
            <w:tcW w:w="1716" w:type="dxa"/>
            <w:vMerge/>
          </w:tcPr>
          <w:p w14:paraId="4E67A8ED" w14:textId="77777777" w:rsidR="003843EA" w:rsidRDefault="003843EA">
            <w:pPr>
              <w:spacing w:line="276" w:lineRule="auto"/>
              <w:rPr>
                <w:rFonts w:ascii="黑体" w:hAnsi="宋体"/>
                <w:b/>
                <w:sz w:val="18"/>
                <w:szCs w:val="18"/>
              </w:rPr>
            </w:pPr>
          </w:p>
        </w:tc>
        <w:tc>
          <w:tcPr>
            <w:tcW w:w="2787" w:type="dxa"/>
          </w:tcPr>
          <w:p w14:paraId="79C85DFE" w14:textId="77777777" w:rsidR="003843EA" w:rsidRDefault="00A21561">
            <w:pPr>
              <w:spacing w:line="276" w:lineRule="auto"/>
              <w:rPr>
                <w:rFonts w:ascii="黑体" w:hAnsi="宋体"/>
                <w:b/>
                <w:sz w:val="18"/>
                <w:szCs w:val="18"/>
              </w:rPr>
            </w:pPr>
            <w:r>
              <w:rPr>
                <w:rFonts w:ascii="黑体" w:hAnsi="黑体" w:hint="eastAsia"/>
                <w:color w:val="000000"/>
                <w:sz w:val="20"/>
                <w:szCs w:val="20"/>
              </w:rPr>
              <w:t>应用 2 区擦除密钥（ EZ2）</w:t>
            </w:r>
          </w:p>
        </w:tc>
        <w:tc>
          <w:tcPr>
            <w:tcW w:w="1275" w:type="dxa"/>
          </w:tcPr>
          <w:p w14:paraId="16CAC792" w14:textId="77777777" w:rsidR="003843EA" w:rsidRDefault="00A21561">
            <w:pPr>
              <w:spacing w:line="276" w:lineRule="auto"/>
              <w:rPr>
                <w:rFonts w:ascii="黑体" w:hAnsi="宋体"/>
                <w:b/>
                <w:sz w:val="18"/>
                <w:szCs w:val="18"/>
              </w:rPr>
            </w:pPr>
            <w:r>
              <w:rPr>
                <w:rFonts w:ascii="黑体" w:hAnsi="宋体" w:hint="eastAsia"/>
                <w:b/>
                <w:sz w:val="18"/>
                <w:szCs w:val="18"/>
              </w:rPr>
              <w:t>1</w:t>
            </w:r>
          </w:p>
        </w:tc>
        <w:tc>
          <w:tcPr>
            <w:tcW w:w="1086" w:type="dxa"/>
          </w:tcPr>
          <w:p w14:paraId="7C56EDE6" w14:textId="77777777" w:rsidR="003843EA" w:rsidRDefault="00A21561">
            <w:pPr>
              <w:spacing w:line="276" w:lineRule="auto"/>
              <w:rPr>
                <w:rFonts w:ascii="黑体" w:hAnsi="宋体"/>
                <w:b/>
                <w:sz w:val="18"/>
                <w:szCs w:val="18"/>
              </w:rPr>
            </w:pPr>
            <w:r>
              <w:rPr>
                <w:rFonts w:ascii="黑体" w:hAnsi="宋体" w:hint="eastAsia"/>
                <w:b/>
                <w:sz w:val="18"/>
                <w:szCs w:val="18"/>
              </w:rPr>
              <w:t>2</w:t>
            </w:r>
          </w:p>
        </w:tc>
        <w:tc>
          <w:tcPr>
            <w:tcW w:w="1716" w:type="dxa"/>
          </w:tcPr>
          <w:p w14:paraId="2DF183CC" w14:textId="77777777" w:rsidR="003843EA" w:rsidRDefault="00A21561">
            <w:pPr>
              <w:spacing w:line="276" w:lineRule="auto"/>
              <w:rPr>
                <w:rFonts w:ascii="黑体" w:hAnsi="宋体"/>
                <w:b/>
                <w:sz w:val="18"/>
                <w:szCs w:val="18"/>
              </w:rPr>
            </w:pPr>
            <w:r>
              <w:rPr>
                <w:rFonts w:ascii="黑体" w:hAnsi="宋体" w:hint="eastAsia"/>
                <w:b/>
                <w:sz w:val="18"/>
                <w:szCs w:val="18"/>
              </w:rPr>
              <w:t>4</w:t>
            </w:r>
          </w:p>
        </w:tc>
        <w:tc>
          <w:tcPr>
            <w:tcW w:w="1716" w:type="dxa"/>
          </w:tcPr>
          <w:p w14:paraId="2559EAAC" w14:textId="77777777" w:rsidR="003843EA" w:rsidRDefault="00A21561">
            <w:pPr>
              <w:spacing w:line="276" w:lineRule="auto"/>
              <w:rPr>
                <w:rFonts w:ascii="黑体" w:hAnsi="宋体"/>
                <w:b/>
                <w:sz w:val="18"/>
                <w:szCs w:val="18"/>
              </w:rPr>
            </w:pPr>
            <w:r>
              <w:rPr>
                <w:rFonts w:ascii="黑体" w:hAnsi="黑体" w:hint="eastAsia"/>
                <w:color w:val="000000"/>
                <w:sz w:val="20"/>
                <w:szCs w:val="20"/>
              </w:rPr>
              <w:t>4字节密钥</w:t>
            </w:r>
          </w:p>
        </w:tc>
      </w:tr>
      <w:tr w:rsidR="003843EA" w14:paraId="466B3A9B" w14:textId="77777777">
        <w:tc>
          <w:tcPr>
            <w:tcW w:w="1716" w:type="dxa"/>
            <w:vMerge w:val="restart"/>
          </w:tcPr>
          <w:p w14:paraId="7EDD4017" w14:textId="77777777" w:rsidR="003843EA" w:rsidRDefault="003843EA">
            <w:pPr>
              <w:spacing w:line="276" w:lineRule="auto"/>
              <w:rPr>
                <w:color w:val="000000"/>
                <w:sz w:val="20"/>
                <w:szCs w:val="20"/>
              </w:rPr>
            </w:pPr>
          </w:p>
          <w:p w14:paraId="08F0A0A7" w14:textId="77777777" w:rsidR="003843EA" w:rsidRDefault="003843EA">
            <w:pPr>
              <w:spacing w:line="276" w:lineRule="auto"/>
              <w:rPr>
                <w:color w:val="000000"/>
                <w:sz w:val="20"/>
                <w:szCs w:val="20"/>
              </w:rPr>
            </w:pPr>
          </w:p>
          <w:p w14:paraId="124FE888" w14:textId="77777777" w:rsidR="003843EA" w:rsidRDefault="003843EA">
            <w:pPr>
              <w:spacing w:line="276" w:lineRule="auto"/>
              <w:rPr>
                <w:color w:val="000000"/>
                <w:sz w:val="20"/>
                <w:szCs w:val="20"/>
              </w:rPr>
            </w:pPr>
          </w:p>
          <w:p w14:paraId="1E987649" w14:textId="77777777" w:rsidR="003843EA" w:rsidRDefault="003843EA">
            <w:pPr>
              <w:spacing w:line="276" w:lineRule="auto"/>
              <w:rPr>
                <w:color w:val="000000"/>
                <w:sz w:val="20"/>
                <w:szCs w:val="20"/>
              </w:rPr>
            </w:pPr>
          </w:p>
          <w:p w14:paraId="59FE8FEE" w14:textId="77777777" w:rsidR="003843EA" w:rsidRDefault="00A21561">
            <w:pPr>
              <w:spacing w:line="276" w:lineRule="auto"/>
              <w:rPr>
                <w:rFonts w:ascii="黑体" w:hAnsi="宋体"/>
                <w:b/>
                <w:sz w:val="18"/>
                <w:szCs w:val="18"/>
              </w:rPr>
            </w:pPr>
            <w:r>
              <w:rPr>
                <w:color w:val="000000"/>
                <w:sz w:val="20"/>
                <w:szCs w:val="20"/>
              </w:rPr>
              <w:t>AT88SC1604/ AT88SC1604B</w:t>
            </w:r>
          </w:p>
        </w:tc>
        <w:tc>
          <w:tcPr>
            <w:tcW w:w="2787" w:type="dxa"/>
          </w:tcPr>
          <w:p w14:paraId="15E48D42" w14:textId="77777777" w:rsidR="003843EA" w:rsidRDefault="00A21561">
            <w:pPr>
              <w:spacing w:line="276" w:lineRule="auto"/>
              <w:rPr>
                <w:rFonts w:ascii="黑体" w:hAnsi="宋体"/>
                <w:b/>
                <w:sz w:val="18"/>
                <w:szCs w:val="18"/>
              </w:rPr>
            </w:pPr>
            <w:r>
              <w:rPr>
                <w:rFonts w:ascii="黑体" w:hAnsi="黑体" w:hint="eastAsia"/>
                <w:color w:val="000000"/>
                <w:sz w:val="20"/>
                <w:szCs w:val="20"/>
              </w:rPr>
              <w:t>卡密钥（ SCAC）</w:t>
            </w:r>
          </w:p>
        </w:tc>
        <w:tc>
          <w:tcPr>
            <w:tcW w:w="1275" w:type="dxa"/>
          </w:tcPr>
          <w:p w14:paraId="7C0BD0C0" w14:textId="77777777" w:rsidR="003843EA" w:rsidRDefault="00A21561">
            <w:pPr>
              <w:spacing w:line="276" w:lineRule="auto"/>
              <w:rPr>
                <w:rFonts w:ascii="黑体" w:hAnsi="宋体"/>
                <w:b/>
                <w:sz w:val="18"/>
                <w:szCs w:val="18"/>
              </w:rPr>
            </w:pPr>
            <w:r>
              <w:rPr>
                <w:rFonts w:ascii="黑体" w:hAnsi="宋体" w:hint="eastAsia"/>
                <w:b/>
                <w:sz w:val="18"/>
                <w:szCs w:val="18"/>
              </w:rPr>
              <w:t>0</w:t>
            </w:r>
          </w:p>
        </w:tc>
        <w:tc>
          <w:tcPr>
            <w:tcW w:w="1086" w:type="dxa"/>
          </w:tcPr>
          <w:p w14:paraId="6C54434B" w14:textId="77777777" w:rsidR="003843EA" w:rsidRDefault="00A21561">
            <w:pPr>
              <w:spacing w:line="276" w:lineRule="auto"/>
              <w:rPr>
                <w:rFonts w:ascii="黑体" w:hAnsi="宋体"/>
                <w:b/>
                <w:sz w:val="18"/>
                <w:szCs w:val="18"/>
              </w:rPr>
            </w:pPr>
            <w:r>
              <w:rPr>
                <w:rFonts w:ascii="黑体" w:hAnsi="宋体" w:hint="eastAsia"/>
                <w:b/>
                <w:sz w:val="18"/>
                <w:szCs w:val="18"/>
              </w:rPr>
              <w:t>0</w:t>
            </w:r>
          </w:p>
        </w:tc>
        <w:tc>
          <w:tcPr>
            <w:tcW w:w="1716" w:type="dxa"/>
          </w:tcPr>
          <w:p w14:paraId="77A683A9" w14:textId="77777777" w:rsidR="003843EA" w:rsidRDefault="00A21561">
            <w:pPr>
              <w:spacing w:line="276" w:lineRule="auto"/>
              <w:rPr>
                <w:rFonts w:ascii="黑体" w:hAnsi="宋体"/>
                <w:b/>
                <w:sz w:val="18"/>
                <w:szCs w:val="18"/>
              </w:rPr>
            </w:pPr>
            <w:r>
              <w:rPr>
                <w:rFonts w:ascii="黑体" w:hAnsi="宋体" w:hint="eastAsia"/>
                <w:b/>
                <w:sz w:val="18"/>
                <w:szCs w:val="18"/>
              </w:rPr>
              <w:t>2</w:t>
            </w:r>
          </w:p>
        </w:tc>
        <w:tc>
          <w:tcPr>
            <w:tcW w:w="1716" w:type="dxa"/>
          </w:tcPr>
          <w:p w14:paraId="4A15EE7E" w14:textId="77777777" w:rsidR="003843EA" w:rsidRDefault="00A21561">
            <w:pPr>
              <w:spacing w:line="276" w:lineRule="auto"/>
              <w:rPr>
                <w:rFonts w:ascii="黑体" w:hAnsi="宋体"/>
                <w:b/>
                <w:sz w:val="18"/>
                <w:szCs w:val="18"/>
              </w:rPr>
            </w:pPr>
            <w:r>
              <w:rPr>
                <w:rFonts w:ascii="黑体" w:hAnsi="黑体" w:hint="eastAsia"/>
                <w:color w:val="000000"/>
                <w:sz w:val="20"/>
                <w:szCs w:val="20"/>
              </w:rPr>
              <w:t>2字节密钥</w:t>
            </w:r>
          </w:p>
        </w:tc>
      </w:tr>
      <w:tr w:rsidR="003843EA" w14:paraId="57E3C10E" w14:textId="77777777">
        <w:tc>
          <w:tcPr>
            <w:tcW w:w="1716" w:type="dxa"/>
            <w:vMerge/>
          </w:tcPr>
          <w:p w14:paraId="1AB41631" w14:textId="77777777" w:rsidR="003843EA" w:rsidRDefault="003843EA">
            <w:pPr>
              <w:spacing w:line="276" w:lineRule="auto"/>
              <w:rPr>
                <w:rFonts w:ascii="黑体" w:hAnsi="宋体"/>
                <w:b/>
                <w:sz w:val="18"/>
                <w:szCs w:val="18"/>
              </w:rPr>
            </w:pPr>
          </w:p>
        </w:tc>
        <w:tc>
          <w:tcPr>
            <w:tcW w:w="2787" w:type="dxa"/>
          </w:tcPr>
          <w:p w14:paraId="09C40D07" w14:textId="77777777" w:rsidR="003843EA" w:rsidRDefault="00A21561">
            <w:pPr>
              <w:spacing w:line="276" w:lineRule="auto"/>
              <w:rPr>
                <w:rFonts w:ascii="黑体" w:hAnsi="宋体"/>
                <w:b/>
                <w:sz w:val="18"/>
                <w:szCs w:val="18"/>
              </w:rPr>
            </w:pPr>
            <w:r>
              <w:rPr>
                <w:rFonts w:ascii="黑体" w:hAnsi="黑体" w:hint="eastAsia"/>
                <w:color w:val="000000"/>
                <w:sz w:val="20"/>
                <w:szCs w:val="20"/>
              </w:rPr>
              <w:t>应用 1 区密钥（SC1）</w:t>
            </w:r>
          </w:p>
        </w:tc>
        <w:tc>
          <w:tcPr>
            <w:tcW w:w="1275" w:type="dxa"/>
          </w:tcPr>
          <w:p w14:paraId="41347400" w14:textId="77777777" w:rsidR="003843EA" w:rsidRDefault="00A21561">
            <w:pPr>
              <w:spacing w:line="276" w:lineRule="auto"/>
              <w:rPr>
                <w:rFonts w:ascii="黑体" w:hAnsi="宋体"/>
                <w:b/>
                <w:sz w:val="18"/>
                <w:szCs w:val="18"/>
              </w:rPr>
            </w:pPr>
            <w:r>
              <w:rPr>
                <w:rFonts w:ascii="黑体" w:hAnsi="宋体" w:hint="eastAsia"/>
                <w:b/>
                <w:sz w:val="18"/>
                <w:szCs w:val="18"/>
              </w:rPr>
              <w:t>0</w:t>
            </w:r>
          </w:p>
        </w:tc>
        <w:tc>
          <w:tcPr>
            <w:tcW w:w="1086" w:type="dxa"/>
          </w:tcPr>
          <w:p w14:paraId="1452EF28" w14:textId="77777777" w:rsidR="003843EA" w:rsidRDefault="00A21561">
            <w:pPr>
              <w:spacing w:line="276" w:lineRule="auto"/>
              <w:rPr>
                <w:rFonts w:ascii="黑体" w:hAnsi="宋体"/>
                <w:b/>
                <w:sz w:val="18"/>
                <w:szCs w:val="18"/>
              </w:rPr>
            </w:pPr>
            <w:r>
              <w:rPr>
                <w:rFonts w:ascii="黑体" w:hAnsi="宋体" w:hint="eastAsia"/>
                <w:b/>
                <w:sz w:val="18"/>
                <w:szCs w:val="18"/>
              </w:rPr>
              <w:t>1</w:t>
            </w:r>
          </w:p>
        </w:tc>
        <w:tc>
          <w:tcPr>
            <w:tcW w:w="1716" w:type="dxa"/>
          </w:tcPr>
          <w:p w14:paraId="4CAD8C20" w14:textId="77777777" w:rsidR="003843EA" w:rsidRDefault="00A21561">
            <w:pPr>
              <w:spacing w:line="276" w:lineRule="auto"/>
              <w:rPr>
                <w:rFonts w:ascii="黑体" w:hAnsi="宋体"/>
                <w:b/>
                <w:sz w:val="18"/>
                <w:szCs w:val="18"/>
              </w:rPr>
            </w:pPr>
            <w:r>
              <w:rPr>
                <w:rFonts w:ascii="黑体" w:hAnsi="宋体" w:hint="eastAsia"/>
                <w:b/>
                <w:sz w:val="18"/>
                <w:szCs w:val="18"/>
              </w:rPr>
              <w:t>2</w:t>
            </w:r>
          </w:p>
        </w:tc>
        <w:tc>
          <w:tcPr>
            <w:tcW w:w="1716" w:type="dxa"/>
          </w:tcPr>
          <w:p w14:paraId="38E5831D" w14:textId="77777777" w:rsidR="003843EA" w:rsidRDefault="00A21561">
            <w:pPr>
              <w:spacing w:line="276" w:lineRule="auto"/>
              <w:rPr>
                <w:rFonts w:ascii="黑体" w:hAnsi="宋体"/>
                <w:b/>
                <w:sz w:val="18"/>
                <w:szCs w:val="18"/>
              </w:rPr>
            </w:pPr>
            <w:r>
              <w:rPr>
                <w:rFonts w:ascii="黑体" w:hAnsi="黑体" w:hint="eastAsia"/>
                <w:color w:val="000000"/>
                <w:sz w:val="20"/>
                <w:szCs w:val="20"/>
              </w:rPr>
              <w:t>2字节密钥</w:t>
            </w:r>
          </w:p>
        </w:tc>
      </w:tr>
      <w:tr w:rsidR="003843EA" w14:paraId="5EF857D1" w14:textId="77777777">
        <w:tc>
          <w:tcPr>
            <w:tcW w:w="1716" w:type="dxa"/>
            <w:vMerge/>
          </w:tcPr>
          <w:p w14:paraId="577227E7" w14:textId="77777777" w:rsidR="003843EA" w:rsidRDefault="003843EA">
            <w:pPr>
              <w:spacing w:line="276" w:lineRule="auto"/>
              <w:rPr>
                <w:rFonts w:ascii="黑体" w:hAnsi="宋体"/>
                <w:b/>
                <w:sz w:val="18"/>
                <w:szCs w:val="18"/>
              </w:rPr>
            </w:pPr>
          </w:p>
        </w:tc>
        <w:tc>
          <w:tcPr>
            <w:tcW w:w="2787" w:type="dxa"/>
          </w:tcPr>
          <w:p w14:paraId="51719F62" w14:textId="77777777" w:rsidR="003843EA" w:rsidRDefault="00A21561">
            <w:pPr>
              <w:spacing w:line="276" w:lineRule="auto"/>
              <w:rPr>
                <w:rFonts w:ascii="黑体" w:hAnsi="宋体"/>
                <w:b/>
                <w:sz w:val="18"/>
                <w:szCs w:val="18"/>
              </w:rPr>
            </w:pPr>
            <w:r>
              <w:rPr>
                <w:rFonts w:ascii="黑体" w:hAnsi="黑体" w:hint="eastAsia"/>
                <w:color w:val="000000"/>
                <w:sz w:val="20"/>
                <w:szCs w:val="20"/>
              </w:rPr>
              <w:t>应用 2 区密钥（ SC2）</w:t>
            </w:r>
          </w:p>
        </w:tc>
        <w:tc>
          <w:tcPr>
            <w:tcW w:w="1275" w:type="dxa"/>
          </w:tcPr>
          <w:p w14:paraId="0EFC63F9" w14:textId="77777777" w:rsidR="003843EA" w:rsidRDefault="00A21561">
            <w:pPr>
              <w:spacing w:line="276" w:lineRule="auto"/>
              <w:rPr>
                <w:rFonts w:ascii="黑体" w:hAnsi="宋体"/>
                <w:b/>
                <w:sz w:val="18"/>
                <w:szCs w:val="18"/>
              </w:rPr>
            </w:pPr>
            <w:r>
              <w:rPr>
                <w:rFonts w:ascii="黑体" w:hAnsi="宋体" w:hint="eastAsia"/>
                <w:b/>
                <w:sz w:val="18"/>
                <w:szCs w:val="18"/>
              </w:rPr>
              <w:t>0</w:t>
            </w:r>
          </w:p>
        </w:tc>
        <w:tc>
          <w:tcPr>
            <w:tcW w:w="1086" w:type="dxa"/>
          </w:tcPr>
          <w:p w14:paraId="0393F41E" w14:textId="77777777" w:rsidR="003843EA" w:rsidRDefault="00A21561">
            <w:pPr>
              <w:spacing w:line="276" w:lineRule="auto"/>
              <w:rPr>
                <w:rFonts w:ascii="黑体" w:hAnsi="宋体"/>
                <w:b/>
                <w:sz w:val="18"/>
                <w:szCs w:val="18"/>
              </w:rPr>
            </w:pPr>
            <w:r>
              <w:rPr>
                <w:rFonts w:ascii="黑体" w:hAnsi="宋体" w:hint="eastAsia"/>
                <w:b/>
                <w:sz w:val="18"/>
                <w:szCs w:val="18"/>
              </w:rPr>
              <w:t>2</w:t>
            </w:r>
          </w:p>
        </w:tc>
        <w:tc>
          <w:tcPr>
            <w:tcW w:w="1716" w:type="dxa"/>
          </w:tcPr>
          <w:p w14:paraId="5E08E043" w14:textId="77777777" w:rsidR="003843EA" w:rsidRDefault="00A21561">
            <w:pPr>
              <w:spacing w:line="276" w:lineRule="auto"/>
              <w:rPr>
                <w:rFonts w:ascii="黑体" w:hAnsi="宋体"/>
                <w:b/>
                <w:sz w:val="18"/>
                <w:szCs w:val="18"/>
              </w:rPr>
            </w:pPr>
            <w:r>
              <w:rPr>
                <w:rFonts w:ascii="黑体" w:hAnsi="宋体" w:hint="eastAsia"/>
                <w:b/>
                <w:sz w:val="18"/>
                <w:szCs w:val="18"/>
              </w:rPr>
              <w:t>2</w:t>
            </w:r>
          </w:p>
        </w:tc>
        <w:tc>
          <w:tcPr>
            <w:tcW w:w="1716" w:type="dxa"/>
          </w:tcPr>
          <w:p w14:paraId="1590617B" w14:textId="77777777" w:rsidR="003843EA" w:rsidRDefault="00A21561">
            <w:pPr>
              <w:spacing w:line="276" w:lineRule="auto"/>
              <w:rPr>
                <w:rFonts w:ascii="黑体" w:hAnsi="宋体"/>
                <w:b/>
                <w:sz w:val="18"/>
                <w:szCs w:val="18"/>
              </w:rPr>
            </w:pPr>
            <w:r>
              <w:rPr>
                <w:rFonts w:ascii="黑体" w:hAnsi="黑体" w:hint="eastAsia"/>
                <w:color w:val="000000"/>
                <w:sz w:val="20"/>
                <w:szCs w:val="20"/>
              </w:rPr>
              <w:t>2字节密钥</w:t>
            </w:r>
          </w:p>
        </w:tc>
      </w:tr>
      <w:tr w:rsidR="003843EA" w14:paraId="39CE47AD" w14:textId="77777777">
        <w:tc>
          <w:tcPr>
            <w:tcW w:w="1716" w:type="dxa"/>
            <w:vMerge/>
          </w:tcPr>
          <w:p w14:paraId="784DC63D" w14:textId="77777777" w:rsidR="003843EA" w:rsidRDefault="003843EA">
            <w:pPr>
              <w:spacing w:line="276" w:lineRule="auto"/>
              <w:rPr>
                <w:rFonts w:ascii="黑体" w:hAnsi="宋体"/>
                <w:b/>
                <w:sz w:val="18"/>
                <w:szCs w:val="18"/>
              </w:rPr>
            </w:pPr>
          </w:p>
        </w:tc>
        <w:tc>
          <w:tcPr>
            <w:tcW w:w="2787" w:type="dxa"/>
          </w:tcPr>
          <w:p w14:paraId="5ABAFFC7" w14:textId="77777777" w:rsidR="003843EA" w:rsidRDefault="00A21561">
            <w:pPr>
              <w:spacing w:line="276" w:lineRule="auto"/>
              <w:rPr>
                <w:rFonts w:ascii="黑体" w:hAnsi="宋体"/>
                <w:b/>
                <w:sz w:val="18"/>
                <w:szCs w:val="18"/>
              </w:rPr>
            </w:pPr>
            <w:r>
              <w:rPr>
                <w:rFonts w:ascii="黑体" w:hAnsi="黑体" w:hint="eastAsia"/>
                <w:color w:val="000000"/>
                <w:sz w:val="20"/>
                <w:szCs w:val="20"/>
              </w:rPr>
              <w:t>应用 3 区密钥（ SC3）</w:t>
            </w:r>
          </w:p>
        </w:tc>
        <w:tc>
          <w:tcPr>
            <w:tcW w:w="1275" w:type="dxa"/>
          </w:tcPr>
          <w:p w14:paraId="52F36B9B" w14:textId="77777777" w:rsidR="003843EA" w:rsidRDefault="00A21561">
            <w:pPr>
              <w:spacing w:line="276" w:lineRule="auto"/>
              <w:rPr>
                <w:rFonts w:ascii="黑体" w:hAnsi="宋体"/>
                <w:b/>
                <w:sz w:val="18"/>
                <w:szCs w:val="18"/>
              </w:rPr>
            </w:pPr>
            <w:r>
              <w:rPr>
                <w:rFonts w:ascii="黑体" w:hAnsi="宋体" w:hint="eastAsia"/>
                <w:b/>
                <w:sz w:val="18"/>
                <w:szCs w:val="18"/>
              </w:rPr>
              <w:t>0</w:t>
            </w:r>
          </w:p>
        </w:tc>
        <w:tc>
          <w:tcPr>
            <w:tcW w:w="1086" w:type="dxa"/>
          </w:tcPr>
          <w:p w14:paraId="5F73EBE1" w14:textId="77777777" w:rsidR="003843EA" w:rsidRDefault="00A21561">
            <w:pPr>
              <w:spacing w:line="276" w:lineRule="auto"/>
              <w:rPr>
                <w:rFonts w:ascii="黑体" w:hAnsi="宋体"/>
                <w:b/>
                <w:sz w:val="18"/>
                <w:szCs w:val="18"/>
              </w:rPr>
            </w:pPr>
            <w:r>
              <w:rPr>
                <w:rFonts w:ascii="黑体" w:hAnsi="宋体" w:hint="eastAsia"/>
                <w:b/>
                <w:sz w:val="18"/>
                <w:szCs w:val="18"/>
              </w:rPr>
              <w:t>3</w:t>
            </w:r>
          </w:p>
        </w:tc>
        <w:tc>
          <w:tcPr>
            <w:tcW w:w="1716" w:type="dxa"/>
          </w:tcPr>
          <w:p w14:paraId="7D2CF705" w14:textId="77777777" w:rsidR="003843EA" w:rsidRDefault="00A21561">
            <w:pPr>
              <w:spacing w:line="276" w:lineRule="auto"/>
              <w:rPr>
                <w:rFonts w:ascii="黑体" w:hAnsi="宋体"/>
                <w:b/>
                <w:sz w:val="18"/>
                <w:szCs w:val="18"/>
              </w:rPr>
            </w:pPr>
            <w:r>
              <w:rPr>
                <w:rFonts w:ascii="黑体" w:hAnsi="宋体" w:hint="eastAsia"/>
                <w:b/>
                <w:sz w:val="18"/>
                <w:szCs w:val="18"/>
              </w:rPr>
              <w:t>2</w:t>
            </w:r>
          </w:p>
        </w:tc>
        <w:tc>
          <w:tcPr>
            <w:tcW w:w="1716" w:type="dxa"/>
          </w:tcPr>
          <w:p w14:paraId="410D6451" w14:textId="77777777" w:rsidR="003843EA" w:rsidRDefault="00A21561">
            <w:pPr>
              <w:spacing w:line="276" w:lineRule="auto"/>
              <w:rPr>
                <w:rFonts w:ascii="黑体" w:hAnsi="宋体"/>
                <w:b/>
                <w:sz w:val="18"/>
                <w:szCs w:val="18"/>
              </w:rPr>
            </w:pPr>
            <w:r>
              <w:rPr>
                <w:rFonts w:ascii="黑体" w:hAnsi="黑体" w:hint="eastAsia"/>
                <w:color w:val="000000"/>
                <w:sz w:val="20"/>
                <w:szCs w:val="20"/>
              </w:rPr>
              <w:t>2字节密钥</w:t>
            </w:r>
          </w:p>
        </w:tc>
      </w:tr>
      <w:tr w:rsidR="003843EA" w14:paraId="411A5DD4" w14:textId="77777777">
        <w:tc>
          <w:tcPr>
            <w:tcW w:w="1716" w:type="dxa"/>
            <w:vMerge/>
          </w:tcPr>
          <w:p w14:paraId="39A07FEE" w14:textId="77777777" w:rsidR="003843EA" w:rsidRDefault="003843EA">
            <w:pPr>
              <w:spacing w:line="276" w:lineRule="auto"/>
              <w:rPr>
                <w:rFonts w:ascii="黑体" w:hAnsi="宋体"/>
                <w:b/>
                <w:sz w:val="18"/>
                <w:szCs w:val="18"/>
              </w:rPr>
            </w:pPr>
          </w:p>
        </w:tc>
        <w:tc>
          <w:tcPr>
            <w:tcW w:w="2787" w:type="dxa"/>
          </w:tcPr>
          <w:p w14:paraId="5D589D42" w14:textId="77777777" w:rsidR="003843EA" w:rsidRDefault="00A21561">
            <w:pPr>
              <w:spacing w:line="276" w:lineRule="auto"/>
              <w:rPr>
                <w:rFonts w:ascii="黑体" w:hAnsi="宋体"/>
                <w:b/>
                <w:sz w:val="18"/>
                <w:szCs w:val="18"/>
              </w:rPr>
            </w:pPr>
            <w:r>
              <w:rPr>
                <w:rFonts w:ascii="黑体" w:hAnsi="黑体" w:hint="eastAsia"/>
                <w:color w:val="000000"/>
                <w:sz w:val="20"/>
                <w:szCs w:val="20"/>
              </w:rPr>
              <w:t>应用 4 区密钥（ SC4）</w:t>
            </w:r>
          </w:p>
        </w:tc>
        <w:tc>
          <w:tcPr>
            <w:tcW w:w="1275" w:type="dxa"/>
          </w:tcPr>
          <w:p w14:paraId="2B95D7FA" w14:textId="77777777" w:rsidR="003843EA" w:rsidRDefault="00A21561">
            <w:pPr>
              <w:spacing w:line="276" w:lineRule="auto"/>
              <w:rPr>
                <w:rFonts w:ascii="黑体" w:hAnsi="宋体"/>
                <w:b/>
                <w:sz w:val="18"/>
                <w:szCs w:val="18"/>
              </w:rPr>
            </w:pPr>
            <w:r>
              <w:rPr>
                <w:rFonts w:ascii="黑体" w:hAnsi="宋体" w:hint="eastAsia"/>
                <w:b/>
                <w:sz w:val="18"/>
                <w:szCs w:val="18"/>
              </w:rPr>
              <w:t>0</w:t>
            </w:r>
          </w:p>
        </w:tc>
        <w:tc>
          <w:tcPr>
            <w:tcW w:w="1086" w:type="dxa"/>
          </w:tcPr>
          <w:p w14:paraId="2E8B53FC" w14:textId="77777777" w:rsidR="003843EA" w:rsidRDefault="00A21561">
            <w:pPr>
              <w:spacing w:line="276" w:lineRule="auto"/>
              <w:rPr>
                <w:rFonts w:ascii="黑体" w:hAnsi="宋体"/>
                <w:b/>
                <w:sz w:val="18"/>
                <w:szCs w:val="18"/>
              </w:rPr>
            </w:pPr>
            <w:r>
              <w:rPr>
                <w:rFonts w:ascii="黑体" w:hAnsi="宋体" w:hint="eastAsia"/>
                <w:b/>
                <w:sz w:val="18"/>
                <w:szCs w:val="18"/>
              </w:rPr>
              <w:t>4</w:t>
            </w:r>
          </w:p>
        </w:tc>
        <w:tc>
          <w:tcPr>
            <w:tcW w:w="1716" w:type="dxa"/>
          </w:tcPr>
          <w:p w14:paraId="3221ACEF" w14:textId="77777777" w:rsidR="003843EA" w:rsidRDefault="00A21561">
            <w:pPr>
              <w:spacing w:line="276" w:lineRule="auto"/>
              <w:rPr>
                <w:rFonts w:ascii="黑体" w:hAnsi="宋体"/>
                <w:b/>
                <w:sz w:val="18"/>
                <w:szCs w:val="18"/>
              </w:rPr>
            </w:pPr>
            <w:r>
              <w:rPr>
                <w:rFonts w:ascii="黑体" w:hAnsi="宋体" w:hint="eastAsia"/>
                <w:b/>
                <w:sz w:val="18"/>
                <w:szCs w:val="18"/>
              </w:rPr>
              <w:t>2</w:t>
            </w:r>
          </w:p>
        </w:tc>
        <w:tc>
          <w:tcPr>
            <w:tcW w:w="1716" w:type="dxa"/>
          </w:tcPr>
          <w:p w14:paraId="50F4241D" w14:textId="77777777" w:rsidR="003843EA" w:rsidRDefault="00A21561">
            <w:pPr>
              <w:spacing w:line="276" w:lineRule="auto"/>
              <w:rPr>
                <w:rFonts w:ascii="黑体" w:hAnsi="宋体"/>
                <w:b/>
                <w:sz w:val="18"/>
                <w:szCs w:val="18"/>
              </w:rPr>
            </w:pPr>
            <w:r>
              <w:rPr>
                <w:rFonts w:ascii="黑体" w:hAnsi="黑体" w:hint="eastAsia"/>
                <w:color w:val="000000"/>
                <w:sz w:val="20"/>
                <w:szCs w:val="20"/>
              </w:rPr>
              <w:t>2字节密钥</w:t>
            </w:r>
          </w:p>
        </w:tc>
      </w:tr>
      <w:tr w:rsidR="003843EA" w14:paraId="22FCE016" w14:textId="77777777">
        <w:tc>
          <w:tcPr>
            <w:tcW w:w="1716" w:type="dxa"/>
            <w:vMerge/>
          </w:tcPr>
          <w:p w14:paraId="2B8E5A12" w14:textId="77777777" w:rsidR="003843EA" w:rsidRDefault="003843EA">
            <w:pPr>
              <w:spacing w:line="276" w:lineRule="auto"/>
              <w:rPr>
                <w:rFonts w:ascii="黑体" w:hAnsi="宋体"/>
                <w:b/>
                <w:sz w:val="18"/>
                <w:szCs w:val="18"/>
              </w:rPr>
            </w:pPr>
          </w:p>
        </w:tc>
        <w:tc>
          <w:tcPr>
            <w:tcW w:w="2787" w:type="dxa"/>
          </w:tcPr>
          <w:p w14:paraId="0F222608" w14:textId="77777777" w:rsidR="003843EA" w:rsidRDefault="00A21561">
            <w:pPr>
              <w:spacing w:line="276" w:lineRule="auto"/>
              <w:rPr>
                <w:rFonts w:ascii="黑体" w:hAnsi="宋体"/>
                <w:b/>
                <w:sz w:val="18"/>
                <w:szCs w:val="18"/>
              </w:rPr>
            </w:pPr>
            <w:r>
              <w:rPr>
                <w:rFonts w:ascii="黑体" w:hAnsi="黑体" w:hint="eastAsia"/>
                <w:color w:val="000000"/>
                <w:sz w:val="20"/>
                <w:szCs w:val="20"/>
              </w:rPr>
              <w:t>应用 1 区擦除密钥（ EZ1）</w:t>
            </w:r>
          </w:p>
        </w:tc>
        <w:tc>
          <w:tcPr>
            <w:tcW w:w="1275" w:type="dxa"/>
          </w:tcPr>
          <w:p w14:paraId="2C19AAF1" w14:textId="77777777" w:rsidR="003843EA" w:rsidRDefault="00A21561">
            <w:pPr>
              <w:spacing w:line="276" w:lineRule="auto"/>
              <w:rPr>
                <w:rFonts w:ascii="黑体" w:hAnsi="宋体"/>
                <w:b/>
                <w:sz w:val="18"/>
                <w:szCs w:val="18"/>
              </w:rPr>
            </w:pPr>
            <w:r>
              <w:rPr>
                <w:rFonts w:ascii="黑体" w:hAnsi="宋体" w:hint="eastAsia"/>
                <w:b/>
                <w:sz w:val="18"/>
                <w:szCs w:val="18"/>
              </w:rPr>
              <w:t>1</w:t>
            </w:r>
          </w:p>
        </w:tc>
        <w:tc>
          <w:tcPr>
            <w:tcW w:w="1086" w:type="dxa"/>
          </w:tcPr>
          <w:p w14:paraId="6FBFB591" w14:textId="77777777" w:rsidR="003843EA" w:rsidRDefault="00A21561">
            <w:pPr>
              <w:spacing w:line="276" w:lineRule="auto"/>
              <w:rPr>
                <w:rFonts w:ascii="黑体" w:hAnsi="宋体"/>
                <w:b/>
                <w:sz w:val="18"/>
                <w:szCs w:val="18"/>
              </w:rPr>
            </w:pPr>
            <w:r>
              <w:rPr>
                <w:rFonts w:ascii="黑体" w:hAnsi="宋体" w:hint="eastAsia"/>
                <w:b/>
                <w:sz w:val="18"/>
                <w:szCs w:val="18"/>
              </w:rPr>
              <w:t>1</w:t>
            </w:r>
          </w:p>
        </w:tc>
        <w:tc>
          <w:tcPr>
            <w:tcW w:w="1716" w:type="dxa"/>
          </w:tcPr>
          <w:p w14:paraId="28A56999" w14:textId="77777777" w:rsidR="003843EA" w:rsidRDefault="00A21561">
            <w:pPr>
              <w:spacing w:line="276" w:lineRule="auto"/>
              <w:rPr>
                <w:rFonts w:ascii="黑体" w:hAnsi="宋体"/>
                <w:b/>
                <w:sz w:val="18"/>
                <w:szCs w:val="18"/>
              </w:rPr>
            </w:pPr>
            <w:r>
              <w:rPr>
                <w:rFonts w:ascii="黑体" w:hAnsi="宋体" w:hint="eastAsia"/>
                <w:b/>
                <w:sz w:val="18"/>
                <w:szCs w:val="18"/>
              </w:rPr>
              <w:t>2</w:t>
            </w:r>
          </w:p>
        </w:tc>
        <w:tc>
          <w:tcPr>
            <w:tcW w:w="1716" w:type="dxa"/>
          </w:tcPr>
          <w:p w14:paraId="6CD0D80A" w14:textId="77777777" w:rsidR="003843EA" w:rsidRDefault="00A21561">
            <w:pPr>
              <w:spacing w:line="276" w:lineRule="auto"/>
              <w:rPr>
                <w:rFonts w:ascii="黑体" w:hAnsi="宋体"/>
                <w:b/>
                <w:sz w:val="18"/>
                <w:szCs w:val="18"/>
              </w:rPr>
            </w:pPr>
            <w:r>
              <w:rPr>
                <w:rFonts w:ascii="黑体" w:hAnsi="黑体" w:hint="eastAsia"/>
                <w:color w:val="000000"/>
                <w:sz w:val="20"/>
                <w:szCs w:val="20"/>
              </w:rPr>
              <w:t>2字节密钥</w:t>
            </w:r>
          </w:p>
        </w:tc>
      </w:tr>
      <w:tr w:rsidR="003843EA" w14:paraId="7DEBEBA4" w14:textId="77777777">
        <w:tc>
          <w:tcPr>
            <w:tcW w:w="1716" w:type="dxa"/>
            <w:vMerge/>
          </w:tcPr>
          <w:p w14:paraId="5A2D678F" w14:textId="77777777" w:rsidR="003843EA" w:rsidRDefault="003843EA">
            <w:pPr>
              <w:spacing w:line="276" w:lineRule="auto"/>
              <w:rPr>
                <w:rFonts w:ascii="黑体" w:hAnsi="宋体"/>
                <w:b/>
                <w:sz w:val="18"/>
                <w:szCs w:val="18"/>
              </w:rPr>
            </w:pPr>
          </w:p>
        </w:tc>
        <w:tc>
          <w:tcPr>
            <w:tcW w:w="2787" w:type="dxa"/>
          </w:tcPr>
          <w:p w14:paraId="1AEAC24D" w14:textId="77777777" w:rsidR="003843EA" w:rsidRDefault="00A21561">
            <w:pPr>
              <w:spacing w:line="276" w:lineRule="auto"/>
              <w:rPr>
                <w:rFonts w:ascii="黑体" w:hAnsi="宋体"/>
                <w:b/>
                <w:sz w:val="18"/>
                <w:szCs w:val="18"/>
              </w:rPr>
            </w:pPr>
            <w:r>
              <w:rPr>
                <w:rFonts w:ascii="黑体" w:hAnsi="黑体" w:hint="eastAsia"/>
                <w:color w:val="000000"/>
                <w:sz w:val="20"/>
                <w:szCs w:val="20"/>
              </w:rPr>
              <w:t>应用 2 区擦除密钥（ EZ2）</w:t>
            </w:r>
          </w:p>
        </w:tc>
        <w:tc>
          <w:tcPr>
            <w:tcW w:w="1275" w:type="dxa"/>
          </w:tcPr>
          <w:p w14:paraId="3B2CC649" w14:textId="77777777" w:rsidR="003843EA" w:rsidRDefault="00A21561">
            <w:pPr>
              <w:spacing w:line="276" w:lineRule="auto"/>
              <w:rPr>
                <w:rFonts w:ascii="黑体" w:hAnsi="宋体"/>
                <w:b/>
                <w:sz w:val="18"/>
                <w:szCs w:val="18"/>
              </w:rPr>
            </w:pPr>
            <w:r>
              <w:rPr>
                <w:rFonts w:ascii="黑体" w:hAnsi="宋体" w:hint="eastAsia"/>
                <w:b/>
                <w:sz w:val="18"/>
                <w:szCs w:val="18"/>
              </w:rPr>
              <w:t>1</w:t>
            </w:r>
          </w:p>
        </w:tc>
        <w:tc>
          <w:tcPr>
            <w:tcW w:w="1086" w:type="dxa"/>
          </w:tcPr>
          <w:p w14:paraId="3FBFAED8" w14:textId="77777777" w:rsidR="003843EA" w:rsidRDefault="00A21561">
            <w:pPr>
              <w:spacing w:line="276" w:lineRule="auto"/>
              <w:rPr>
                <w:rFonts w:ascii="黑体" w:hAnsi="宋体"/>
                <w:b/>
                <w:sz w:val="18"/>
                <w:szCs w:val="18"/>
              </w:rPr>
            </w:pPr>
            <w:r>
              <w:rPr>
                <w:rFonts w:ascii="黑体" w:hAnsi="宋体" w:hint="eastAsia"/>
                <w:b/>
                <w:sz w:val="18"/>
                <w:szCs w:val="18"/>
              </w:rPr>
              <w:t>2</w:t>
            </w:r>
          </w:p>
        </w:tc>
        <w:tc>
          <w:tcPr>
            <w:tcW w:w="1716" w:type="dxa"/>
          </w:tcPr>
          <w:p w14:paraId="37A36385" w14:textId="77777777" w:rsidR="003843EA" w:rsidRDefault="00A21561">
            <w:pPr>
              <w:spacing w:line="276" w:lineRule="auto"/>
              <w:rPr>
                <w:rFonts w:ascii="黑体" w:hAnsi="宋体"/>
                <w:b/>
                <w:sz w:val="18"/>
                <w:szCs w:val="18"/>
              </w:rPr>
            </w:pPr>
            <w:r>
              <w:rPr>
                <w:rFonts w:ascii="黑体" w:hAnsi="宋体" w:hint="eastAsia"/>
                <w:b/>
                <w:sz w:val="18"/>
                <w:szCs w:val="18"/>
              </w:rPr>
              <w:t>2</w:t>
            </w:r>
          </w:p>
        </w:tc>
        <w:tc>
          <w:tcPr>
            <w:tcW w:w="1716" w:type="dxa"/>
          </w:tcPr>
          <w:p w14:paraId="122DB0FF" w14:textId="77777777" w:rsidR="003843EA" w:rsidRDefault="00A21561">
            <w:pPr>
              <w:spacing w:line="276" w:lineRule="auto"/>
              <w:rPr>
                <w:rFonts w:ascii="黑体" w:hAnsi="宋体"/>
                <w:b/>
                <w:sz w:val="18"/>
                <w:szCs w:val="18"/>
              </w:rPr>
            </w:pPr>
            <w:r>
              <w:rPr>
                <w:rFonts w:ascii="黑体" w:hAnsi="黑体" w:hint="eastAsia"/>
                <w:color w:val="000000"/>
                <w:sz w:val="20"/>
                <w:szCs w:val="20"/>
              </w:rPr>
              <w:t>2字节密钥</w:t>
            </w:r>
          </w:p>
        </w:tc>
      </w:tr>
      <w:tr w:rsidR="003843EA" w14:paraId="4D0A7503" w14:textId="77777777">
        <w:tc>
          <w:tcPr>
            <w:tcW w:w="1716" w:type="dxa"/>
            <w:vMerge/>
          </w:tcPr>
          <w:p w14:paraId="5EBBFDF1" w14:textId="77777777" w:rsidR="003843EA" w:rsidRDefault="003843EA">
            <w:pPr>
              <w:spacing w:line="276" w:lineRule="auto"/>
              <w:rPr>
                <w:rFonts w:ascii="黑体" w:hAnsi="宋体"/>
                <w:b/>
                <w:sz w:val="18"/>
                <w:szCs w:val="18"/>
              </w:rPr>
            </w:pPr>
          </w:p>
        </w:tc>
        <w:tc>
          <w:tcPr>
            <w:tcW w:w="2787" w:type="dxa"/>
          </w:tcPr>
          <w:p w14:paraId="6D0A010E" w14:textId="77777777" w:rsidR="003843EA" w:rsidRDefault="00A21561">
            <w:pPr>
              <w:spacing w:line="276" w:lineRule="auto"/>
              <w:rPr>
                <w:rFonts w:ascii="黑体" w:hAnsi="宋体"/>
                <w:b/>
                <w:sz w:val="18"/>
                <w:szCs w:val="18"/>
              </w:rPr>
            </w:pPr>
            <w:r>
              <w:rPr>
                <w:rFonts w:ascii="黑体" w:hAnsi="黑体" w:hint="eastAsia"/>
                <w:color w:val="000000"/>
                <w:sz w:val="20"/>
                <w:szCs w:val="20"/>
              </w:rPr>
              <w:t>应用 3 区擦除密钥（ EZ3）</w:t>
            </w:r>
          </w:p>
        </w:tc>
        <w:tc>
          <w:tcPr>
            <w:tcW w:w="1275" w:type="dxa"/>
          </w:tcPr>
          <w:p w14:paraId="33D7759D" w14:textId="77777777" w:rsidR="003843EA" w:rsidRDefault="00A21561">
            <w:pPr>
              <w:spacing w:line="276" w:lineRule="auto"/>
              <w:rPr>
                <w:rFonts w:ascii="黑体" w:hAnsi="宋体"/>
                <w:b/>
                <w:sz w:val="18"/>
                <w:szCs w:val="18"/>
              </w:rPr>
            </w:pPr>
            <w:r>
              <w:rPr>
                <w:rFonts w:ascii="黑体" w:hAnsi="宋体" w:hint="eastAsia"/>
                <w:b/>
                <w:sz w:val="18"/>
                <w:szCs w:val="18"/>
              </w:rPr>
              <w:t>1</w:t>
            </w:r>
          </w:p>
        </w:tc>
        <w:tc>
          <w:tcPr>
            <w:tcW w:w="1086" w:type="dxa"/>
          </w:tcPr>
          <w:p w14:paraId="6BC7E7DE" w14:textId="77777777" w:rsidR="003843EA" w:rsidRDefault="00A21561">
            <w:pPr>
              <w:spacing w:line="276" w:lineRule="auto"/>
              <w:rPr>
                <w:rFonts w:ascii="黑体" w:hAnsi="宋体"/>
                <w:b/>
                <w:sz w:val="18"/>
                <w:szCs w:val="18"/>
              </w:rPr>
            </w:pPr>
            <w:r>
              <w:rPr>
                <w:rFonts w:ascii="黑体" w:hAnsi="宋体" w:hint="eastAsia"/>
                <w:b/>
                <w:sz w:val="18"/>
                <w:szCs w:val="18"/>
              </w:rPr>
              <w:t>3</w:t>
            </w:r>
          </w:p>
        </w:tc>
        <w:tc>
          <w:tcPr>
            <w:tcW w:w="1716" w:type="dxa"/>
          </w:tcPr>
          <w:p w14:paraId="6F1715B3" w14:textId="77777777" w:rsidR="003843EA" w:rsidRDefault="00A21561">
            <w:pPr>
              <w:spacing w:line="276" w:lineRule="auto"/>
              <w:rPr>
                <w:rFonts w:ascii="黑体" w:hAnsi="宋体"/>
                <w:b/>
                <w:sz w:val="18"/>
                <w:szCs w:val="18"/>
              </w:rPr>
            </w:pPr>
            <w:r>
              <w:rPr>
                <w:rFonts w:ascii="黑体" w:hAnsi="宋体" w:hint="eastAsia"/>
                <w:b/>
                <w:sz w:val="18"/>
                <w:szCs w:val="18"/>
              </w:rPr>
              <w:t>2</w:t>
            </w:r>
          </w:p>
        </w:tc>
        <w:tc>
          <w:tcPr>
            <w:tcW w:w="1716" w:type="dxa"/>
          </w:tcPr>
          <w:p w14:paraId="63A85D26" w14:textId="77777777" w:rsidR="003843EA" w:rsidRDefault="00A21561">
            <w:pPr>
              <w:spacing w:line="276" w:lineRule="auto"/>
              <w:rPr>
                <w:rFonts w:ascii="黑体" w:hAnsi="宋体"/>
                <w:b/>
                <w:sz w:val="18"/>
                <w:szCs w:val="18"/>
              </w:rPr>
            </w:pPr>
            <w:r>
              <w:rPr>
                <w:rFonts w:ascii="黑体" w:hAnsi="黑体" w:hint="eastAsia"/>
                <w:color w:val="000000"/>
                <w:sz w:val="20"/>
                <w:szCs w:val="20"/>
              </w:rPr>
              <w:t>2字节密钥</w:t>
            </w:r>
          </w:p>
        </w:tc>
      </w:tr>
      <w:tr w:rsidR="003843EA" w14:paraId="3422429D" w14:textId="77777777">
        <w:tc>
          <w:tcPr>
            <w:tcW w:w="1716" w:type="dxa"/>
            <w:vMerge/>
          </w:tcPr>
          <w:p w14:paraId="2537D7BF" w14:textId="77777777" w:rsidR="003843EA" w:rsidRDefault="003843EA">
            <w:pPr>
              <w:spacing w:line="276" w:lineRule="auto"/>
              <w:rPr>
                <w:rFonts w:ascii="黑体" w:hAnsi="宋体"/>
                <w:b/>
                <w:sz w:val="18"/>
                <w:szCs w:val="18"/>
              </w:rPr>
            </w:pPr>
          </w:p>
        </w:tc>
        <w:tc>
          <w:tcPr>
            <w:tcW w:w="2787" w:type="dxa"/>
          </w:tcPr>
          <w:p w14:paraId="6A5C8430" w14:textId="77777777" w:rsidR="003843EA" w:rsidRDefault="00A21561">
            <w:pPr>
              <w:spacing w:line="276" w:lineRule="auto"/>
              <w:rPr>
                <w:rFonts w:ascii="黑体" w:hAnsi="宋体"/>
                <w:b/>
                <w:sz w:val="18"/>
                <w:szCs w:val="18"/>
              </w:rPr>
            </w:pPr>
            <w:r>
              <w:rPr>
                <w:rFonts w:ascii="黑体" w:hAnsi="黑体" w:hint="eastAsia"/>
                <w:color w:val="000000"/>
                <w:sz w:val="20"/>
                <w:szCs w:val="20"/>
              </w:rPr>
              <w:t>应用 4 区擦除密钥（ EZ4）</w:t>
            </w:r>
          </w:p>
        </w:tc>
        <w:tc>
          <w:tcPr>
            <w:tcW w:w="1275" w:type="dxa"/>
          </w:tcPr>
          <w:p w14:paraId="7A48226A" w14:textId="77777777" w:rsidR="003843EA" w:rsidRDefault="00A21561">
            <w:pPr>
              <w:spacing w:line="276" w:lineRule="auto"/>
              <w:rPr>
                <w:rFonts w:ascii="黑体" w:hAnsi="宋体"/>
                <w:b/>
                <w:sz w:val="18"/>
                <w:szCs w:val="18"/>
              </w:rPr>
            </w:pPr>
            <w:r>
              <w:rPr>
                <w:rFonts w:ascii="黑体" w:hAnsi="宋体" w:hint="eastAsia"/>
                <w:b/>
                <w:sz w:val="18"/>
                <w:szCs w:val="18"/>
              </w:rPr>
              <w:t>1</w:t>
            </w:r>
          </w:p>
        </w:tc>
        <w:tc>
          <w:tcPr>
            <w:tcW w:w="1086" w:type="dxa"/>
          </w:tcPr>
          <w:p w14:paraId="3C5D3BD0" w14:textId="77777777" w:rsidR="003843EA" w:rsidRDefault="00A21561">
            <w:pPr>
              <w:spacing w:line="276" w:lineRule="auto"/>
              <w:rPr>
                <w:rFonts w:ascii="黑体" w:hAnsi="宋体"/>
                <w:b/>
                <w:sz w:val="18"/>
                <w:szCs w:val="18"/>
              </w:rPr>
            </w:pPr>
            <w:r>
              <w:rPr>
                <w:rFonts w:ascii="黑体" w:hAnsi="宋体" w:hint="eastAsia"/>
                <w:b/>
                <w:sz w:val="18"/>
                <w:szCs w:val="18"/>
              </w:rPr>
              <w:t>4</w:t>
            </w:r>
          </w:p>
        </w:tc>
        <w:tc>
          <w:tcPr>
            <w:tcW w:w="1716" w:type="dxa"/>
          </w:tcPr>
          <w:p w14:paraId="5FCC656A" w14:textId="77777777" w:rsidR="003843EA" w:rsidRDefault="00A21561">
            <w:pPr>
              <w:spacing w:line="276" w:lineRule="auto"/>
              <w:rPr>
                <w:rFonts w:ascii="黑体" w:hAnsi="宋体"/>
                <w:b/>
                <w:sz w:val="18"/>
                <w:szCs w:val="18"/>
              </w:rPr>
            </w:pPr>
            <w:r>
              <w:rPr>
                <w:rFonts w:ascii="黑体" w:hAnsi="宋体" w:hint="eastAsia"/>
                <w:b/>
                <w:sz w:val="18"/>
                <w:szCs w:val="18"/>
              </w:rPr>
              <w:t>2</w:t>
            </w:r>
          </w:p>
        </w:tc>
        <w:tc>
          <w:tcPr>
            <w:tcW w:w="1716" w:type="dxa"/>
          </w:tcPr>
          <w:p w14:paraId="3F5B7EF5" w14:textId="77777777" w:rsidR="003843EA" w:rsidRDefault="00A21561">
            <w:pPr>
              <w:spacing w:line="276" w:lineRule="auto"/>
              <w:rPr>
                <w:rFonts w:ascii="黑体" w:hAnsi="宋体"/>
                <w:b/>
                <w:sz w:val="18"/>
                <w:szCs w:val="18"/>
              </w:rPr>
            </w:pPr>
            <w:r>
              <w:rPr>
                <w:rFonts w:ascii="黑体" w:hAnsi="黑体" w:hint="eastAsia"/>
                <w:color w:val="000000"/>
                <w:sz w:val="20"/>
                <w:szCs w:val="20"/>
              </w:rPr>
              <w:t>2字节密钥</w:t>
            </w:r>
          </w:p>
        </w:tc>
      </w:tr>
    </w:tbl>
    <w:p w14:paraId="21625110" w14:textId="77777777" w:rsidR="003843EA" w:rsidRDefault="00A21561">
      <w:pPr>
        <w:spacing w:line="276" w:lineRule="auto"/>
        <w:rPr>
          <w:rFonts w:ascii="黑体" w:hAnsi="黑体"/>
          <w:color w:val="000000"/>
          <w:sz w:val="20"/>
          <w:szCs w:val="20"/>
        </w:rPr>
      </w:pPr>
      <w:r>
        <w:rPr>
          <w:color w:val="000000"/>
          <w:sz w:val="20"/>
          <w:szCs w:val="20"/>
        </w:rPr>
        <w:t xml:space="preserve">4. </w:t>
      </w:r>
      <w:r>
        <w:rPr>
          <w:rFonts w:ascii="黑体" w:hAnsi="黑体" w:hint="eastAsia"/>
          <w:color w:val="000000"/>
          <w:sz w:val="20"/>
          <w:szCs w:val="20"/>
        </w:rPr>
        <w:t>擦除存贮器(Erase Memory) 指令格式说明</w:t>
      </w:r>
      <w:r>
        <w:rPr>
          <w:rFonts w:ascii="黑体" w:hAnsi="黑体" w:hint="eastAsia"/>
          <w:color w:val="000000"/>
          <w:sz w:val="20"/>
          <w:szCs w:val="20"/>
        </w:rPr>
        <w:br/>
        <w:t xml:space="preserve">CLA INS P1 P2 </w:t>
      </w:r>
      <w:proofErr w:type="spellStart"/>
      <w:r>
        <w:rPr>
          <w:rFonts w:ascii="黑体" w:hAnsi="黑体" w:hint="eastAsia"/>
          <w:color w:val="000000"/>
          <w:sz w:val="20"/>
          <w:szCs w:val="20"/>
        </w:rPr>
        <w:t>Lc</w:t>
      </w:r>
      <w:proofErr w:type="spellEnd"/>
      <w:r>
        <w:rPr>
          <w:rFonts w:ascii="黑体" w:hAnsi="黑体" w:hint="eastAsia"/>
          <w:color w:val="000000"/>
          <w:sz w:val="20"/>
          <w:szCs w:val="20"/>
        </w:rPr>
        <w:t xml:space="preserve"> Data</w:t>
      </w:r>
      <w:r>
        <w:rPr>
          <w:rFonts w:ascii="黑体" w:hAnsi="黑体" w:hint="eastAsia"/>
          <w:color w:val="000000"/>
          <w:sz w:val="20"/>
          <w:szCs w:val="20"/>
        </w:rPr>
        <w:br/>
        <w:t xml:space="preserve">00 0E Add1 Add2 </w:t>
      </w:r>
      <w:proofErr w:type="spellStart"/>
      <w:r>
        <w:rPr>
          <w:rFonts w:ascii="黑体" w:hAnsi="黑体" w:hint="eastAsia"/>
          <w:color w:val="000000"/>
          <w:sz w:val="20"/>
          <w:szCs w:val="20"/>
        </w:rPr>
        <w:t>Lc</w:t>
      </w:r>
      <w:proofErr w:type="spellEnd"/>
      <w:r>
        <w:rPr>
          <w:rFonts w:ascii="黑体" w:hAnsi="黑体" w:hint="eastAsia"/>
          <w:color w:val="000000"/>
          <w:sz w:val="20"/>
          <w:szCs w:val="20"/>
        </w:rPr>
        <w:br/>
        <w:t>响应格式：</w:t>
      </w:r>
      <w:r>
        <w:rPr>
          <w:rFonts w:ascii="黑体" w:hAnsi="黑体" w:hint="eastAsia"/>
          <w:color w:val="000000"/>
          <w:sz w:val="20"/>
          <w:szCs w:val="20"/>
        </w:rPr>
        <w:br/>
        <w:t>SW1 SW2</w:t>
      </w:r>
      <w:r>
        <w:rPr>
          <w:rFonts w:ascii="黑体" w:hAnsi="黑体" w:hint="eastAsia"/>
          <w:color w:val="000000"/>
          <w:sz w:val="20"/>
          <w:szCs w:val="20"/>
        </w:rPr>
        <w:br/>
        <w:t>其中:</w:t>
      </w:r>
      <w:r>
        <w:rPr>
          <w:rFonts w:ascii="黑体" w:hAnsi="黑体" w:hint="eastAsia"/>
          <w:color w:val="000000"/>
          <w:sz w:val="20"/>
          <w:szCs w:val="20"/>
        </w:rPr>
        <w:br/>
        <w:t>Add1 ---- 启始地址的高字节；</w:t>
      </w:r>
      <w:r>
        <w:rPr>
          <w:rFonts w:ascii="黑体" w:hAnsi="黑体" w:hint="eastAsia"/>
          <w:color w:val="000000"/>
          <w:sz w:val="20"/>
          <w:szCs w:val="20"/>
        </w:rPr>
        <w:br/>
        <w:t>Add2 ---- 启始地址的低字节；</w:t>
      </w:r>
      <w:r>
        <w:rPr>
          <w:rFonts w:ascii="黑体" w:hAnsi="黑体" w:hint="eastAsia"/>
          <w:color w:val="000000"/>
          <w:sz w:val="20"/>
          <w:szCs w:val="20"/>
        </w:rPr>
        <w:br/>
      </w:r>
      <w:proofErr w:type="spellStart"/>
      <w:r>
        <w:rPr>
          <w:rFonts w:ascii="黑体" w:hAnsi="黑体" w:hint="eastAsia"/>
          <w:color w:val="000000"/>
          <w:sz w:val="20"/>
          <w:szCs w:val="20"/>
        </w:rPr>
        <w:t>Lc</w:t>
      </w:r>
      <w:proofErr w:type="spellEnd"/>
      <w:r>
        <w:rPr>
          <w:rFonts w:ascii="黑体" w:hAnsi="黑体" w:hint="eastAsia"/>
          <w:color w:val="000000"/>
          <w:sz w:val="20"/>
          <w:szCs w:val="20"/>
        </w:rPr>
        <w:t xml:space="preserve"> ---- 要擦除的字节长度， </w:t>
      </w:r>
      <w:proofErr w:type="spellStart"/>
      <w:r>
        <w:rPr>
          <w:rFonts w:ascii="黑体" w:hAnsi="黑体" w:hint="eastAsia"/>
          <w:color w:val="000000"/>
          <w:sz w:val="20"/>
          <w:szCs w:val="20"/>
        </w:rPr>
        <w:t>Lc</w:t>
      </w:r>
      <w:proofErr w:type="spellEnd"/>
      <w:r>
        <w:rPr>
          <w:rFonts w:ascii="黑体" w:hAnsi="黑体" w:hint="eastAsia"/>
          <w:color w:val="000000"/>
          <w:sz w:val="20"/>
          <w:szCs w:val="20"/>
        </w:rPr>
        <w:t>&lt;255，如果要写数据的长度&gt;=255，可分两次擦除。</w:t>
      </w:r>
      <w:r>
        <w:rPr>
          <w:rFonts w:ascii="黑体" w:hAnsi="黑体" w:hint="eastAsia"/>
          <w:color w:val="000000"/>
          <w:sz w:val="20"/>
          <w:szCs w:val="20"/>
        </w:rPr>
        <w:br/>
        <w:t>状态字节 SW1、 SW2 含义如下：</w:t>
      </w:r>
    </w:p>
    <w:p w14:paraId="53CC85FD" w14:textId="77777777" w:rsidR="003843EA" w:rsidRDefault="00A21561">
      <w:pPr>
        <w:spacing w:line="276" w:lineRule="auto"/>
        <w:rPr>
          <w:color w:val="000000"/>
          <w:sz w:val="20"/>
          <w:szCs w:val="20"/>
        </w:rPr>
      </w:pPr>
      <w:r>
        <w:rPr>
          <w:color w:val="000000"/>
          <w:sz w:val="20"/>
          <w:szCs w:val="20"/>
        </w:rPr>
        <w:t xml:space="preserve">90 00 ----- </w:t>
      </w:r>
      <w:r>
        <w:rPr>
          <w:rFonts w:ascii="黑体" w:hAnsi="黑体" w:hint="eastAsia"/>
          <w:color w:val="000000"/>
          <w:sz w:val="20"/>
          <w:szCs w:val="20"/>
        </w:rPr>
        <w:t>命令执行正常</w:t>
      </w:r>
      <w:r>
        <w:rPr>
          <w:rFonts w:ascii="黑体" w:hAnsi="黑体" w:hint="eastAsia"/>
          <w:color w:val="000000"/>
          <w:sz w:val="20"/>
          <w:szCs w:val="20"/>
        </w:rPr>
        <w:br/>
        <w:t xml:space="preserve">67 00 ----- 长度错误，指 </w:t>
      </w:r>
      <w:proofErr w:type="spellStart"/>
      <w:r>
        <w:rPr>
          <w:rFonts w:ascii="黑体" w:hAnsi="黑体" w:hint="eastAsia"/>
          <w:color w:val="000000"/>
          <w:sz w:val="20"/>
          <w:szCs w:val="20"/>
        </w:rPr>
        <w:t>Lc</w:t>
      </w:r>
      <w:proofErr w:type="spellEnd"/>
      <w:r>
        <w:rPr>
          <w:rFonts w:ascii="黑体" w:hAnsi="黑体" w:hint="eastAsia"/>
          <w:color w:val="000000"/>
          <w:sz w:val="20"/>
          <w:szCs w:val="20"/>
        </w:rPr>
        <w:t xml:space="preserve"> 错误，这通常是 </w:t>
      </w:r>
      <w:proofErr w:type="spellStart"/>
      <w:r>
        <w:rPr>
          <w:rFonts w:ascii="黑体" w:hAnsi="黑体" w:hint="eastAsia"/>
          <w:color w:val="000000"/>
          <w:sz w:val="20"/>
          <w:szCs w:val="20"/>
        </w:rPr>
        <w:t>Lc</w:t>
      </w:r>
      <w:proofErr w:type="spellEnd"/>
      <w:r>
        <w:rPr>
          <w:rFonts w:ascii="黑体" w:hAnsi="黑体" w:hint="eastAsia"/>
          <w:color w:val="000000"/>
          <w:sz w:val="20"/>
          <w:szCs w:val="20"/>
        </w:rPr>
        <w:t>=0</w:t>
      </w:r>
      <w:r>
        <w:rPr>
          <w:rFonts w:ascii="黑体" w:hAnsi="黑体" w:hint="eastAsia"/>
          <w:color w:val="000000"/>
          <w:sz w:val="20"/>
          <w:szCs w:val="20"/>
        </w:rPr>
        <w:br/>
        <w:t>6A 86 ----- P1 P2 参数错误</w:t>
      </w:r>
      <w:r>
        <w:rPr>
          <w:rFonts w:ascii="黑体" w:hAnsi="黑体" w:hint="eastAsia"/>
          <w:color w:val="000000"/>
          <w:sz w:val="20"/>
          <w:szCs w:val="20"/>
        </w:rPr>
        <w:br/>
        <w:t>6D 00 ----- 指令（ INS）错误</w:t>
      </w:r>
      <w:r>
        <w:rPr>
          <w:rFonts w:ascii="黑体" w:hAnsi="黑体" w:hint="eastAsia"/>
          <w:color w:val="000000"/>
          <w:sz w:val="20"/>
          <w:szCs w:val="20"/>
        </w:rPr>
        <w:br/>
        <w:t>说明：</w:t>
      </w:r>
      <w:r>
        <w:rPr>
          <w:rFonts w:ascii="黑体" w:hAnsi="黑体" w:hint="eastAsia"/>
          <w:color w:val="000000"/>
          <w:sz w:val="20"/>
          <w:szCs w:val="20"/>
        </w:rPr>
        <w:br/>
        <w:t>1）擦除，是将对应地址的存储器写成</w:t>
      </w:r>
      <w:r>
        <w:rPr>
          <w:color w:val="000000"/>
          <w:sz w:val="20"/>
          <w:szCs w:val="20"/>
        </w:rPr>
        <w:t>“FFH”</w:t>
      </w:r>
      <w:r>
        <w:rPr>
          <w:rFonts w:ascii="黑体" w:hAnsi="黑体" w:hint="eastAsia"/>
          <w:color w:val="000000"/>
          <w:sz w:val="20"/>
          <w:szCs w:val="20"/>
        </w:rPr>
        <w:t>。</w:t>
      </w:r>
      <w:r>
        <w:rPr>
          <w:rFonts w:ascii="黑体" w:hAnsi="黑体" w:hint="eastAsia"/>
          <w:color w:val="000000"/>
          <w:sz w:val="20"/>
          <w:szCs w:val="20"/>
        </w:rPr>
        <w:br/>
        <w:t>2）指令格式中的 Add1、 Add2 为 IC 卡芯片存储器的绝对地址，与 IC 卡芯片的分区无关，</w:t>
      </w:r>
      <w:r>
        <w:rPr>
          <w:rFonts w:ascii="黑体" w:hAnsi="黑体" w:hint="eastAsia"/>
          <w:color w:val="000000"/>
          <w:sz w:val="20"/>
          <w:szCs w:val="20"/>
        </w:rPr>
        <w:br/>
        <w:t>AT88SC102/1604/1604B 的绝对地址与分区的对应关系参见表二</w:t>
      </w:r>
      <w:r>
        <w:rPr>
          <w:color w:val="000000"/>
          <w:sz w:val="20"/>
          <w:szCs w:val="20"/>
        </w:rPr>
        <w:t xml:space="preserve">“AT88SC102 /1604 /1604B </w:t>
      </w:r>
      <w:r>
        <w:rPr>
          <w:rFonts w:ascii="黑体" w:hAnsi="黑体" w:hint="eastAsia"/>
          <w:color w:val="000000"/>
          <w:sz w:val="20"/>
          <w:szCs w:val="20"/>
        </w:rPr>
        <w:t>地址与分区对应表</w:t>
      </w:r>
      <w:r>
        <w:rPr>
          <w:color w:val="000000"/>
          <w:sz w:val="20"/>
          <w:szCs w:val="20"/>
        </w:rPr>
        <w:t>”</w:t>
      </w:r>
      <w:r>
        <w:rPr>
          <w:rFonts w:ascii="黑体" w:hAnsi="黑体" w:hint="eastAsia"/>
          <w:color w:val="000000"/>
          <w:sz w:val="20"/>
          <w:szCs w:val="20"/>
        </w:rPr>
        <w:t>。</w:t>
      </w:r>
      <w:r>
        <w:rPr>
          <w:rFonts w:ascii="黑体" w:hAnsi="黑体" w:hint="eastAsia"/>
          <w:color w:val="000000"/>
          <w:sz w:val="20"/>
          <w:szCs w:val="20"/>
        </w:rPr>
        <w:br/>
        <w:t>3）个人化后的 AT88SC1604 /1604B IC 卡，执行</w:t>
      </w:r>
      <w:r>
        <w:rPr>
          <w:color w:val="000000"/>
          <w:sz w:val="20"/>
          <w:szCs w:val="20"/>
        </w:rPr>
        <w:t>“</w:t>
      </w:r>
      <w:r>
        <w:rPr>
          <w:rFonts w:ascii="黑体" w:hAnsi="黑体" w:hint="eastAsia"/>
          <w:color w:val="000000"/>
          <w:sz w:val="20"/>
          <w:szCs w:val="20"/>
        </w:rPr>
        <w:t>擦除存储器</w:t>
      </w:r>
      <w:r>
        <w:rPr>
          <w:color w:val="000000"/>
          <w:sz w:val="20"/>
          <w:szCs w:val="20"/>
        </w:rPr>
        <w:t>”</w:t>
      </w:r>
      <w:r>
        <w:rPr>
          <w:rFonts w:ascii="黑体" w:hAnsi="黑体" w:hint="eastAsia"/>
          <w:color w:val="000000"/>
          <w:sz w:val="20"/>
          <w:szCs w:val="20"/>
        </w:rPr>
        <w:t>的操作前，必须验证该区的擦除密钥，而后可以</w:t>
      </w:r>
      <w:r>
        <w:rPr>
          <w:rFonts w:ascii="黑体" w:hAnsi="黑体" w:hint="eastAsia"/>
          <w:color w:val="000000"/>
          <w:sz w:val="20"/>
          <w:szCs w:val="20"/>
        </w:rPr>
        <w:br/>
        <w:t>逐字节擦除；个人化后的 AT88SC102 IC 卡，验证擦除密钥后整区自动擦除。</w:t>
      </w:r>
      <w:r>
        <w:rPr>
          <w:rFonts w:ascii="黑体" w:hAnsi="黑体" w:hint="eastAsia"/>
          <w:color w:val="000000"/>
          <w:sz w:val="20"/>
          <w:szCs w:val="20"/>
        </w:rPr>
        <w:br/>
        <w:t>4）对于 AT88SC102 IC 卡，无论是否个人化，擦除是按</w:t>
      </w:r>
      <w:r>
        <w:rPr>
          <w:color w:val="000000"/>
          <w:sz w:val="20"/>
          <w:szCs w:val="20"/>
        </w:rPr>
        <w:t>“</w:t>
      </w:r>
      <w:r>
        <w:rPr>
          <w:rFonts w:ascii="黑体" w:hAnsi="黑体" w:hint="eastAsia"/>
          <w:color w:val="000000"/>
          <w:sz w:val="20"/>
          <w:szCs w:val="20"/>
        </w:rPr>
        <w:t>双字节</w:t>
      </w:r>
      <w:r>
        <w:rPr>
          <w:color w:val="000000"/>
          <w:sz w:val="20"/>
          <w:szCs w:val="20"/>
        </w:rPr>
        <w:t>”</w:t>
      </w:r>
      <w:r>
        <w:rPr>
          <w:rFonts w:ascii="黑体" w:hAnsi="黑体" w:hint="eastAsia"/>
          <w:color w:val="000000"/>
          <w:sz w:val="20"/>
          <w:szCs w:val="20"/>
        </w:rPr>
        <w:t>为单位执行的，指令格式中，开始地址必须</w:t>
      </w:r>
      <w:r>
        <w:rPr>
          <w:rFonts w:ascii="黑体" w:hAnsi="黑体" w:hint="eastAsia"/>
          <w:color w:val="000000"/>
          <w:sz w:val="20"/>
          <w:szCs w:val="20"/>
        </w:rPr>
        <w:br/>
      </w:r>
      <w:r>
        <w:rPr>
          <w:rFonts w:ascii="黑体" w:hAnsi="黑体" w:hint="eastAsia"/>
          <w:color w:val="000000"/>
          <w:sz w:val="20"/>
          <w:szCs w:val="20"/>
        </w:rPr>
        <w:lastRenderedPageBreak/>
        <w:t xml:space="preserve">是偶数， </w:t>
      </w:r>
      <w:proofErr w:type="spellStart"/>
      <w:r>
        <w:rPr>
          <w:rFonts w:ascii="黑体" w:hAnsi="黑体" w:hint="eastAsia"/>
          <w:color w:val="000000"/>
          <w:sz w:val="20"/>
          <w:szCs w:val="20"/>
        </w:rPr>
        <w:t>Lc</w:t>
      </w:r>
      <w:proofErr w:type="spellEnd"/>
      <w:r>
        <w:rPr>
          <w:rFonts w:ascii="黑体" w:hAnsi="黑体" w:hint="eastAsia"/>
          <w:color w:val="000000"/>
          <w:sz w:val="20"/>
          <w:szCs w:val="20"/>
        </w:rPr>
        <w:t xml:space="preserve"> 为要擦除的字节长度，当然也是偶数。</w:t>
      </w:r>
      <w:r>
        <w:rPr>
          <w:rFonts w:ascii="黑体" w:hAnsi="黑体" w:hint="eastAsia"/>
          <w:color w:val="000000"/>
          <w:sz w:val="20"/>
          <w:szCs w:val="20"/>
        </w:rPr>
        <w:br/>
        <w:t>表二</w:t>
      </w:r>
      <w:r>
        <w:rPr>
          <w:color w:val="000000"/>
          <w:sz w:val="20"/>
          <w:szCs w:val="20"/>
        </w:rPr>
        <w:t>“AT88SC102 /1604 /1604B</w:t>
      </w:r>
    </w:p>
    <w:tbl>
      <w:tblPr>
        <w:tblStyle w:val="afa"/>
        <w:tblW w:w="10296" w:type="dxa"/>
        <w:tblLayout w:type="fixed"/>
        <w:tblLook w:val="04A0" w:firstRow="1" w:lastRow="0" w:firstColumn="1" w:lastColumn="0" w:noHBand="0" w:noVBand="1"/>
      </w:tblPr>
      <w:tblGrid>
        <w:gridCol w:w="1287"/>
        <w:gridCol w:w="1287"/>
        <w:gridCol w:w="1287"/>
        <w:gridCol w:w="1287"/>
        <w:gridCol w:w="1287"/>
        <w:gridCol w:w="1287"/>
        <w:gridCol w:w="1287"/>
        <w:gridCol w:w="1287"/>
      </w:tblGrid>
      <w:tr w:rsidR="003843EA" w14:paraId="0AAAF76B" w14:textId="77777777">
        <w:tc>
          <w:tcPr>
            <w:tcW w:w="10296" w:type="dxa"/>
            <w:gridSpan w:val="8"/>
          </w:tcPr>
          <w:p w14:paraId="683D1712" w14:textId="77777777" w:rsidR="003843EA" w:rsidRDefault="00A21561">
            <w:pPr>
              <w:spacing w:line="276" w:lineRule="auto"/>
              <w:ind w:firstLineChars="1450" w:firstLine="2900"/>
              <w:rPr>
                <w:rFonts w:ascii="黑体" w:hAnsi="宋体"/>
                <w:b/>
                <w:sz w:val="18"/>
                <w:szCs w:val="18"/>
              </w:rPr>
            </w:pPr>
            <w:r>
              <w:rPr>
                <w:color w:val="000000"/>
                <w:sz w:val="20"/>
                <w:szCs w:val="20"/>
              </w:rPr>
              <w:t xml:space="preserve">AT88SC102 /1604 /1604B </w:t>
            </w:r>
            <w:r>
              <w:rPr>
                <w:rFonts w:ascii="黑体" w:hAnsi="黑体" w:hint="eastAsia"/>
                <w:color w:val="000000"/>
                <w:sz w:val="20"/>
                <w:szCs w:val="20"/>
              </w:rPr>
              <w:t>地址与分区对应表</w:t>
            </w:r>
          </w:p>
        </w:tc>
      </w:tr>
      <w:tr w:rsidR="003843EA" w14:paraId="580744DA" w14:textId="77777777">
        <w:tc>
          <w:tcPr>
            <w:tcW w:w="3861" w:type="dxa"/>
            <w:gridSpan w:val="3"/>
          </w:tcPr>
          <w:p w14:paraId="5BE26A3C" w14:textId="77777777" w:rsidR="003843EA" w:rsidRDefault="00A21561">
            <w:pPr>
              <w:spacing w:line="276" w:lineRule="auto"/>
              <w:ind w:firstLineChars="600" w:firstLine="1200"/>
              <w:rPr>
                <w:rFonts w:ascii="黑体" w:hAnsi="宋体"/>
                <w:b/>
                <w:sz w:val="18"/>
                <w:szCs w:val="18"/>
              </w:rPr>
            </w:pPr>
            <w:r>
              <w:rPr>
                <w:color w:val="000000"/>
                <w:sz w:val="20"/>
                <w:szCs w:val="20"/>
              </w:rPr>
              <w:t>AT88SC102</w:t>
            </w:r>
          </w:p>
        </w:tc>
        <w:tc>
          <w:tcPr>
            <w:tcW w:w="3861" w:type="dxa"/>
            <w:gridSpan w:val="3"/>
          </w:tcPr>
          <w:p w14:paraId="181259A3" w14:textId="77777777" w:rsidR="003843EA" w:rsidRDefault="00A21561">
            <w:pPr>
              <w:spacing w:line="276" w:lineRule="auto"/>
              <w:jc w:val="center"/>
              <w:rPr>
                <w:rFonts w:ascii="黑体" w:hAnsi="宋体"/>
                <w:b/>
                <w:bCs/>
                <w:sz w:val="18"/>
                <w:szCs w:val="18"/>
              </w:rPr>
            </w:pPr>
            <w:r>
              <w:rPr>
                <w:color w:val="000000"/>
                <w:sz w:val="20"/>
                <w:szCs w:val="20"/>
              </w:rPr>
              <w:t>AT88SC1604</w:t>
            </w:r>
          </w:p>
        </w:tc>
        <w:tc>
          <w:tcPr>
            <w:tcW w:w="2574" w:type="dxa"/>
            <w:gridSpan w:val="2"/>
          </w:tcPr>
          <w:p w14:paraId="130593E4" w14:textId="77777777" w:rsidR="003843EA" w:rsidRDefault="00A21561">
            <w:pPr>
              <w:spacing w:line="276" w:lineRule="auto"/>
              <w:jc w:val="center"/>
              <w:rPr>
                <w:rFonts w:ascii="黑体" w:hAnsi="宋体"/>
                <w:b/>
                <w:sz w:val="18"/>
                <w:szCs w:val="18"/>
              </w:rPr>
            </w:pPr>
            <w:r>
              <w:rPr>
                <w:color w:val="000000"/>
                <w:sz w:val="20"/>
                <w:szCs w:val="20"/>
              </w:rPr>
              <w:t>AT88SC1604B</w:t>
            </w:r>
          </w:p>
        </w:tc>
      </w:tr>
      <w:tr w:rsidR="003843EA" w14:paraId="0DF20E18" w14:textId="77777777">
        <w:tc>
          <w:tcPr>
            <w:tcW w:w="1287" w:type="dxa"/>
          </w:tcPr>
          <w:p w14:paraId="29E953C9" w14:textId="77777777" w:rsidR="003843EA" w:rsidRDefault="00A21561">
            <w:pPr>
              <w:spacing w:line="276" w:lineRule="auto"/>
              <w:rPr>
                <w:rFonts w:ascii="黑体" w:hAnsi="宋体"/>
                <w:b/>
                <w:sz w:val="18"/>
                <w:szCs w:val="18"/>
              </w:rPr>
            </w:pPr>
            <w:r>
              <w:rPr>
                <w:rFonts w:ascii="黑体" w:hAnsi="黑体" w:hint="eastAsia"/>
                <w:color w:val="000000"/>
                <w:sz w:val="20"/>
                <w:szCs w:val="20"/>
              </w:rPr>
              <w:t>分区</w:t>
            </w:r>
          </w:p>
        </w:tc>
        <w:tc>
          <w:tcPr>
            <w:tcW w:w="1287" w:type="dxa"/>
          </w:tcPr>
          <w:p w14:paraId="774011C5" w14:textId="77777777" w:rsidR="003843EA" w:rsidRDefault="00A21561">
            <w:pPr>
              <w:spacing w:line="276" w:lineRule="auto"/>
              <w:rPr>
                <w:rFonts w:ascii="黑体" w:hAnsi="宋体"/>
                <w:b/>
                <w:sz w:val="18"/>
                <w:szCs w:val="18"/>
              </w:rPr>
            </w:pPr>
            <w:r>
              <w:rPr>
                <w:rFonts w:ascii="黑体" w:hAnsi="黑体" w:hint="eastAsia"/>
                <w:color w:val="000000"/>
                <w:sz w:val="20"/>
                <w:szCs w:val="20"/>
              </w:rPr>
              <w:t>启始地址</w:t>
            </w:r>
          </w:p>
        </w:tc>
        <w:tc>
          <w:tcPr>
            <w:tcW w:w="1287" w:type="dxa"/>
          </w:tcPr>
          <w:p w14:paraId="6FF6A4E8" w14:textId="77777777" w:rsidR="003843EA" w:rsidRDefault="00A21561">
            <w:pPr>
              <w:spacing w:line="276" w:lineRule="auto"/>
              <w:rPr>
                <w:rFonts w:ascii="黑体" w:hAnsi="宋体"/>
                <w:b/>
                <w:sz w:val="18"/>
                <w:szCs w:val="18"/>
              </w:rPr>
            </w:pPr>
            <w:r>
              <w:rPr>
                <w:rFonts w:ascii="黑体" w:hAnsi="黑体" w:hint="eastAsia"/>
                <w:color w:val="000000"/>
                <w:sz w:val="20"/>
                <w:szCs w:val="20"/>
              </w:rPr>
              <w:t>字节长度</w:t>
            </w:r>
          </w:p>
        </w:tc>
        <w:tc>
          <w:tcPr>
            <w:tcW w:w="1287" w:type="dxa"/>
          </w:tcPr>
          <w:p w14:paraId="64213950" w14:textId="77777777" w:rsidR="003843EA" w:rsidRDefault="00A21561">
            <w:pPr>
              <w:spacing w:line="276" w:lineRule="auto"/>
              <w:rPr>
                <w:rFonts w:ascii="黑体" w:hAnsi="宋体"/>
                <w:b/>
                <w:sz w:val="18"/>
                <w:szCs w:val="18"/>
              </w:rPr>
            </w:pPr>
            <w:r>
              <w:rPr>
                <w:rFonts w:ascii="黑体" w:hAnsi="黑体" w:hint="eastAsia"/>
                <w:color w:val="000000"/>
                <w:sz w:val="20"/>
                <w:szCs w:val="20"/>
              </w:rPr>
              <w:t>分区</w:t>
            </w:r>
          </w:p>
        </w:tc>
        <w:tc>
          <w:tcPr>
            <w:tcW w:w="1287" w:type="dxa"/>
          </w:tcPr>
          <w:p w14:paraId="69A09497" w14:textId="77777777" w:rsidR="003843EA" w:rsidRDefault="00A21561">
            <w:pPr>
              <w:spacing w:line="276" w:lineRule="auto"/>
              <w:rPr>
                <w:rFonts w:ascii="黑体" w:hAnsi="宋体"/>
                <w:b/>
                <w:sz w:val="18"/>
                <w:szCs w:val="18"/>
              </w:rPr>
            </w:pPr>
            <w:r>
              <w:rPr>
                <w:rFonts w:ascii="黑体" w:hAnsi="黑体" w:hint="eastAsia"/>
                <w:color w:val="000000"/>
                <w:sz w:val="20"/>
                <w:szCs w:val="20"/>
              </w:rPr>
              <w:t>启始地址</w:t>
            </w:r>
          </w:p>
        </w:tc>
        <w:tc>
          <w:tcPr>
            <w:tcW w:w="1287" w:type="dxa"/>
          </w:tcPr>
          <w:p w14:paraId="50715F96" w14:textId="77777777" w:rsidR="003843EA" w:rsidRDefault="00A21561">
            <w:pPr>
              <w:spacing w:line="276" w:lineRule="auto"/>
              <w:rPr>
                <w:rFonts w:ascii="黑体" w:hAnsi="宋体"/>
                <w:b/>
                <w:sz w:val="18"/>
                <w:szCs w:val="18"/>
              </w:rPr>
            </w:pPr>
            <w:r>
              <w:rPr>
                <w:rFonts w:ascii="黑体" w:hAnsi="黑体" w:hint="eastAsia"/>
                <w:color w:val="000000"/>
                <w:sz w:val="20"/>
                <w:szCs w:val="20"/>
              </w:rPr>
              <w:t>字节长度</w:t>
            </w:r>
          </w:p>
        </w:tc>
        <w:tc>
          <w:tcPr>
            <w:tcW w:w="1287" w:type="dxa"/>
          </w:tcPr>
          <w:p w14:paraId="286CEB90" w14:textId="77777777" w:rsidR="003843EA" w:rsidRDefault="00A21561">
            <w:pPr>
              <w:spacing w:line="276" w:lineRule="auto"/>
              <w:rPr>
                <w:rFonts w:ascii="黑体" w:hAnsi="宋体"/>
                <w:b/>
                <w:sz w:val="18"/>
                <w:szCs w:val="18"/>
              </w:rPr>
            </w:pPr>
            <w:r>
              <w:rPr>
                <w:rFonts w:ascii="黑体" w:hAnsi="黑体" w:hint="eastAsia"/>
                <w:color w:val="000000"/>
                <w:sz w:val="20"/>
                <w:szCs w:val="20"/>
              </w:rPr>
              <w:t>启始地址</w:t>
            </w:r>
          </w:p>
        </w:tc>
        <w:tc>
          <w:tcPr>
            <w:tcW w:w="1287" w:type="dxa"/>
          </w:tcPr>
          <w:p w14:paraId="7595C6A1" w14:textId="77777777" w:rsidR="003843EA" w:rsidRDefault="00A21561">
            <w:pPr>
              <w:spacing w:line="276" w:lineRule="auto"/>
              <w:rPr>
                <w:rFonts w:ascii="黑体" w:hAnsi="宋体"/>
                <w:b/>
                <w:sz w:val="18"/>
                <w:szCs w:val="18"/>
              </w:rPr>
            </w:pPr>
            <w:r>
              <w:rPr>
                <w:rFonts w:ascii="黑体" w:hAnsi="黑体" w:hint="eastAsia"/>
                <w:color w:val="000000"/>
                <w:sz w:val="20"/>
                <w:szCs w:val="20"/>
              </w:rPr>
              <w:t>字节长度</w:t>
            </w:r>
          </w:p>
        </w:tc>
      </w:tr>
      <w:tr w:rsidR="003843EA" w14:paraId="113585A7" w14:textId="77777777">
        <w:tc>
          <w:tcPr>
            <w:tcW w:w="1287" w:type="dxa"/>
          </w:tcPr>
          <w:p w14:paraId="1A136F16" w14:textId="77777777" w:rsidR="003843EA" w:rsidRDefault="00A21561">
            <w:pPr>
              <w:spacing w:line="276" w:lineRule="auto"/>
              <w:rPr>
                <w:rFonts w:ascii="黑体" w:hAnsi="宋体"/>
                <w:b/>
                <w:sz w:val="18"/>
                <w:szCs w:val="18"/>
              </w:rPr>
            </w:pPr>
            <w:r>
              <w:rPr>
                <w:rFonts w:ascii="黑体" w:hAnsi="宋体" w:hint="eastAsia"/>
                <w:b/>
                <w:sz w:val="18"/>
                <w:szCs w:val="18"/>
              </w:rPr>
              <w:t>FZ</w:t>
            </w:r>
          </w:p>
        </w:tc>
        <w:tc>
          <w:tcPr>
            <w:tcW w:w="1287" w:type="dxa"/>
          </w:tcPr>
          <w:p w14:paraId="76995397" w14:textId="77777777" w:rsidR="003843EA" w:rsidRDefault="00A21561">
            <w:pPr>
              <w:spacing w:line="276" w:lineRule="auto"/>
              <w:rPr>
                <w:rFonts w:ascii="黑体" w:hAnsi="宋体"/>
                <w:b/>
                <w:sz w:val="18"/>
                <w:szCs w:val="18"/>
              </w:rPr>
            </w:pPr>
            <w:r>
              <w:rPr>
                <w:rFonts w:ascii="黑体" w:hAnsi="宋体" w:hint="eastAsia"/>
                <w:b/>
                <w:sz w:val="18"/>
                <w:szCs w:val="18"/>
              </w:rPr>
              <w:t>0</w:t>
            </w:r>
          </w:p>
        </w:tc>
        <w:tc>
          <w:tcPr>
            <w:tcW w:w="1287" w:type="dxa"/>
          </w:tcPr>
          <w:p w14:paraId="7328B553" w14:textId="77777777" w:rsidR="003843EA" w:rsidRDefault="00A21561">
            <w:pPr>
              <w:spacing w:line="276" w:lineRule="auto"/>
              <w:rPr>
                <w:rFonts w:ascii="黑体" w:hAnsi="宋体"/>
                <w:b/>
                <w:sz w:val="18"/>
                <w:szCs w:val="18"/>
              </w:rPr>
            </w:pPr>
            <w:r>
              <w:rPr>
                <w:rFonts w:ascii="黑体" w:hAnsi="宋体" w:hint="eastAsia"/>
                <w:b/>
                <w:sz w:val="18"/>
                <w:szCs w:val="18"/>
              </w:rPr>
              <w:t>2</w:t>
            </w:r>
          </w:p>
        </w:tc>
        <w:tc>
          <w:tcPr>
            <w:tcW w:w="1287" w:type="dxa"/>
          </w:tcPr>
          <w:p w14:paraId="7BC11986" w14:textId="77777777" w:rsidR="003843EA" w:rsidRDefault="00A21561">
            <w:pPr>
              <w:spacing w:line="276" w:lineRule="auto"/>
              <w:rPr>
                <w:rFonts w:ascii="黑体" w:hAnsi="宋体"/>
                <w:b/>
                <w:sz w:val="18"/>
                <w:szCs w:val="18"/>
              </w:rPr>
            </w:pPr>
            <w:r>
              <w:rPr>
                <w:rFonts w:ascii="黑体" w:hAnsi="宋体" w:hint="eastAsia"/>
                <w:b/>
                <w:sz w:val="18"/>
                <w:szCs w:val="18"/>
              </w:rPr>
              <w:t>FZ</w:t>
            </w:r>
          </w:p>
        </w:tc>
        <w:tc>
          <w:tcPr>
            <w:tcW w:w="1287" w:type="dxa"/>
          </w:tcPr>
          <w:p w14:paraId="39FD2AEF" w14:textId="77777777" w:rsidR="003843EA" w:rsidRDefault="00A21561">
            <w:pPr>
              <w:spacing w:line="276" w:lineRule="auto"/>
              <w:rPr>
                <w:rFonts w:ascii="黑体" w:hAnsi="宋体"/>
                <w:b/>
                <w:sz w:val="18"/>
                <w:szCs w:val="18"/>
              </w:rPr>
            </w:pPr>
            <w:r>
              <w:rPr>
                <w:rFonts w:ascii="黑体" w:hAnsi="宋体" w:hint="eastAsia"/>
                <w:b/>
                <w:sz w:val="18"/>
                <w:szCs w:val="18"/>
              </w:rPr>
              <w:t>0</w:t>
            </w:r>
          </w:p>
        </w:tc>
        <w:tc>
          <w:tcPr>
            <w:tcW w:w="1287" w:type="dxa"/>
          </w:tcPr>
          <w:p w14:paraId="4064D30A" w14:textId="77777777" w:rsidR="003843EA" w:rsidRDefault="00A21561">
            <w:pPr>
              <w:spacing w:line="276" w:lineRule="auto"/>
              <w:rPr>
                <w:rFonts w:ascii="黑体" w:hAnsi="宋体"/>
                <w:b/>
                <w:sz w:val="18"/>
                <w:szCs w:val="18"/>
              </w:rPr>
            </w:pPr>
            <w:r>
              <w:rPr>
                <w:rFonts w:ascii="黑体" w:hAnsi="宋体" w:hint="eastAsia"/>
                <w:b/>
                <w:sz w:val="18"/>
                <w:szCs w:val="18"/>
              </w:rPr>
              <w:t>2</w:t>
            </w:r>
          </w:p>
        </w:tc>
        <w:tc>
          <w:tcPr>
            <w:tcW w:w="1287" w:type="dxa"/>
          </w:tcPr>
          <w:p w14:paraId="7700F3A8" w14:textId="77777777" w:rsidR="003843EA" w:rsidRDefault="003843EA">
            <w:pPr>
              <w:spacing w:line="276" w:lineRule="auto"/>
              <w:rPr>
                <w:rFonts w:ascii="黑体" w:hAnsi="宋体"/>
                <w:b/>
                <w:sz w:val="18"/>
                <w:szCs w:val="18"/>
              </w:rPr>
            </w:pPr>
          </w:p>
        </w:tc>
        <w:tc>
          <w:tcPr>
            <w:tcW w:w="1287" w:type="dxa"/>
          </w:tcPr>
          <w:p w14:paraId="7A9069BE" w14:textId="77777777" w:rsidR="003843EA" w:rsidRDefault="003843EA">
            <w:pPr>
              <w:spacing w:line="276" w:lineRule="auto"/>
              <w:rPr>
                <w:rFonts w:ascii="黑体" w:hAnsi="宋体"/>
                <w:b/>
                <w:sz w:val="18"/>
                <w:szCs w:val="18"/>
              </w:rPr>
            </w:pPr>
          </w:p>
        </w:tc>
      </w:tr>
      <w:tr w:rsidR="003843EA" w14:paraId="73FED0BA" w14:textId="77777777">
        <w:tc>
          <w:tcPr>
            <w:tcW w:w="1287" w:type="dxa"/>
          </w:tcPr>
          <w:p w14:paraId="4D55133C" w14:textId="77777777" w:rsidR="003843EA" w:rsidRDefault="00A21561">
            <w:pPr>
              <w:spacing w:line="276" w:lineRule="auto"/>
              <w:rPr>
                <w:rFonts w:ascii="黑体" w:hAnsi="宋体"/>
                <w:b/>
                <w:sz w:val="18"/>
                <w:szCs w:val="18"/>
              </w:rPr>
            </w:pPr>
            <w:r>
              <w:rPr>
                <w:rFonts w:ascii="黑体" w:hAnsi="宋体" w:hint="eastAsia"/>
                <w:b/>
                <w:sz w:val="18"/>
                <w:szCs w:val="18"/>
              </w:rPr>
              <w:t>IZ</w:t>
            </w:r>
          </w:p>
        </w:tc>
        <w:tc>
          <w:tcPr>
            <w:tcW w:w="1287" w:type="dxa"/>
          </w:tcPr>
          <w:p w14:paraId="53CFCE25" w14:textId="77777777" w:rsidR="003843EA" w:rsidRDefault="00A21561">
            <w:pPr>
              <w:spacing w:line="276" w:lineRule="auto"/>
              <w:rPr>
                <w:rFonts w:ascii="黑体" w:hAnsi="宋体"/>
                <w:b/>
                <w:sz w:val="18"/>
                <w:szCs w:val="18"/>
              </w:rPr>
            </w:pPr>
            <w:r>
              <w:rPr>
                <w:rFonts w:ascii="黑体" w:hAnsi="宋体" w:hint="eastAsia"/>
                <w:b/>
                <w:sz w:val="18"/>
                <w:szCs w:val="18"/>
              </w:rPr>
              <w:t>2</w:t>
            </w:r>
          </w:p>
        </w:tc>
        <w:tc>
          <w:tcPr>
            <w:tcW w:w="1287" w:type="dxa"/>
          </w:tcPr>
          <w:p w14:paraId="66244A1D" w14:textId="77777777" w:rsidR="003843EA" w:rsidRDefault="00A21561">
            <w:pPr>
              <w:spacing w:line="276" w:lineRule="auto"/>
              <w:rPr>
                <w:rFonts w:ascii="黑体" w:hAnsi="宋体"/>
                <w:b/>
                <w:sz w:val="18"/>
                <w:szCs w:val="18"/>
              </w:rPr>
            </w:pPr>
            <w:r>
              <w:rPr>
                <w:rFonts w:ascii="黑体" w:hAnsi="宋体" w:hint="eastAsia"/>
                <w:b/>
                <w:sz w:val="18"/>
                <w:szCs w:val="18"/>
              </w:rPr>
              <w:t>8</w:t>
            </w:r>
          </w:p>
        </w:tc>
        <w:tc>
          <w:tcPr>
            <w:tcW w:w="1287" w:type="dxa"/>
          </w:tcPr>
          <w:p w14:paraId="193C3139" w14:textId="77777777" w:rsidR="003843EA" w:rsidRDefault="00A21561">
            <w:pPr>
              <w:spacing w:line="276" w:lineRule="auto"/>
              <w:rPr>
                <w:rFonts w:ascii="黑体" w:hAnsi="宋体"/>
                <w:b/>
                <w:sz w:val="18"/>
                <w:szCs w:val="18"/>
              </w:rPr>
            </w:pPr>
            <w:r>
              <w:rPr>
                <w:rFonts w:ascii="黑体" w:hAnsi="宋体" w:hint="eastAsia"/>
                <w:b/>
                <w:sz w:val="18"/>
                <w:szCs w:val="18"/>
              </w:rPr>
              <w:t>IZ</w:t>
            </w:r>
          </w:p>
        </w:tc>
        <w:tc>
          <w:tcPr>
            <w:tcW w:w="1287" w:type="dxa"/>
          </w:tcPr>
          <w:p w14:paraId="353926C2" w14:textId="77777777" w:rsidR="003843EA" w:rsidRDefault="00A21561">
            <w:pPr>
              <w:spacing w:line="276" w:lineRule="auto"/>
              <w:rPr>
                <w:rFonts w:ascii="黑体" w:hAnsi="宋体"/>
                <w:b/>
                <w:sz w:val="18"/>
                <w:szCs w:val="18"/>
              </w:rPr>
            </w:pPr>
            <w:r>
              <w:rPr>
                <w:rFonts w:ascii="黑体" w:hAnsi="宋体" w:hint="eastAsia"/>
                <w:b/>
                <w:sz w:val="18"/>
                <w:szCs w:val="18"/>
              </w:rPr>
              <w:t>2</w:t>
            </w:r>
          </w:p>
        </w:tc>
        <w:tc>
          <w:tcPr>
            <w:tcW w:w="1287" w:type="dxa"/>
          </w:tcPr>
          <w:p w14:paraId="6C90AC27" w14:textId="77777777" w:rsidR="003843EA" w:rsidRDefault="00A21561">
            <w:pPr>
              <w:spacing w:line="276" w:lineRule="auto"/>
              <w:rPr>
                <w:rFonts w:ascii="黑体" w:hAnsi="宋体"/>
                <w:b/>
                <w:sz w:val="18"/>
                <w:szCs w:val="18"/>
              </w:rPr>
            </w:pPr>
            <w:r>
              <w:rPr>
                <w:rFonts w:ascii="黑体" w:hAnsi="宋体" w:hint="eastAsia"/>
                <w:b/>
                <w:sz w:val="18"/>
                <w:szCs w:val="18"/>
              </w:rPr>
              <w:t>8</w:t>
            </w:r>
          </w:p>
        </w:tc>
        <w:tc>
          <w:tcPr>
            <w:tcW w:w="1287" w:type="dxa"/>
          </w:tcPr>
          <w:p w14:paraId="05293F8B" w14:textId="77777777" w:rsidR="003843EA" w:rsidRDefault="003843EA">
            <w:pPr>
              <w:spacing w:line="276" w:lineRule="auto"/>
              <w:rPr>
                <w:rFonts w:ascii="黑体" w:hAnsi="宋体"/>
                <w:b/>
                <w:sz w:val="18"/>
                <w:szCs w:val="18"/>
              </w:rPr>
            </w:pPr>
          </w:p>
        </w:tc>
        <w:tc>
          <w:tcPr>
            <w:tcW w:w="1287" w:type="dxa"/>
          </w:tcPr>
          <w:p w14:paraId="1A777637" w14:textId="77777777" w:rsidR="003843EA" w:rsidRDefault="003843EA">
            <w:pPr>
              <w:spacing w:line="276" w:lineRule="auto"/>
              <w:rPr>
                <w:rFonts w:ascii="黑体" w:hAnsi="宋体"/>
                <w:b/>
                <w:sz w:val="18"/>
                <w:szCs w:val="18"/>
              </w:rPr>
            </w:pPr>
          </w:p>
        </w:tc>
      </w:tr>
      <w:tr w:rsidR="003843EA" w14:paraId="68F2DF9F" w14:textId="77777777">
        <w:tc>
          <w:tcPr>
            <w:tcW w:w="1287" w:type="dxa"/>
          </w:tcPr>
          <w:p w14:paraId="119A6AFB" w14:textId="77777777" w:rsidR="003843EA" w:rsidRDefault="00A21561">
            <w:pPr>
              <w:spacing w:line="276" w:lineRule="auto"/>
              <w:rPr>
                <w:rFonts w:ascii="黑体" w:hAnsi="宋体"/>
                <w:b/>
                <w:sz w:val="18"/>
                <w:szCs w:val="18"/>
              </w:rPr>
            </w:pPr>
            <w:r>
              <w:rPr>
                <w:rFonts w:ascii="黑体" w:hAnsi="宋体" w:hint="eastAsia"/>
                <w:b/>
                <w:sz w:val="18"/>
                <w:szCs w:val="18"/>
              </w:rPr>
              <w:t>SC</w:t>
            </w:r>
          </w:p>
        </w:tc>
        <w:tc>
          <w:tcPr>
            <w:tcW w:w="1287" w:type="dxa"/>
          </w:tcPr>
          <w:p w14:paraId="6C06D8F3" w14:textId="77777777" w:rsidR="003843EA" w:rsidRDefault="00A21561">
            <w:pPr>
              <w:spacing w:line="276" w:lineRule="auto"/>
              <w:rPr>
                <w:rFonts w:ascii="黑体" w:hAnsi="宋体"/>
                <w:b/>
                <w:sz w:val="18"/>
                <w:szCs w:val="18"/>
              </w:rPr>
            </w:pPr>
            <w:r>
              <w:rPr>
                <w:rFonts w:ascii="黑体" w:hAnsi="宋体" w:hint="eastAsia"/>
                <w:b/>
                <w:sz w:val="18"/>
                <w:szCs w:val="18"/>
              </w:rPr>
              <w:t>10</w:t>
            </w:r>
          </w:p>
        </w:tc>
        <w:tc>
          <w:tcPr>
            <w:tcW w:w="1287" w:type="dxa"/>
          </w:tcPr>
          <w:p w14:paraId="5DBDE434" w14:textId="77777777" w:rsidR="003843EA" w:rsidRDefault="00A21561">
            <w:pPr>
              <w:spacing w:line="276" w:lineRule="auto"/>
              <w:rPr>
                <w:rFonts w:ascii="黑体" w:hAnsi="宋体"/>
                <w:b/>
                <w:sz w:val="18"/>
                <w:szCs w:val="18"/>
              </w:rPr>
            </w:pPr>
            <w:r>
              <w:rPr>
                <w:rFonts w:ascii="黑体" w:hAnsi="宋体" w:hint="eastAsia"/>
                <w:b/>
                <w:sz w:val="18"/>
                <w:szCs w:val="18"/>
              </w:rPr>
              <w:t>2</w:t>
            </w:r>
          </w:p>
        </w:tc>
        <w:tc>
          <w:tcPr>
            <w:tcW w:w="1287" w:type="dxa"/>
          </w:tcPr>
          <w:p w14:paraId="58E87788" w14:textId="77777777" w:rsidR="003843EA" w:rsidRDefault="00A21561">
            <w:pPr>
              <w:spacing w:line="276" w:lineRule="auto"/>
              <w:rPr>
                <w:rFonts w:ascii="黑体" w:hAnsi="宋体"/>
                <w:b/>
                <w:sz w:val="18"/>
                <w:szCs w:val="18"/>
              </w:rPr>
            </w:pPr>
            <w:r>
              <w:rPr>
                <w:rFonts w:ascii="黑体" w:hAnsi="宋体" w:hint="eastAsia"/>
                <w:b/>
                <w:sz w:val="18"/>
                <w:szCs w:val="18"/>
              </w:rPr>
              <w:t>SC</w:t>
            </w:r>
          </w:p>
        </w:tc>
        <w:tc>
          <w:tcPr>
            <w:tcW w:w="1287" w:type="dxa"/>
          </w:tcPr>
          <w:p w14:paraId="693E71AC" w14:textId="77777777" w:rsidR="003843EA" w:rsidRDefault="00A21561">
            <w:pPr>
              <w:spacing w:line="276" w:lineRule="auto"/>
              <w:rPr>
                <w:rFonts w:ascii="黑体" w:hAnsi="宋体"/>
                <w:b/>
                <w:sz w:val="18"/>
                <w:szCs w:val="18"/>
              </w:rPr>
            </w:pPr>
            <w:r>
              <w:rPr>
                <w:rFonts w:ascii="黑体" w:hAnsi="宋体" w:hint="eastAsia"/>
                <w:b/>
                <w:sz w:val="18"/>
                <w:szCs w:val="18"/>
              </w:rPr>
              <w:t>10</w:t>
            </w:r>
          </w:p>
        </w:tc>
        <w:tc>
          <w:tcPr>
            <w:tcW w:w="1287" w:type="dxa"/>
          </w:tcPr>
          <w:p w14:paraId="1B9BC873" w14:textId="77777777" w:rsidR="003843EA" w:rsidRDefault="00A21561">
            <w:pPr>
              <w:spacing w:line="276" w:lineRule="auto"/>
              <w:rPr>
                <w:rFonts w:ascii="黑体" w:hAnsi="宋体"/>
                <w:b/>
                <w:sz w:val="18"/>
                <w:szCs w:val="18"/>
              </w:rPr>
            </w:pPr>
            <w:r>
              <w:rPr>
                <w:rFonts w:ascii="黑体" w:hAnsi="宋体" w:hint="eastAsia"/>
                <w:b/>
                <w:sz w:val="18"/>
                <w:szCs w:val="18"/>
              </w:rPr>
              <w:t>2</w:t>
            </w:r>
          </w:p>
        </w:tc>
        <w:tc>
          <w:tcPr>
            <w:tcW w:w="1287" w:type="dxa"/>
          </w:tcPr>
          <w:p w14:paraId="4265AC02" w14:textId="77777777" w:rsidR="003843EA" w:rsidRDefault="003843EA">
            <w:pPr>
              <w:spacing w:line="276" w:lineRule="auto"/>
              <w:rPr>
                <w:rFonts w:ascii="黑体" w:hAnsi="宋体"/>
                <w:b/>
                <w:sz w:val="18"/>
                <w:szCs w:val="18"/>
              </w:rPr>
            </w:pPr>
          </w:p>
        </w:tc>
        <w:tc>
          <w:tcPr>
            <w:tcW w:w="1287" w:type="dxa"/>
          </w:tcPr>
          <w:p w14:paraId="5184A676" w14:textId="77777777" w:rsidR="003843EA" w:rsidRDefault="003843EA">
            <w:pPr>
              <w:spacing w:line="276" w:lineRule="auto"/>
              <w:rPr>
                <w:rFonts w:ascii="黑体" w:hAnsi="宋体"/>
                <w:b/>
                <w:sz w:val="18"/>
                <w:szCs w:val="18"/>
              </w:rPr>
            </w:pPr>
          </w:p>
        </w:tc>
      </w:tr>
      <w:tr w:rsidR="003843EA" w14:paraId="48C1F5E9" w14:textId="77777777">
        <w:tc>
          <w:tcPr>
            <w:tcW w:w="1287" w:type="dxa"/>
          </w:tcPr>
          <w:p w14:paraId="4879C009" w14:textId="77777777" w:rsidR="003843EA" w:rsidRDefault="00A21561">
            <w:pPr>
              <w:spacing w:line="276" w:lineRule="auto"/>
              <w:rPr>
                <w:rFonts w:ascii="黑体" w:hAnsi="宋体"/>
                <w:b/>
                <w:sz w:val="18"/>
                <w:szCs w:val="18"/>
              </w:rPr>
            </w:pPr>
            <w:r>
              <w:rPr>
                <w:color w:val="000000"/>
                <w:sz w:val="20"/>
                <w:szCs w:val="20"/>
              </w:rPr>
              <w:t>SCAC</w:t>
            </w:r>
          </w:p>
        </w:tc>
        <w:tc>
          <w:tcPr>
            <w:tcW w:w="1287" w:type="dxa"/>
          </w:tcPr>
          <w:p w14:paraId="01C8FAFB" w14:textId="77777777" w:rsidR="003843EA" w:rsidRDefault="00A21561">
            <w:pPr>
              <w:spacing w:line="276" w:lineRule="auto"/>
              <w:rPr>
                <w:rFonts w:ascii="黑体" w:hAnsi="宋体"/>
                <w:b/>
                <w:sz w:val="18"/>
                <w:szCs w:val="18"/>
              </w:rPr>
            </w:pPr>
            <w:r>
              <w:rPr>
                <w:rFonts w:ascii="黑体" w:hAnsi="宋体" w:hint="eastAsia"/>
                <w:b/>
                <w:sz w:val="18"/>
                <w:szCs w:val="18"/>
              </w:rPr>
              <w:t>12</w:t>
            </w:r>
          </w:p>
        </w:tc>
        <w:tc>
          <w:tcPr>
            <w:tcW w:w="1287" w:type="dxa"/>
          </w:tcPr>
          <w:p w14:paraId="16511D44" w14:textId="77777777" w:rsidR="003843EA" w:rsidRDefault="00A21561">
            <w:pPr>
              <w:spacing w:line="276" w:lineRule="auto"/>
              <w:rPr>
                <w:rFonts w:ascii="黑体" w:hAnsi="宋体"/>
                <w:b/>
                <w:sz w:val="18"/>
                <w:szCs w:val="18"/>
              </w:rPr>
            </w:pPr>
            <w:r>
              <w:rPr>
                <w:rFonts w:ascii="黑体" w:hAnsi="宋体" w:hint="eastAsia"/>
                <w:b/>
                <w:sz w:val="18"/>
                <w:szCs w:val="18"/>
              </w:rPr>
              <w:t>2</w:t>
            </w:r>
          </w:p>
        </w:tc>
        <w:tc>
          <w:tcPr>
            <w:tcW w:w="1287" w:type="dxa"/>
          </w:tcPr>
          <w:p w14:paraId="40DC8861" w14:textId="77777777" w:rsidR="003843EA" w:rsidRDefault="00A21561">
            <w:pPr>
              <w:spacing w:line="276" w:lineRule="auto"/>
              <w:rPr>
                <w:rFonts w:ascii="黑体" w:hAnsi="宋体"/>
                <w:b/>
                <w:sz w:val="18"/>
                <w:szCs w:val="18"/>
              </w:rPr>
            </w:pPr>
            <w:r>
              <w:rPr>
                <w:color w:val="000000"/>
                <w:sz w:val="20"/>
                <w:szCs w:val="20"/>
              </w:rPr>
              <w:t>SCAC</w:t>
            </w:r>
          </w:p>
        </w:tc>
        <w:tc>
          <w:tcPr>
            <w:tcW w:w="1287" w:type="dxa"/>
          </w:tcPr>
          <w:p w14:paraId="6768D770" w14:textId="77777777" w:rsidR="003843EA" w:rsidRDefault="00A21561">
            <w:pPr>
              <w:spacing w:line="276" w:lineRule="auto"/>
              <w:rPr>
                <w:rFonts w:ascii="黑体" w:hAnsi="宋体"/>
                <w:b/>
                <w:sz w:val="18"/>
                <w:szCs w:val="18"/>
              </w:rPr>
            </w:pPr>
            <w:r>
              <w:rPr>
                <w:rFonts w:ascii="黑体" w:hAnsi="宋体" w:hint="eastAsia"/>
                <w:b/>
                <w:sz w:val="18"/>
                <w:szCs w:val="18"/>
              </w:rPr>
              <w:t>12</w:t>
            </w:r>
          </w:p>
        </w:tc>
        <w:tc>
          <w:tcPr>
            <w:tcW w:w="1287" w:type="dxa"/>
          </w:tcPr>
          <w:p w14:paraId="3C1DDA99" w14:textId="77777777" w:rsidR="003843EA" w:rsidRDefault="00A21561">
            <w:pPr>
              <w:spacing w:line="276" w:lineRule="auto"/>
              <w:rPr>
                <w:rFonts w:ascii="黑体" w:hAnsi="宋体"/>
                <w:b/>
                <w:sz w:val="18"/>
                <w:szCs w:val="18"/>
              </w:rPr>
            </w:pPr>
            <w:r>
              <w:rPr>
                <w:rFonts w:ascii="黑体" w:hAnsi="宋体" w:hint="eastAsia"/>
                <w:b/>
                <w:sz w:val="18"/>
                <w:szCs w:val="18"/>
              </w:rPr>
              <w:t>1</w:t>
            </w:r>
          </w:p>
        </w:tc>
        <w:tc>
          <w:tcPr>
            <w:tcW w:w="1287" w:type="dxa"/>
          </w:tcPr>
          <w:p w14:paraId="60580389" w14:textId="77777777" w:rsidR="003843EA" w:rsidRDefault="003843EA">
            <w:pPr>
              <w:spacing w:line="276" w:lineRule="auto"/>
              <w:rPr>
                <w:rFonts w:ascii="黑体" w:hAnsi="宋体"/>
                <w:b/>
                <w:sz w:val="18"/>
                <w:szCs w:val="18"/>
              </w:rPr>
            </w:pPr>
          </w:p>
        </w:tc>
        <w:tc>
          <w:tcPr>
            <w:tcW w:w="1287" w:type="dxa"/>
          </w:tcPr>
          <w:p w14:paraId="2B8C8473" w14:textId="77777777" w:rsidR="003843EA" w:rsidRDefault="003843EA">
            <w:pPr>
              <w:spacing w:line="276" w:lineRule="auto"/>
              <w:rPr>
                <w:rFonts w:ascii="黑体" w:hAnsi="宋体"/>
                <w:b/>
                <w:sz w:val="18"/>
                <w:szCs w:val="18"/>
              </w:rPr>
            </w:pPr>
          </w:p>
        </w:tc>
      </w:tr>
      <w:tr w:rsidR="003843EA" w14:paraId="3E9A9993" w14:textId="77777777">
        <w:tc>
          <w:tcPr>
            <w:tcW w:w="1287" w:type="dxa"/>
          </w:tcPr>
          <w:p w14:paraId="5403C615" w14:textId="77777777" w:rsidR="003843EA" w:rsidRDefault="00A21561">
            <w:pPr>
              <w:spacing w:line="276" w:lineRule="auto"/>
              <w:rPr>
                <w:rFonts w:ascii="黑体" w:hAnsi="宋体"/>
                <w:b/>
                <w:sz w:val="18"/>
                <w:szCs w:val="18"/>
              </w:rPr>
            </w:pPr>
            <w:r>
              <w:rPr>
                <w:color w:val="000000"/>
                <w:sz w:val="20"/>
                <w:szCs w:val="20"/>
              </w:rPr>
              <w:t>CPZ</w:t>
            </w:r>
          </w:p>
        </w:tc>
        <w:tc>
          <w:tcPr>
            <w:tcW w:w="1287" w:type="dxa"/>
          </w:tcPr>
          <w:p w14:paraId="2FD2F6AF" w14:textId="77777777" w:rsidR="003843EA" w:rsidRDefault="00A21561">
            <w:pPr>
              <w:spacing w:line="276" w:lineRule="auto"/>
              <w:rPr>
                <w:rFonts w:ascii="黑体" w:hAnsi="宋体"/>
                <w:b/>
                <w:sz w:val="18"/>
                <w:szCs w:val="18"/>
              </w:rPr>
            </w:pPr>
            <w:r>
              <w:rPr>
                <w:rFonts w:ascii="黑体" w:hAnsi="宋体" w:hint="eastAsia"/>
                <w:b/>
                <w:sz w:val="18"/>
                <w:szCs w:val="18"/>
              </w:rPr>
              <w:t>14</w:t>
            </w:r>
          </w:p>
        </w:tc>
        <w:tc>
          <w:tcPr>
            <w:tcW w:w="1287" w:type="dxa"/>
          </w:tcPr>
          <w:p w14:paraId="4B4E765C" w14:textId="77777777" w:rsidR="003843EA" w:rsidRDefault="00A21561">
            <w:pPr>
              <w:spacing w:line="276" w:lineRule="auto"/>
              <w:rPr>
                <w:rFonts w:ascii="黑体" w:hAnsi="宋体"/>
                <w:b/>
                <w:sz w:val="18"/>
                <w:szCs w:val="18"/>
              </w:rPr>
            </w:pPr>
            <w:r>
              <w:rPr>
                <w:rFonts w:ascii="黑体" w:hAnsi="宋体" w:hint="eastAsia"/>
                <w:b/>
                <w:sz w:val="18"/>
                <w:szCs w:val="18"/>
              </w:rPr>
              <w:t>8</w:t>
            </w:r>
          </w:p>
        </w:tc>
        <w:tc>
          <w:tcPr>
            <w:tcW w:w="1287" w:type="dxa"/>
          </w:tcPr>
          <w:p w14:paraId="1C1F78A6" w14:textId="77777777" w:rsidR="003843EA" w:rsidRDefault="00A21561">
            <w:pPr>
              <w:spacing w:line="276" w:lineRule="auto"/>
              <w:rPr>
                <w:rFonts w:ascii="黑体" w:hAnsi="宋体"/>
                <w:b/>
                <w:sz w:val="18"/>
                <w:szCs w:val="18"/>
              </w:rPr>
            </w:pPr>
            <w:r>
              <w:rPr>
                <w:color w:val="000000"/>
                <w:sz w:val="20"/>
                <w:szCs w:val="20"/>
              </w:rPr>
              <w:t>CPZ</w:t>
            </w:r>
          </w:p>
        </w:tc>
        <w:tc>
          <w:tcPr>
            <w:tcW w:w="1287" w:type="dxa"/>
          </w:tcPr>
          <w:p w14:paraId="7E6427E1" w14:textId="77777777" w:rsidR="003843EA" w:rsidRDefault="00A21561">
            <w:pPr>
              <w:spacing w:line="276" w:lineRule="auto"/>
              <w:rPr>
                <w:rFonts w:ascii="黑体" w:hAnsi="宋体"/>
                <w:b/>
                <w:sz w:val="18"/>
                <w:szCs w:val="18"/>
              </w:rPr>
            </w:pPr>
            <w:r>
              <w:rPr>
                <w:rFonts w:ascii="黑体" w:hAnsi="宋体" w:hint="eastAsia"/>
                <w:b/>
                <w:sz w:val="18"/>
                <w:szCs w:val="18"/>
              </w:rPr>
              <w:t>13</w:t>
            </w:r>
          </w:p>
        </w:tc>
        <w:tc>
          <w:tcPr>
            <w:tcW w:w="1287" w:type="dxa"/>
          </w:tcPr>
          <w:p w14:paraId="635AF00D" w14:textId="77777777" w:rsidR="003843EA" w:rsidRDefault="00A21561">
            <w:pPr>
              <w:spacing w:line="276" w:lineRule="auto"/>
              <w:rPr>
                <w:rFonts w:ascii="黑体" w:hAnsi="宋体"/>
                <w:b/>
                <w:sz w:val="18"/>
                <w:szCs w:val="18"/>
              </w:rPr>
            </w:pPr>
            <w:r>
              <w:rPr>
                <w:rFonts w:ascii="黑体" w:hAnsi="宋体" w:hint="eastAsia"/>
                <w:b/>
                <w:sz w:val="18"/>
                <w:szCs w:val="18"/>
              </w:rPr>
              <w:t>8</w:t>
            </w:r>
          </w:p>
        </w:tc>
        <w:tc>
          <w:tcPr>
            <w:tcW w:w="1287" w:type="dxa"/>
          </w:tcPr>
          <w:p w14:paraId="32B812BE" w14:textId="77777777" w:rsidR="003843EA" w:rsidRDefault="003843EA">
            <w:pPr>
              <w:spacing w:line="276" w:lineRule="auto"/>
              <w:rPr>
                <w:rFonts w:ascii="黑体" w:hAnsi="宋体"/>
                <w:b/>
                <w:sz w:val="18"/>
                <w:szCs w:val="18"/>
              </w:rPr>
            </w:pPr>
          </w:p>
        </w:tc>
        <w:tc>
          <w:tcPr>
            <w:tcW w:w="1287" w:type="dxa"/>
          </w:tcPr>
          <w:p w14:paraId="5AB3CBB4" w14:textId="77777777" w:rsidR="003843EA" w:rsidRDefault="003843EA">
            <w:pPr>
              <w:spacing w:line="276" w:lineRule="auto"/>
              <w:rPr>
                <w:rFonts w:ascii="黑体" w:hAnsi="宋体"/>
                <w:b/>
                <w:sz w:val="18"/>
                <w:szCs w:val="18"/>
              </w:rPr>
            </w:pPr>
          </w:p>
        </w:tc>
      </w:tr>
      <w:tr w:rsidR="003843EA" w14:paraId="46A153E9" w14:textId="77777777">
        <w:tc>
          <w:tcPr>
            <w:tcW w:w="1287" w:type="dxa"/>
          </w:tcPr>
          <w:p w14:paraId="4C02666E" w14:textId="77777777" w:rsidR="003843EA" w:rsidRDefault="00A21561">
            <w:pPr>
              <w:spacing w:line="276" w:lineRule="auto"/>
              <w:rPr>
                <w:rFonts w:ascii="黑体" w:hAnsi="宋体"/>
                <w:b/>
                <w:sz w:val="18"/>
                <w:szCs w:val="18"/>
              </w:rPr>
            </w:pPr>
            <w:r>
              <w:rPr>
                <w:color w:val="000000"/>
                <w:sz w:val="20"/>
                <w:szCs w:val="20"/>
              </w:rPr>
              <w:t>AZ1</w:t>
            </w:r>
          </w:p>
        </w:tc>
        <w:tc>
          <w:tcPr>
            <w:tcW w:w="1287" w:type="dxa"/>
          </w:tcPr>
          <w:p w14:paraId="1320757C" w14:textId="77777777" w:rsidR="003843EA" w:rsidRDefault="00A21561">
            <w:pPr>
              <w:spacing w:line="276" w:lineRule="auto"/>
              <w:rPr>
                <w:rFonts w:ascii="黑体" w:hAnsi="宋体"/>
                <w:b/>
                <w:sz w:val="18"/>
                <w:szCs w:val="18"/>
              </w:rPr>
            </w:pPr>
            <w:r>
              <w:rPr>
                <w:rFonts w:ascii="黑体" w:hAnsi="宋体" w:hint="eastAsia"/>
                <w:b/>
                <w:sz w:val="18"/>
                <w:szCs w:val="18"/>
              </w:rPr>
              <w:t>22</w:t>
            </w:r>
          </w:p>
        </w:tc>
        <w:tc>
          <w:tcPr>
            <w:tcW w:w="1287" w:type="dxa"/>
          </w:tcPr>
          <w:p w14:paraId="5F47E29F" w14:textId="77777777" w:rsidR="003843EA" w:rsidRDefault="00A21561">
            <w:pPr>
              <w:spacing w:line="276" w:lineRule="auto"/>
              <w:rPr>
                <w:rFonts w:ascii="黑体" w:hAnsi="宋体"/>
                <w:b/>
                <w:sz w:val="18"/>
                <w:szCs w:val="18"/>
              </w:rPr>
            </w:pPr>
            <w:r>
              <w:rPr>
                <w:rFonts w:ascii="黑体" w:hAnsi="宋体" w:hint="eastAsia"/>
                <w:b/>
                <w:sz w:val="18"/>
                <w:szCs w:val="18"/>
              </w:rPr>
              <w:t>64</w:t>
            </w:r>
          </w:p>
        </w:tc>
        <w:tc>
          <w:tcPr>
            <w:tcW w:w="1287" w:type="dxa"/>
          </w:tcPr>
          <w:p w14:paraId="63CDE007" w14:textId="77777777" w:rsidR="003843EA" w:rsidRDefault="00A21561">
            <w:pPr>
              <w:spacing w:line="276" w:lineRule="auto"/>
              <w:rPr>
                <w:rFonts w:ascii="黑体" w:hAnsi="宋体"/>
                <w:b/>
                <w:sz w:val="18"/>
                <w:szCs w:val="18"/>
              </w:rPr>
            </w:pPr>
            <w:r>
              <w:rPr>
                <w:color w:val="000000"/>
                <w:sz w:val="20"/>
                <w:szCs w:val="20"/>
              </w:rPr>
              <w:t>SC1</w:t>
            </w:r>
          </w:p>
        </w:tc>
        <w:tc>
          <w:tcPr>
            <w:tcW w:w="1287" w:type="dxa"/>
          </w:tcPr>
          <w:p w14:paraId="6C184674" w14:textId="77777777" w:rsidR="003843EA" w:rsidRDefault="00A21561">
            <w:pPr>
              <w:spacing w:line="276" w:lineRule="auto"/>
              <w:rPr>
                <w:rFonts w:ascii="黑体" w:hAnsi="宋体"/>
                <w:b/>
                <w:sz w:val="18"/>
                <w:szCs w:val="18"/>
              </w:rPr>
            </w:pPr>
            <w:r>
              <w:rPr>
                <w:rFonts w:ascii="黑体" w:hAnsi="宋体" w:hint="eastAsia"/>
                <w:b/>
                <w:sz w:val="18"/>
                <w:szCs w:val="18"/>
              </w:rPr>
              <w:t>21</w:t>
            </w:r>
          </w:p>
        </w:tc>
        <w:tc>
          <w:tcPr>
            <w:tcW w:w="1287" w:type="dxa"/>
          </w:tcPr>
          <w:p w14:paraId="7A53CF24" w14:textId="77777777" w:rsidR="003843EA" w:rsidRDefault="00A21561">
            <w:pPr>
              <w:spacing w:line="276" w:lineRule="auto"/>
              <w:rPr>
                <w:rFonts w:ascii="黑体" w:hAnsi="宋体"/>
                <w:b/>
                <w:sz w:val="18"/>
                <w:szCs w:val="18"/>
              </w:rPr>
            </w:pPr>
            <w:r>
              <w:rPr>
                <w:rFonts w:ascii="黑体" w:hAnsi="宋体" w:hint="eastAsia"/>
                <w:b/>
                <w:sz w:val="18"/>
                <w:szCs w:val="18"/>
              </w:rPr>
              <w:t>2</w:t>
            </w:r>
          </w:p>
        </w:tc>
        <w:tc>
          <w:tcPr>
            <w:tcW w:w="1287" w:type="dxa"/>
          </w:tcPr>
          <w:p w14:paraId="7C3E93C8" w14:textId="77777777" w:rsidR="003843EA" w:rsidRDefault="003843EA">
            <w:pPr>
              <w:spacing w:line="276" w:lineRule="auto"/>
              <w:rPr>
                <w:rFonts w:ascii="黑体" w:hAnsi="宋体"/>
                <w:b/>
                <w:sz w:val="18"/>
                <w:szCs w:val="18"/>
              </w:rPr>
            </w:pPr>
          </w:p>
        </w:tc>
        <w:tc>
          <w:tcPr>
            <w:tcW w:w="1287" w:type="dxa"/>
          </w:tcPr>
          <w:p w14:paraId="07B85BAB" w14:textId="77777777" w:rsidR="003843EA" w:rsidRDefault="003843EA">
            <w:pPr>
              <w:spacing w:line="276" w:lineRule="auto"/>
              <w:rPr>
                <w:rFonts w:ascii="黑体" w:hAnsi="宋体"/>
                <w:b/>
                <w:sz w:val="18"/>
                <w:szCs w:val="18"/>
              </w:rPr>
            </w:pPr>
          </w:p>
        </w:tc>
      </w:tr>
      <w:tr w:rsidR="003843EA" w14:paraId="4980C434" w14:textId="77777777">
        <w:tc>
          <w:tcPr>
            <w:tcW w:w="1287" w:type="dxa"/>
          </w:tcPr>
          <w:p w14:paraId="361CF29A" w14:textId="77777777" w:rsidR="003843EA" w:rsidRDefault="00A21561">
            <w:pPr>
              <w:spacing w:line="276" w:lineRule="auto"/>
              <w:rPr>
                <w:rFonts w:ascii="黑体" w:hAnsi="宋体"/>
                <w:b/>
                <w:sz w:val="18"/>
                <w:szCs w:val="18"/>
              </w:rPr>
            </w:pPr>
            <w:r>
              <w:rPr>
                <w:color w:val="000000"/>
                <w:sz w:val="20"/>
                <w:szCs w:val="20"/>
              </w:rPr>
              <w:t>EZ1</w:t>
            </w:r>
          </w:p>
        </w:tc>
        <w:tc>
          <w:tcPr>
            <w:tcW w:w="1287" w:type="dxa"/>
          </w:tcPr>
          <w:p w14:paraId="0F93D970" w14:textId="77777777" w:rsidR="003843EA" w:rsidRDefault="00A21561">
            <w:pPr>
              <w:spacing w:line="276" w:lineRule="auto"/>
              <w:rPr>
                <w:rFonts w:ascii="黑体" w:hAnsi="宋体"/>
                <w:b/>
                <w:sz w:val="18"/>
                <w:szCs w:val="18"/>
              </w:rPr>
            </w:pPr>
            <w:r>
              <w:rPr>
                <w:rFonts w:ascii="黑体" w:hAnsi="宋体" w:hint="eastAsia"/>
                <w:b/>
                <w:sz w:val="18"/>
                <w:szCs w:val="18"/>
              </w:rPr>
              <w:t>86</w:t>
            </w:r>
          </w:p>
        </w:tc>
        <w:tc>
          <w:tcPr>
            <w:tcW w:w="1287" w:type="dxa"/>
          </w:tcPr>
          <w:p w14:paraId="360948D9" w14:textId="77777777" w:rsidR="003843EA" w:rsidRDefault="00A21561">
            <w:pPr>
              <w:spacing w:line="276" w:lineRule="auto"/>
              <w:rPr>
                <w:rFonts w:ascii="黑体" w:hAnsi="宋体"/>
                <w:b/>
                <w:sz w:val="18"/>
                <w:szCs w:val="18"/>
              </w:rPr>
            </w:pPr>
            <w:r>
              <w:rPr>
                <w:rFonts w:ascii="黑体" w:hAnsi="宋体" w:hint="eastAsia"/>
                <w:b/>
                <w:sz w:val="18"/>
                <w:szCs w:val="18"/>
              </w:rPr>
              <w:t>6</w:t>
            </w:r>
          </w:p>
        </w:tc>
        <w:tc>
          <w:tcPr>
            <w:tcW w:w="1287" w:type="dxa"/>
          </w:tcPr>
          <w:p w14:paraId="1D3C784A" w14:textId="77777777" w:rsidR="003843EA" w:rsidRDefault="00A21561">
            <w:pPr>
              <w:spacing w:line="276" w:lineRule="auto"/>
              <w:rPr>
                <w:rFonts w:ascii="黑体" w:hAnsi="宋体"/>
                <w:b/>
                <w:sz w:val="18"/>
                <w:szCs w:val="18"/>
              </w:rPr>
            </w:pPr>
            <w:r>
              <w:rPr>
                <w:color w:val="000000"/>
                <w:sz w:val="20"/>
                <w:szCs w:val="20"/>
              </w:rPr>
              <w:t>S1AC</w:t>
            </w:r>
          </w:p>
        </w:tc>
        <w:tc>
          <w:tcPr>
            <w:tcW w:w="1287" w:type="dxa"/>
          </w:tcPr>
          <w:p w14:paraId="33DF5EFD" w14:textId="77777777" w:rsidR="003843EA" w:rsidRDefault="00A21561">
            <w:pPr>
              <w:spacing w:line="276" w:lineRule="auto"/>
              <w:rPr>
                <w:rFonts w:ascii="黑体" w:hAnsi="宋体"/>
                <w:b/>
                <w:sz w:val="18"/>
                <w:szCs w:val="18"/>
              </w:rPr>
            </w:pPr>
            <w:r>
              <w:rPr>
                <w:rFonts w:ascii="黑体" w:hAnsi="宋体" w:hint="eastAsia"/>
                <w:b/>
                <w:sz w:val="18"/>
                <w:szCs w:val="18"/>
              </w:rPr>
              <w:t>23</w:t>
            </w:r>
          </w:p>
        </w:tc>
        <w:tc>
          <w:tcPr>
            <w:tcW w:w="1287" w:type="dxa"/>
          </w:tcPr>
          <w:p w14:paraId="1B4BDAEA" w14:textId="77777777" w:rsidR="003843EA" w:rsidRDefault="00A21561">
            <w:pPr>
              <w:spacing w:line="276" w:lineRule="auto"/>
              <w:rPr>
                <w:rFonts w:ascii="黑体" w:hAnsi="宋体"/>
                <w:b/>
                <w:sz w:val="18"/>
                <w:szCs w:val="18"/>
              </w:rPr>
            </w:pPr>
            <w:r>
              <w:rPr>
                <w:rFonts w:ascii="黑体" w:hAnsi="宋体" w:hint="eastAsia"/>
                <w:b/>
                <w:sz w:val="18"/>
                <w:szCs w:val="18"/>
              </w:rPr>
              <w:t>1</w:t>
            </w:r>
          </w:p>
        </w:tc>
        <w:tc>
          <w:tcPr>
            <w:tcW w:w="1287" w:type="dxa"/>
          </w:tcPr>
          <w:p w14:paraId="481A1607" w14:textId="77777777" w:rsidR="003843EA" w:rsidRDefault="003843EA">
            <w:pPr>
              <w:spacing w:line="276" w:lineRule="auto"/>
              <w:rPr>
                <w:rFonts w:ascii="黑体" w:hAnsi="宋体"/>
                <w:b/>
                <w:sz w:val="18"/>
                <w:szCs w:val="18"/>
              </w:rPr>
            </w:pPr>
          </w:p>
        </w:tc>
        <w:tc>
          <w:tcPr>
            <w:tcW w:w="1287" w:type="dxa"/>
          </w:tcPr>
          <w:p w14:paraId="2BCBEE46" w14:textId="77777777" w:rsidR="003843EA" w:rsidRDefault="003843EA">
            <w:pPr>
              <w:spacing w:line="276" w:lineRule="auto"/>
              <w:rPr>
                <w:rFonts w:ascii="黑体" w:hAnsi="宋体"/>
                <w:b/>
                <w:sz w:val="18"/>
                <w:szCs w:val="18"/>
              </w:rPr>
            </w:pPr>
          </w:p>
        </w:tc>
      </w:tr>
      <w:tr w:rsidR="003843EA" w14:paraId="3BB9C1B7" w14:textId="77777777">
        <w:tc>
          <w:tcPr>
            <w:tcW w:w="1287" w:type="dxa"/>
          </w:tcPr>
          <w:p w14:paraId="6BF3D162" w14:textId="77777777" w:rsidR="003843EA" w:rsidRDefault="00A21561">
            <w:pPr>
              <w:spacing w:line="276" w:lineRule="auto"/>
              <w:rPr>
                <w:rFonts w:ascii="黑体" w:hAnsi="宋体"/>
                <w:b/>
                <w:sz w:val="18"/>
                <w:szCs w:val="18"/>
              </w:rPr>
            </w:pPr>
            <w:r>
              <w:rPr>
                <w:color w:val="000000"/>
                <w:sz w:val="20"/>
                <w:szCs w:val="20"/>
              </w:rPr>
              <w:t>AZ2</w:t>
            </w:r>
          </w:p>
        </w:tc>
        <w:tc>
          <w:tcPr>
            <w:tcW w:w="1287" w:type="dxa"/>
          </w:tcPr>
          <w:p w14:paraId="03B49C49" w14:textId="77777777" w:rsidR="003843EA" w:rsidRDefault="00A21561">
            <w:pPr>
              <w:spacing w:line="276" w:lineRule="auto"/>
              <w:rPr>
                <w:rFonts w:ascii="黑体" w:hAnsi="宋体"/>
                <w:b/>
                <w:sz w:val="18"/>
                <w:szCs w:val="18"/>
              </w:rPr>
            </w:pPr>
            <w:r>
              <w:rPr>
                <w:rFonts w:ascii="黑体" w:hAnsi="宋体" w:hint="eastAsia"/>
                <w:b/>
                <w:sz w:val="18"/>
                <w:szCs w:val="18"/>
              </w:rPr>
              <w:t>92</w:t>
            </w:r>
          </w:p>
        </w:tc>
        <w:tc>
          <w:tcPr>
            <w:tcW w:w="1287" w:type="dxa"/>
          </w:tcPr>
          <w:p w14:paraId="42DC3D6A" w14:textId="77777777" w:rsidR="003843EA" w:rsidRDefault="00A21561">
            <w:pPr>
              <w:spacing w:line="276" w:lineRule="auto"/>
              <w:rPr>
                <w:rFonts w:ascii="黑体" w:hAnsi="宋体"/>
                <w:b/>
                <w:sz w:val="18"/>
                <w:szCs w:val="18"/>
              </w:rPr>
            </w:pPr>
            <w:r>
              <w:rPr>
                <w:rFonts w:ascii="黑体" w:hAnsi="宋体" w:hint="eastAsia"/>
                <w:b/>
                <w:sz w:val="18"/>
                <w:szCs w:val="18"/>
              </w:rPr>
              <w:t>64</w:t>
            </w:r>
          </w:p>
        </w:tc>
        <w:tc>
          <w:tcPr>
            <w:tcW w:w="1287" w:type="dxa"/>
          </w:tcPr>
          <w:p w14:paraId="162CDB62" w14:textId="77777777" w:rsidR="003843EA" w:rsidRDefault="00A21561">
            <w:pPr>
              <w:spacing w:line="276" w:lineRule="auto"/>
              <w:rPr>
                <w:rFonts w:ascii="黑体" w:hAnsi="宋体"/>
                <w:b/>
                <w:sz w:val="18"/>
                <w:szCs w:val="18"/>
              </w:rPr>
            </w:pPr>
            <w:r>
              <w:rPr>
                <w:color w:val="000000"/>
                <w:sz w:val="20"/>
                <w:szCs w:val="20"/>
              </w:rPr>
              <w:t>EZ1</w:t>
            </w:r>
          </w:p>
        </w:tc>
        <w:tc>
          <w:tcPr>
            <w:tcW w:w="1287" w:type="dxa"/>
          </w:tcPr>
          <w:p w14:paraId="51E90A34" w14:textId="77777777" w:rsidR="003843EA" w:rsidRDefault="00A21561">
            <w:pPr>
              <w:spacing w:line="276" w:lineRule="auto"/>
              <w:rPr>
                <w:rFonts w:ascii="黑体" w:hAnsi="宋体"/>
                <w:b/>
                <w:sz w:val="18"/>
                <w:szCs w:val="18"/>
              </w:rPr>
            </w:pPr>
            <w:r>
              <w:rPr>
                <w:rFonts w:ascii="黑体" w:hAnsi="宋体" w:hint="eastAsia"/>
                <w:b/>
                <w:sz w:val="18"/>
                <w:szCs w:val="18"/>
              </w:rPr>
              <w:t>24</w:t>
            </w:r>
          </w:p>
        </w:tc>
        <w:tc>
          <w:tcPr>
            <w:tcW w:w="1287" w:type="dxa"/>
          </w:tcPr>
          <w:p w14:paraId="7439514B" w14:textId="77777777" w:rsidR="003843EA" w:rsidRDefault="00A21561">
            <w:pPr>
              <w:spacing w:line="276" w:lineRule="auto"/>
              <w:rPr>
                <w:rFonts w:ascii="黑体" w:hAnsi="宋体"/>
                <w:b/>
                <w:sz w:val="18"/>
                <w:szCs w:val="18"/>
              </w:rPr>
            </w:pPr>
            <w:r>
              <w:rPr>
                <w:rFonts w:ascii="黑体" w:hAnsi="宋体" w:hint="eastAsia"/>
                <w:b/>
                <w:sz w:val="18"/>
                <w:szCs w:val="18"/>
              </w:rPr>
              <w:t>2</w:t>
            </w:r>
          </w:p>
        </w:tc>
        <w:tc>
          <w:tcPr>
            <w:tcW w:w="1287" w:type="dxa"/>
          </w:tcPr>
          <w:p w14:paraId="55F0935F" w14:textId="77777777" w:rsidR="003843EA" w:rsidRDefault="003843EA">
            <w:pPr>
              <w:spacing w:line="276" w:lineRule="auto"/>
              <w:rPr>
                <w:rFonts w:ascii="黑体" w:hAnsi="宋体"/>
                <w:b/>
                <w:sz w:val="18"/>
                <w:szCs w:val="18"/>
              </w:rPr>
            </w:pPr>
          </w:p>
        </w:tc>
        <w:tc>
          <w:tcPr>
            <w:tcW w:w="1287" w:type="dxa"/>
          </w:tcPr>
          <w:p w14:paraId="0952775C" w14:textId="77777777" w:rsidR="003843EA" w:rsidRDefault="003843EA">
            <w:pPr>
              <w:spacing w:line="276" w:lineRule="auto"/>
              <w:rPr>
                <w:rFonts w:ascii="黑体" w:hAnsi="宋体"/>
                <w:b/>
                <w:sz w:val="18"/>
                <w:szCs w:val="18"/>
              </w:rPr>
            </w:pPr>
          </w:p>
        </w:tc>
      </w:tr>
      <w:tr w:rsidR="003843EA" w14:paraId="3D1E9F76" w14:textId="77777777">
        <w:tc>
          <w:tcPr>
            <w:tcW w:w="1287" w:type="dxa"/>
          </w:tcPr>
          <w:p w14:paraId="60495348" w14:textId="77777777" w:rsidR="003843EA" w:rsidRDefault="00A21561">
            <w:pPr>
              <w:spacing w:line="276" w:lineRule="auto"/>
              <w:rPr>
                <w:rFonts w:ascii="黑体" w:hAnsi="宋体"/>
                <w:b/>
                <w:sz w:val="18"/>
                <w:szCs w:val="18"/>
              </w:rPr>
            </w:pPr>
            <w:r>
              <w:rPr>
                <w:color w:val="000000"/>
                <w:sz w:val="20"/>
                <w:szCs w:val="20"/>
              </w:rPr>
              <w:t>EZ2</w:t>
            </w:r>
          </w:p>
        </w:tc>
        <w:tc>
          <w:tcPr>
            <w:tcW w:w="1287" w:type="dxa"/>
          </w:tcPr>
          <w:p w14:paraId="780CEE22" w14:textId="77777777" w:rsidR="003843EA" w:rsidRDefault="00A21561">
            <w:pPr>
              <w:spacing w:line="276" w:lineRule="auto"/>
              <w:rPr>
                <w:rFonts w:ascii="黑体" w:hAnsi="宋体"/>
                <w:b/>
                <w:sz w:val="18"/>
                <w:szCs w:val="18"/>
              </w:rPr>
            </w:pPr>
            <w:r>
              <w:rPr>
                <w:rFonts w:ascii="黑体" w:hAnsi="宋体" w:hint="eastAsia"/>
                <w:b/>
                <w:sz w:val="18"/>
                <w:szCs w:val="18"/>
              </w:rPr>
              <w:t>156</w:t>
            </w:r>
          </w:p>
        </w:tc>
        <w:tc>
          <w:tcPr>
            <w:tcW w:w="1287" w:type="dxa"/>
          </w:tcPr>
          <w:p w14:paraId="23188DA8" w14:textId="77777777" w:rsidR="003843EA" w:rsidRDefault="00A21561">
            <w:pPr>
              <w:spacing w:line="276" w:lineRule="auto"/>
              <w:rPr>
                <w:rFonts w:ascii="黑体" w:hAnsi="宋体"/>
                <w:b/>
                <w:sz w:val="18"/>
                <w:szCs w:val="18"/>
              </w:rPr>
            </w:pPr>
            <w:r>
              <w:rPr>
                <w:rFonts w:ascii="黑体" w:hAnsi="宋体" w:hint="eastAsia"/>
                <w:b/>
                <w:sz w:val="18"/>
                <w:szCs w:val="18"/>
              </w:rPr>
              <w:t>4</w:t>
            </w:r>
          </w:p>
        </w:tc>
        <w:tc>
          <w:tcPr>
            <w:tcW w:w="1287" w:type="dxa"/>
          </w:tcPr>
          <w:p w14:paraId="7FFF30E2" w14:textId="77777777" w:rsidR="003843EA" w:rsidRDefault="00A21561">
            <w:pPr>
              <w:spacing w:line="276" w:lineRule="auto"/>
              <w:rPr>
                <w:rFonts w:ascii="黑体" w:hAnsi="宋体"/>
                <w:b/>
                <w:sz w:val="18"/>
                <w:szCs w:val="18"/>
              </w:rPr>
            </w:pPr>
            <w:r>
              <w:rPr>
                <w:color w:val="000000"/>
                <w:sz w:val="20"/>
                <w:szCs w:val="20"/>
              </w:rPr>
              <w:t>E1AC</w:t>
            </w:r>
          </w:p>
        </w:tc>
        <w:tc>
          <w:tcPr>
            <w:tcW w:w="1287" w:type="dxa"/>
          </w:tcPr>
          <w:p w14:paraId="7C03398C" w14:textId="77777777" w:rsidR="003843EA" w:rsidRDefault="00A21561">
            <w:pPr>
              <w:spacing w:line="276" w:lineRule="auto"/>
              <w:rPr>
                <w:rFonts w:ascii="黑体" w:hAnsi="宋体"/>
                <w:b/>
                <w:sz w:val="18"/>
                <w:szCs w:val="18"/>
              </w:rPr>
            </w:pPr>
            <w:r>
              <w:rPr>
                <w:rFonts w:ascii="黑体" w:hAnsi="宋体" w:hint="eastAsia"/>
                <w:b/>
                <w:sz w:val="18"/>
                <w:szCs w:val="18"/>
              </w:rPr>
              <w:t>26</w:t>
            </w:r>
          </w:p>
        </w:tc>
        <w:tc>
          <w:tcPr>
            <w:tcW w:w="1287" w:type="dxa"/>
          </w:tcPr>
          <w:p w14:paraId="22C39BFC" w14:textId="77777777" w:rsidR="003843EA" w:rsidRDefault="00A21561">
            <w:pPr>
              <w:spacing w:line="276" w:lineRule="auto"/>
              <w:rPr>
                <w:rFonts w:ascii="黑体" w:hAnsi="宋体"/>
                <w:b/>
                <w:sz w:val="18"/>
                <w:szCs w:val="18"/>
              </w:rPr>
            </w:pPr>
            <w:r>
              <w:rPr>
                <w:rFonts w:ascii="黑体" w:hAnsi="宋体" w:hint="eastAsia"/>
                <w:b/>
                <w:sz w:val="18"/>
                <w:szCs w:val="18"/>
              </w:rPr>
              <w:t>1</w:t>
            </w:r>
          </w:p>
        </w:tc>
        <w:tc>
          <w:tcPr>
            <w:tcW w:w="1287" w:type="dxa"/>
          </w:tcPr>
          <w:p w14:paraId="4543CA38" w14:textId="77777777" w:rsidR="003843EA" w:rsidRDefault="003843EA">
            <w:pPr>
              <w:spacing w:line="276" w:lineRule="auto"/>
              <w:rPr>
                <w:rFonts w:ascii="黑体" w:hAnsi="宋体"/>
                <w:b/>
                <w:sz w:val="18"/>
                <w:szCs w:val="18"/>
              </w:rPr>
            </w:pPr>
          </w:p>
        </w:tc>
        <w:tc>
          <w:tcPr>
            <w:tcW w:w="1287" w:type="dxa"/>
          </w:tcPr>
          <w:p w14:paraId="54B19E9C" w14:textId="77777777" w:rsidR="003843EA" w:rsidRDefault="003843EA">
            <w:pPr>
              <w:spacing w:line="276" w:lineRule="auto"/>
              <w:rPr>
                <w:rFonts w:ascii="黑体" w:hAnsi="宋体"/>
                <w:b/>
                <w:sz w:val="18"/>
                <w:szCs w:val="18"/>
              </w:rPr>
            </w:pPr>
          </w:p>
        </w:tc>
      </w:tr>
      <w:tr w:rsidR="003843EA" w14:paraId="323C4E10" w14:textId="77777777">
        <w:tc>
          <w:tcPr>
            <w:tcW w:w="1287" w:type="dxa"/>
          </w:tcPr>
          <w:p w14:paraId="5AD85512" w14:textId="77777777" w:rsidR="003843EA" w:rsidRDefault="00A21561">
            <w:pPr>
              <w:spacing w:line="276" w:lineRule="auto"/>
              <w:rPr>
                <w:rFonts w:ascii="黑体" w:hAnsi="宋体"/>
                <w:b/>
                <w:sz w:val="18"/>
                <w:szCs w:val="18"/>
              </w:rPr>
            </w:pPr>
            <w:r>
              <w:rPr>
                <w:color w:val="000000"/>
                <w:sz w:val="20"/>
                <w:szCs w:val="20"/>
              </w:rPr>
              <w:t>EC2</w:t>
            </w:r>
          </w:p>
        </w:tc>
        <w:tc>
          <w:tcPr>
            <w:tcW w:w="1287" w:type="dxa"/>
          </w:tcPr>
          <w:p w14:paraId="38448043" w14:textId="77777777" w:rsidR="003843EA" w:rsidRDefault="00A21561">
            <w:pPr>
              <w:spacing w:line="276" w:lineRule="auto"/>
              <w:rPr>
                <w:rFonts w:ascii="黑体" w:hAnsi="宋体"/>
                <w:b/>
                <w:sz w:val="18"/>
                <w:szCs w:val="18"/>
              </w:rPr>
            </w:pPr>
            <w:r>
              <w:rPr>
                <w:rFonts w:ascii="黑体" w:hAnsi="宋体" w:hint="eastAsia"/>
                <w:b/>
                <w:sz w:val="18"/>
                <w:szCs w:val="18"/>
              </w:rPr>
              <w:t>160</w:t>
            </w:r>
          </w:p>
        </w:tc>
        <w:tc>
          <w:tcPr>
            <w:tcW w:w="1287" w:type="dxa"/>
          </w:tcPr>
          <w:p w14:paraId="36F95352" w14:textId="77777777" w:rsidR="003843EA" w:rsidRDefault="00A21561">
            <w:pPr>
              <w:spacing w:line="276" w:lineRule="auto"/>
              <w:rPr>
                <w:rFonts w:ascii="黑体" w:hAnsi="宋体"/>
                <w:b/>
                <w:sz w:val="18"/>
                <w:szCs w:val="18"/>
              </w:rPr>
            </w:pPr>
            <w:r>
              <w:rPr>
                <w:rFonts w:ascii="黑体" w:hAnsi="宋体" w:hint="eastAsia"/>
                <w:b/>
                <w:sz w:val="18"/>
                <w:szCs w:val="18"/>
              </w:rPr>
              <w:t>16</w:t>
            </w:r>
          </w:p>
        </w:tc>
        <w:tc>
          <w:tcPr>
            <w:tcW w:w="1287" w:type="dxa"/>
          </w:tcPr>
          <w:p w14:paraId="15FE477C" w14:textId="77777777" w:rsidR="003843EA" w:rsidRDefault="00A21561">
            <w:pPr>
              <w:spacing w:line="276" w:lineRule="auto"/>
              <w:rPr>
                <w:rFonts w:ascii="黑体" w:hAnsi="宋体"/>
                <w:b/>
                <w:sz w:val="18"/>
                <w:szCs w:val="18"/>
              </w:rPr>
            </w:pPr>
            <w:r>
              <w:rPr>
                <w:color w:val="000000"/>
                <w:sz w:val="20"/>
                <w:szCs w:val="20"/>
              </w:rPr>
              <w:t>AZ1</w:t>
            </w:r>
          </w:p>
        </w:tc>
        <w:tc>
          <w:tcPr>
            <w:tcW w:w="1287" w:type="dxa"/>
          </w:tcPr>
          <w:p w14:paraId="57091997" w14:textId="77777777" w:rsidR="003843EA" w:rsidRDefault="00A21561">
            <w:pPr>
              <w:spacing w:line="276" w:lineRule="auto"/>
              <w:rPr>
                <w:rFonts w:ascii="黑体" w:hAnsi="宋体"/>
                <w:b/>
                <w:sz w:val="18"/>
                <w:szCs w:val="18"/>
              </w:rPr>
            </w:pPr>
            <w:r>
              <w:rPr>
                <w:rFonts w:ascii="黑体" w:hAnsi="宋体" w:hint="eastAsia"/>
                <w:b/>
                <w:sz w:val="18"/>
                <w:szCs w:val="18"/>
              </w:rPr>
              <w:t>27</w:t>
            </w:r>
          </w:p>
        </w:tc>
        <w:tc>
          <w:tcPr>
            <w:tcW w:w="1287" w:type="dxa"/>
          </w:tcPr>
          <w:p w14:paraId="1327A2E1" w14:textId="77777777" w:rsidR="003843EA" w:rsidRDefault="00A21561">
            <w:pPr>
              <w:spacing w:line="276" w:lineRule="auto"/>
              <w:rPr>
                <w:rFonts w:ascii="黑体" w:hAnsi="宋体"/>
                <w:b/>
                <w:sz w:val="18"/>
                <w:szCs w:val="18"/>
              </w:rPr>
            </w:pPr>
            <w:r>
              <w:rPr>
                <w:rFonts w:ascii="黑体" w:hAnsi="宋体" w:hint="eastAsia"/>
                <w:b/>
                <w:sz w:val="18"/>
                <w:szCs w:val="18"/>
              </w:rPr>
              <w:t>1195</w:t>
            </w:r>
          </w:p>
        </w:tc>
        <w:tc>
          <w:tcPr>
            <w:tcW w:w="1287" w:type="dxa"/>
          </w:tcPr>
          <w:p w14:paraId="72A0503A" w14:textId="77777777" w:rsidR="003843EA" w:rsidRDefault="003843EA">
            <w:pPr>
              <w:spacing w:line="276" w:lineRule="auto"/>
              <w:rPr>
                <w:rFonts w:ascii="黑体" w:hAnsi="宋体"/>
                <w:b/>
                <w:sz w:val="18"/>
                <w:szCs w:val="18"/>
              </w:rPr>
            </w:pPr>
          </w:p>
        </w:tc>
        <w:tc>
          <w:tcPr>
            <w:tcW w:w="1287" w:type="dxa"/>
          </w:tcPr>
          <w:p w14:paraId="0B32ADA5" w14:textId="77777777" w:rsidR="003843EA" w:rsidRDefault="003843EA">
            <w:pPr>
              <w:spacing w:line="276" w:lineRule="auto"/>
              <w:rPr>
                <w:rFonts w:ascii="黑体" w:hAnsi="宋体"/>
                <w:b/>
                <w:sz w:val="18"/>
                <w:szCs w:val="18"/>
              </w:rPr>
            </w:pPr>
          </w:p>
        </w:tc>
      </w:tr>
      <w:tr w:rsidR="003843EA" w14:paraId="72CE7727" w14:textId="77777777">
        <w:tc>
          <w:tcPr>
            <w:tcW w:w="1287" w:type="dxa"/>
          </w:tcPr>
          <w:p w14:paraId="4E8B7B5A" w14:textId="77777777" w:rsidR="003843EA" w:rsidRDefault="00A21561">
            <w:pPr>
              <w:spacing w:line="276" w:lineRule="auto"/>
              <w:rPr>
                <w:rFonts w:ascii="黑体" w:hAnsi="宋体"/>
                <w:b/>
                <w:sz w:val="18"/>
                <w:szCs w:val="18"/>
              </w:rPr>
            </w:pPr>
            <w:r>
              <w:rPr>
                <w:color w:val="000000"/>
                <w:sz w:val="20"/>
                <w:szCs w:val="20"/>
              </w:rPr>
              <w:t>MTZ</w:t>
            </w:r>
          </w:p>
        </w:tc>
        <w:tc>
          <w:tcPr>
            <w:tcW w:w="1287" w:type="dxa"/>
          </w:tcPr>
          <w:p w14:paraId="580806BB" w14:textId="77777777" w:rsidR="003843EA" w:rsidRDefault="00A21561">
            <w:pPr>
              <w:spacing w:line="276" w:lineRule="auto"/>
              <w:rPr>
                <w:rFonts w:ascii="黑体" w:hAnsi="宋体"/>
                <w:b/>
                <w:sz w:val="18"/>
                <w:szCs w:val="18"/>
              </w:rPr>
            </w:pPr>
            <w:r>
              <w:rPr>
                <w:rFonts w:ascii="黑体" w:hAnsi="宋体" w:hint="eastAsia"/>
                <w:b/>
                <w:sz w:val="18"/>
                <w:szCs w:val="18"/>
              </w:rPr>
              <w:t>176</w:t>
            </w:r>
          </w:p>
        </w:tc>
        <w:tc>
          <w:tcPr>
            <w:tcW w:w="1287" w:type="dxa"/>
          </w:tcPr>
          <w:p w14:paraId="46F7285F" w14:textId="77777777" w:rsidR="003843EA" w:rsidRDefault="00A21561">
            <w:pPr>
              <w:spacing w:line="276" w:lineRule="auto"/>
              <w:rPr>
                <w:rFonts w:ascii="黑体" w:hAnsi="宋体"/>
                <w:b/>
                <w:sz w:val="18"/>
                <w:szCs w:val="18"/>
              </w:rPr>
            </w:pPr>
            <w:r>
              <w:rPr>
                <w:rFonts w:ascii="黑体" w:hAnsi="宋体" w:hint="eastAsia"/>
                <w:b/>
                <w:sz w:val="18"/>
                <w:szCs w:val="18"/>
              </w:rPr>
              <w:t>2</w:t>
            </w:r>
          </w:p>
        </w:tc>
        <w:tc>
          <w:tcPr>
            <w:tcW w:w="1287" w:type="dxa"/>
          </w:tcPr>
          <w:p w14:paraId="12D4A8B2" w14:textId="77777777" w:rsidR="003843EA" w:rsidRDefault="00A21561">
            <w:pPr>
              <w:spacing w:line="276" w:lineRule="auto"/>
              <w:rPr>
                <w:rFonts w:ascii="黑体" w:hAnsi="宋体"/>
                <w:b/>
                <w:sz w:val="18"/>
                <w:szCs w:val="18"/>
              </w:rPr>
            </w:pPr>
            <w:r>
              <w:rPr>
                <w:color w:val="000000"/>
                <w:sz w:val="20"/>
                <w:szCs w:val="20"/>
              </w:rPr>
              <w:t>SC2</w:t>
            </w:r>
          </w:p>
        </w:tc>
        <w:tc>
          <w:tcPr>
            <w:tcW w:w="1287" w:type="dxa"/>
          </w:tcPr>
          <w:p w14:paraId="03586286" w14:textId="77777777" w:rsidR="003843EA" w:rsidRDefault="00A21561">
            <w:pPr>
              <w:spacing w:line="276" w:lineRule="auto"/>
              <w:rPr>
                <w:rFonts w:ascii="黑体" w:hAnsi="宋体"/>
                <w:b/>
                <w:sz w:val="18"/>
                <w:szCs w:val="18"/>
              </w:rPr>
            </w:pPr>
            <w:r>
              <w:rPr>
                <w:rFonts w:ascii="黑体" w:hAnsi="宋体" w:hint="eastAsia"/>
                <w:b/>
                <w:sz w:val="18"/>
                <w:szCs w:val="18"/>
              </w:rPr>
              <w:t>1222</w:t>
            </w:r>
          </w:p>
        </w:tc>
        <w:tc>
          <w:tcPr>
            <w:tcW w:w="1287" w:type="dxa"/>
          </w:tcPr>
          <w:p w14:paraId="70C86872" w14:textId="77777777" w:rsidR="003843EA" w:rsidRDefault="00A21561">
            <w:pPr>
              <w:spacing w:line="276" w:lineRule="auto"/>
              <w:rPr>
                <w:rFonts w:ascii="黑体" w:hAnsi="宋体"/>
                <w:b/>
                <w:sz w:val="18"/>
                <w:szCs w:val="18"/>
              </w:rPr>
            </w:pPr>
            <w:r>
              <w:rPr>
                <w:rFonts w:ascii="黑体" w:hAnsi="宋体" w:hint="eastAsia"/>
                <w:b/>
                <w:sz w:val="18"/>
                <w:szCs w:val="18"/>
              </w:rPr>
              <w:t>2</w:t>
            </w:r>
          </w:p>
        </w:tc>
        <w:tc>
          <w:tcPr>
            <w:tcW w:w="1287" w:type="dxa"/>
          </w:tcPr>
          <w:p w14:paraId="535BDF57" w14:textId="77777777" w:rsidR="003843EA" w:rsidRDefault="003843EA">
            <w:pPr>
              <w:spacing w:line="276" w:lineRule="auto"/>
              <w:rPr>
                <w:rFonts w:ascii="黑体" w:hAnsi="宋体"/>
                <w:b/>
                <w:sz w:val="18"/>
                <w:szCs w:val="18"/>
              </w:rPr>
            </w:pPr>
          </w:p>
        </w:tc>
        <w:tc>
          <w:tcPr>
            <w:tcW w:w="1287" w:type="dxa"/>
          </w:tcPr>
          <w:p w14:paraId="0693E540" w14:textId="77777777" w:rsidR="003843EA" w:rsidRDefault="003843EA">
            <w:pPr>
              <w:spacing w:line="276" w:lineRule="auto"/>
              <w:rPr>
                <w:rFonts w:ascii="黑体" w:hAnsi="宋体"/>
                <w:b/>
                <w:sz w:val="18"/>
                <w:szCs w:val="18"/>
              </w:rPr>
            </w:pPr>
          </w:p>
        </w:tc>
      </w:tr>
      <w:tr w:rsidR="003843EA" w14:paraId="17A9E294" w14:textId="77777777">
        <w:tc>
          <w:tcPr>
            <w:tcW w:w="1287" w:type="dxa"/>
          </w:tcPr>
          <w:p w14:paraId="75BE0821" w14:textId="77777777" w:rsidR="003843EA" w:rsidRDefault="003843EA">
            <w:pPr>
              <w:spacing w:line="276" w:lineRule="auto"/>
              <w:rPr>
                <w:rFonts w:ascii="黑体" w:hAnsi="宋体"/>
                <w:b/>
                <w:sz w:val="18"/>
                <w:szCs w:val="18"/>
              </w:rPr>
            </w:pPr>
          </w:p>
        </w:tc>
        <w:tc>
          <w:tcPr>
            <w:tcW w:w="1287" w:type="dxa"/>
          </w:tcPr>
          <w:p w14:paraId="164AC8A9" w14:textId="77777777" w:rsidR="003843EA" w:rsidRDefault="003843EA">
            <w:pPr>
              <w:spacing w:line="276" w:lineRule="auto"/>
              <w:rPr>
                <w:rFonts w:ascii="黑体" w:hAnsi="宋体"/>
                <w:b/>
                <w:sz w:val="18"/>
                <w:szCs w:val="18"/>
              </w:rPr>
            </w:pPr>
          </w:p>
        </w:tc>
        <w:tc>
          <w:tcPr>
            <w:tcW w:w="1287" w:type="dxa"/>
          </w:tcPr>
          <w:p w14:paraId="4E00B9CF" w14:textId="77777777" w:rsidR="003843EA" w:rsidRDefault="003843EA">
            <w:pPr>
              <w:spacing w:line="276" w:lineRule="auto"/>
              <w:rPr>
                <w:rFonts w:ascii="黑体" w:hAnsi="宋体"/>
                <w:b/>
                <w:sz w:val="18"/>
                <w:szCs w:val="18"/>
              </w:rPr>
            </w:pPr>
          </w:p>
        </w:tc>
        <w:tc>
          <w:tcPr>
            <w:tcW w:w="1287" w:type="dxa"/>
          </w:tcPr>
          <w:p w14:paraId="0CE51FCE" w14:textId="77777777" w:rsidR="003843EA" w:rsidRDefault="00A21561">
            <w:pPr>
              <w:spacing w:line="276" w:lineRule="auto"/>
              <w:rPr>
                <w:rFonts w:ascii="黑体" w:hAnsi="宋体"/>
                <w:b/>
                <w:sz w:val="18"/>
                <w:szCs w:val="18"/>
              </w:rPr>
            </w:pPr>
            <w:r>
              <w:rPr>
                <w:color w:val="000000"/>
                <w:sz w:val="20"/>
                <w:szCs w:val="20"/>
              </w:rPr>
              <w:t>EZ2</w:t>
            </w:r>
          </w:p>
        </w:tc>
        <w:tc>
          <w:tcPr>
            <w:tcW w:w="1287" w:type="dxa"/>
          </w:tcPr>
          <w:p w14:paraId="4D01E100" w14:textId="77777777" w:rsidR="003843EA" w:rsidRDefault="00A21561">
            <w:pPr>
              <w:spacing w:line="276" w:lineRule="auto"/>
              <w:rPr>
                <w:rFonts w:ascii="黑体" w:hAnsi="宋体"/>
                <w:b/>
                <w:sz w:val="18"/>
                <w:szCs w:val="18"/>
              </w:rPr>
            </w:pPr>
            <w:r>
              <w:rPr>
                <w:rFonts w:ascii="黑体" w:hAnsi="宋体" w:hint="eastAsia"/>
                <w:b/>
                <w:sz w:val="18"/>
                <w:szCs w:val="18"/>
              </w:rPr>
              <w:t>1224</w:t>
            </w:r>
          </w:p>
        </w:tc>
        <w:tc>
          <w:tcPr>
            <w:tcW w:w="1287" w:type="dxa"/>
          </w:tcPr>
          <w:p w14:paraId="5C219B8F" w14:textId="77777777" w:rsidR="003843EA" w:rsidRDefault="00A21561">
            <w:pPr>
              <w:spacing w:line="276" w:lineRule="auto"/>
              <w:rPr>
                <w:rFonts w:ascii="黑体" w:hAnsi="宋体"/>
                <w:b/>
                <w:sz w:val="18"/>
                <w:szCs w:val="18"/>
              </w:rPr>
            </w:pPr>
            <w:r>
              <w:rPr>
                <w:rFonts w:ascii="黑体" w:hAnsi="宋体" w:hint="eastAsia"/>
                <w:b/>
                <w:sz w:val="18"/>
                <w:szCs w:val="18"/>
              </w:rPr>
              <w:t>2</w:t>
            </w:r>
          </w:p>
        </w:tc>
        <w:tc>
          <w:tcPr>
            <w:tcW w:w="1287" w:type="dxa"/>
          </w:tcPr>
          <w:p w14:paraId="10599FA2" w14:textId="77777777" w:rsidR="003843EA" w:rsidRDefault="003843EA">
            <w:pPr>
              <w:spacing w:line="276" w:lineRule="auto"/>
              <w:rPr>
                <w:rFonts w:ascii="黑体" w:hAnsi="宋体"/>
                <w:b/>
                <w:sz w:val="18"/>
                <w:szCs w:val="18"/>
              </w:rPr>
            </w:pPr>
          </w:p>
        </w:tc>
        <w:tc>
          <w:tcPr>
            <w:tcW w:w="1287" w:type="dxa"/>
          </w:tcPr>
          <w:p w14:paraId="594DC5CB" w14:textId="77777777" w:rsidR="003843EA" w:rsidRDefault="003843EA">
            <w:pPr>
              <w:spacing w:line="276" w:lineRule="auto"/>
              <w:rPr>
                <w:rFonts w:ascii="黑体" w:hAnsi="宋体"/>
                <w:b/>
                <w:sz w:val="18"/>
                <w:szCs w:val="18"/>
              </w:rPr>
            </w:pPr>
          </w:p>
        </w:tc>
      </w:tr>
      <w:tr w:rsidR="003843EA" w14:paraId="06DE9816" w14:textId="77777777">
        <w:tc>
          <w:tcPr>
            <w:tcW w:w="1287" w:type="dxa"/>
          </w:tcPr>
          <w:p w14:paraId="6B65F578" w14:textId="77777777" w:rsidR="003843EA" w:rsidRDefault="003843EA">
            <w:pPr>
              <w:spacing w:line="276" w:lineRule="auto"/>
              <w:rPr>
                <w:rFonts w:ascii="黑体" w:hAnsi="宋体"/>
                <w:b/>
                <w:sz w:val="18"/>
                <w:szCs w:val="18"/>
              </w:rPr>
            </w:pPr>
          </w:p>
        </w:tc>
        <w:tc>
          <w:tcPr>
            <w:tcW w:w="1287" w:type="dxa"/>
          </w:tcPr>
          <w:p w14:paraId="4186F527" w14:textId="77777777" w:rsidR="003843EA" w:rsidRDefault="003843EA">
            <w:pPr>
              <w:spacing w:line="276" w:lineRule="auto"/>
              <w:rPr>
                <w:rFonts w:ascii="黑体" w:hAnsi="宋体"/>
                <w:b/>
                <w:sz w:val="18"/>
                <w:szCs w:val="18"/>
              </w:rPr>
            </w:pPr>
          </w:p>
        </w:tc>
        <w:tc>
          <w:tcPr>
            <w:tcW w:w="1287" w:type="dxa"/>
          </w:tcPr>
          <w:p w14:paraId="7177BD0B" w14:textId="77777777" w:rsidR="003843EA" w:rsidRDefault="003843EA">
            <w:pPr>
              <w:spacing w:line="276" w:lineRule="auto"/>
              <w:rPr>
                <w:rFonts w:ascii="黑体" w:hAnsi="宋体"/>
                <w:b/>
                <w:sz w:val="18"/>
                <w:szCs w:val="18"/>
              </w:rPr>
            </w:pPr>
          </w:p>
        </w:tc>
        <w:tc>
          <w:tcPr>
            <w:tcW w:w="1287" w:type="dxa"/>
          </w:tcPr>
          <w:p w14:paraId="199C5412" w14:textId="77777777" w:rsidR="003843EA" w:rsidRDefault="00A21561">
            <w:pPr>
              <w:spacing w:line="276" w:lineRule="auto"/>
              <w:rPr>
                <w:rFonts w:ascii="黑体" w:hAnsi="宋体"/>
                <w:b/>
                <w:sz w:val="18"/>
                <w:szCs w:val="18"/>
              </w:rPr>
            </w:pPr>
            <w:r>
              <w:rPr>
                <w:color w:val="000000"/>
                <w:sz w:val="20"/>
                <w:szCs w:val="20"/>
              </w:rPr>
              <w:t>E2AC</w:t>
            </w:r>
          </w:p>
        </w:tc>
        <w:tc>
          <w:tcPr>
            <w:tcW w:w="1287" w:type="dxa"/>
          </w:tcPr>
          <w:p w14:paraId="1D5200CC" w14:textId="77777777" w:rsidR="003843EA" w:rsidRDefault="00A21561">
            <w:pPr>
              <w:spacing w:line="276" w:lineRule="auto"/>
              <w:rPr>
                <w:rFonts w:ascii="黑体" w:hAnsi="宋体"/>
                <w:b/>
                <w:sz w:val="18"/>
                <w:szCs w:val="18"/>
              </w:rPr>
            </w:pPr>
            <w:r>
              <w:rPr>
                <w:rFonts w:ascii="黑体" w:hAnsi="宋体" w:hint="eastAsia"/>
                <w:b/>
                <w:sz w:val="18"/>
                <w:szCs w:val="18"/>
              </w:rPr>
              <w:t>1226</w:t>
            </w:r>
          </w:p>
        </w:tc>
        <w:tc>
          <w:tcPr>
            <w:tcW w:w="1287" w:type="dxa"/>
          </w:tcPr>
          <w:p w14:paraId="6DF545CF" w14:textId="77777777" w:rsidR="003843EA" w:rsidRDefault="00A21561">
            <w:pPr>
              <w:spacing w:line="276" w:lineRule="auto"/>
              <w:rPr>
                <w:rFonts w:ascii="黑体" w:hAnsi="宋体"/>
                <w:b/>
                <w:sz w:val="18"/>
                <w:szCs w:val="18"/>
              </w:rPr>
            </w:pPr>
            <w:r>
              <w:rPr>
                <w:rFonts w:ascii="黑体" w:hAnsi="宋体" w:hint="eastAsia"/>
                <w:b/>
                <w:sz w:val="18"/>
                <w:szCs w:val="18"/>
              </w:rPr>
              <w:t>1</w:t>
            </w:r>
          </w:p>
        </w:tc>
        <w:tc>
          <w:tcPr>
            <w:tcW w:w="1287" w:type="dxa"/>
          </w:tcPr>
          <w:p w14:paraId="7583FCC6" w14:textId="77777777" w:rsidR="003843EA" w:rsidRDefault="003843EA">
            <w:pPr>
              <w:spacing w:line="276" w:lineRule="auto"/>
              <w:rPr>
                <w:rFonts w:ascii="黑体" w:hAnsi="宋体"/>
                <w:b/>
                <w:sz w:val="18"/>
                <w:szCs w:val="18"/>
              </w:rPr>
            </w:pPr>
          </w:p>
        </w:tc>
        <w:tc>
          <w:tcPr>
            <w:tcW w:w="1287" w:type="dxa"/>
          </w:tcPr>
          <w:p w14:paraId="63852B64" w14:textId="77777777" w:rsidR="003843EA" w:rsidRDefault="003843EA">
            <w:pPr>
              <w:spacing w:line="276" w:lineRule="auto"/>
              <w:rPr>
                <w:rFonts w:ascii="黑体" w:hAnsi="宋体"/>
                <w:b/>
                <w:sz w:val="18"/>
                <w:szCs w:val="18"/>
              </w:rPr>
            </w:pPr>
          </w:p>
        </w:tc>
      </w:tr>
      <w:tr w:rsidR="003843EA" w14:paraId="5F9537EA" w14:textId="77777777">
        <w:tc>
          <w:tcPr>
            <w:tcW w:w="1287" w:type="dxa"/>
          </w:tcPr>
          <w:p w14:paraId="247D4807" w14:textId="77777777" w:rsidR="003843EA" w:rsidRDefault="003843EA">
            <w:pPr>
              <w:spacing w:line="276" w:lineRule="auto"/>
              <w:rPr>
                <w:rFonts w:ascii="黑体" w:hAnsi="宋体"/>
                <w:b/>
                <w:sz w:val="18"/>
                <w:szCs w:val="18"/>
              </w:rPr>
            </w:pPr>
          </w:p>
        </w:tc>
        <w:tc>
          <w:tcPr>
            <w:tcW w:w="1287" w:type="dxa"/>
          </w:tcPr>
          <w:p w14:paraId="75410BAF" w14:textId="77777777" w:rsidR="003843EA" w:rsidRDefault="003843EA">
            <w:pPr>
              <w:spacing w:line="276" w:lineRule="auto"/>
              <w:rPr>
                <w:rFonts w:ascii="黑体" w:hAnsi="宋体"/>
                <w:b/>
                <w:sz w:val="18"/>
                <w:szCs w:val="18"/>
              </w:rPr>
            </w:pPr>
          </w:p>
        </w:tc>
        <w:tc>
          <w:tcPr>
            <w:tcW w:w="1287" w:type="dxa"/>
          </w:tcPr>
          <w:p w14:paraId="5B6A1BEE" w14:textId="77777777" w:rsidR="003843EA" w:rsidRDefault="003843EA">
            <w:pPr>
              <w:spacing w:line="276" w:lineRule="auto"/>
              <w:rPr>
                <w:rFonts w:ascii="黑体" w:hAnsi="宋体"/>
                <w:b/>
                <w:sz w:val="18"/>
                <w:szCs w:val="18"/>
              </w:rPr>
            </w:pPr>
          </w:p>
        </w:tc>
        <w:tc>
          <w:tcPr>
            <w:tcW w:w="1287" w:type="dxa"/>
          </w:tcPr>
          <w:p w14:paraId="10BE4DE9" w14:textId="77777777" w:rsidR="003843EA" w:rsidRDefault="00A21561">
            <w:pPr>
              <w:spacing w:line="276" w:lineRule="auto"/>
              <w:rPr>
                <w:rFonts w:ascii="黑体" w:hAnsi="宋体"/>
                <w:b/>
                <w:sz w:val="18"/>
                <w:szCs w:val="18"/>
              </w:rPr>
            </w:pPr>
            <w:r>
              <w:rPr>
                <w:color w:val="000000"/>
                <w:sz w:val="20"/>
                <w:szCs w:val="20"/>
              </w:rPr>
              <w:t>AZ2</w:t>
            </w:r>
          </w:p>
        </w:tc>
        <w:tc>
          <w:tcPr>
            <w:tcW w:w="1287" w:type="dxa"/>
          </w:tcPr>
          <w:p w14:paraId="6FBF8BF4" w14:textId="77777777" w:rsidR="003843EA" w:rsidRDefault="00A21561">
            <w:pPr>
              <w:spacing w:line="276" w:lineRule="auto"/>
              <w:rPr>
                <w:rFonts w:ascii="黑体" w:hAnsi="宋体"/>
                <w:b/>
                <w:sz w:val="18"/>
                <w:szCs w:val="18"/>
              </w:rPr>
            </w:pPr>
            <w:r>
              <w:rPr>
                <w:rFonts w:ascii="黑体" w:hAnsi="宋体" w:hint="eastAsia"/>
                <w:b/>
                <w:sz w:val="18"/>
                <w:szCs w:val="18"/>
              </w:rPr>
              <w:t>1227</w:t>
            </w:r>
          </w:p>
        </w:tc>
        <w:tc>
          <w:tcPr>
            <w:tcW w:w="1287" w:type="dxa"/>
          </w:tcPr>
          <w:p w14:paraId="22690535" w14:textId="77777777" w:rsidR="003843EA" w:rsidRDefault="00A21561">
            <w:pPr>
              <w:spacing w:line="276" w:lineRule="auto"/>
              <w:rPr>
                <w:rFonts w:ascii="黑体" w:hAnsi="宋体"/>
                <w:b/>
                <w:sz w:val="18"/>
                <w:szCs w:val="18"/>
              </w:rPr>
            </w:pPr>
            <w:r>
              <w:rPr>
                <w:rFonts w:ascii="黑体" w:hAnsi="宋体" w:hint="eastAsia"/>
                <w:b/>
                <w:sz w:val="18"/>
                <w:szCs w:val="18"/>
              </w:rPr>
              <w:t>256</w:t>
            </w:r>
          </w:p>
        </w:tc>
        <w:tc>
          <w:tcPr>
            <w:tcW w:w="1287" w:type="dxa"/>
          </w:tcPr>
          <w:p w14:paraId="31F97595" w14:textId="77777777" w:rsidR="003843EA" w:rsidRDefault="003843EA">
            <w:pPr>
              <w:spacing w:line="276" w:lineRule="auto"/>
              <w:rPr>
                <w:rFonts w:ascii="黑体" w:hAnsi="宋体"/>
                <w:b/>
                <w:sz w:val="18"/>
                <w:szCs w:val="18"/>
              </w:rPr>
            </w:pPr>
          </w:p>
        </w:tc>
        <w:tc>
          <w:tcPr>
            <w:tcW w:w="1287" w:type="dxa"/>
          </w:tcPr>
          <w:p w14:paraId="4A2098DD" w14:textId="77777777" w:rsidR="003843EA" w:rsidRDefault="003843EA">
            <w:pPr>
              <w:spacing w:line="276" w:lineRule="auto"/>
              <w:rPr>
                <w:rFonts w:ascii="黑体" w:hAnsi="宋体"/>
                <w:b/>
                <w:sz w:val="18"/>
                <w:szCs w:val="18"/>
              </w:rPr>
            </w:pPr>
          </w:p>
        </w:tc>
      </w:tr>
      <w:tr w:rsidR="003843EA" w14:paraId="4795F62D" w14:textId="77777777">
        <w:tc>
          <w:tcPr>
            <w:tcW w:w="1287" w:type="dxa"/>
          </w:tcPr>
          <w:p w14:paraId="7A8EFFD8" w14:textId="77777777" w:rsidR="003843EA" w:rsidRDefault="003843EA">
            <w:pPr>
              <w:spacing w:line="276" w:lineRule="auto"/>
              <w:rPr>
                <w:rFonts w:ascii="黑体" w:hAnsi="宋体"/>
                <w:b/>
                <w:sz w:val="18"/>
                <w:szCs w:val="18"/>
              </w:rPr>
            </w:pPr>
          </w:p>
        </w:tc>
        <w:tc>
          <w:tcPr>
            <w:tcW w:w="1287" w:type="dxa"/>
          </w:tcPr>
          <w:p w14:paraId="5AF9FAA0" w14:textId="77777777" w:rsidR="003843EA" w:rsidRDefault="003843EA">
            <w:pPr>
              <w:spacing w:line="276" w:lineRule="auto"/>
              <w:rPr>
                <w:rFonts w:ascii="黑体" w:hAnsi="宋体"/>
                <w:b/>
                <w:sz w:val="18"/>
                <w:szCs w:val="18"/>
              </w:rPr>
            </w:pPr>
          </w:p>
        </w:tc>
        <w:tc>
          <w:tcPr>
            <w:tcW w:w="1287" w:type="dxa"/>
          </w:tcPr>
          <w:p w14:paraId="4310C163" w14:textId="77777777" w:rsidR="003843EA" w:rsidRDefault="003843EA">
            <w:pPr>
              <w:spacing w:line="276" w:lineRule="auto"/>
              <w:rPr>
                <w:rFonts w:ascii="黑体" w:hAnsi="宋体"/>
                <w:b/>
                <w:sz w:val="18"/>
                <w:szCs w:val="18"/>
              </w:rPr>
            </w:pPr>
          </w:p>
        </w:tc>
        <w:tc>
          <w:tcPr>
            <w:tcW w:w="1287" w:type="dxa"/>
          </w:tcPr>
          <w:p w14:paraId="74D7D711" w14:textId="77777777" w:rsidR="003843EA" w:rsidRDefault="00A21561">
            <w:pPr>
              <w:spacing w:line="276" w:lineRule="auto"/>
              <w:rPr>
                <w:rFonts w:ascii="黑体" w:hAnsi="宋体"/>
                <w:b/>
                <w:sz w:val="18"/>
                <w:szCs w:val="18"/>
              </w:rPr>
            </w:pPr>
            <w:r>
              <w:rPr>
                <w:color w:val="000000"/>
                <w:sz w:val="20"/>
                <w:szCs w:val="20"/>
              </w:rPr>
              <w:t>SC3</w:t>
            </w:r>
          </w:p>
        </w:tc>
        <w:tc>
          <w:tcPr>
            <w:tcW w:w="1287" w:type="dxa"/>
          </w:tcPr>
          <w:p w14:paraId="17629ACB" w14:textId="77777777" w:rsidR="003843EA" w:rsidRDefault="00A21561">
            <w:pPr>
              <w:spacing w:line="276" w:lineRule="auto"/>
              <w:rPr>
                <w:rFonts w:ascii="黑体" w:hAnsi="宋体"/>
                <w:b/>
                <w:sz w:val="18"/>
                <w:szCs w:val="18"/>
              </w:rPr>
            </w:pPr>
            <w:r>
              <w:rPr>
                <w:rFonts w:ascii="黑体" w:hAnsi="宋体" w:hint="eastAsia"/>
                <w:b/>
                <w:sz w:val="18"/>
                <w:szCs w:val="18"/>
              </w:rPr>
              <w:t>1483</w:t>
            </w:r>
          </w:p>
        </w:tc>
        <w:tc>
          <w:tcPr>
            <w:tcW w:w="1287" w:type="dxa"/>
          </w:tcPr>
          <w:p w14:paraId="3CD91BB6" w14:textId="77777777" w:rsidR="003843EA" w:rsidRDefault="00A21561">
            <w:pPr>
              <w:spacing w:line="276" w:lineRule="auto"/>
              <w:rPr>
                <w:rFonts w:ascii="黑体" w:hAnsi="宋体"/>
                <w:b/>
                <w:sz w:val="18"/>
                <w:szCs w:val="18"/>
              </w:rPr>
            </w:pPr>
            <w:r>
              <w:rPr>
                <w:rFonts w:ascii="黑体" w:hAnsi="宋体" w:hint="eastAsia"/>
                <w:b/>
                <w:sz w:val="18"/>
                <w:szCs w:val="18"/>
              </w:rPr>
              <w:t>2</w:t>
            </w:r>
          </w:p>
        </w:tc>
        <w:tc>
          <w:tcPr>
            <w:tcW w:w="1287" w:type="dxa"/>
          </w:tcPr>
          <w:p w14:paraId="7008F745" w14:textId="77777777" w:rsidR="003843EA" w:rsidRDefault="003843EA">
            <w:pPr>
              <w:spacing w:line="276" w:lineRule="auto"/>
              <w:rPr>
                <w:rFonts w:ascii="黑体" w:hAnsi="宋体"/>
                <w:b/>
                <w:sz w:val="18"/>
                <w:szCs w:val="18"/>
              </w:rPr>
            </w:pPr>
          </w:p>
        </w:tc>
        <w:tc>
          <w:tcPr>
            <w:tcW w:w="1287" w:type="dxa"/>
          </w:tcPr>
          <w:p w14:paraId="23031053" w14:textId="77777777" w:rsidR="003843EA" w:rsidRDefault="003843EA">
            <w:pPr>
              <w:spacing w:line="276" w:lineRule="auto"/>
              <w:rPr>
                <w:rFonts w:ascii="黑体" w:hAnsi="宋体"/>
                <w:b/>
                <w:sz w:val="18"/>
                <w:szCs w:val="18"/>
              </w:rPr>
            </w:pPr>
          </w:p>
        </w:tc>
      </w:tr>
      <w:tr w:rsidR="003843EA" w14:paraId="77DA0A73" w14:textId="77777777">
        <w:tc>
          <w:tcPr>
            <w:tcW w:w="1287" w:type="dxa"/>
          </w:tcPr>
          <w:p w14:paraId="5F11F4C3" w14:textId="77777777" w:rsidR="003843EA" w:rsidRDefault="003843EA">
            <w:pPr>
              <w:spacing w:line="276" w:lineRule="auto"/>
              <w:rPr>
                <w:rFonts w:ascii="黑体" w:hAnsi="宋体"/>
                <w:b/>
                <w:sz w:val="18"/>
                <w:szCs w:val="18"/>
              </w:rPr>
            </w:pPr>
          </w:p>
        </w:tc>
        <w:tc>
          <w:tcPr>
            <w:tcW w:w="1287" w:type="dxa"/>
          </w:tcPr>
          <w:p w14:paraId="4EE7C391" w14:textId="77777777" w:rsidR="003843EA" w:rsidRDefault="003843EA">
            <w:pPr>
              <w:spacing w:line="276" w:lineRule="auto"/>
              <w:rPr>
                <w:rFonts w:ascii="黑体" w:hAnsi="宋体"/>
                <w:b/>
                <w:sz w:val="18"/>
                <w:szCs w:val="18"/>
              </w:rPr>
            </w:pPr>
          </w:p>
        </w:tc>
        <w:tc>
          <w:tcPr>
            <w:tcW w:w="1287" w:type="dxa"/>
          </w:tcPr>
          <w:p w14:paraId="2C466CA4" w14:textId="77777777" w:rsidR="003843EA" w:rsidRDefault="003843EA">
            <w:pPr>
              <w:spacing w:line="276" w:lineRule="auto"/>
              <w:rPr>
                <w:rFonts w:ascii="黑体" w:hAnsi="宋体"/>
                <w:b/>
                <w:sz w:val="18"/>
                <w:szCs w:val="18"/>
              </w:rPr>
            </w:pPr>
          </w:p>
        </w:tc>
        <w:tc>
          <w:tcPr>
            <w:tcW w:w="1287" w:type="dxa"/>
          </w:tcPr>
          <w:p w14:paraId="24C296B0" w14:textId="77777777" w:rsidR="003843EA" w:rsidRDefault="00A21561">
            <w:pPr>
              <w:spacing w:line="276" w:lineRule="auto"/>
              <w:rPr>
                <w:rFonts w:ascii="黑体" w:hAnsi="宋体"/>
                <w:b/>
                <w:sz w:val="18"/>
                <w:szCs w:val="18"/>
              </w:rPr>
            </w:pPr>
            <w:r>
              <w:rPr>
                <w:color w:val="000000"/>
                <w:sz w:val="20"/>
                <w:szCs w:val="20"/>
              </w:rPr>
              <w:t>EZ3</w:t>
            </w:r>
          </w:p>
        </w:tc>
        <w:tc>
          <w:tcPr>
            <w:tcW w:w="1287" w:type="dxa"/>
          </w:tcPr>
          <w:p w14:paraId="581B9FE0" w14:textId="77777777" w:rsidR="003843EA" w:rsidRDefault="00A21561">
            <w:pPr>
              <w:spacing w:line="276" w:lineRule="auto"/>
              <w:rPr>
                <w:rFonts w:ascii="黑体" w:hAnsi="宋体"/>
                <w:b/>
                <w:sz w:val="18"/>
                <w:szCs w:val="18"/>
              </w:rPr>
            </w:pPr>
            <w:r>
              <w:rPr>
                <w:rFonts w:ascii="黑体" w:hAnsi="宋体" w:hint="eastAsia"/>
                <w:b/>
                <w:sz w:val="18"/>
                <w:szCs w:val="18"/>
              </w:rPr>
              <w:t>1485</w:t>
            </w:r>
          </w:p>
        </w:tc>
        <w:tc>
          <w:tcPr>
            <w:tcW w:w="1287" w:type="dxa"/>
          </w:tcPr>
          <w:p w14:paraId="36D12838" w14:textId="77777777" w:rsidR="003843EA" w:rsidRDefault="00A21561">
            <w:pPr>
              <w:spacing w:line="276" w:lineRule="auto"/>
              <w:rPr>
                <w:rFonts w:ascii="黑体" w:hAnsi="宋体"/>
                <w:b/>
                <w:sz w:val="18"/>
                <w:szCs w:val="18"/>
              </w:rPr>
            </w:pPr>
            <w:r>
              <w:rPr>
                <w:rFonts w:ascii="黑体" w:hAnsi="宋体" w:hint="eastAsia"/>
                <w:b/>
                <w:sz w:val="18"/>
                <w:szCs w:val="18"/>
              </w:rPr>
              <w:t>2</w:t>
            </w:r>
          </w:p>
        </w:tc>
        <w:tc>
          <w:tcPr>
            <w:tcW w:w="1287" w:type="dxa"/>
          </w:tcPr>
          <w:p w14:paraId="1100D000" w14:textId="77777777" w:rsidR="003843EA" w:rsidRDefault="003843EA">
            <w:pPr>
              <w:spacing w:line="276" w:lineRule="auto"/>
              <w:rPr>
                <w:rFonts w:ascii="黑体" w:hAnsi="宋体"/>
                <w:b/>
                <w:sz w:val="18"/>
                <w:szCs w:val="18"/>
              </w:rPr>
            </w:pPr>
          </w:p>
        </w:tc>
        <w:tc>
          <w:tcPr>
            <w:tcW w:w="1287" w:type="dxa"/>
          </w:tcPr>
          <w:p w14:paraId="673859CD" w14:textId="77777777" w:rsidR="003843EA" w:rsidRDefault="003843EA">
            <w:pPr>
              <w:spacing w:line="276" w:lineRule="auto"/>
              <w:rPr>
                <w:rFonts w:ascii="黑体" w:hAnsi="宋体"/>
                <w:b/>
                <w:sz w:val="18"/>
                <w:szCs w:val="18"/>
              </w:rPr>
            </w:pPr>
          </w:p>
        </w:tc>
      </w:tr>
      <w:tr w:rsidR="003843EA" w14:paraId="69118DCF" w14:textId="77777777">
        <w:tc>
          <w:tcPr>
            <w:tcW w:w="1287" w:type="dxa"/>
          </w:tcPr>
          <w:p w14:paraId="02CFDD16" w14:textId="77777777" w:rsidR="003843EA" w:rsidRDefault="003843EA">
            <w:pPr>
              <w:spacing w:line="276" w:lineRule="auto"/>
              <w:rPr>
                <w:rFonts w:ascii="黑体" w:hAnsi="宋体"/>
                <w:b/>
                <w:sz w:val="18"/>
                <w:szCs w:val="18"/>
              </w:rPr>
            </w:pPr>
          </w:p>
        </w:tc>
        <w:tc>
          <w:tcPr>
            <w:tcW w:w="1287" w:type="dxa"/>
          </w:tcPr>
          <w:p w14:paraId="7B61397B" w14:textId="77777777" w:rsidR="003843EA" w:rsidRDefault="003843EA">
            <w:pPr>
              <w:spacing w:line="276" w:lineRule="auto"/>
              <w:rPr>
                <w:rFonts w:ascii="黑体" w:hAnsi="宋体"/>
                <w:b/>
                <w:sz w:val="18"/>
                <w:szCs w:val="18"/>
              </w:rPr>
            </w:pPr>
          </w:p>
        </w:tc>
        <w:tc>
          <w:tcPr>
            <w:tcW w:w="1287" w:type="dxa"/>
          </w:tcPr>
          <w:p w14:paraId="5BE70F22" w14:textId="77777777" w:rsidR="003843EA" w:rsidRDefault="003843EA">
            <w:pPr>
              <w:spacing w:line="276" w:lineRule="auto"/>
              <w:rPr>
                <w:rFonts w:ascii="黑体" w:hAnsi="宋体"/>
                <w:b/>
                <w:sz w:val="18"/>
                <w:szCs w:val="18"/>
              </w:rPr>
            </w:pPr>
          </w:p>
        </w:tc>
        <w:tc>
          <w:tcPr>
            <w:tcW w:w="1287" w:type="dxa"/>
          </w:tcPr>
          <w:p w14:paraId="4A3C680A" w14:textId="77777777" w:rsidR="003843EA" w:rsidRDefault="00A21561">
            <w:pPr>
              <w:spacing w:line="276" w:lineRule="auto"/>
              <w:rPr>
                <w:rFonts w:ascii="黑体" w:hAnsi="宋体"/>
                <w:b/>
                <w:sz w:val="18"/>
                <w:szCs w:val="18"/>
              </w:rPr>
            </w:pPr>
            <w:r>
              <w:rPr>
                <w:color w:val="000000"/>
                <w:sz w:val="20"/>
                <w:szCs w:val="20"/>
              </w:rPr>
              <w:t>E3AC</w:t>
            </w:r>
          </w:p>
        </w:tc>
        <w:tc>
          <w:tcPr>
            <w:tcW w:w="1287" w:type="dxa"/>
          </w:tcPr>
          <w:p w14:paraId="0A701590" w14:textId="77777777" w:rsidR="003843EA" w:rsidRDefault="00A21561">
            <w:pPr>
              <w:spacing w:line="276" w:lineRule="auto"/>
              <w:rPr>
                <w:rFonts w:ascii="黑体" w:hAnsi="宋体"/>
                <w:b/>
                <w:sz w:val="18"/>
                <w:szCs w:val="18"/>
              </w:rPr>
            </w:pPr>
            <w:r>
              <w:rPr>
                <w:rFonts w:ascii="黑体" w:hAnsi="宋体" w:hint="eastAsia"/>
                <w:b/>
                <w:sz w:val="18"/>
                <w:szCs w:val="18"/>
              </w:rPr>
              <w:t>1487</w:t>
            </w:r>
          </w:p>
        </w:tc>
        <w:tc>
          <w:tcPr>
            <w:tcW w:w="1287" w:type="dxa"/>
          </w:tcPr>
          <w:p w14:paraId="08F7E532" w14:textId="77777777" w:rsidR="003843EA" w:rsidRDefault="00A21561">
            <w:pPr>
              <w:spacing w:line="276" w:lineRule="auto"/>
              <w:rPr>
                <w:rFonts w:ascii="黑体" w:hAnsi="宋体"/>
                <w:b/>
                <w:sz w:val="18"/>
                <w:szCs w:val="18"/>
              </w:rPr>
            </w:pPr>
            <w:r>
              <w:rPr>
                <w:rFonts w:ascii="黑体" w:hAnsi="宋体" w:hint="eastAsia"/>
                <w:b/>
                <w:sz w:val="18"/>
                <w:szCs w:val="18"/>
              </w:rPr>
              <w:t>1</w:t>
            </w:r>
          </w:p>
        </w:tc>
        <w:tc>
          <w:tcPr>
            <w:tcW w:w="1287" w:type="dxa"/>
          </w:tcPr>
          <w:p w14:paraId="29206544" w14:textId="77777777" w:rsidR="003843EA" w:rsidRDefault="003843EA">
            <w:pPr>
              <w:spacing w:line="276" w:lineRule="auto"/>
              <w:rPr>
                <w:rFonts w:ascii="黑体" w:hAnsi="宋体"/>
                <w:b/>
                <w:sz w:val="18"/>
                <w:szCs w:val="18"/>
              </w:rPr>
            </w:pPr>
          </w:p>
        </w:tc>
        <w:tc>
          <w:tcPr>
            <w:tcW w:w="1287" w:type="dxa"/>
          </w:tcPr>
          <w:p w14:paraId="5AD99AB9" w14:textId="77777777" w:rsidR="003843EA" w:rsidRDefault="003843EA">
            <w:pPr>
              <w:spacing w:line="276" w:lineRule="auto"/>
              <w:rPr>
                <w:rFonts w:ascii="黑体" w:hAnsi="宋体"/>
                <w:b/>
                <w:sz w:val="18"/>
                <w:szCs w:val="18"/>
              </w:rPr>
            </w:pPr>
          </w:p>
        </w:tc>
      </w:tr>
      <w:tr w:rsidR="003843EA" w14:paraId="72A3DF28" w14:textId="77777777">
        <w:tc>
          <w:tcPr>
            <w:tcW w:w="1287" w:type="dxa"/>
          </w:tcPr>
          <w:p w14:paraId="617A3FE6" w14:textId="77777777" w:rsidR="003843EA" w:rsidRDefault="003843EA">
            <w:pPr>
              <w:spacing w:line="276" w:lineRule="auto"/>
              <w:rPr>
                <w:rFonts w:ascii="黑体" w:hAnsi="宋体"/>
                <w:b/>
                <w:sz w:val="18"/>
                <w:szCs w:val="18"/>
              </w:rPr>
            </w:pPr>
          </w:p>
        </w:tc>
        <w:tc>
          <w:tcPr>
            <w:tcW w:w="1287" w:type="dxa"/>
          </w:tcPr>
          <w:p w14:paraId="29F24481" w14:textId="77777777" w:rsidR="003843EA" w:rsidRDefault="003843EA">
            <w:pPr>
              <w:spacing w:line="276" w:lineRule="auto"/>
              <w:rPr>
                <w:rFonts w:ascii="黑体" w:hAnsi="宋体"/>
                <w:b/>
                <w:sz w:val="18"/>
                <w:szCs w:val="18"/>
              </w:rPr>
            </w:pPr>
          </w:p>
        </w:tc>
        <w:tc>
          <w:tcPr>
            <w:tcW w:w="1287" w:type="dxa"/>
          </w:tcPr>
          <w:p w14:paraId="4E3ADC8F" w14:textId="77777777" w:rsidR="003843EA" w:rsidRDefault="003843EA">
            <w:pPr>
              <w:spacing w:line="276" w:lineRule="auto"/>
              <w:rPr>
                <w:rFonts w:ascii="黑体" w:hAnsi="宋体"/>
                <w:b/>
                <w:sz w:val="18"/>
                <w:szCs w:val="18"/>
              </w:rPr>
            </w:pPr>
          </w:p>
        </w:tc>
        <w:tc>
          <w:tcPr>
            <w:tcW w:w="1287" w:type="dxa"/>
          </w:tcPr>
          <w:p w14:paraId="432C2FAB" w14:textId="77777777" w:rsidR="003843EA" w:rsidRDefault="00A21561">
            <w:pPr>
              <w:spacing w:line="276" w:lineRule="auto"/>
              <w:rPr>
                <w:rFonts w:ascii="黑体" w:hAnsi="宋体"/>
                <w:b/>
                <w:sz w:val="18"/>
                <w:szCs w:val="18"/>
              </w:rPr>
            </w:pPr>
            <w:r>
              <w:rPr>
                <w:color w:val="000000"/>
                <w:sz w:val="20"/>
                <w:szCs w:val="20"/>
              </w:rPr>
              <w:t>AZ3</w:t>
            </w:r>
          </w:p>
        </w:tc>
        <w:tc>
          <w:tcPr>
            <w:tcW w:w="1287" w:type="dxa"/>
          </w:tcPr>
          <w:p w14:paraId="112D852C" w14:textId="77777777" w:rsidR="003843EA" w:rsidRDefault="00A21561">
            <w:pPr>
              <w:spacing w:line="276" w:lineRule="auto"/>
              <w:rPr>
                <w:rFonts w:ascii="黑体" w:hAnsi="宋体"/>
                <w:b/>
                <w:sz w:val="18"/>
                <w:szCs w:val="18"/>
              </w:rPr>
            </w:pPr>
            <w:r>
              <w:rPr>
                <w:rFonts w:ascii="黑体" w:hAnsi="宋体" w:hint="eastAsia"/>
                <w:b/>
                <w:sz w:val="18"/>
                <w:szCs w:val="18"/>
              </w:rPr>
              <w:t>1488</w:t>
            </w:r>
          </w:p>
        </w:tc>
        <w:tc>
          <w:tcPr>
            <w:tcW w:w="1287" w:type="dxa"/>
          </w:tcPr>
          <w:p w14:paraId="1A5A987E" w14:textId="77777777" w:rsidR="003843EA" w:rsidRDefault="00A21561">
            <w:pPr>
              <w:spacing w:line="276" w:lineRule="auto"/>
              <w:rPr>
                <w:rFonts w:ascii="黑体" w:hAnsi="宋体"/>
                <w:b/>
                <w:sz w:val="18"/>
                <w:szCs w:val="18"/>
              </w:rPr>
            </w:pPr>
            <w:r>
              <w:rPr>
                <w:rFonts w:ascii="黑体" w:hAnsi="宋体" w:hint="eastAsia"/>
                <w:b/>
                <w:sz w:val="18"/>
                <w:szCs w:val="18"/>
              </w:rPr>
              <w:t>256</w:t>
            </w:r>
          </w:p>
        </w:tc>
        <w:tc>
          <w:tcPr>
            <w:tcW w:w="1287" w:type="dxa"/>
          </w:tcPr>
          <w:p w14:paraId="2098D365" w14:textId="77777777" w:rsidR="003843EA" w:rsidRDefault="003843EA">
            <w:pPr>
              <w:spacing w:line="276" w:lineRule="auto"/>
              <w:rPr>
                <w:rFonts w:ascii="黑体" w:hAnsi="宋体"/>
                <w:b/>
                <w:sz w:val="18"/>
                <w:szCs w:val="18"/>
              </w:rPr>
            </w:pPr>
          </w:p>
        </w:tc>
        <w:tc>
          <w:tcPr>
            <w:tcW w:w="1287" w:type="dxa"/>
          </w:tcPr>
          <w:p w14:paraId="21F29752" w14:textId="77777777" w:rsidR="003843EA" w:rsidRDefault="003843EA">
            <w:pPr>
              <w:spacing w:line="276" w:lineRule="auto"/>
              <w:rPr>
                <w:rFonts w:ascii="黑体" w:hAnsi="宋体"/>
                <w:b/>
                <w:sz w:val="18"/>
                <w:szCs w:val="18"/>
              </w:rPr>
            </w:pPr>
          </w:p>
        </w:tc>
      </w:tr>
      <w:tr w:rsidR="003843EA" w14:paraId="0B902377" w14:textId="77777777">
        <w:tc>
          <w:tcPr>
            <w:tcW w:w="1287" w:type="dxa"/>
          </w:tcPr>
          <w:p w14:paraId="13B4EE7B" w14:textId="77777777" w:rsidR="003843EA" w:rsidRDefault="003843EA">
            <w:pPr>
              <w:spacing w:line="276" w:lineRule="auto"/>
              <w:rPr>
                <w:rFonts w:ascii="黑体" w:hAnsi="宋体"/>
                <w:b/>
                <w:sz w:val="18"/>
                <w:szCs w:val="18"/>
              </w:rPr>
            </w:pPr>
          </w:p>
        </w:tc>
        <w:tc>
          <w:tcPr>
            <w:tcW w:w="1287" w:type="dxa"/>
          </w:tcPr>
          <w:p w14:paraId="1F2D9C5C" w14:textId="77777777" w:rsidR="003843EA" w:rsidRDefault="003843EA">
            <w:pPr>
              <w:spacing w:line="276" w:lineRule="auto"/>
              <w:rPr>
                <w:rFonts w:ascii="黑体" w:hAnsi="宋体"/>
                <w:b/>
                <w:sz w:val="18"/>
                <w:szCs w:val="18"/>
              </w:rPr>
            </w:pPr>
          </w:p>
        </w:tc>
        <w:tc>
          <w:tcPr>
            <w:tcW w:w="1287" w:type="dxa"/>
          </w:tcPr>
          <w:p w14:paraId="33D42753" w14:textId="77777777" w:rsidR="003843EA" w:rsidRDefault="003843EA">
            <w:pPr>
              <w:spacing w:line="276" w:lineRule="auto"/>
              <w:rPr>
                <w:rFonts w:ascii="黑体" w:hAnsi="宋体"/>
                <w:b/>
                <w:sz w:val="18"/>
                <w:szCs w:val="18"/>
              </w:rPr>
            </w:pPr>
          </w:p>
        </w:tc>
        <w:tc>
          <w:tcPr>
            <w:tcW w:w="1287" w:type="dxa"/>
          </w:tcPr>
          <w:p w14:paraId="6CF573F1" w14:textId="77777777" w:rsidR="003843EA" w:rsidRDefault="00A21561">
            <w:pPr>
              <w:spacing w:line="276" w:lineRule="auto"/>
              <w:rPr>
                <w:rFonts w:ascii="黑体" w:hAnsi="宋体"/>
                <w:b/>
                <w:sz w:val="18"/>
                <w:szCs w:val="18"/>
              </w:rPr>
            </w:pPr>
            <w:r>
              <w:rPr>
                <w:color w:val="000000"/>
                <w:sz w:val="20"/>
                <w:szCs w:val="20"/>
              </w:rPr>
              <w:t>SC4</w:t>
            </w:r>
          </w:p>
        </w:tc>
        <w:tc>
          <w:tcPr>
            <w:tcW w:w="1287" w:type="dxa"/>
          </w:tcPr>
          <w:p w14:paraId="1F6DC7C2" w14:textId="77777777" w:rsidR="003843EA" w:rsidRDefault="00A21561">
            <w:pPr>
              <w:spacing w:line="276" w:lineRule="auto"/>
              <w:rPr>
                <w:rFonts w:ascii="黑体" w:hAnsi="宋体"/>
                <w:b/>
                <w:sz w:val="18"/>
                <w:szCs w:val="18"/>
              </w:rPr>
            </w:pPr>
            <w:r>
              <w:rPr>
                <w:rFonts w:ascii="黑体" w:hAnsi="宋体" w:hint="eastAsia"/>
                <w:b/>
                <w:sz w:val="18"/>
                <w:szCs w:val="18"/>
              </w:rPr>
              <w:t>1744</w:t>
            </w:r>
          </w:p>
        </w:tc>
        <w:tc>
          <w:tcPr>
            <w:tcW w:w="1287" w:type="dxa"/>
          </w:tcPr>
          <w:p w14:paraId="519523D5" w14:textId="77777777" w:rsidR="003843EA" w:rsidRDefault="00A21561">
            <w:pPr>
              <w:spacing w:line="276" w:lineRule="auto"/>
              <w:rPr>
                <w:rFonts w:ascii="黑体" w:hAnsi="宋体"/>
                <w:b/>
                <w:sz w:val="18"/>
                <w:szCs w:val="18"/>
              </w:rPr>
            </w:pPr>
            <w:r>
              <w:rPr>
                <w:rFonts w:ascii="黑体" w:hAnsi="宋体" w:hint="eastAsia"/>
                <w:b/>
                <w:sz w:val="18"/>
                <w:szCs w:val="18"/>
              </w:rPr>
              <w:t>2</w:t>
            </w:r>
          </w:p>
        </w:tc>
        <w:tc>
          <w:tcPr>
            <w:tcW w:w="1287" w:type="dxa"/>
          </w:tcPr>
          <w:p w14:paraId="618C91B8" w14:textId="77777777" w:rsidR="003843EA" w:rsidRDefault="003843EA">
            <w:pPr>
              <w:spacing w:line="276" w:lineRule="auto"/>
              <w:rPr>
                <w:rFonts w:ascii="黑体" w:hAnsi="宋体"/>
                <w:b/>
                <w:sz w:val="18"/>
                <w:szCs w:val="18"/>
              </w:rPr>
            </w:pPr>
          </w:p>
        </w:tc>
        <w:tc>
          <w:tcPr>
            <w:tcW w:w="1287" w:type="dxa"/>
          </w:tcPr>
          <w:p w14:paraId="68BF3CE6" w14:textId="77777777" w:rsidR="003843EA" w:rsidRDefault="003843EA">
            <w:pPr>
              <w:spacing w:line="276" w:lineRule="auto"/>
              <w:rPr>
                <w:rFonts w:ascii="黑体" w:hAnsi="宋体"/>
                <w:b/>
                <w:sz w:val="18"/>
                <w:szCs w:val="18"/>
              </w:rPr>
            </w:pPr>
          </w:p>
        </w:tc>
      </w:tr>
      <w:tr w:rsidR="003843EA" w14:paraId="7B261397" w14:textId="77777777">
        <w:tc>
          <w:tcPr>
            <w:tcW w:w="1287" w:type="dxa"/>
          </w:tcPr>
          <w:p w14:paraId="33AD52E4" w14:textId="77777777" w:rsidR="003843EA" w:rsidRDefault="003843EA">
            <w:pPr>
              <w:spacing w:line="276" w:lineRule="auto"/>
              <w:rPr>
                <w:rFonts w:ascii="黑体" w:hAnsi="宋体"/>
                <w:b/>
                <w:sz w:val="18"/>
                <w:szCs w:val="18"/>
              </w:rPr>
            </w:pPr>
          </w:p>
        </w:tc>
        <w:tc>
          <w:tcPr>
            <w:tcW w:w="1287" w:type="dxa"/>
          </w:tcPr>
          <w:p w14:paraId="1B51B352" w14:textId="77777777" w:rsidR="003843EA" w:rsidRDefault="003843EA">
            <w:pPr>
              <w:spacing w:line="276" w:lineRule="auto"/>
              <w:rPr>
                <w:rFonts w:ascii="黑体" w:hAnsi="宋体"/>
                <w:b/>
                <w:sz w:val="18"/>
                <w:szCs w:val="18"/>
              </w:rPr>
            </w:pPr>
          </w:p>
        </w:tc>
        <w:tc>
          <w:tcPr>
            <w:tcW w:w="1287" w:type="dxa"/>
          </w:tcPr>
          <w:p w14:paraId="28591700" w14:textId="77777777" w:rsidR="003843EA" w:rsidRDefault="003843EA">
            <w:pPr>
              <w:spacing w:line="276" w:lineRule="auto"/>
              <w:rPr>
                <w:rFonts w:ascii="黑体" w:hAnsi="宋体"/>
                <w:b/>
                <w:sz w:val="18"/>
                <w:szCs w:val="18"/>
              </w:rPr>
            </w:pPr>
          </w:p>
        </w:tc>
        <w:tc>
          <w:tcPr>
            <w:tcW w:w="1287" w:type="dxa"/>
          </w:tcPr>
          <w:p w14:paraId="7CD4160A" w14:textId="77777777" w:rsidR="003843EA" w:rsidRDefault="00A21561">
            <w:pPr>
              <w:spacing w:line="276" w:lineRule="auto"/>
              <w:rPr>
                <w:rFonts w:ascii="黑体" w:hAnsi="宋体"/>
                <w:b/>
                <w:sz w:val="18"/>
                <w:szCs w:val="18"/>
              </w:rPr>
            </w:pPr>
            <w:r>
              <w:rPr>
                <w:color w:val="000000"/>
                <w:sz w:val="20"/>
                <w:szCs w:val="20"/>
              </w:rPr>
              <w:t>EZ4</w:t>
            </w:r>
          </w:p>
        </w:tc>
        <w:tc>
          <w:tcPr>
            <w:tcW w:w="1287" w:type="dxa"/>
          </w:tcPr>
          <w:p w14:paraId="6F5E82ED" w14:textId="77777777" w:rsidR="003843EA" w:rsidRDefault="00A21561">
            <w:pPr>
              <w:spacing w:line="276" w:lineRule="auto"/>
              <w:rPr>
                <w:rFonts w:ascii="黑体" w:hAnsi="宋体"/>
                <w:b/>
                <w:sz w:val="18"/>
                <w:szCs w:val="18"/>
              </w:rPr>
            </w:pPr>
            <w:r>
              <w:rPr>
                <w:rFonts w:ascii="黑体" w:hAnsi="宋体" w:hint="eastAsia"/>
                <w:b/>
                <w:sz w:val="18"/>
                <w:szCs w:val="18"/>
              </w:rPr>
              <w:t>1746</w:t>
            </w:r>
          </w:p>
        </w:tc>
        <w:tc>
          <w:tcPr>
            <w:tcW w:w="1287" w:type="dxa"/>
          </w:tcPr>
          <w:p w14:paraId="17D1C3B3" w14:textId="77777777" w:rsidR="003843EA" w:rsidRDefault="00A21561">
            <w:pPr>
              <w:spacing w:line="276" w:lineRule="auto"/>
              <w:rPr>
                <w:rFonts w:ascii="黑体" w:hAnsi="宋体"/>
                <w:b/>
                <w:sz w:val="18"/>
                <w:szCs w:val="18"/>
              </w:rPr>
            </w:pPr>
            <w:r>
              <w:rPr>
                <w:rFonts w:ascii="黑体" w:hAnsi="宋体" w:hint="eastAsia"/>
                <w:b/>
                <w:sz w:val="18"/>
                <w:szCs w:val="18"/>
              </w:rPr>
              <w:t>2</w:t>
            </w:r>
          </w:p>
        </w:tc>
        <w:tc>
          <w:tcPr>
            <w:tcW w:w="1287" w:type="dxa"/>
          </w:tcPr>
          <w:p w14:paraId="654D5868" w14:textId="77777777" w:rsidR="003843EA" w:rsidRDefault="003843EA">
            <w:pPr>
              <w:spacing w:line="276" w:lineRule="auto"/>
              <w:rPr>
                <w:rFonts w:ascii="黑体" w:hAnsi="宋体"/>
                <w:b/>
                <w:sz w:val="18"/>
                <w:szCs w:val="18"/>
              </w:rPr>
            </w:pPr>
          </w:p>
        </w:tc>
        <w:tc>
          <w:tcPr>
            <w:tcW w:w="1287" w:type="dxa"/>
          </w:tcPr>
          <w:p w14:paraId="63457854" w14:textId="77777777" w:rsidR="003843EA" w:rsidRDefault="003843EA">
            <w:pPr>
              <w:spacing w:line="276" w:lineRule="auto"/>
              <w:rPr>
                <w:rFonts w:ascii="黑体" w:hAnsi="宋体"/>
                <w:b/>
                <w:sz w:val="18"/>
                <w:szCs w:val="18"/>
              </w:rPr>
            </w:pPr>
          </w:p>
        </w:tc>
      </w:tr>
      <w:tr w:rsidR="003843EA" w14:paraId="45AE00BA" w14:textId="77777777">
        <w:tc>
          <w:tcPr>
            <w:tcW w:w="1287" w:type="dxa"/>
          </w:tcPr>
          <w:p w14:paraId="7ECA8954" w14:textId="77777777" w:rsidR="003843EA" w:rsidRDefault="003843EA">
            <w:pPr>
              <w:spacing w:line="276" w:lineRule="auto"/>
              <w:rPr>
                <w:rFonts w:ascii="黑体" w:hAnsi="宋体"/>
                <w:b/>
                <w:sz w:val="18"/>
                <w:szCs w:val="18"/>
              </w:rPr>
            </w:pPr>
          </w:p>
        </w:tc>
        <w:tc>
          <w:tcPr>
            <w:tcW w:w="1287" w:type="dxa"/>
          </w:tcPr>
          <w:p w14:paraId="3B0356EC" w14:textId="77777777" w:rsidR="003843EA" w:rsidRDefault="003843EA">
            <w:pPr>
              <w:spacing w:line="276" w:lineRule="auto"/>
              <w:rPr>
                <w:rFonts w:ascii="黑体" w:hAnsi="宋体"/>
                <w:b/>
                <w:sz w:val="18"/>
                <w:szCs w:val="18"/>
              </w:rPr>
            </w:pPr>
          </w:p>
        </w:tc>
        <w:tc>
          <w:tcPr>
            <w:tcW w:w="1287" w:type="dxa"/>
          </w:tcPr>
          <w:p w14:paraId="0A2A7BDF" w14:textId="77777777" w:rsidR="003843EA" w:rsidRDefault="003843EA">
            <w:pPr>
              <w:spacing w:line="276" w:lineRule="auto"/>
              <w:rPr>
                <w:rFonts w:ascii="黑体" w:hAnsi="宋体"/>
                <w:b/>
                <w:sz w:val="18"/>
                <w:szCs w:val="18"/>
              </w:rPr>
            </w:pPr>
          </w:p>
        </w:tc>
        <w:tc>
          <w:tcPr>
            <w:tcW w:w="1287" w:type="dxa"/>
          </w:tcPr>
          <w:p w14:paraId="1ADECF37" w14:textId="77777777" w:rsidR="003843EA" w:rsidRDefault="00A21561">
            <w:pPr>
              <w:spacing w:line="276" w:lineRule="auto"/>
              <w:rPr>
                <w:rFonts w:ascii="黑体" w:hAnsi="宋体"/>
                <w:b/>
                <w:sz w:val="18"/>
                <w:szCs w:val="18"/>
              </w:rPr>
            </w:pPr>
            <w:r>
              <w:rPr>
                <w:color w:val="000000"/>
                <w:sz w:val="20"/>
                <w:szCs w:val="20"/>
              </w:rPr>
              <w:t>E4AC</w:t>
            </w:r>
          </w:p>
        </w:tc>
        <w:tc>
          <w:tcPr>
            <w:tcW w:w="1287" w:type="dxa"/>
          </w:tcPr>
          <w:p w14:paraId="70C0231B" w14:textId="77777777" w:rsidR="003843EA" w:rsidRDefault="00A21561">
            <w:pPr>
              <w:spacing w:line="276" w:lineRule="auto"/>
              <w:rPr>
                <w:rFonts w:ascii="黑体" w:hAnsi="宋体"/>
                <w:b/>
                <w:sz w:val="18"/>
                <w:szCs w:val="18"/>
              </w:rPr>
            </w:pPr>
            <w:r>
              <w:rPr>
                <w:rFonts w:ascii="黑体" w:hAnsi="宋体" w:hint="eastAsia"/>
                <w:b/>
                <w:sz w:val="18"/>
                <w:szCs w:val="18"/>
              </w:rPr>
              <w:t>1748</w:t>
            </w:r>
          </w:p>
        </w:tc>
        <w:tc>
          <w:tcPr>
            <w:tcW w:w="1287" w:type="dxa"/>
          </w:tcPr>
          <w:p w14:paraId="160FB082" w14:textId="77777777" w:rsidR="003843EA" w:rsidRDefault="00A21561">
            <w:pPr>
              <w:spacing w:line="276" w:lineRule="auto"/>
              <w:rPr>
                <w:rFonts w:ascii="黑体" w:hAnsi="宋体"/>
                <w:b/>
                <w:sz w:val="18"/>
                <w:szCs w:val="18"/>
              </w:rPr>
            </w:pPr>
            <w:r>
              <w:rPr>
                <w:rFonts w:ascii="黑体" w:hAnsi="宋体" w:hint="eastAsia"/>
                <w:b/>
                <w:sz w:val="18"/>
                <w:szCs w:val="18"/>
              </w:rPr>
              <w:t>1</w:t>
            </w:r>
          </w:p>
        </w:tc>
        <w:tc>
          <w:tcPr>
            <w:tcW w:w="1287" w:type="dxa"/>
          </w:tcPr>
          <w:p w14:paraId="72F31BB4" w14:textId="77777777" w:rsidR="003843EA" w:rsidRDefault="003843EA">
            <w:pPr>
              <w:spacing w:line="276" w:lineRule="auto"/>
              <w:rPr>
                <w:rFonts w:ascii="黑体" w:hAnsi="宋体"/>
                <w:b/>
                <w:sz w:val="18"/>
                <w:szCs w:val="18"/>
              </w:rPr>
            </w:pPr>
          </w:p>
        </w:tc>
        <w:tc>
          <w:tcPr>
            <w:tcW w:w="1287" w:type="dxa"/>
          </w:tcPr>
          <w:p w14:paraId="737AB63C" w14:textId="77777777" w:rsidR="003843EA" w:rsidRDefault="003843EA">
            <w:pPr>
              <w:spacing w:line="276" w:lineRule="auto"/>
              <w:rPr>
                <w:rFonts w:ascii="黑体" w:hAnsi="宋体"/>
                <w:b/>
                <w:sz w:val="18"/>
                <w:szCs w:val="18"/>
              </w:rPr>
            </w:pPr>
          </w:p>
        </w:tc>
      </w:tr>
      <w:tr w:rsidR="003843EA" w14:paraId="6498296C" w14:textId="77777777">
        <w:tc>
          <w:tcPr>
            <w:tcW w:w="1287" w:type="dxa"/>
          </w:tcPr>
          <w:p w14:paraId="3F5EACD2" w14:textId="77777777" w:rsidR="003843EA" w:rsidRDefault="003843EA">
            <w:pPr>
              <w:spacing w:line="276" w:lineRule="auto"/>
              <w:rPr>
                <w:rFonts w:ascii="黑体" w:hAnsi="宋体"/>
                <w:b/>
                <w:sz w:val="18"/>
                <w:szCs w:val="18"/>
              </w:rPr>
            </w:pPr>
          </w:p>
        </w:tc>
        <w:tc>
          <w:tcPr>
            <w:tcW w:w="1287" w:type="dxa"/>
          </w:tcPr>
          <w:p w14:paraId="2E18D88B" w14:textId="77777777" w:rsidR="003843EA" w:rsidRDefault="003843EA">
            <w:pPr>
              <w:spacing w:line="276" w:lineRule="auto"/>
              <w:rPr>
                <w:rFonts w:ascii="黑体" w:hAnsi="宋体"/>
                <w:b/>
                <w:sz w:val="18"/>
                <w:szCs w:val="18"/>
              </w:rPr>
            </w:pPr>
          </w:p>
        </w:tc>
        <w:tc>
          <w:tcPr>
            <w:tcW w:w="1287" w:type="dxa"/>
          </w:tcPr>
          <w:p w14:paraId="0A3827B0" w14:textId="77777777" w:rsidR="003843EA" w:rsidRDefault="003843EA">
            <w:pPr>
              <w:spacing w:line="276" w:lineRule="auto"/>
              <w:rPr>
                <w:rFonts w:ascii="黑体" w:hAnsi="宋体"/>
                <w:b/>
                <w:sz w:val="18"/>
                <w:szCs w:val="18"/>
              </w:rPr>
            </w:pPr>
          </w:p>
        </w:tc>
        <w:tc>
          <w:tcPr>
            <w:tcW w:w="1287" w:type="dxa"/>
          </w:tcPr>
          <w:p w14:paraId="27574097" w14:textId="77777777" w:rsidR="003843EA" w:rsidRDefault="00A21561">
            <w:pPr>
              <w:spacing w:line="276" w:lineRule="auto"/>
              <w:rPr>
                <w:rFonts w:ascii="黑体" w:hAnsi="宋体"/>
                <w:b/>
                <w:sz w:val="18"/>
                <w:szCs w:val="18"/>
              </w:rPr>
            </w:pPr>
            <w:r>
              <w:rPr>
                <w:color w:val="000000"/>
                <w:sz w:val="20"/>
                <w:szCs w:val="20"/>
              </w:rPr>
              <w:t>AZ4</w:t>
            </w:r>
          </w:p>
        </w:tc>
        <w:tc>
          <w:tcPr>
            <w:tcW w:w="1287" w:type="dxa"/>
          </w:tcPr>
          <w:p w14:paraId="5955966E" w14:textId="77777777" w:rsidR="003843EA" w:rsidRDefault="00A21561">
            <w:pPr>
              <w:spacing w:line="276" w:lineRule="auto"/>
              <w:rPr>
                <w:rFonts w:ascii="黑体" w:hAnsi="宋体"/>
                <w:b/>
                <w:sz w:val="18"/>
                <w:szCs w:val="18"/>
              </w:rPr>
            </w:pPr>
            <w:r>
              <w:rPr>
                <w:rFonts w:ascii="黑体" w:hAnsi="宋体" w:hint="eastAsia"/>
                <w:b/>
                <w:sz w:val="18"/>
                <w:szCs w:val="18"/>
              </w:rPr>
              <w:t>1749</w:t>
            </w:r>
          </w:p>
        </w:tc>
        <w:tc>
          <w:tcPr>
            <w:tcW w:w="1287" w:type="dxa"/>
          </w:tcPr>
          <w:p w14:paraId="4378CEEE" w14:textId="77777777" w:rsidR="003843EA" w:rsidRDefault="00A21561">
            <w:pPr>
              <w:spacing w:line="276" w:lineRule="auto"/>
              <w:rPr>
                <w:rFonts w:ascii="黑体" w:hAnsi="宋体"/>
                <w:b/>
                <w:sz w:val="18"/>
                <w:szCs w:val="18"/>
              </w:rPr>
            </w:pPr>
            <w:r>
              <w:rPr>
                <w:rFonts w:ascii="黑体" w:hAnsi="宋体" w:hint="eastAsia"/>
                <w:b/>
                <w:sz w:val="18"/>
                <w:szCs w:val="18"/>
              </w:rPr>
              <w:t>256</w:t>
            </w:r>
          </w:p>
        </w:tc>
        <w:tc>
          <w:tcPr>
            <w:tcW w:w="1287" w:type="dxa"/>
          </w:tcPr>
          <w:p w14:paraId="0CA7598E" w14:textId="77777777" w:rsidR="003843EA" w:rsidRDefault="003843EA">
            <w:pPr>
              <w:spacing w:line="276" w:lineRule="auto"/>
              <w:rPr>
                <w:rFonts w:ascii="黑体" w:hAnsi="宋体"/>
                <w:b/>
                <w:sz w:val="18"/>
                <w:szCs w:val="18"/>
              </w:rPr>
            </w:pPr>
          </w:p>
        </w:tc>
        <w:tc>
          <w:tcPr>
            <w:tcW w:w="1287" w:type="dxa"/>
          </w:tcPr>
          <w:p w14:paraId="0B234EF1" w14:textId="77777777" w:rsidR="003843EA" w:rsidRDefault="003843EA">
            <w:pPr>
              <w:spacing w:line="276" w:lineRule="auto"/>
              <w:rPr>
                <w:rFonts w:ascii="黑体" w:hAnsi="宋体"/>
                <w:b/>
                <w:sz w:val="18"/>
                <w:szCs w:val="18"/>
              </w:rPr>
            </w:pPr>
          </w:p>
        </w:tc>
      </w:tr>
      <w:tr w:rsidR="003843EA" w14:paraId="209C1A4F" w14:textId="77777777">
        <w:tc>
          <w:tcPr>
            <w:tcW w:w="1287" w:type="dxa"/>
          </w:tcPr>
          <w:p w14:paraId="3C7A0514" w14:textId="77777777" w:rsidR="003843EA" w:rsidRDefault="003843EA">
            <w:pPr>
              <w:spacing w:line="276" w:lineRule="auto"/>
              <w:rPr>
                <w:rFonts w:ascii="黑体" w:hAnsi="宋体"/>
                <w:b/>
                <w:sz w:val="18"/>
                <w:szCs w:val="18"/>
              </w:rPr>
            </w:pPr>
          </w:p>
        </w:tc>
        <w:tc>
          <w:tcPr>
            <w:tcW w:w="1287" w:type="dxa"/>
          </w:tcPr>
          <w:p w14:paraId="302198DF" w14:textId="77777777" w:rsidR="003843EA" w:rsidRDefault="003843EA">
            <w:pPr>
              <w:spacing w:line="276" w:lineRule="auto"/>
              <w:rPr>
                <w:rFonts w:ascii="黑体" w:hAnsi="宋体"/>
                <w:b/>
                <w:sz w:val="18"/>
                <w:szCs w:val="18"/>
              </w:rPr>
            </w:pPr>
          </w:p>
        </w:tc>
        <w:tc>
          <w:tcPr>
            <w:tcW w:w="1287" w:type="dxa"/>
          </w:tcPr>
          <w:p w14:paraId="13F27D3A" w14:textId="77777777" w:rsidR="003843EA" w:rsidRDefault="003843EA">
            <w:pPr>
              <w:spacing w:line="276" w:lineRule="auto"/>
              <w:rPr>
                <w:rFonts w:ascii="黑体" w:hAnsi="宋体"/>
                <w:b/>
                <w:sz w:val="18"/>
                <w:szCs w:val="18"/>
              </w:rPr>
            </w:pPr>
          </w:p>
        </w:tc>
        <w:tc>
          <w:tcPr>
            <w:tcW w:w="1287" w:type="dxa"/>
          </w:tcPr>
          <w:p w14:paraId="58BAE838" w14:textId="77777777" w:rsidR="003843EA" w:rsidRDefault="00A21561">
            <w:pPr>
              <w:spacing w:line="276" w:lineRule="auto"/>
              <w:rPr>
                <w:rFonts w:ascii="黑体" w:hAnsi="宋体"/>
                <w:b/>
                <w:sz w:val="18"/>
                <w:szCs w:val="18"/>
              </w:rPr>
            </w:pPr>
            <w:r>
              <w:rPr>
                <w:color w:val="000000"/>
                <w:sz w:val="20"/>
                <w:szCs w:val="20"/>
              </w:rPr>
              <w:t>MTZ</w:t>
            </w:r>
          </w:p>
        </w:tc>
        <w:tc>
          <w:tcPr>
            <w:tcW w:w="1287" w:type="dxa"/>
          </w:tcPr>
          <w:p w14:paraId="156B977E" w14:textId="77777777" w:rsidR="003843EA" w:rsidRDefault="00A21561">
            <w:pPr>
              <w:spacing w:line="276" w:lineRule="auto"/>
              <w:rPr>
                <w:rFonts w:ascii="黑体" w:hAnsi="宋体"/>
                <w:b/>
                <w:sz w:val="18"/>
                <w:szCs w:val="18"/>
              </w:rPr>
            </w:pPr>
            <w:r>
              <w:rPr>
                <w:rFonts w:ascii="黑体" w:hAnsi="宋体" w:hint="eastAsia"/>
                <w:b/>
                <w:sz w:val="18"/>
                <w:szCs w:val="18"/>
              </w:rPr>
              <w:t>2005</w:t>
            </w:r>
          </w:p>
        </w:tc>
        <w:tc>
          <w:tcPr>
            <w:tcW w:w="1287" w:type="dxa"/>
          </w:tcPr>
          <w:p w14:paraId="5B9F8CDF" w14:textId="77777777" w:rsidR="003843EA" w:rsidRDefault="00A21561">
            <w:pPr>
              <w:spacing w:line="276" w:lineRule="auto"/>
              <w:rPr>
                <w:rFonts w:ascii="黑体" w:hAnsi="宋体"/>
                <w:b/>
                <w:sz w:val="18"/>
                <w:szCs w:val="18"/>
              </w:rPr>
            </w:pPr>
            <w:r>
              <w:rPr>
                <w:rFonts w:ascii="黑体" w:hAnsi="宋体" w:hint="eastAsia"/>
                <w:b/>
                <w:sz w:val="18"/>
                <w:szCs w:val="18"/>
              </w:rPr>
              <w:t>2</w:t>
            </w:r>
          </w:p>
        </w:tc>
        <w:tc>
          <w:tcPr>
            <w:tcW w:w="1287" w:type="dxa"/>
          </w:tcPr>
          <w:p w14:paraId="12EC2786" w14:textId="77777777" w:rsidR="003843EA" w:rsidRDefault="003843EA">
            <w:pPr>
              <w:spacing w:line="276" w:lineRule="auto"/>
              <w:rPr>
                <w:rFonts w:ascii="黑体" w:hAnsi="宋体"/>
                <w:b/>
                <w:sz w:val="18"/>
                <w:szCs w:val="18"/>
              </w:rPr>
            </w:pPr>
          </w:p>
        </w:tc>
        <w:tc>
          <w:tcPr>
            <w:tcW w:w="1287" w:type="dxa"/>
          </w:tcPr>
          <w:p w14:paraId="08B4F15C" w14:textId="77777777" w:rsidR="003843EA" w:rsidRDefault="003843EA">
            <w:pPr>
              <w:spacing w:line="276" w:lineRule="auto"/>
              <w:rPr>
                <w:rFonts w:ascii="黑体" w:hAnsi="宋体"/>
                <w:b/>
                <w:sz w:val="18"/>
                <w:szCs w:val="18"/>
              </w:rPr>
            </w:pPr>
          </w:p>
        </w:tc>
      </w:tr>
    </w:tbl>
    <w:p w14:paraId="1FAA11E8" w14:textId="77777777" w:rsidR="003843EA" w:rsidRDefault="003843EA">
      <w:pPr>
        <w:spacing w:line="276" w:lineRule="auto"/>
        <w:rPr>
          <w:rFonts w:ascii="黑体" w:hAnsi="宋体"/>
          <w:b/>
          <w:sz w:val="18"/>
          <w:szCs w:val="18"/>
        </w:rPr>
      </w:pPr>
    </w:p>
    <w:p w14:paraId="5A7DB684" w14:textId="77777777" w:rsidR="003843EA" w:rsidRDefault="00A21561">
      <w:pPr>
        <w:pStyle w:val="1"/>
        <w:jc w:val="center"/>
        <w:rPr>
          <w:rFonts w:ascii="黑体" w:hAnsi="宋体"/>
        </w:rPr>
      </w:pPr>
      <w:bookmarkStart w:id="2085" w:name="_Toc16856"/>
      <w:bookmarkStart w:id="2086" w:name="_Toc28672"/>
      <w:bookmarkStart w:id="2087" w:name="_Toc453057474"/>
      <w:bookmarkStart w:id="2088" w:name="_Toc31723"/>
      <w:bookmarkStart w:id="2089" w:name="_Toc16403"/>
      <w:r>
        <w:rPr>
          <w:rFonts w:ascii="黑体" w:hAnsi="宋体" w:hint="eastAsia"/>
        </w:rPr>
        <w:t>附录C-电子签名</w:t>
      </w:r>
      <w:bookmarkEnd w:id="2085"/>
      <w:bookmarkEnd w:id="2086"/>
      <w:bookmarkEnd w:id="2087"/>
      <w:bookmarkEnd w:id="2088"/>
      <w:bookmarkEnd w:id="2089"/>
    </w:p>
    <w:p w14:paraId="23CFB980" w14:textId="77777777" w:rsidR="003843EA" w:rsidRDefault="00A21561">
      <w:pPr>
        <w:spacing w:line="276" w:lineRule="auto"/>
        <w:rPr>
          <w:rFonts w:ascii="黑体" w:hAnsi="黑体"/>
          <w:color w:val="000000"/>
          <w:sz w:val="20"/>
          <w:szCs w:val="20"/>
        </w:rPr>
      </w:pPr>
      <w:r>
        <w:rPr>
          <w:rFonts w:ascii="Wingdings" w:hAnsi="Wingdings" w:hint="eastAsia"/>
          <w:color w:val="000000"/>
          <w:sz w:val="20"/>
          <w:szCs w:val="20"/>
        </w:rPr>
        <w:sym w:font="Wingdings" w:char="F0D8"/>
      </w:r>
      <w:r>
        <w:rPr>
          <w:rFonts w:ascii="Wingdings" w:hAnsi="Wingdings"/>
          <w:color w:val="000000"/>
          <w:sz w:val="20"/>
          <w:szCs w:val="20"/>
        </w:rPr>
        <w:t></w:t>
      </w:r>
      <w:r>
        <w:rPr>
          <w:rFonts w:ascii="黑体" w:hAnsi="黑体" w:hint="eastAsia"/>
          <w:color w:val="000000"/>
          <w:sz w:val="20"/>
          <w:szCs w:val="20"/>
        </w:rPr>
        <w:t>电子签字图像格式</w:t>
      </w:r>
      <w:r>
        <w:rPr>
          <w:rFonts w:ascii="黑体" w:hAnsi="黑体" w:hint="eastAsia"/>
          <w:color w:val="000000"/>
          <w:sz w:val="20"/>
          <w:szCs w:val="20"/>
        </w:rPr>
        <w:br/>
      </w:r>
      <w:r>
        <w:rPr>
          <w:rFonts w:hint="eastAsia"/>
          <w:color w:val="000000"/>
          <w:sz w:val="20"/>
          <w:szCs w:val="20"/>
        </w:rPr>
        <w:t>利用电子签字板进行数字签字的原始图像为二值点阵图像，图像格式采用单色位图文件格式（</w:t>
      </w:r>
      <w:r>
        <w:rPr>
          <w:rFonts w:hint="eastAsia"/>
          <w:color w:val="000000"/>
          <w:sz w:val="20"/>
          <w:szCs w:val="20"/>
        </w:rPr>
        <w:t xml:space="preserve"> BMP</w:t>
      </w:r>
      <w:r>
        <w:rPr>
          <w:rFonts w:hint="eastAsia"/>
          <w:color w:val="000000"/>
          <w:sz w:val="20"/>
          <w:szCs w:val="20"/>
        </w:rPr>
        <w:t>）或者可</w:t>
      </w:r>
      <w:r>
        <w:rPr>
          <w:rFonts w:hint="eastAsia"/>
          <w:color w:val="000000"/>
          <w:sz w:val="20"/>
          <w:szCs w:val="20"/>
        </w:rPr>
        <w:br/>
      </w:r>
      <w:r>
        <w:rPr>
          <w:rFonts w:hint="eastAsia"/>
          <w:color w:val="000000"/>
          <w:sz w:val="20"/>
          <w:szCs w:val="20"/>
        </w:rPr>
        <w:t>移植位图格式</w:t>
      </w:r>
      <w:r>
        <w:rPr>
          <w:rFonts w:hint="eastAsia"/>
          <w:color w:val="000000"/>
          <w:sz w:val="20"/>
          <w:szCs w:val="20"/>
        </w:rPr>
        <w:t>(PBM)</w:t>
      </w:r>
      <w:r>
        <w:rPr>
          <w:rFonts w:hint="eastAsia"/>
          <w:color w:val="000000"/>
          <w:sz w:val="20"/>
          <w:szCs w:val="20"/>
        </w:rPr>
        <w:t>。单色位图文件格式中，从下到上，从左到右，每</w:t>
      </w:r>
      <w:r>
        <w:rPr>
          <w:rFonts w:hint="eastAsia"/>
          <w:color w:val="000000"/>
          <w:sz w:val="20"/>
          <w:szCs w:val="20"/>
        </w:rPr>
        <w:t>8</w:t>
      </w:r>
      <w:r>
        <w:rPr>
          <w:rFonts w:hint="eastAsia"/>
          <w:color w:val="000000"/>
          <w:sz w:val="20"/>
          <w:szCs w:val="20"/>
        </w:rPr>
        <w:t>个点为</w:t>
      </w:r>
      <w:r>
        <w:rPr>
          <w:rFonts w:hint="eastAsia"/>
          <w:color w:val="000000"/>
          <w:sz w:val="20"/>
          <w:szCs w:val="20"/>
        </w:rPr>
        <w:t>1</w:t>
      </w:r>
      <w:r>
        <w:rPr>
          <w:rFonts w:hint="eastAsia"/>
          <w:color w:val="000000"/>
          <w:sz w:val="20"/>
          <w:szCs w:val="20"/>
        </w:rPr>
        <w:t>个字节，高位在左，低位在右，</w:t>
      </w:r>
      <w:r>
        <w:rPr>
          <w:rFonts w:hint="eastAsia"/>
          <w:color w:val="000000"/>
          <w:sz w:val="20"/>
          <w:szCs w:val="20"/>
        </w:rPr>
        <w:br/>
      </w:r>
      <w:r>
        <w:rPr>
          <w:rFonts w:hint="eastAsia"/>
          <w:color w:val="000000"/>
          <w:sz w:val="20"/>
          <w:szCs w:val="20"/>
        </w:rPr>
        <w:t>按字节顺序存储。可移植位图格式中，从上到下，从左到右，每</w:t>
      </w:r>
      <w:r>
        <w:rPr>
          <w:rFonts w:hint="eastAsia"/>
          <w:color w:val="000000"/>
          <w:sz w:val="20"/>
          <w:szCs w:val="20"/>
        </w:rPr>
        <w:t>8</w:t>
      </w:r>
      <w:r>
        <w:rPr>
          <w:rFonts w:hint="eastAsia"/>
          <w:color w:val="000000"/>
          <w:sz w:val="20"/>
          <w:szCs w:val="20"/>
        </w:rPr>
        <w:t>个点为</w:t>
      </w:r>
      <w:r>
        <w:rPr>
          <w:rFonts w:hint="eastAsia"/>
          <w:color w:val="000000"/>
          <w:sz w:val="20"/>
          <w:szCs w:val="20"/>
        </w:rPr>
        <w:t>1</w:t>
      </w:r>
      <w:r>
        <w:rPr>
          <w:rFonts w:hint="eastAsia"/>
          <w:color w:val="000000"/>
          <w:sz w:val="20"/>
          <w:szCs w:val="20"/>
        </w:rPr>
        <w:t>个字节，高位在左，低位在右，按字</w:t>
      </w:r>
      <w:r>
        <w:rPr>
          <w:rFonts w:hint="eastAsia"/>
          <w:color w:val="000000"/>
          <w:sz w:val="20"/>
          <w:szCs w:val="20"/>
        </w:rPr>
        <w:br/>
      </w:r>
      <w:r>
        <w:rPr>
          <w:rFonts w:hint="eastAsia"/>
          <w:color w:val="000000"/>
          <w:sz w:val="20"/>
          <w:szCs w:val="20"/>
        </w:rPr>
        <w:t>节顺序存储。</w:t>
      </w:r>
      <w:r>
        <w:rPr>
          <w:rFonts w:hint="eastAsia"/>
          <w:color w:val="000000"/>
          <w:sz w:val="20"/>
          <w:szCs w:val="20"/>
        </w:rPr>
        <w:t xml:space="preserve"> 0</w:t>
      </w:r>
      <w:r>
        <w:rPr>
          <w:rFonts w:hint="eastAsia"/>
          <w:color w:val="000000"/>
          <w:sz w:val="20"/>
          <w:szCs w:val="20"/>
        </w:rPr>
        <w:t>表示白色，</w:t>
      </w:r>
      <w:r>
        <w:rPr>
          <w:rFonts w:hint="eastAsia"/>
          <w:color w:val="000000"/>
          <w:sz w:val="20"/>
          <w:szCs w:val="20"/>
        </w:rPr>
        <w:t xml:space="preserve"> 1</w:t>
      </w:r>
      <w:r>
        <w:rPr>
          <w:rFonts w:hint="eastAsia"/>
          <w:color w:val="000000"/>
          <w:sz w:val="20"/>
          <w:szCs w:val="20"/>
        </w:rPr>
        <w:t>表示黑色。</w:t>
      </w:r>
      <w:r>
        <w:rPr>
          <w:rFonts w:hint="eastAsia"/>
          <w:color w:val="000000"/>
          <w:sz w:val="20"/>
          <w:szCs w:val="20"/>
        </w:rPr>
        <w:br/>
      </w:r>
      <w:r>
        <w:rPr>
          <w:rFonts w:hint="eastAsia"/>
          <w:color w:val="000000"/>
          <w:sz w:val="20"/>
          <w:szCs w:val="20"/>
        </w:rPr>
        <w:lastRenderedPageBreak/>
        <w:t>对于图片大小可支持最小</w:t>
      </w:r>
      <w:r>
        <w:rPr>
          <w:rFonts w:hint="eastAsia"/>
          <w:color w:val="000000"/>
          <w:sz w:val="20"/>
          <w:szCs w:val="20"/>
        </w:rPr>
        <w:t>237</w:t>
      </w:r>
      <w:r>
        <w:rPr>
          <w:rFonts w:hint="eastAsia"/>
          <w:color w:val="000000"/>
          <w:sz w:val="20"/>
          <w:szCs w:val="20"/>
        </w:rPr>
        <w:t>×</w:t>
      </w:r>
      <w:r>
        <w:rPr>
          <w:rFonts w:hint="eastAsia"/>
          <w:color w:val="000000"/>
          <w:sz w:val="20"/>
          <w:szCs w:val="20"/>
        </w:rPr>
        <w:t>79</w:t>
      </w:r>
      <w:r>
        <w:rPr>
          <w:rFonts w:hint="eastAsia"/>
          <w:color w:val="000000"/>
          <w:sz w:val="20"/>
          <w:szCs w:val="20"/>
        </w:rPr>
        <w:t>（宽高比</w:t>
      </w:r>
      <w:r>
        <w:rPr>
          <w:rFonts w:hint="eastAsia"/>
          <w:color w:val="000000"/>
          <w:sz w:val="20"/>
          <w:szCs w:val="20"/>
        </w:rPr>
        <w:t>3:1</w:t>
      </w:r>
      <w:r>
        <w:rPr>
          <w:rFonts w:hint="eastAsia"/>
          <w:color w:val="000000"/>
          <w:sz w:val="20"/>
          <w:szCs w:val="20"/>
        </w:rPr>
        <w:t>），最大为</w:t>
      </w:r>
      <w:r>
        <w:rPr>
          <w:rFonts w:hint="eastAsia"/>
          <w:color w:val="000000"/>
          <w:sz w:val="20"/>
          <w:szCs w:val="20"/>
        </w:rPr>
        <w:t>600</w:t>
      </w:r>
      <w:r>
        <w:rPr>
          <w:rFonts w:hint="eastAsia"/>
          <w:color w:val="000000"/>
          <w:sz w:val="20"/>
          <w:szCs w:val="20"/>
        </w:rPr>
        <w:t>×</w:t>
      </w:r>
      <w:r>
        <w:rPr>
          <w:rFonts w:hint="eastAsia"/>
          <w:color w:val="000000"/>
          <w:sz w:val="20"/>
          <w:szCs w:val="20"/>
        </w:rPr>
        <w:t>300</w:t>
      </w:r>
      <w:r>
        <w:rPr>
          <w:rFonts w:hint="eastAsia"/>
          <w:color w:val="000000"/>
          <w:sz w:val="20"/>
          <w:szCs w:val="20"/>
        </w:rPr>
        <w:t>（宽高比</w:t>
      </w:r>
      <w:r>
        <w:rPr>
          <w:rFonts w:hint="eastAsia"/>
          <w:color w:val="000000"/>
          <w:sz w:val="20"/>
          <w:szCs w:val="20"/>
        </w:rPr>
        <w:t>2:1</w:t>
      </w:r>
      <w:r>
        <w:rPr>
          <w:rFonts w:hint="eastAsia"/>
          <w:color w:val="000000"/>
          <w:sz w:val="20"/>
          <w:szCs w:val="20"/>
        </w:rPr>
        <w:t>）</w:t>
      </w:r>
      <w:r>
        <w:rPr>
          <w:rFonts w:hint="eastAsia"/>
          <w:color w:val="000000"/>
          <w:sz w:val="20"/>
          <w:szCs w:val="20"/>
        </w:rPr>
        <w:br/>
        <w:t>237</w:t>
      </w:r>
      <w:r>
        <w:rPr>
          <w:rFonts w:hint="eastAsia"/>
          <w:color w:val="000000"/>
          <w:sz w:val="20"/>
          <w:szCs w:val="20"/>
        </w:rPr>
        <w:t>×</w:t>
      </w:r>
      <w:r>
        <w:rPr>
          <w:rFonts w:hint="eastAsia"/>
          <w:color w:val="000000"/>
          <w:sz w:val="20"/>
          <w:szCs w:val="20"/>
        </w:rPr>
        <w:t>79</w:t>
      </w:r>
      <w:r>
        <w:rPr>
          <w:rFonts w:hint="eastAsia"/>
          <w:color w:val="000000"/>
          <w:sz w:val="20"/>
          <w:szCs w:val="20"/>
        </w:rPr>
        <w:t>（宽高比</w:t>
      </w:r>
      <w:r>
        <w:rPr>
          <w:rFonts w:hint="eastAsia"/>
          <w:color w:val="000000"/>
          <w:sz w:val="20"/>
          <w:szCs w:val="20"/>
        </w:rPr>
        <w:t>3:1</w:t>
      </w:r>
      <w:r>
        <w:rPr>
          <w:rFonts w:hint="eastAsia"/>
          <w:color w:val="000000"/>
          <w:sz w:val="20"/>
          <w:szCs w:val="20"/>
        </w:rPr>
        <w:t>）：数据大小为</w:t>
      </w:r>
      <w:r>
        <w:rPr>
          <w:rFonts w:hint="eastAsia"/>
          <w:color w:val="000000"/>
          <w:sz w:val="20"/>
          <w:szCs w:val="20"/>
        </w:rPr>
        <w:t xml:space="preserve">237 </w:t>
      </w:r>
      <w:r>
        <w:rPr>
          <w:rFonts w:hint="eastAsia"/>
          <w:color w:val="000000"/>
          <w:sz w:val="20"/>
          <w:szCs w:val="20"/>
        </w:rPr>
        <w:t>×</w:t>
      </w:r>
      <w:r>
        <w:rPr>
          <w:rFonts w:hint="eastAsia"/>
          <w:color w:val="000000"/>
          <w:sz w:val="20"/>
          <w:szCs w:val="20"/>
        </w:rPr>
        <w:t xml:space="preserve"> 79 </w:t>
      </w:r>
      <w:r>
        <w:rPr>
          <w:rFonts w:hint="eastAsia"/>
          <w:color w:val="000000"/>
          <w:sz w:val="20"/>
          <w:szCs w:val="20"/>
        </w:rPr>
        <w:t>÷</w:t>
      </w:r>
      <w:r>
        <w:rPr>
          <w:rFonts w:hint="eastAsia"/>
          <w:color w:val="000000"/>
          <w:sz w:val="20"/>
          <w:szCs w:val="20"/>
        </w:rPr>
        <w:t xml:space="preserve"> 8 = 2340</w:t>
      </w:r>
      <w:r>
        <w:rPr>
          <w:rFonts w:hint="eastAsia"/>
          <w:color w:val="000000"/>
          <w:sz w:val="20"/>
          <w:szCs w:val="20"/>
        </w:rPr>
        <w:t>字节。</w:t>
      </w:r>
      <w:r>
        <w:rPr>
          <w:rFonts w:hint="eastAsia"/>
          <w:color w:val="000000"/>
          <w:sz w:val="20"/>
          <w:szCs w:val="20"/>
        </w:rPr>
        <w:br/>
        <w:t>600</w:t>
      </w:r>
      <w:r>
        <w:rPr>
          <w:rFonts w:hint="eastAsia"/>
          <w:color w:val="000000"/>
          <w:sz w:val="20"/>
          <w:szCs w:val="20"/>
        </w:rPr>
        <w:t>×</w:t>
      </w:r>
      <w:r>
        <w:rPr>
          <w:rFonts w:hint="eastAsia"/>
          <w:color w:val="000000"/>
          <w:sz w:val="20"/>
          <w:szCs w:val="20"/>
        </w:rPr>
        <w:t>300</w:t>
      </w:r>
      <w:r>
        <w:rPr>
          <w:rFonts w:hint="eastAsia"/>
          <w:color w:val="000000"/>
          <w:sz w:val="20"/>
          <w:szCs w:val="20"/>
        </w:rPr>
        <w:t>（宽高比</w:t>
      </w:r>
      <w:r>
        <w:rPr>
          <w:rFonts w:hint="eastAsia"/>
          <w:color w:val="000000"/>
          <w:sz w:val="20"/>
          <w:szCs w:val="20"/>
        </w:rPr>
        <w:t>2:1</w:t>
      </w:r>
      <w:r>
        <w:rPr>
          <w:rFonts w:hint="eastAsia"/>
          <w:color w:val="000000"/>
          <w:sz w:val="20"/>
          <w:szCs w:val="20"/>
        </w:rPr>
        <w:t>）：数据大小为</w:t>
      </w:r>
      <w:r>
        <w:rPr>
          <w:rFonts w:hint="eastAsia"/>
          <w:color w:val="000000"/>
          <w:sz w:val="20"/>
          <w:szCs w:val="20"/>
        </w:rPr>
        <w:t xml:space="preserve">600 </w:t>
      </w:r>
      <w:r>
        <w:rPr>
          <w:rFonts w:hint="eastAsia"/>
          <w:color w:val="000000"/>
          <w:sz w:val="20"/>
          <w:szCs w:val="20"/>
        </w:rPr>
        <w:t>×</w:t>
      </w:r>
      <w:r>
        <w:rPr>
          <w:rFonts w:hint="eastAsia"/>
          <w:color w:val="000000"/>
          <w:sz w:val="20"/>
          <w:szCs w:val="20"/>
        </w:rPr>
        <w:t xml:space="preserve"> 300 </w:t>
      </w:r>
      <w:r>
        <w:rPr>
          <w:rFonts w:hint="eastAsia"/>
          <w:color w:val="000000"/>
          <w:sz w:val="20"/>
          <w:szCs w:val="20"/>
        </w:rPr>
        <w:t>÷</w:t>
      </w:r>
      <w:r>
        <w:rPr>
          <w:rFonts w:hint="eastAsia"/>
          <w:color w:val="000000"/>
          <w:sz w:val="20"/>
          <w:szCs w:val="20"/>
        </w:rPr>
        <w:t xml:space="preserve"> 8 = 22500</w:t>
      </w:r>
      <w:r>
        <w:rPr>
          <w:rFonts w:hint="eastAsia"/>
          <w:color w:val="000000"/>
          <w:sz w:val="20"/>
          <w:szCs w:val="20"/>
        </w:rPr>
        <w:t>字节。</w:t>
      </w:r>
      <w:r>
        <w:rPr>
          <w:rFonts w:hint="eastAsia"/>
          <w:color w:val="000000"/>
          <w:sz w:val="20"/>
          <w:szCs w:val="20"/>
        </w:rPr>
        <w:br/>
      </w:r>
      <w:r>
        <w:rPr>
          <w:rFonts w:ascii="Wingdings" w:hAnsi="Wingdings" w:hint="eastAsia"/>
          <w:color w:val="000000"/>
          <w:sz w:val="20"/>
          <w:szCs w:val="20"/>
        </w:rPr>
        <w:sym w:font="Wingdings" w:char="F075"/>
      </w:r>
      <w:r>
        <w:rPr>
          <w:rFonts w:ascii="Wingdings" w:hAnsi="Wingdings"/>
          <w:color w:val="000000"/>
          <w:sz w:val="20"/>
          <w:szCs w:val="20"/>
        </w:rPr>
        <w:t></w:t>
      </w:r>
      <w:r>
        <w:rPr>
          <w:rFonts w:ascii="黑体" w:hAnsi="黑体" w:hint="eastAsia"/>
          <w:color w:val="000000"/>
          <w:sz w:val="20"/>
          <w:szCs w:val="20"/>
        </w:rPr>
        <w:t>交易特征码与电子签字合成</w:t>
      </w:r>
      <w:r>
        <w:rPr>
          <w:rFonts w:ascii="黑体" w:hAnsi="黑体" w:hint="eastAsia"/>
          <w:color w:val="000000"/>
          <w:sz w:val="20"/>
          <w:szCs w:val="20"/>
        </w:rPr>
        <w:br/>
      </w:r>
      <w:r>
        <w:rPr>
          <w:rFonts w:hint="eastAsia"/>
          <w:color w:val="000000"/>
          <w:sz w:val="20"/>
          <w:szCs w:val="20"/>
        </w:rPr>
        <w:t>由</w:t>
      </w:r>
      <w:r>
        <w:rPr>
          <w:rFonts w:hint="eastAsia"/>
          <w:color w:val="000000"/>
          <w:sz w:val="20"/>
          <w:szCs w:val="20"/>
        </w:rPr>
        <w:t>POS</w:t>
      </w:r>
      <w:r>
        <w:rPr>
          <w:rFonts w:hint="eastAsia"/>
          <w:color w:val="000000"/>
          <w:sz w:val="20"/>
          <w:szCs w:val="20"/>
        </w:rPr>
        <w:t>终端签字输入请求报文中的交易要素合成</w:t>
      </w:r>
      <w:r>
        <w:rPr>
          <w:rFonts w:hint="eastAsia"/>
          <w:color w:val="000000"/>
          <w:sz w:val="20"/>
          <w:szCs w:val="20"/>
        </w:rPr>
        <w:t>8</w:t>
      </w:r>
      <w:r>
        <w:rPr>
          <w:rFonts w:hint="eastAsia"/>
          <w:color w:val="000000"/>
          <w:sz w:val="20"/>
          <w:szCs w:val="20"/>
        </w:rPr>
        <w:t>字节十六进制特征码，以</w:t>
      </w:r>
      <w:r>
        <w:rPr>
          <w:rFonts w:hint="eastAsia"/>
          <w:color w:val="000000"/>
          <w:sz w:val="20"/>
          <w:szCs w:val="20"/>
        </w:rPr>
        <w:t>Times New Roman</w:t>
      </w:r>
      <w:r>
        <w:rPr>
          <w:rFonts w:hint="eastAsia"/>
          <w:color w:val="000000"/>
          <w:sz w:val="20"/>
          <w:szCs w:val="20"/>
        </w:rPr>
        <w:t>字符形式显示</w:t>
      </w:r>
      <w:r>
        <w:rPr>
          <w:rFonts w:hint="eastAsia"/>
          <w:color w:val="000000"/>
          <w:sz w:val="20"/>
          <w:szCs w:val="20"/>
        </w:rPr>
        <w:br/>
      </w:r>
      <w:r>
        <w:rPr>
          <w:rFonts w:hint="eastAsia"/>
          <w:color w:val="000000"/>
          <w:sz w:val="20"/>
          <w:szCs w:val="20"/>
        </w:rPr>
        <w:t>在电子签字居中位置，确保电子签名与特征码重叠，对于大小为</w:t>
      </w:r>
      <w:r>
        <w:rPr>
          <w:rFonts w:hint="eastAsia"/>
          <w:color w:val="000000"/>
          <w:sz w:val="20"/>
          <w:szCs w:val="20"/>
        </w:rPr>
        <w:t>237</w:t>
      </w:r>
      <w:r>
        <w:rPr>
          <w:rFonts w:hint="eastAsia"/>
          <w:color w:val="000000"/>
          <w:sz w:val="20"/>
          <w:szCs w:val="20"/>
        </w:rPr>
        <w:t>×</w:t>
      </w:r>
      <w:r>
        <w:rPr>
          <w:rFonts w:hint="eastAsia"/>
          <w:color w:val="000000"/>
          <w:sz w:val="20"/>
          <w:szCs w:val="20"/>
        </w:rPr>
        <w:t>79</w:t>
      </w:r>
      <w:r>
        <w:rPr>
          <w:rFonts w:hint="eastAsia"/>
          <w:color w:val="000000"/>
          <w:sz w:val="20"/>
          <w:szCs w:val="20"/>
        </w:rPr>
        <w:t>（宽高比</w:t>
      </w:r>
      <w:r>
        <w:rPr>
          <w:rFonts w:hint="eastAsia"/>
          <w:color w:val="000000"/>
          <w:sz w:val="20"/>
          <w:szCs w:val="20"/>
        </w:rPr>
        <w:t>3:1</w:t>
      </w:r>
      <w:r>
        <w:rPr>
          <w:rFonts w:hint="eastAsia"/>
          <w:color w:val="000000"/>
          <w:sz w:val="20"/>
          <w:szCs w:val="20"/>
        </w:rPr>
        <w:t>）的图片可采用</w:t>
      </w:r>
      <w:r>
        <w:rPr>
          <w:rFonts w:hint="eastAsia"/>
          <w:color w:val="000000"/>
          <w:sz w:val="20"/>
          <w:szCs w:val="20"/>
        </w:rPr>
        <w:t>12</w:t>
      </w:r>
      <w:r>
        <w:rPr>
          <w:rFonts w:hint="eastAsia"/>
          <w:color w:val="000000"/>
          <w:sz w:val="20"/>
          <w:szCs w:val="20"/>
        </w:rPr>
        <w:t>号</w:t>
      </w:r>
      <w:r>
        <w:rPr>
          <w:rFonts w:hint="eastAsia"/>
          <w:color w:val="000000"/>
          <w:sz w:val="20"/>
          <w:szCs w:val="20"/>
        </w:rPr>
        <w:t>-14</w:t>
      </w:r>
      <w:r>
        <w:rPr>
          <w:rFonts w:hint="eastAsia"/>
          <w:color w:val="000000"/>
          <w:sz w:val="20"/>
          <w:szCs w:val="20"/>
        </w:rPr>
        <w:br/>
      </w:r>
      <w:r>
        <w:rPr>
          <w:rFonts w:hint="eastAsia"/>
          <w:color w:val="000000"/>
          <w:sz w:val="20"/>
          <w:szCs w:val="20"/>
        </w:rPr>
        <w:t>号字体，对于大小为</w:t>
      </w:r>
      <w:r>
        <w:rPr>
          <w:rFonts w:hint="eastAsia"/>
          <w:color w:val="000000"/>
          <w:sz w:val="20"/>
          <w:szCs w:val="20"/>
        </w:rPr>
        <w:t>600</w:t>
      </w:r>
      <w:r>
        <w:rPr>
          <w:rFonts w:hint="eastAsia"/>
          <w:color w:val="000000"/>
          <w:sz w:val="20"/>
          <w:szCs w:val="20"/>
        </w:rPr>
        <w:t>×</w:t>
      </w:r>
      <w:r>
        <w:rPr>
          <w:rFonts w:hint="eastAsia"/>
          <w:color w:val="000000"/>
          <w:sz w:val="20"/>
          <w:szCs w:val="20"/>
        </w:rPr>
        <w:t>300</w:t>
      </w:r>
      <w:r>
        <w:rPr>
          <w:rFonts w:hint="eastAsia"/>
          <w:color w:val="000000"/>
          <w:sz w:val="20"/>
          <w:szCs w:val="20"/>
        </w:rPr>
        <w:t>（宽高比</w:t>
      </w:r>
      <w:r>
        <w:rPr>
          <w:rFonts w:hint="eastAsia"/>
          <w:color w:val="000000"/>
          <w:sz w:val="20"/>
          <w:szCs w:val="20"/>
        </w:rPr>
        <w:t>2:1</w:t>
      </w:r>
      <w:r>
        <w:rPr>
          <w:rFonts w:hint="eastAsia"/>
          <w:color w:val="000000"/>
          <w:sz w:val="20"/>
          <w:szCs w:val="20"/>
        </w:rPr>
        <w:t>）的图片可采用</w:t>
      </w:r>
      <w:r>
        <w:rPr>
          <w:rFonts w:hint="eastAsia"/>
          <w:color w:val="000000"/>
          <w:sz w:val="20"/>
          <w:szCs w:val="20"/>
        </w:rPr>
        <w:t>16-18</w:t>
      </w:r>
      <w:r>
        <w:rPr>
          <w:rFonts w:hint="eastAsia"/>
          <w:color w:val="000000"/>
          <w:sz w:val="20"/>
          <w:szCs w:val="20"/>
        </w:rPr>
        <w:t>号字体。当签字完成，电子签字板存储该合成</w:t>
      </w:r>
      <w:r>
        <w:rPr>
          <w:rFonts w:hint="eastAsia"/>
          <w:color w:val="000000"/>
          <w:sz w:val="20"/>
          <w:szCs w:val="20"/>
        </w:rPr>
        <w:br/>
      </w:r>
      <w:r>
        <w:rPr>
          <w:rFonts w:hint="eastAsia"/>
          <w:color w:val="000000"/>
          <w:sz w:val="20"/>
          <w:szCs w:val="20"/>
        </w:rPr>
        <w:t>图片并向终端发起签字输入完成响应报文，将合成电子签字图片上送至</w:t>
      </w:r>
      <w:r>
        <w:rPr>
          <w:rFonts w:hint="eastAsia"/>
          <w:color w:val="000000"/>
          <w:sz w:val="20"/>
          <w:szCs w:val="20"/>
        </w:rPr>
        <w:t>POS</w:t>
      </w:r>
      <w:r>
        <w:rPr>
          <w:rFonts w:hint="eastAsia"/>
          <w:color w:val="000000"/>
          <w:sz w:val="20"/>
          <w:szCs w:val="20"/>
        </w:rPr>
        <w:t>终端。</w:t>
      </w:r>
      <w:r>
        <w:rPr>
          <w:rFonts w:hint="eastAsia"/>
          <w:color w:val="000000"/>
          <w:sz w:val="20"/>
          <w:szCs w:val="20"/>
        </w:rPr>
        <w:br/>
      </w:r>
      <w:r>
        <w:rPr>
          <w:rFonts w:ascii="Wingdings" w:hAnsi="Wingdings" w:hint="eastAsia"/>
          <w:color w:val="000000"/>
          <w:sz w:val="20"/>
          <w:szCs w:val="20"/>
        </w:rPr>
        <w:sym w:font="Wingdings" w:char="F075"/>
      </w:r>
      <w:r>
        <w:rPr>
          <w:rFonts w:ascii="Wingdings" w:hAnsi="Wingdings"/>
          <w:color w:val="000000"/>
          <w:sz w:val="20"/>
          <w:szCs w:val="20"/>
        </w:rPr>
        <w:t></w:t>
      </w:r>
      <w:r>
        <w:rPr>
          <w:rFonts w:ascii="黑体" w:hAnsi="黑体" w:hint="eastAsia"/>
          <w:color w:val="000000"/>
          <w:sz w:val="20"/>
          <w:szCs w:val="20"/>
        </w:rPr>
        <w:t>合成图像压缩</w:t>
      </w:r>
      <w:r>
        <w:rPr>
          <w:rFonts w:ascii="黑体" w:hAnsi="黑体" w:hint="eastAsia"/>
          <w:color w:val="000000"/>
          <w:sz w:val="20"/>
          <w:szCs w:val="20"/>
        </w:rPr>
        <w:br/>
      </w:r>
      <w:r>
        <w:rPr>
          <w:rFonts w:hint="eastAsia"/>
          <w:color w:val="000000"/>
          <w:sz w:val="20"/>
          <w:szCs w:val="20"/>
        </w:rPr>
        <w:t>以</w:t>
      </w:r>
      <w:r>
        <w:rPr>
          <w:rFonts w:hint="eastAsia"/>
          <w:color w:val="000000"/>
          <w:sz w:val="20"/>
          <w:szCs w:val="20"/>
        </w:rPr>
        <w:t>JBIG</w:t>
      </w:r>
      <w:r>
        <w:rPr>
          <w:rFonts w:hint="eastAsia"/>
          <w:color w:val="000000"/>
          <w:sz w:val="20"/>
          <w:szCs w:val="20"/>
        </w:rPr>
        <w:t>二值图像压缩算法对加入特征一维码的图像数据进行压缩，根据图片大小以及签字的不同，压缩后不会超过</w:t>
      </w:r>
      <w:r>
        <w:rPr>
          <w:rFonts w:hint="eastAsia"/>
          <w:color w:val="000000"/>
          <w:sz w:val="20"/>
          <w:szCs w:val="20"/>
        </w:rPr>
        <w:t>1000</w:t>
      </w:r>
      <w:r>
        <w:rPr>
          <w:rFonts w:hint="eastAsia"/>
          <w:color w:val="000000"/>
          <w:sz w:val="20"/>
          <w:szCs w:val="20"/>
        </w:rPr>
        <w:t>字节。对于签字图像压缩后超过</w:t>
      </w:r>
      <w:r>
        <w:rPr>
          <w:rFonts w:hint="eastAsia"/>
          <w:color w:val="000000"/>
          <w:sz w:val="20"/>
          <w:szCs w:val="20"/>
        </w:rPr>
        <w:t>1000</w:t>
      </w:r>
      <w:r>
        <w:rPr>
          <w:rFonts w:hint="eastAsia"/>
          <w:color w:val="000000"/>
          <w:sz w:val="20"/>
          <w:szCs w:val="20"/>
        </w:rPr>
        <w:t>字节情况，</w:t>
      </w:r>
      <w:r>
        <w:rPr>
          <w:rFonts w:hint="eastAsia"/>
          <w:color w:val="000000"/>
          <w:sz w:val="20"/>
          <w:szCs w:val="20"/>
        </w:rPr>
        <w:br/>
        <w:t>POS</w:t>
      </w:r>
      <w:r>
        <w:rPr>
          <w:rFonts w:hint="eastAsia"/>
          <w:color w:val="000000"/>
          <w:sz w:val="20"/>
          <w:szCs w:val="20"/>
        </w:rPr>
        <w:t>终端将进行传统纸质打单签字操作。</w:t>
      </w:r>
      <w:r>
        <w:rPr>
          <w:rFonts w:hint="eastAsia"/>
          <w:color w:val="000000"/>
          <w:sz w:val="20"/>
          <w:szCs w:val="20"/>
        </w:rPr>
        <w:br/>
      </w:r>
      <w:r>
        <w:rPr>
          <w:rFonts w:ascii="Wingdings" w:hAnsi="Wingdings" w:hint="eastAsia"/>
          <w:color w:val="000000"/>
          <w:sz w:val="20"/>
          <w:szCs w:val="20"/>
        </w:rPr>
        <w:sym w:font="Wingdings" w:char="F0D8"/>
      </w:r>
      <w:r>
        <w:rPr>
          <w:rFonts w:ascii="Wingdings" w:hAnsi="Wingdings"/>
          <w:color w:val="000000"/>
          <w:sz w:val="20"/>
          <w:szCs w:val="20"/>
        </w:rPr>
        <w:t></w:t>
      </w:r>
      <w:r>
        <w:rPr>
          <w:rFonts w:ascii="黑体" w:hAnsi="黑体" w:hint="eastAsia"/>
          <w:color w:val="000000"/>
          <w:sz w:val="20"/>
          <w:szCs w:val="20"/>
        </w:rPr>
        <w:t>压缩算法</w:t>
      </w:r>
    </w:p>
    <w:p w14:paraId="730C2B47" w14:textId="77777777" w:rsidR="003843EA" w:rsidRDefault="00A21561">
      <w:pPr>
        <w:spacing w:line="276" w:lineRule="auto"/>
        <w:rPr>
          <w:color w:val="000000"/>
          <w:sz w:val="20"/>
          <w:szCs w:val="20"/>
        </w:rPr>
      </w:pPr>
      <w:r>
        <w:rPr>
          <w:rFonts w:hint="eastAsia"/>
          <w:color w:val="000000"/>
          <w:sz w:val="20"/>
          <w:szCs w:val="20"/>
        </w:rPr>
        <w:t>对电子签字位图的压缩主要是为了减少电子签字上送到后台的传输时间。</w:t>
      </w:r>
      <w:r>
        <w:rPr>
          <w:rFonts w:hint="eastAsia"/>
          <w:color w:val="000000"/>
          <w:sz w:val="20"/>
          <w:szCs w:val="20"/>
        </w:rPr>
        <w:t xml:space="preserve"> POS</w:t>
      </w:r>
      <w:r>
        <w:rPr>
          <w:rFonts w:hint="eastAsia"/>
          <w:color w:val="000000"/>
          <w:sz w:val="20"/>
          <w:szCs w:val="20"/>
        </w:rPr>
        <w:t>终端进行压缩，后台系统进行</w:t>
      </w:r>
      <w:r>
        <w:rPr>
          <w:rFonts w:hint="eastAsia"/>
          <w:color w:val="000000"/>
          <w:sz w:val="20"/>
          <w:szCs w:val="20"/>
        </w:rPr>
        <w:br/>
      </w:r>
      <w:r>
        <w:rPr>
          <w:rFonts w:hint="eastAsia"/>
          <w:color w:val="000000"/>
          <w:sz w:val="20"/>
          <w:szCs w:val="20"/>
        </w:rPr>
        <w:t>对应解压缩。压缩和解压缩应该以电子签字无损为原则。</w:t>
      </w:r>
      <w:r>
        <w:rPr>
          <w:rFonts w:hint="eastAsia"/>
          <w:color w:val="000000"/>
          <w:sz w:val="20"/>
          <w:szCs w:val="20"/>
        </w:rPr>
        <w:br/>
      </w:r>
      <w:r>
        <w:rPr>
          <w:rFonts w:hint="eastAsia"/>
          <w:color w:val="000000"/>
          <w:sz w:val="20"/>
          <w:szCs w:val="20"/>
        </w:rPr>
        <w:t>为减少电子签字位图数据的上送时间，需要对位图数据进行适当的无损压缩。由于手写签字是一种自然输</w:t>
      </w:r>
      <w:r>
        <w:rPr>
          <w:rFonts w:hint="eastAsia"/>
          <w:color w:val="000000"/>
          <w:sz w:val="20"/>
          <w:szCs w:val="20"/>
        </w:rPr>
        <w:br/>
      </w:r>
      <w:r>
        <w:rPr>
          <w:rFonts w:hint="eastAsia"/>
          <w:color w:val="000000"/>
          <w:sz w:val="20"/>
          <w:szCs w:val="20"/>
        </w:rPr>
        <w:t>入数据，在局部区域上会产生“抖动”，形成一些短的白行程或黑行程。而一般的行程编码，如基于</w:t>
      </w:r>
      <w:r>
        <w:rPr>
          <w:rFonts w:hint="eastAsia"/>
          <w:color w:val="000000"/>
          <w:sz w:val="20"/>
          <w:szCs w:val="20"/>
        </w:rPr>
        <w:t>Huffman</w:t>
      </w:r>
      <w:r>
        <w:rPr>
          <w:rFonts w:hint="eastAsia"/>
          <w:color w:val="000000"/>
          <w:sz w:val="20"/>
          <w:szCs w:val="20"/>
        </w:rPr>
        <w:t>的</w:t>
      </w:r>
      <w:r>
        <w:rPr>
          <w:rFonts w:hint="eastAsia"/>
          <w:color w:val="000000"/>
          <w:sz w:val="20"/>
          <w:szCs w:val="20"/>
        </w:rPr>
        <w:br/>
        <w:t>LZW</w:t>
      </w:r>
      <w:r>
        <w:rPr>
          <w:rFonts w:hint="eastAsia"/>
          <w:color w:val="000000"/>
          <w:sz w:val="20"/>
          <w:szCs w:val="20"/>
        </w:rPr>
        <w:t>、</w:t>
      </w:r>
      <w:r>
        <w:rPr>
          <w:rFonts w:hint="eastAsia"/>
          <w:color w:val="000000"/>
          <w:sz w:val="20"/>
          <w:szCs w:val="20"/>
        </w:rPr>
        <w:t xml:space="preserve"> G3</w:t>
      </w:r>
      <w:r>
        <w:rPr>
          <w:rFonts w:hint="eastAsia"/>
          <w:color w:val="000000"/>
          <w:sz w:val="20"/>
          <w:szCs w:val="20"/>
        </w:rPr>
        <w:t>、</w:t>
      </w:r>
      <w:r>
        <w:rPr>
          <w:rFonts w:hint="eastAsia"/>
          <w:color w:val="000000"/>
          <w:sz w:val="20"/>
          <w:szCs w:val="20"/>
        </w:rPr>
        <w:t xml:space="preserve"> G4</w:t>
      </w:r>
      <w:r>
        <w:rPr>
          <w:rFonts w:hint="eastAsia"/>
          <w:color w:val="000000"/>
          <w:sz w:val="20"/>
          <w:szCs w:val="20"/>
        </w:rPr>
        <w:t>，均不能对这些局部抖动进行有效的压缩。</w:t>
      </w:r>
      <w:r>
        <w:rPr>
          <w:rFonts w:hint="eastAsia"/>
          <w:color w:val="000000"/>
          <w:sz w:val="20"/>
          <w:szCs w:val="20"/>
        </w:rPr>
        <w:br/>
      </w:r>
      <w:r>
        <w:rPr>
          <w:rFonts w:hint="eastAsia"/>
          <w:color w:val="000000"/>
          <w:sz w:val="20"/>
          <w:szCs w:val="20"/>
        </w:rPr>
        <w:t>压缩算法采用</w:t>
      </w:r>
      <w:r>
        <w:rPr>
          <w:rFonts w:hint="eastAsia"/>
          <w:color w:val="000000"/>
          <w:sz w:val="20"/>
          <w:szCs w:val="20"/>
        </w:rPr>
        <w:t>JBIG</w:t>
      </w:r>
      <w:r>
        <w:rPr>
          <w:rFonts w:hint="eastAsia"/>
          <w:color w:val="000000"/>
          <w:sz w:val="20"/>
          <w:szCs w:val="20"/>
        </w:rPr>
        <w:t>作为签字凭证图片的数据压缩标准。</w:t>
      </w:r>
      <w:r>
        <w:rPr>
          <w:rFonts w:hint="eastAsia"/>
          <w:color w:val="000000"/>
          <w:sz w:val="20"/>
          <w:szCs w:val="20"/>
        </w:rPr>
        <w:t xml:space="preserve"> JBIG</w:t>
      </w:r>
      <w:r>
        <w:rPr>
          <w:rFonts w:hint="eastAsia"/>
          <w:color w:val="000000"/>
          <w:sz w:val="20"/>
          <w:szCs w:val="20"/>
        </w:rPr>
        <w:t>是一种无损图像的压缩标准，从联合二值图像</w:t>
      </w:r>
      <w:r>
        <w:rPr>
          <w:rFonts w:hint="eastAsia"/>
          <w:color w:val="000000"/>
          <w:sz w:val="20"/>
          <w:szCs w:val="20"/>
        </w:rPr>
        <w:br/>
      </w:r>
      <w:r>
        <w:rPr>
          <w:rFonts w:hint="eastAsia"/>
          <w:color w:val="000000"/>
          <w:sz w:val="20"/>
          <w:szCs w:val="20"/>
        </w:rPr>
        <w:t>专家组（</w:t>
      </w:r>
      <w:r>
        <w:rPr>
          <w:rFonts w:hint="eastAsia"/>
          <w:color w:val="000000"/>
          <w:sz w:val="20"/>
          <w:szCs w:val="20"/>
        </w:rPr>
        <w:t xml:space="preserve"> Joint Bi-level Image Experts Group</w:t>
      </w:r>
      <w:r>
        <w:rPr>
          <w:rFonts w:hint="eastAsia"/>
          <w:color w:val="000000"/>
          <w:sz w:val="20"/>
          <w:szCs w:val="20"/>
        </w:rPr>
        <w:t>），由</w:t>
      </w:r>
      <w:r>
        <w:rPr>
          <w:rFonts w:hint="eastAsia"/>
          <w:color w:val="000000"/>
          <w:sz w:val="20"/>
          <w:szCs w:val="20"/>
        </w:rPr>
        <w:t>ISO</w:t>
      </w:r>
      <w:r>
        <w:rPr>
          <w:rFonts w:hint="eastAsia"/>
          <w:color w:val="000000"/>
          <w:sz w:val="20"/>
          <w:szCs w:val="20"/>
        </w:rPr>
        <w:t>／</w:t>
      </w:r>
      <w:r>
        <w:rPr>
          <w:rFonts w:hint="eastAsia"/>
          <w:color w:val="000000"/>
          <w:sz w:val="20"/>
          <w:szCs w:val="20"/>
        </w:rPr>
        <w:t>IEC standard 11544 ITU-T recommendation T.82</w:t>
      </w:r>
      <w:r>
        <w:rPr>
          <w:rFonts w:hint="eastAsia"/>
          <w:color w:val="000000"/>
          <w:sz w:val="20"/>
          <w:szCs w:val="20"/>
        </w:rPr>
        <w:br/>
      </w:r>
      <w:r>
        <w:rPr>
          <w:rFonts w:hint="eastAsia"/>
          <w:color w:val="000000"/>
          <w:sz w:val="20"/>
          <w:szCs w:val="20"/>
        </w:rPr>
        <w:t>所标准化而来。</w:t>
      </w:r>
      <w:r>
        <w:rPr>
          <w:rFonts w:hint="eastAsia"/>
          <w:color w:val="000000"/>
          <w:sz w:val="20"/>
          <w:szCs w:val="20"/>
        </w:rPr>
        <w:t xml:space="preserve"> JBIG</w:t>
      </w:r>
      <w:r>
        <w:rPr>
          <w:rFonts w:hint="eastAsia"/>
          <w:color w:val="000000"/>
          <w:sz w:val="20"/>
          <w:szCs w:val="20"/>
        </w:rPr>
        <w:t>结合了预测建模、自适应和无损编码等技术，选择算术编码作为数字压缩的基础。</w:t>
      </w:r>
      <w:r>
        <w:rPr>
          <w:rFonts w:hint="eastAsia"/>
          <w:color w:val="000000"/>
          <w:sz w:val="20"/>
          <w:szCs w:val="20"/>
        </w:rPr>
        <w:t xml:space="preserve"> JBIG</w:t>
      </w:r>
      <w:r>
        <w:rPr>
          <w:rFonts w:hint="eastAsia"/>
          <w:color w:val="000000"/>
          <w:sz w:val="20"/>
          <w:szCs w:val="20"/>
        </w:rPr>
        <w:t>使用多个模型的复合算术编码，每个模型都有一个二元表给出黑、白像素的概率，这样的模型的个数在</w:t>
      </w:r>
      <w:r>
        <w:rPr>
          <w:rFonts w:hint="eastAsia"/>
          <w:color w:val="000000"/>
          <w:sz w:val="20"/>
          <w:szCs w:val="20"/>
        </w:rPr>
        <w:t>1024</w:t>
      </w:r>
      <w:r>
        <w:rPr>
          <w:rFonts w:hint="eastAsia"/>
          <w:color w:val="000000"/>
          <w:sz w:val="20"/>
          <w:szCs w:val="20"/>
        </w:rPr>
        <w:t>到</w:t>
      </w:r>
      <w:r>
        <w:rPr>
          <w:rFonts w:hint="eastAsia"/>
          <w:color w:val="000000"/>
          <w:sz w:val="20"/>
          <w:szCs w:val="20"/>
        </w:rPr>
        <w:t>4096</w:t>
      </w:r>
      <w:r>
        <w:rPr>
          <w:rFonts w:hint="eastAsia"/>
          <w:color w:val="000000"/>
          <w:sz w:val="20"/>
          <w:szCs w:val="20"/>
        </w:rPr>
        <w:br/>
      </w:r>
      <w:r>
        <w:rPr>
          <w:rFonts w:hint="eastAsia"/>
          <w:color w:val="000000"/>
          <w:sz w:val="20"/>
          <w:szCs w:val="20"/>
        </w:rPr>
        <w:t>之间。</w:t>
      </w:r>
    </w:p>
    <w:p w14:paraId="34E54372" w14:textId="77777777" w:rsidR="003843EA" w:rsidRDefault="00A21561">
      <w:pPr>
        <w:spacing w:line="276" w:lineRule="auto"/>
        <w:rPr>
          <w:color w:val="000000"/>
          <w:sz w:val="20"/>
          <w:szCs w:val="20"/>
        </w:rPr>
      </w:pPr>
      <w:r>
        <w:rPr>
          <w:noProof/>
          <w:color w:val="000000"/>
          <w:sz w:val="20"/>
          <w:szCs w:val="20"/>
        </w:rPr>
        <w:drawing>
          <wp:inline distT="0" distB="0" distL="0" distR="0" wp14:anchorId="03884CB7" wp14:editId="1EF3B597">
            <wp:extent cx="6400800" cy="2658745"/>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400800" cy="2658745"/>
                    </a:xfrm>
                    <a:prstGeom prst="rect">
                      <a:avLst/>
                    </a:prstGeom>
                  </pic:spPr>
                </pic:pic>
              </a:graphicData>
            </a:graphic>
          </wp:inline>
        </w:drawing>
      </w:r>
    </w:p>
    <w:p w14:paraId="5A59419B" w14:textId="77777777" w:rsidR="003843EA" w:rsidRDefault="00A21561">
      <w:pPr>
        <w:spacing w:line="276" w:lineRule="auto"/>
        <w:rPr>
          <w:color w:val="000000"/>
          <w:sz w:val="20"/>
          <w:szCs w:val="20"/>
        </w:rPr>
      </w:pPr>
      <w:r>
        <w:rPr>
          <w:rFonts w:hint="eastAsia"/>
          <w:color w:val="000000"/>
          <w:sz w:val="20"/>
          <w:szCs w:val="20"/>
        </w:rPr>
        <w:t>上图中，原始图像数据经过多轮的处理过程，</w:t>
      </w:r>
      <w:r>
        <w:rPr>
          <w:rFonts w:hint="eastAsia"/>
          <w:color w:val="000000"/>
          <w:sz w:val="20"/>
          <w:szCs w:val="20"/>
        </w:rPr>
        <w:t xml:space="preserve"> I(D)</w:t>
      </w:r>
      <w:r>
        <w:rPr>
          <w:rFonts w:hint="eastAsia"/>
          <w:color w:val="000000"/>
          <w:sz w:val="20"/>
          <w:szCs w:val="20"/>
        </w:rPr>
        <w:t>、</w:t>
      </w:r>
      <w:r>
        <w:rPr>
          <w:rFonts w:hint="eastAsia"/>
          <w:color w:val="000000"/>
          <w:sz w:val="20"/>
          <w:szCs w:val="20"/>
        </w:rPr>
        <w:t xml:space="preserve"> I(D-1)</w:t>
      </w:r>
      <w:r>
        <w:rPr>
          <w:rFonts w:hint="eastAsia"/>
          <w:color w:val="000000"/>
          <w:sz w:val="20"/>
          <w:szCs w:val="20"/>
        </w:rPr>
        <w:t>、</w:t>
      </w:r>
      <w:r>
        <w:rPr>
          <w:color w:val="000000"/>
          <w:sz w:val="20"/>
          <w:szCs w:val="20"/>
        </w:rPr>
        <w:t>……</w:t>
      </w:r>
      <w:r>
        <w:rPr>
          <w:rFonts w:hint="eastAsia"/>
          <w:color w:val="000000"/>
          <w:sz w:val="20"/>
          <w:szCs w:val="20"/>
        </w:rPr>
        <w:t>I(1)</w:t>
      </w:r>
      <w:r>
        <w:rPr>
          <w:rFonts w:hint="eastAsia"/>
          <w:color w:val="000000"/>
          <w:sz w:val="20"/>
          <w:szCs w:val="20"/>
        </w:rPr>
        <w:t>、</w:t>
      </w:r>
      <w:r>
        <w:rPr>
          <w:rFonts w:hint="eastAsia"/>
          <w:color w:val="000000"/>
          <w:sz w:val="20"/>
          <w:szCs w:val="20"/>
        </w:rPr>
        <w:t xml:space="preserve"> I(0)</w:t>
      </w:r>
      <w:r>
        <w:rPr>
          <w:rFonts w:hint="eastAsia"/>
          <w:color w:val="000000"/>
          <w:sz w:val="20"/>
          <w:szCs w:val="20"/>
        </w:rPr>
        <w:t>，分别是基本图像每次降低</w:t>
      </w:r>
      <w:r>
        <w:rPr>
          <w:rFonts w:hint="eastAsia"/>
          <w:color w:val="000000"/>
          <w:sz w:val="20"/>
          <w:szCs w:val="20"/>
        </w:rPr>
        <w:br/>
      </w:r>
      <w:r>
        <w:rPr>
          <w:rFonts w:hint="eastAsia"/>
          <w:color w:val="000000"/>
          <w:sz w:val="20"/>
          <w:szCs w:val="20"/>
        </w:rPr>
        <w:t>分辨率的结果，而</w:t>
      </w:r>
      <w:r>
        <w:rPr>
          <w:rFonts w:hint="eastAsia"/>
          <w:color w:val="000000"/>
          <w:sz w:val="20"/>
          <w:szCs w:val="20"/>
        </w:rPr>
        <w:t>C(D)</w:t>
      </w:r>
      <w:r>
        <w:rPr>
          <w:rFonts w:hint="eastAsia"/>
          <w:color w:val="000000"/>
          <w:sz w:val="20"/>
          <w:szCs w:val="20"/>
        </w:rPr>
        <w:t>、</w:t>
      </w:r>
      <w:r>
        <w:rPr>
          <w:rFonts w:hint="eastAsia"/>
          <w:color w:val="000000"/>
          <w:sz w:val="20"/>
          <w:szCs w:val="20"/>
        </w:rPr>
        <w:t xml:space="preserve"> C(D-1)</w:t>
      </w:r>
      <w:r>
        <w:rPr>
          <w:rFonts w:hint="eastAsia"/>
          <w:color w:val="000000"/>
          <w:sz w:val="20"/>
          <w:szCs w:val="20"/>
        </w:rPr>
        <w:t>、</w:t>
      </w:r>
      <w:r>
        <w:rPr>
          <w:color w:val="000000"/>
          <w:sz w:val="20"/>
          <w:szCs w:val="20"/>
        </w:rPr>
        <w:t>……</w:t>
      </w:r>
      <w:r>
        <w:rPr>
          <w:rFonts w:hint="eastAsia"/>
          <w:color w:val="000000"/>
          <w:sz w:val="20"/>
          <w:szCs w:val="20"/>
        </w:rPr>
        <w:t>C(1)</w:t>
      </w:r>
      <w:r>
        <w:rPr>
          <w:rFonts w:hint="eastAsia"/>
          <w:color w:val="000000"/>
          <w:sz w:val="20"/>
          <w:szCs w:val="20"/>
        </w:rPr>
        <w:t>、</w:t>
      </w:r>
      <w:r>
        <w:rPr>
          <w:rFonts w:hint="eastAsia"/>
          <w:color w:val="000000"/>
          <w:sz w:val="20"/>
          <w:szCs w:val="20"/>
        </w:rPr>
        <w:t xml:space="preserve"> C(0)</w:t>
      </w:r>
      <w:r>
        <w:rPr>
          <w:rFonts w:hint="eastAsia"/>
          <w:color w:val="000000"/>
          <w:sz w:val="20"/>
          <w:szCs w:val="20"/>
        </w:rPr>
        <w:t>分别是每轮得到的差分层编码器信息。差分层编码的过程包</w:t>
      </w:r>
      <w:r>
        <w:rPr>
          <w:rFonts w:hint="eastAsia"/>
          <w:color w:val="000000"/>
          <w:sz w:val="20"/>
          <w:szCs w:val="20"/>
        </w:rPr>
        <w:br/>
      </w:r>
      <w:r>
        <w:rPr>
          <w:rFonts w:hint="eastAsia"/>
          <w:color w:val="000000"/>
          <w:sz w:val="20"/>
          <w:szCs w:val="20"/>
        </w:rPr>
        <w:t>括：典型预测</w:t>
      </w:r>
      <w:r>
        <w:rPr>
          <w:rFonts w:ascii="Wingdings" w:hAnsi="Wingdings" w:hint="eastAsia"/>
          <w:color w:val="000000"/>
          <w:sz w:val="20"/>
          <w:szCs w:val="20"/>
        </w:rPr>
        <w:sym w:font="Wingdings" w:char="F0E0"/>
      </w:r>
      <w:r>
        <w:rPr>
          <w:rFonts w:hint="eastAsia"/>
          <w:color w:val="000000"/>
          <w:sz w:val="20"/>
          <w:szCs w:val="20"/>
        </w:rPr>
        <w:t>确定性预测</w:t>
      </w:r>
      <w:r>
        <w:rPr>
          <w:rFonts w:ascii="Wingdings" w:hAnsi="Wingdings" w:hint="eastAsia"/>
          <w:color w:val="000000"/>
          <w:sz w:val="20"/>
          <w:szCs w:val="20"/>
        </w:rPr>
        <w:sym w:font="Wingdings" w:char="F0E0"/>
      </w:r>
      <w:r>
        <w:rPr>
          <w:rFonts w:hint="eastAsia"/>
          <w:color w:val="000000"/>
          <w:sz w:val="20"/>
          <w:szCs w:val="20"/>
        </w:rPr>
        <w:t>适应模板</w:t>
      </w:r>
      <w:r>
        <w:rPr>
          <w:rFonts w:ascii="Wingdings" w:hAnsi="Wingdings" w:hint="eastAsia"/>
          <w:color w:val="000000"/>
          <w:sz w:val="20"/>
          <w:szCs w:val="20"/>
        </w:rPr>
        <w:sym w:font="Wingdings" w:char="F0E0"/>
      </w:r>
      <w:r>
        <w:rPr>
          <w:rFonts w:hint="eastAsia"/>
          <w:color w:val="000000"/>
          <w:sz w:val="20"/>
          <w:szCs w:val="20"/>
        </w:rPr>
        <w:t>模型</w:t>
      </w:r>
      <w:r>
        <w:rPr>
          <w:rFonts w:ascii="Wingdings" w:hAnsi="Wingdings" w:hint="eastAsia"/>
          <w:color w:val="000000"/>
          <w:sz w:val="20"/>
          <w:szCs w:val="20"/>
        </w:rPr>
        <w:sym w:font="Wingdings" w:char="F0E0"/>
      </w:r>
      <w:r>
        <w:rPr>
          <w:rFonts w:hint="eastAsia"/>
          <w:color w:val="000000"/>
          <w:sz w:val="20"/>
          <w:szCs w:val="20"/>
        </w:rPr>
        <w:t>确定自适应编码器。然后将</w:t>
      </w:r>
      <w:r>
        <w:rPr>
          <w:rFonts w:hint="eastAsia"/>
          <w:color w:val="000000"/>
          <w:sz w:val="20"/>
          <w:szCs w:val="20"/>
        </w:rPr>
        <w:t xml:space="preserve">I(D) </w:t>
      </w:r>
      <w:r>
        <w:rPr>
          <w:color w:val="000000"/>
          <w:sz w:val="20"/>
          <w:szCs w:val="20"/>
        </w:rPr>
        <w:t xml:space="preserve">… </w:t>
      </w:r>
      <w:r>
        <w:rPr>
          <w:rFonts w:hint="eastAsia"/>
          <w:color w:val="000000"/>
          <w:sz w:val="20"/>
          <w:szCs w:val="20"/>
        </w:rPr>
        <w:t>I(0)</w:t>
      </w:r>
      <w:r>
        <w:rPr>
          <w:rFonts w:hint="eastAsia"/>
          <w:color w:val="000000"/>
          <w:sz w:val="20"/>
          <w:szCs w:val="20"/>
        </w:rPr>
        <w:t>的数据，以及</w:t>
      </w:r>
      <w:r>
        <w:rPr>
          <w:rFonts w:hint="eastAsia"/>
          <w:color w:val="000000"/>
          <w:sz w:val="20"/>
          <w:szCs w:val="20"/>
        </w:rPr>
        <w:t xml:space="preserve">C(D) </w:t>
      </w:r>
      <w:r>
        <w:rPr>
          <w:color w:val="000000"/>
          <w:sz w:val="20"/>
          <w:szCs w:val="20"/>
        </w:rPr>
        <w:t>…</w:t>
      </w:r>
      <w:r>
        <w:rPr>
          <w:color w:val="000000"/>
          <w:sz w:val="20"/>
          <w:szCs w:val="20"/>
        </w:rPr>
        <w:br/>
      </w:r>
      <w:r>
        <w:rPr>
          <w:rFonts w:hint="eastAsia"/>
          <w:color w:val="000000"/>
          <w:sz w:val="20"/>
          <w:szCs w:val="20"/>
        </w:rPr>
        <w:lastRenderedPageBreak/>
        <w:t>C(0)</w:t>
      </w:r>
      <w:r>
        <w:rPr>
          <w:rFonts w:hint="eastAsia"/>
          <w:color w:val="000000"/>
          <w:sz w:val="20"/>
          <w:szCs w:val="20"/>
        </w:rPr>
        <w:t>的数据按照规则写入压缩文件流中。</w:t>
      </w:r>
      <w:r>
        <w:rPr>
          <w:rFonts w:hint="eastAsia"/>
          <w:color w:val="000000"/>
          <w:sz w:val="20"/>
          <w:szCs w:val="20"/>
        </w:rPr>
        <w:br/>
      </w:r>
      <w:r>
        <w:rPr>
          <w:rFonts w:hint="eastAsia"/>
          <w:color w:val="000000"/>
          <w:sz w:val="20"/>
          <w:szCs w:val="20"/>
        </w:rPr>
        <w:t>对于压缩算法的流程可简单概括如下：</w:t>
      </w:r>
      <w:r>
        <w:rPr>
          <w:rFonts w:hint="eastAsia"/>
          <w:color w:val="000000"/>
          <w:sz w:val="20"/>
          <w:szCs w:val="20"/>
        </w:rPr>
        <w:br/>
      </w:r>
      <w:r>
        <w:rPr>
          <w:rFonts w:hint="eastAsia"/>
          <w:color w:val="000000"/>
          <w:sz w:val="20"/>
          <w:szCs w:val="20"/>
        </w:rPr>
        <w:t>对于压缩算法的流程可简单概括如下：</w:t>
      </w:r>
      <w:r>
        <w:rPr>
          <w:rFonts w:hint="eastAsia"/>
          <w:color w:val="000000"/>
          <w:sz w:val="20"/>
          <w:szCs w:val="20"/>
        </w:rPr>
        <w:br/>
        <w:t xml:space="preserve">1. </w:t>
      </w:r>
      <w:r>
        <w:rPr>
          <w:rFonts w:hint="eastAsia"/>
          <w:color w:val="000000"/>
          <w:sz w:val="20"/>
          <w:szCs w:val="20"/>
        </w:rPr>
        <w:t>将原始</w:t>
      </w:r>
      <w:r>
        <w:rPr>
          <w:rFonts w:hint="eastAsia"/>
          <w:color w:val="000000"/>
          <w:sz w:val="20"/>
          <w:szCs w:val="20"/>
        </w:rPr>
        <w:t>BMP</w:t>
      </w:r>
      <w:r>
        <w:rPr>
          <w:rFonts w:hint="eastAsia"/>
          <w:color w:val="000000"/>
          <w:sz w:val="20"/>
          <w:szCs w:val="20"/>
        </w:rPr>
        <w:t>图像转换为</w:t>
      </w:r>
      <w:proofErr w:type="spellStart"/>
      <w:r>
        <w:rPr>
          <w:rFonts w:hint="eastAsia"/>
          <w:color w:val="000000"/>
          <w:sz w:val="20"/>
          <w:szCs w:val="20"/>
        </w:rPr>
        <w:t>pbm</w:t>
      </w:r>
      <w:proofErr w:type="spellEnd"/>
      <w:r>
        <w:rPr>
          <w:rFonts w:hint="eastAsia"/>
          <w:color w:val="000000"/>
          <w:sz w:val="20"/>
          <w:szCs w:val="20"/>
        </w:rPr>
        <w:t>格式，读入</w:t>
      </w:r>
      <w:proofErr w:type="spellStart"/>
      <w:r>
        <w:rPr>
          <w:rFonts w:hint="eastAsia"/>
          <w:color w:val="000000"/>
          <w:sz w:val="20"/>
          <w:szCs w:val="20"/>
        </w:rPr>
        <w:t>pbm</w:t>
      </w:r>
      <w:proofErr w:type="spellEnd"/>
      <w:r>
        <w:rPr>
          <w:rFonts w:hint="eastAsia"/>
          <w:color w:val="000000"/>
          <w:sz w:val="20"/>
          <w:szCs w:val="20"/>
        </w:rPr>
        <w:t>文件数据</w:t>
      </w:r>
      <w:r>
        <w:rPr>
          <w:rFonts w:hint="eastAsia"/>
          <w:color w:val="000000"/>
          <w:sz w:val="20"/>
          <w:szCs w:val="20"/>
        </w:rPr>
        <w:br/>
        <w:t xml:space="preserve">2. </w:t>
      </w:r>
      <w:r>
        <w:rPr>
          <w:rFonts w:hint="eastAsia"/>
          <w:color w:val="000000"/>
          <w:sz w:val="20"/>
          <w:szCs w:val="20"/>
        </w:rPr>
        <w:t>初始化</w:t>
      </w:r>
      <w:r>
        <w:rPr>
          <w:rFonts w:hint="eastAsia"/>
          <w:color w:val="000000"/>
          <w:sz w:val="20"/>
          <w:szCs w:val="20"/>
        </w:rPr>
        <w:t>JBIG1</w:t>
      </w:r>
      <w:r>
        <w:rPr>
          <w:rFonts w:hint="eastAsia"/>
          <w:color w:val="000000"/>
          <w:sz w:val="20"/>
          <w:szCs w:val="20"/>
        </w:rPr>
        <w:t>编码器</w:t>
      </w:r>
      <w:r>
        <w:rPr>
          <w:rFonts w:hint="eastAsia"/>
          <w:color w:val="000000"/>
          <w:sz w:val="20"/>
          <w:szCs w:val="20"/>
        </w:rPr>
        <w:br/>
        <w:t xml:space="preserve">3. </w:t>
      </w:r>
      <w:r>
        <w:rPr>
          <w:rFonts w:hint="eastAsia"/>
          <w:color w:val="000000"/>
          <w:sz w:val="20"/>
          <w:szCs w:val="20"/>
        </w:rPr>
        <w:t>确定不同分辨率的总层数</w:t>
      </w:r>
      <w:r>
        <w:rPr>
          <w:rFonts w:hint="eastAsia"/>
          <w:color w:val="000000"/>
          <w:sz w:val="20"/>
          <w:szCs w:val="20"/>
        </w:rPr>
        <w:br/>
        <w:t xml:space="preserve">4. </w:t>
      </w:r>
      <w:r>
        <w:rPr>
          <w:rFonts w:hint="eastAsia"/>
          <w:color w:val="000000"/>
          <w:sz w:val="20"/>
          <w:szCs w:val="20"/>
        </w:rPr>
        <w:t>确定会被写入目标文件的最高层和最低层</w:t>
      </w:r>
      <w:r>
        <w:rPr>
          <w:rFonts w:hint="eastAsia"/>
          <w:color w:val="000000"/>
          <w:sz w:val="20"/>
          <w:szCs w:val="20"/>
        </w:rPr>
        <w:br/>
        <w:t xml:space="preserve">5. </w:t>
      </w:r>
      <w:r>
        <w:rPr>
          <w:rFonts w:hint="eastAsia"/>
          <w:color w:val="000000"/>
          <w:sz w:val="20"/>
          <w:szCs w:val="20"/>
        </w:rPr>
        <w:t>确定位描述的格式，确定最大的</w:t>
      </w:r>
      <w:r>
        <w:rPr>
          <w:rFonts w:hint="eastAsia"/>
          <w:color w:val="000000"/>
          <w:sz w:val="20"/>
          <w:szCs w:val="20"/>
        </w:rPr>
        <w:t>AT</w:t>
      </w:r>
      <w:r>
        <w:rPr>
          <w:rFonts w:hint="eastAsia"/>
          <w:color w:val="000000"/>
          <w:sz w:val="20"/>
          <w:szCs w:val="20"/>
        </w:rPr>
        <w:t>运动窗口，以及</w:t>
      </w:r>
      <w:r>
        <w:rPr>
          <w:rFonts w:hint="eastAsia"/>
          <w:color w:val="000000"/>
          <w:sz w:val="20"/>
          <w:szCs w:val="20"/>
        </w:rPr>
        <w:t>0</w:t>
      </w:r>
      <w:r>
        <w:rPr>
          <w:rFonts w:hint="eastAsia"/>
          <w:color w:val="000000"/>
          <w:sz w:val="20"/>
          <w:szCs w:val="20"/>
        </w:rPr>
        <w:t>层的每条带的行数</w:t>
      </w:r>
      <w:r>
        <w:rPr>
          <w:rFonts w:hint="eastAsia"/>
          <w:color w:val="000000"/>
          <w:sz w:val="20"/>
          <w:szCs w:val="20"/>
        </w:rPr>
        <w:br/>
        <w:t xml:space="preserve">6. </w:t>
      </w:r>
      <w:r>
        <w:rPr>
          <w:rFonts w:hint="eastAsia"/>
          <w:color w:val="000000"/>
          <w:sz w:val="20"/>
          <w:szCs w:val="20"/>
        </w:rPr>
        <w:t>编码及写入目标文件过程</w:t>
      </w:r>
      <w:r>
        <w:rPr>
          <w:rFonts w:hint="eastAsia"/>
          <w:color w:val="000000"/>
          <w:sz w:val="20"/>
          <w:szCs w:val="20"/>
        </w:rPr>
        <w:br/>
      </w:r>
      <w:r>
        <w:rPr>
          <w:rFonts w:ascii="Wingdings" w:hAnsi="Wingdings" w:hint="eastAsia"/>
          <w:color w:val="000000"/>
          <w:sz w:val="20"/>
          <w:szCs w:val="20"/>
        </w:rPr>
        <w:sym w:font="Wingdings" w:char="F0FC"/>
      </w:r>
      <w:r>
        <w:rPr>
          <w:rFonts w:ascii="Wingdings" w:hAnsi="Wingdings"/>
          <w:color w:val="000000"/>
          <w:sz w:val="20"/>
          <w:szCs w:val="20"/>
        </w:rPr>
        <w:t></w:t>
      </w:r>
      <w:r>
        <w:rPr>
          <w:rFonts w:hint="eastAsia"/>
          <w:color w:val="000000"/>
          <w:sz w:val="20"/>
          <w:szCs w:val="20"/>
        </w:rPr>
        <w:t>以条带为单位对图像进行分块处理</w:t>
      </w:r>
      <w:r>
        <w:rPr>
          <w:rFonts w:hint="eastAsia"/>
          <w:color w:val="000000"/>
          <w:sz w:val="20"/>
          <w:szCs w:val="20"/>
        </w:rPr>
        <w:br/>
      </w:r>
      <w:r>
        <w:rPr>
          <w:rFonts w:ascii="Wingdings" w:hAnsi="Wingdings" w:hint="eastAsia"/>
          <w:color w:val="000000"/>
          <w:sz w:val="20"/>
          <w:szCs w:val="20"/>
        </w:rPr>
        <w:sym w:font="Wingdings" w:char="F0FC"/>
      </w:r>
      <w:r>
        <w:rPr>
          <w:rFonts w:ascii="Wingdings" w:hAnsi="Wingdings"/>
          <w:color w:val="000000"/>
          <w:sz w:val="20"/>
          <w:szCs w:val="20"/>
        </w:rPr>
        <w:t></w:t>
      </w:r>
      <w:r>
        <w:rPr>
          <w:rFonts w:hint="eastAsia"/>
          <w:color w:val="000000"/>
          <w:sz w:val="20"/>
          <w:szCs w:val="20"/>
        </w:rPr>
        <w:t>每个条带按层顺序处理，包括降低分辨率和差分层编码</w:t>
      </w:r>
      <w:r>
        <w:rPr>
          <w:rFonts w:hint="eastAsia"/>
          <w:color w:val="000000"/>
          <w:sz w:val="20"/>
          <w:szCs w:val="20"/>
        </w:rPr>
        <w:br/>
        <w:t xml:space="preserve">7. </w:t>
      </w:r>
      <w:r>
        <w:rPr>
          <w:rFonts w:hint="eastAsia"/>
          <w:color w:val="000000"/>
          <w:sz w:val="20"/>
          <w:szCs w:val="20"/>
        </w:rPr>
        <w:t>编码结束</w:t>
      </w:r>
    </w:p>
    <w:p w14:paraId="2D36C54E" w14:textId="77777777" w:rsidR="003843EA" w:rsidRDefault="003843EA">
      <w:pPr>
        <w:spacing w:line="276" w:lineRule="auto"/>
        <w:rPr>
          <w:color w:val="000000"/>
          <w:sz w:val="20"/>
          <w:szCs w:val="20"/>
        </w:rPr>
      </w:pPr>
    </w:p>
    <w:p w14:paraId="293C0DB1" w14:textId="77777777" w:rsidR="003843EA" w:rsidRDefault="00A21561">
      <w:pPr>
        <w:pStyle w:val="1"/>
        <w:jc w:val="center"/>
        <w:rPr>
          <w:rFonts w:ascii="黑体" w:hAnsi="宋体"/>
        </w:rPr>
      </w:pPr>
      <w:bookmarkStart w:id="2090" w:name="_Toc14831"/>
      <w:bookmarkStart w:id="2091" w:name="_Toc4009"/>
      <w:bookmarkStart w:id="2092" w:name="_Toc26355"/>
      <w:bookmarkStart w:id="2093" w:name="_Toc453057475"/>
      <w:bookmarkStart w:id="2094" w:name="_Toc24694"/>
      <w:r>
        <w:rPr>
          <w:rFonts w:ascii="黑体" w:hAnsi="宋体" w:hint="eastAsia"/>
        </w:rPr>
        <w:t>附录D-磁道加密算法</w:t>
      </w:r>
      <w:bookmarkEnd w:id="2090"/>
      <w:bookmarkEnd w:id="2091"/>
      <w:bookmarkEnd w:id="2092"/>
      <w:bookmarkEnd w:id="2093"/>
      <w:bookmarkEnd w:id="2094"/>
    </w:p>
    <w:p w14:paraId="7FE5F64B" w14:textId="77777777" w:rsidR="003843EA" w:rsidRDefault="00A21561">
      <w:pPr>
        <w:pStyle w:val="2"/>
        <w:numPr>
          <w:ilvl w:val="0"/>
          <w:numId w:val="6"/>
        </w:numPr>
        <w:spacing w:before="100" w:after="100" w:line="240" w:lineRule="auto"/>
        <w:rPr>
          <w:rFonts w:asciiTheme="minorHAnsi" w:eastAsiaTheme="minorEastAsia" w:hAnsiTheme="minorHAnsi"/>
          <w:sz w:val="21"/>
          <w:szCs w:val="21"/>
        </w:rPr>
      </w:pPr>
      <w:bookmarkStart w:id="2095" w:name="_Toc14115"/>
      <w:bookmarkStart w:id="2096" w:name="_Toc8665"/>
      <w:bookmarkStart w:id="2097" w:name="_Toc9830"/>
      <w:bookmarkStart w:id="2098" w:name="_Toc453057476"/>
      <w:bookmarkStart w:id="2099" w:name="_Toc14233"/>
      <w:r>
        <w:rPr>
          <w:rFonts w:asciiTheme="minorHAnsi" w:eastAsiaTheme="minorEastAsia" w:hAnsiTheme="minorHAnsi" w:hint="eastAsia"/>
          <w:sz w:val="21"/>
          <w:szCs w:val="21"/>
        </w:rPr>
        <w:t>银联</w:t>
      </w:r>
      <w:bookmarkEnd w:id="2095"/>
      <w:bookmarkEnd w:id="2096"/>
      <w:bookmarkEnd w:id="2097"/>
      <w:bookmarkEnd w:id="2098"/>
      <w:bookmarkEnd w:id="2099"/>
    </w:p>
    <w:p w14:paraId="3426A7E3" w14:textId="77777777" w:rsidR="003843EA" w:rsidRDefault="00A21561">
      <w:pPr>
        <w:pStyle w:val="21"/>
        <w:numPr>
          <w:ilvl w:val="0"/>
          <w:numId w:val="7"/>
        </w:numPr>
        <w:ind w:left="284" w:firstLineChars="0" w:hanging="284"/>
      </w:pPr>
      <w:r>
        <w:rPr>
          <w:rFonts w:hint="eastAsia"/>
        </w:rPr>
        <w:t>取磁道数据中需要做加密处理的</w:t>
      </w:r>
      <w:r>
        <w:rPr>
          <w:rFonts w:hint="eastAsia"/>
        </w:rPr>
        <w:t>16</w:t>
      </w:r>
      <w:r>
        <w:rPr>
          <w:rFonts w:hint="eastAsia"/>
        </w:rPr>
        <w:t>字节数据（若磁道的数据为奇数个，则只对从倒数第二位往前数的</w:t>
      </w:r>
      <w:r>
        <w:rPr>
          <w:rFonts w:hint="eastAsia"/>
        </w:rPr>
        <w:t>16</w:t>
      </w:r>
      <w:r>
        <w:rPr>
          <w:rFonts w:hint="eastAsia"/>
        </w:rPr>
        <w:t>字节进行加密处理；若磁道的数据为偶数个，则只对从倒数第三位往前取的</w:t>
      </w:r>
      <w:r>
        <w:rPr>
          <w:rFonts w:hint="eastAsia"/>
        </w:rPr>
        <w:t>16</w:t>
      </w:r>
      <w:r>
        <w:rPr>
          <w:rFonts w:hint="eastAsia"/>
        </w:rPr>
        <w:t>字节进行加密处理；若磁道数据少于</w:t>
      </w:r>
      <w:r>
        <w:rPr>
          <w:rFonts w:hint="eastAsia"/>
        </w:rPr>
        <w:t>17</w:t>
      </w:r>
      <w:r>
        <w:rPr>
          <w:rFonts w:hint="eastAsia"/>
        </w:rPr>
        <w:t>则返回错误）；</w:t>
      </w:r>
    </w:p>
    <w:p w14:paraId="4A03870E" w14:textId="77777777" w:rsidR="003843EA" w:rsidRDefault="00A21561">
      <w:r>
        <w:rPr>
          <w:rFonts w:hint="eastAsia"/>
        </w:rPr>
        <w:t xml:space="preserve">2) </w:t>
      </w:r>
      <w:r>
        <w:rPr>
          <w:rFonts w:hint="eastAsia"/>
        </w:rPr>
        <w:t>将</w:t>
      </w:r>
      <w:r>
        <w:rPr>
          <w:rFonts w:hint="eastAsia"/>
        </w:rPr>
        <w:t>1)</w:t>
      </w:r>
      <w:r>
        <w:rPr>
          <w:rFonts w:hint="eastAsia"/>
        </w:rPr>
        <w:t>中的</w:t>
      </w:r>
      <w:r>
        <w:rPr>
          <w:rFonts w:hint="eastAsia"/>
        </w:rPr>
        <w:t>16</w:t>
      </w:r>
      <w:r>
        <w:rPr>
          <w:rFonts w:hint="eastAsia"/>
        </w:rPr>
        <w:t>字节数据压缩成</w:t>
      </w:r>
      <w:proofErr w:type="spellStart"/>
      <w:r>
        <w:rPr>
          <w:rFonts w:hint="eastAsia"/>
        </w:rPr>
        <w:t>bcd</w:t>
      </w:r>
      <w:proofErr w:type="spellEnd"/>
      <w:r>
        <w:rPr>
          <w:rFonts w:hint="eastAsia"/>
        </w:rPr>
        <w:t>码；</w:t>
      </w:r>
    </w:p>
    <w:p w14:paraId="04610AE4" w14:textId="77777777" w:rsidR="003843EA" w:rsidRDefault="00A21561">
      <w:r>
        <w:rPr>
          <w:rFonts w:hint="eastAsia"/>
        </w:rPr>
        <w:t xml:space="preserve">3) </w:t>
      </w:r>
      <w:r>
        <w:rPr>
          <w:rFonts w:hint="eastAsia"/>
        </w:rPr>
        <w:t>对压缩后的</w:t>
      </w:r>
      <w:r>
        <w:rPr>
          <w:rFonts w:hint="eastAsia"/>
        </w:rPr>
        <w:t>8</w:t>
      </w:r>
      <w:r>
        <w:rPr>
          <w:rFonts w:hint="eastAsia"/>
        </w:rPr>
        <w:t>字节</w:t>
      </w:r>
      <w:proofErr w:type="spellStart"/>
      <w:r>
        <w:rPr>
          <w:rFonts w:hint="eastAsia"/>
        </w:rPr>
        <w:t>bcd</w:t>
      </w:r>
      <w:proofErr w:type="spellEnd"/>
      <w:r>
        <w:rPr>
          <w:rFonts w:hint="eastAsia"/>
        </w:rPr>
        <w:t>码进行</w:t>
      </w:r>
      <w:r>
        <w:rPr>
          <w:rFonts w:hint="eastAsia"/>
        </w:rPr>
        <w:t>des</w:t>
      </w:r>
      <w:r>
        <w:rPr>
          <w:rFonts w:hint="eastAsia"/>
        </w:rPr>
        <w:t>加密；</w:t>
      </w:r>
    </w:p>
    <w:p w14:paraId="19EB8866" w14:textId="77777777" w:rsidR="003843EA" w:rsidRDefault="00A21561">
      <w:r>
        <w:rPr>
          <w:rFonts w:hint="eastAsia"/>
        </w:rPr>
        <w:t xml:space="preserve">3) </w:t>
      </w:r>
      <w:r>
        <w:rPr>
          <w:rFonts w:hint="eastAsia"/>
        </w:rPr>
        <w:t>将加密后的数据转成</w:t>
      </w:r>
      <w:r>
        <w:rPr>
          <w:rFonts w:hint="eastAsia"/>
        </w:rPr>
        <w:t>ascii</w:t>
      </w:r>
      <w:r>
        <w:rPr>
          <w:rFonts w:hint="eastAsia"/>
        </w:rPr>
        <w:t>码；</w:t>
      </w:r>
    </w:p>
    <w:p w14:paraId="7BDC740A" w14:textId="77777777" w:rsidR="003843EA" w:rsidRDefault="00A21561">
      <w:r>
        <w:rPr>
          <w:rFonts w:hint="eastAsia"/>
        </w:rPr>
        <w:t xml:space="preserve">4) </w:t>
      </w:r>
      <w:r>
        <w:rPr>
          <w:rFonts w:hint="eastAsia"/>
        </w:rPr>
        <w:t>将转换后的</w:t>
      </w:r>
      <w:r>
        <w:rPr>
          <w:rFonts w:hint="eastAsia"/>
        </w:rPr>
        <w:t>ascii</w:t>
      </w:r>
      <w:r>
        <w:rPr>
          <w:rFonts w:hint="eastAsia"/>
        </w:rPr>
        <w:t>码放回原先位置与其他原始数据组合起来作为加密后的密文。</w:t>
      </w:r>
    </w:p>
    <w:p w14:paraId="535C8C4F" w14:textId="77777777" w:rsidR="003843EA" w:rsidRDefault="00A21561">
      <w:r>
        <w:rPr>
          <w:rFonts w:hint="eastAsia"/>
        </w:rPr>
        <w:t>例：</w:t>
      </w:r>
    </w:p>
    <w:p w14:paraId="207F8319" w14:textId="77777777" w:rsidR="003843EA" w:rsidRDefault="00A21561">
      <w:r>
        <w:rPr>
          <w:rFonts w:hint="eastAsia"/>
        </w:rPr>
        <w:t>密钥明文为：</w:t>
      </w:r>
      <w:r>
        <w:t>44444444444444445555555555555555</w:t>
      </w:r>
    </w:p>
    <w:p w14:paraId="56D52C19" w14:textId="77777777" w:rsidR="003843EA" w:rsidRDefault="00A21561">
      <w:pPr>
        <w:pStyle w:val="aff0"/>
        <w:ind w:firstLineChars="0" w:firstLine="0"/>
      </w:pPr>
      <w:r>
        <w:rPr>
          <w:rFonts w:hint="eastAsia"/>
        </w:rPr>
        <w:t>二磁道数据：</w:t>
      </w:r>
      <w:r>
        <w:t>31 32 33 34 35 36 37 38 39 30 31 32 33 34 35 36 37 38 39 A3 BD 30 35 30 38 32 30 31 37 38 31 39 39 39 31 36 38 33 30 32</w:t>
      </w:r>
    </w:p>
    <w:p w14:paraId="4B09A900" w14:textId="77777777" w:rsidR="003843EA" w:rsidRDefault="00A21561">
      <w:pPr>
        <w:pStyle w:val="aff0"/>
        <w:ind w:firstLineChars="0" w:firstLine="0"/>
      </w:pPr>
      <w:r>
        <w:rPr>
          <w:rFonts w:hint="eastAsia"/>
        </w:rPr>
        <w:t>即：</w:t>
      </w:r>
      <w:r>
        <w:rPr>
          <w:rFonts w:ascii="Times New Roman" w:hint="eastAsia"/>
        </w:rPr>
        <w:t>1234567890123456789</w:t>
      </w:r>
      <w:r>
        <w:rPr>
          <w:rFonts w:ascii="Times New Roman" w:hint="eastAsia"/>
        </w:rPr>
        <w:t>＝</w:t>
      </w:r>
      <w:r>
        <w:rPr>
          <w:rFonts w:ascii="Times New Roman" w:hint="eastAsia"/>
        </w:rPr>
        <w:t>0508201781999168302</w:t>
      </w:r>
    </w:p>
    <w:p w14:paraId="4CA550BF" w14:textId="77777777" w:rsidR="003843EA" w:rsidRDefault="00A21561">
      <w:pPr>
        <w:pStyle w:val="aff0"/>
        <w:ind w:firstLineChars="0" w:firstLine="0"/>
      </w:pPr>
      <w:r>
        <w:rPr>
          <w:rFonts w:hint="eastAsia"/>
        </w:rPr>
        <w:t>三磁道数据：</w:t>
      </w:r>
    </w:p>
    <w:p w14:paraId="7D1790DD" w14:textId="77777777" w:rsidR="003843EA" w:rsidRDefault="00A21561">
      <w:pPr>
        <w:pStyle w:val="aff0"/>
        <w:ind w:firstLineChars="0" w:firstLine="0"/>
      </w:pPr>
      <w:r>
        <w:t>39 39 31 32 33 34 35 36 37 38 39 30 31 32 33 34 35 36 37 38 39 3D 31 35 36 30 30 30 30 30 30 30 30 30 30 30 30 30 30 30 30 30 30 33 37 38 31 39 39 39 32 31 36 30 30 30 30 30 35 30 38 30 30 30 30 30 30 30 30 30 30 30 30 30 30 30 30 30 30 30 30 30 3D 30 30 30 30 30 30 30 30 30 30 30 33 3D 30 30 30 30 30 30 30 30 30 30</w:t>
      </w:r>
    </w:p>
    <w:p w14:paraId="0C1D7A8E" w14:textId="77777777" w:rsidR="003843EA" w:rsidRDefault="00A21561">
      <w:pPr>
        <w:pStyle w:val="aff0"/>
        <w:ind w:firstLineChars="0" w:firstLine="0"/>
        <w:rPr>
          <w:rFonts w:ascii="Times New Roman"/>
        </w:rPr>
      </w:pPr>
      <w:r>
        <w:rPr>
          <w:rFonts w:hint="eastAsia"/>
        </w:rPr>
        <w:t>即</w:t>
      </w:r>
      <w:r>
        <w:rPr>
          <w:rFonts w:ascii="Times New Roman" w:hint="eastAsia"/>
        </w:rPr>
        <w:t>991234567890123456789=156000000000000000000378199921600000508000000000000000000000=000000000003=0000000000</w:t>
      </w:r>
    </w:p>
    <w:p w14:paraId="61F34E42" w14:textId="77777777" w:rsidR="003843EA" w:rsidRDefault="003843EA">
      <w:pPr>
        <w:pStyle w:val="aff0"/>
        <w:ind w:firstLineChars="0" w:firstLine="0"/>
        <w:rPr>
          <w:rFonts w:ascii="Times New Roman"/>
        </w:rPr>
      </w:pPr>
    </w:p>
    <w:p w14:paraId="4E0E2E6A" w14:textId="77777777" w:rsidR="003843EA" w:rsidRDefault="00A21561">
      <w:pPr>
        <w:pStyle w:val="aff0"/>
        <w:ind w:firstLineChars="0" w:firstLine="0"/>
        <w:rPr>
          <w:rFonts w:ascii="Times New Roman"/>
        </w:rPr>
      </w:pPr>
      <w:r>
        <w:rPr>
          <w:rFonts w:ascii="Times New Roman" w:hint="eastAsia"/>
        </w:rPr>
        <w:t>则需要做加密处理的二磁道数据的</w:t>
      </w:r>
      <w:r>
        <w:rPr>
          <w:rFonts w:ascii="Times New Roman" w:hint="eastAsia"/>
        </w:rPr>
        <w:t>16</w:t>
      </w:r>
      <w:r>
        <w:rPr>
          <w:rFonts w:ascii="Times New Roman" w:hint="eastAsia"/>
        </w:rPr>
        <w:t>字节为：</w:t>
      </w:r>
    </w:p>
    <w:p w14:paraId="11177CB1" w14:textId="77777777" w:rsidR="003843EA" w:rsidRDefault="00A21561">
      <w:pPr>
        <w:pStyle w:val="aff0"/>
        <w:ind w:firstLineChars="0" w:firstLine="0"/>
      </w:pPr>
      <w:r>
        <w:t>30 38 32 30 31 37 38 31 39 39 39 31 36 38 33 30</w:t>
      </w:r>
    </w:p>
    <w:p w14:paraId="4D174028" w14:textId="77777777" w:rsidR="003843EA" w:rsidRDefault="00A21561">
      <w:pPr>
        <w:pStyle w:val="aff0"/>
        <w:ind w:firstLineChars="0" w:firstLine="0"/>
      </w:pPr>
      <w:r>
        <w:rPr>
          <w:rFonts w:hint="eastAsia"/>
        </w:rPr>
        <w:lastRenderedPageBreak/>
        <w:t>压缩成</w:t>
      </w:r>
      <w:proofErr w:type="spellStart"/>
      <w:r>
        <w:rPr>
          <w:rFonts w:hint="eastAsia"/>
        </w:rPr>
        <w:t>bcd</w:t>
      </w:r>
      <w:proofErr w:type="spellEnd"/>
      <w:r>
        <w:rPr>
          <w:rFonts w:hint="eastAsia"/>
        </w:rPr>
        <w:t>码为：</w:t>
      </w:r>
      <w:r>
        <w:t>0820178199916830</w:t>
      </w:r>
    </w:p>
    <w:p w14:paraId="10051EAB" w14:textId="77777777" w:rsidR="003843EA" w:rsidRDefault="00A21561">
      <w:pPr>
        <w:pStyle w:val="aff0"/>
        <w:ind w:firstLineChars="0" w:firstLine="0"/>
      </w:pPr>
      <w:r>
        <w:t>D</w:t>
      </w:r>
      <w:r>
        <w:rPr>
          <w:rFonts w:hint="eastAsia"/>
        </w:rPr>
        <w:t>es加密后为：</w:t>
      </w:r>
      <w:r>
        <w:t>00C7D89A1F2185BC</w:t>
      </w:r>
    </w:p>
    <w:p w14:paraId="2F763B52" w14:textId="77777777" w:rsidR="003843EA" w:rsidRDefault="00A21561">
      <w:pPr>
        <w:pStyle w:val="aff0"/>
        <w:ind w:firstLineChars="0" w:firstLine="0"/>
      </w:pPr>
      <w:r>
        <w:rPr>
          <w:rFonts w:hint="eastAsia"/>
        </w:rPr>
        <w:t>转为ascii为：</w:t>
      </w:r>
      <w:r>
        <w:t>30 30 43 37 44 38 39 41 31 46 32 31 38 35 42 43</w:t>
      </w:r>
    </w:p>
    <w:p w14:paraId="65CE9147" w14:textId="77777777" w:rsidR="003843EA" w:rsidRDefault="00A21561">
      <w:pPr>
        <w:pStyle w:val="aff0"/>
        <w:ind w:firstLineChars="0" w:firstLine="0"/>
      </w:pPr>
      <w:r>
        <w:rPr>
          <w:rFonts w:hint="eastAsia"/>
        </w:rPr>
        <w:t>则加密后的二磁道数据密文为：</w:t>
      </w:r>
    </w:p>
    <w:p w14:paraId="40A83E7D" w14:textId="77777777" w:rsidR="003843EA" w:rsidRDefault="00A21561">
      <w:pPr>
        <w:pStyle w:val="aff0"/>
        <w:ind w:firstLineChars="0" w:firstLine="0"/>
        <w:rPr>
          <w:rFonts w:ascii="Times New Roman"/>
        </w:rPr>
      </w:pPr>
      <w:r>
        <w:t>31 32 33 34 35 36 37 38 39 30 31 32 33 34 35 36 37 38 39 A3 BD 30 35 30 30 43 37 44 38 39 41 31 46 32 31 38 35 42 43 32</w:t>
      </w:r>
    </w:p>
    <w:p w14:paraId="11721841" w14:textId="77777777" w:rsidR="003843EA" w:rsidRDefault="003843EA"/>
    <w:p w14:paraId="61193D18" w14:textId="77777777" w:rsidR="003843EA" w:rsidRDefault="00A21561">
      <w:r>
        <w:rPr>
          <w:rFonts w:hint="eastAsia"/>
        </w:rPr>
        <w:t>需要做加密处理的三磁道数据的</w:t>
      </w:r>
      <w:r>
        <w:rPr>
          <w:rFonts w:hint="eastAsia"/>
        </w:rPr>
        <w:t>16</w:t>
      </w:r>
      <w:r>
        <w:rPr>
          <w:rFonts w:hint="eastAsia"/>
        </w:rPr>
        <w:t>字节为：</w:t>
      </w:r>
    </w:p>
    <w:p w14:paraId="2049A680" w14:textId="77777777" w:rsidR="003843EA" w:rsidRDefault="00A21561">
      <w:r>
        <w:t>30 30 30 30 30 30 33 3D 30 30 30 30 30 30 30 30</w:t>
      </w:r>
    </w:p>
    <w:p w14:paraId="44853BBD" w14:textId="77777777" w:rsidR="003843EA" w:rsidRDefault="00A21561">
      <w:r>
        <w:rPr>
          <w:rFonts w:hint="eastAsia"/>
        </w:rPr>
        <w:t>压缩成</w:t>
      </w:r>
      <w:proofErr w:type="spellStart"/>
      <w:r>
        <w:rPr>
          <w:rFonts w:hint="eastAsia"/>
        </w:rPr>
        <w:t>bcd</w:t>
      </w:r>
      <w:proofErr w:type="spellEnd"/>
      <w:r>
        <w:rPr>
          <w:rFonts w:hint="eastAsia"/>
        </w:rPr>
        <w:t>码为：</w:t>
      </w:r>
      <w:r>
        <w:t>0000003</w:t>
      </w:r>
      <w:r>
        <w:rPr>
          <w:rFonts w:hint="eastAsia"/>
        </w:rPr>
        <w:t>D</w:t>
      </w:r>
      <w:r>
        <w:t>00000000</w:t>
      </w:r>
    </w:p>
    <w:p w14:paraId="4651A730" w14:textId="77777777" w:rsidR="003843EA" w:rsidRDefault="00A21561">
      <w:r>
        <w:t>D</w:t>
      </w:r>
      <w:r>
        <w:rPr>
          <w:rFonts w:hint="eastAsia"/>
        </w:rPr>
        <w:t>es</w:t>
      </w:r>
      <w:r>
        <w:rPr>
          <w:rFonts w:hint="eastAsia"/>
        </w:rPr>
        <w:t>加密后为：</w:t>
      </w:r>
      <w:r>
        <w:t>EE162D0FF301082C</w:t>
      </w:r>
    </w:p>
    <w:p w14:paraId="4587BAFF" w14:textId="77777777" w:rsidR="003843EA" w:rsidRDefault="00A21561">
      <w:r>
        <w:rPr>
          <w:rFonts w:hint="eastAsia"/>
        </w:rPr>
        <w:t>转为</w:t>
      </w:r>
      <w:r>
        <w:rPr>
          <w:rFonts w:hint="eastAsia"/>
        </w:rPr>
        <w:t>ascii</w:t>
      </w:r>
      <w:r>
        <w:rPr>
          <w:rFonts w:hint="eastAsia"/>
        </w:rPr>
        <w:t>码后为：</w:t>
      </w:r>
      <w:r>
        <w:t>45 45 31 36 32 44 30 46 46 33 30 31 30 38 32 43</w:t>
      </w:r>
    </w:p>
    <w:p w14:paraId="031DAB52" w14:textId="77777777" w:rsidR="003843EA" w:rsidRDefault="00A21561">
      <w:r>
        <w:rPr>
          <w:rFonts w:hint="eastAsia"/>
        </w:rPr>
        <w:t>则加密后的三磁道数据密文为：</w:t>
      </w:r>
    </w:p>
    <w:p w14:paraId="244224BC" w14:textId="77777777" w:rsidR="003843EA" w:rsidRDefault="00A21561">
      <w:pPr>
        <w:pStyle w:val="aff0"/>
        <w:ind w:firstLineChars="0" w:firstLine="0"/>
      </w:pPr>
      <w:r>
        <w:t>39 39 31 32 33 34 35 36 37 38 39 30 31 32 33 34 35 36 37 38 39 3D 31 35 36 30 30 30 30 30 30 30 30 30 30 30 30 30 30 30 30 30 30 33 37 38 31 39 39 39 32 31 36 30 30 30 30 30 35 30 38 30 30 30 30 30 30 30 30 30 30 30 30 30 30 30 30 30 30 30 30 30 3D 30 30 30 30 30 45 45 31 36 32 44 30 46 46 33 30 31 30 38 32 43 30 30</w:t>
      </w:r>
    </w:p>
    <w:p w14:paraId="1887FFC4" w14:textId="77777777" w:rsidR="003843EA" w:rsidRDefault="003843EA"/>
    <w:p w14:paraId="346BC6EA" w14:textId="77777777" w:rsidR="003843EA" w:rsidRDefault="00A21561">
      <w:pPr>
        <w:pStyle w:val="2"/>
        <w:numPr>
          <w:ilvl w:val="0"/>
          <w:numId w:val="6"/>
        </w:numPr>
        <w:spacing w:before="100" w:after="100" w:line="240" w:lineRule="auto"/>
        <w:rPr>
          <w:rFonts w:asciiTheme="minorHAnsi" w:eastAsiaTheme="minorEastAsia" w:hAnsiTheme="minorHAnsi"/>
          <w:sz w:val="21"/>
          <w:szCs w:val="21"/>
        </w:rPr>
      </w:pPr>
      <w:bookmarkStart w:id="2100" w:name="_Toc3382"/>
      <w:bookmarkStart w:id="2101" w:name="_Toc3021"/>
      <w:bookmarkStart w:id="2102" w:name="_Toc5035"/>
      <w:bookmarkStart w:id="2103" w:name="_Toc453057477"/>
      <w:bookmarkStart w:id="2104" w:name="_Toc2582"/>
      <w:r>
        <w:rPr>
          <w:rFonts w:asciiTheme="minorHAnsi" w:eastAsiaTheme="minorEastAsia" w:hAnsiTheme="minorHAnsi" w:hint="eastAsia"/>
          <w:sz w:val="21"/>
          <w:szCs w:val="21"/>
        </w:rPr>
        <w:t>银商</w:t>
      </w:r>
      <w:bookmarkEnd w:id="2100"/>
      <w:bookmarkEnd w:id="2101"/>
      <w:bookmarkEnd w:id="2102"/>
      <w:bookmarkEnd w:id="2103"/>
      <w:bookmarkEnd w:id="2104"/>
    </w:p>
    <w:p w14:paraId="25BAC824" w14:textId="77777777" w:rsidR="003843EA" w:rsidRDefault="00A21561">
      <w:r>
        <w:rPr>
          <w:rFonts w:hint="eastAsia"/>
        </w:rPr>
        <w:t xml:space="preserve">1) </w:t>
      </w:r>
      <w:r>
        <w:rPr>
          <w:rFonts w:hint="eastAsia"/>
        </w:rPr>
        <w:t>取</w:t>
      </w:r>
      <w:proofErr w:type="spellStart"/>
      <w:r>
        <w:rPr>
          <w:rFonts w:hint="eastAsia"/>
        </w:rPr>
        <w:t>ksn</w:t>
      </w:r>
      <w:proofErr w:type="spellEnd"/>
      <w:r>
        <w:rPr>
          <w:rFonts w:hint="eastAsia"/>
        </w:rPr>
        <w:t>前八位作为随机数</w:t>
      </w:r>
    </w:p>
    <w:p w14:paraId="099CCB59" w14:textId="77777777" w:rsidR="003843EA" w:rsidRDefault="00A21561">
      <w:r>
        <w:rPr>
          <w:rFonts w:hint="eastAsia"/>
        </w:rPr>
        <w:t xml:space="preserve">2) </w:t>
      </w:r>
      <w:r>
        <w:rPr>
          <w:rFonts w:hint="eastAsia"/>
        </w:rPr>
        <w:t>使用</w:t>
      </w:r>
      <w:r>
        <w:rPr>
          <w:rFonts w:hint="eastAsia"/>
        </w:rPr>
        <w:t>mac</w:t>
      </w:r>
      <w:r>
        <w:rPr>
          <w:rFonts w:hint="eastAsia"/>
        </w:rPr>
        <w:t>密钥对随机数进行加密作为新的加密密钥的前八位</w:t>
      </w:r>
    </w:p>
    <w:p w14:paraId="5F31C6A2" w14:textId="77777777" w:rsidR="003843EA" w:rsidRDefault="00A21561">
      <w:r>
        <w:rPr>
          <w:rFonts w:hint="eastAsia"/>
        </w:rPr>
        <w:t xml:space="preserve">3) </w:t>
      </w:r>
      <w:r>
        <w:rPr>
          <w:rFonts w:hint="eastAsia"/>
        </w:rPr>
        <w:t>随机数与</w:t>
      </w:r>
      <w:r>
        <w:rPr>
          <w:rFonts w:hint="eastAsia"/>
        </w:rPr>
        <w:t>0xff</w:t>
      </w:r>
      <w:r>
        <w:rPr>
          <w:rFonts w:hint="eastAsia"/>
        </w:rPr>
        <w:t>进行异或得到随机数</w:t>
      </w:r>
      <w:r>
        <w:rPr>
          <w:rFonts w:hint="eastAsia"/>
        </w:rPr>
        <w:t xml:space="preserve">2 </w:t>
      </w:r>
      <w:r>
        <w:rPr>
          <w:rFonts w:hint="eastAsia"/>
        </w:rPr>
        <w:t>使用密钥对随机数</w:t>
      </w:r>
      <w:r>
        <w:rPr>
          <w:rFonts w:hint="eastAsia"/>
        </w:rPr>
        <w:t xml:space="preserve">2 </w:t>
      </w:r>
      <w:r>
        <w:rPr>
          <w:rFonts w:hint="eastAsia"/>
        </w:rPr>
        <w:t>进行加密得到新加密密钥的后</w:t>
      </w:r>
      <w:r>
        <w:rPr>
          <w:rFonts w:hint="eastAsia"/>
        </w:rPr>
        <w:t>8</w:t>
      </w:r>
      <w:r>
        <w:rPr>
          <w:rFonts w:hint="eastAsia"/>
        </w:rPr>
        <w:t>位</w:t>
      </w:r>
    </w:p>
    <w:p w14:paraId="139E22A0" w14:textId="77777777" w:rsidR="003843EA" w:rsidRDefault="00A21561">
      <w:r>
        <w:rPr>
          <w:rFonts w:hint="eastAsia"/>
        </w:rPr>
        <w:t xml:space="preserve">4) </w:t>
      </w:r>
      <w:r>
        <w:rPr>
          <w:rFonts w:hint="eastAsia"/>
        </w:rPr>
        <w:t>将流水号转换成</w:t>
      </w:r>
      <w:proofErr w:type="spellStart"/>
      <w:r>
        <w:rPr>
          <w:rFonts w:hint="eastAsia"/>
        </w:rPr>
        <w:t>ascll</w:t>
      </w:r>
      <w:proofErr w:type="spellEnd"/>
      <w:r>
        <w:rPr>
          <w:rFonts w:hint="eastAsia"/>
        </w:rPr>
        <w:t>码作为加密数据的前</w:t>
      </w:r>
      <w:r>
        <w:rPr>
          <w:rFonts w:hint="eastAsia"/>
        </w:rPr>
        <w:t>12</w:t>
      </w:r>
      <w:r>
        <w:rPr>
          <w:rFonts w:hint="eastAsia"/>
        </w:rPr>
        <w:t>位</w:t>
      </w:r>
    </w:p>
    <w:p w14:paraId="34A30B93" w14:textId="77777777" w:rsidR="003843EA" w:rsidRDefault="00A21561">
      <w:r>
        <w:rPr>
          <w:rFonts w:hint="eastAsia"/>
        </w:rPr>
        <w:t xml:space="preserve">5) </w:t>
      </w:r>
      <w:r>
        <w:rPr>
          <w:rFonts w:hint="eastAsia"/>
        </w:rPr>
        <w:t>将流水号的后</w:t>
      </w:r>
      <w:r>
        <w:rPr>
          <w:rFonts w:hint="eastAsia"/>
        </w:rPr>
        <w:t>6</w:t>
      </w:r>
      <w:r>
        <w:rPr>
          <w:rFonts w:hint="eastAsia"/>
        </w:rPr>
        <w:t>个字节的数据作为加密数据的</w:t>
      </w:r>
      <w:r>
        <w:rPr>
          <w:rFonts w:hint="eastAsia"/>
        </w:rPr>
        <w:t>13-18</w:t>
      </w:r>
      <w:r>
        <w:rPr>
          <w:rFonts w:hint="eastAsia"/>
        </w:rPr>
        <w:t>为的数据</w:t>
      </w:r>
    </w:p>
    <w:p w14:paraId="6DFFC9C3" w14:textId="77777777" w:rsidR="003843EA" w:rsidRDefault="00A21561">
      <w:r>
        <w:rPr>
          <w:rFonts w:hint="eastAsia"/>
        </w:rPr>
        <w:t xml:space="preserve">6) </w:t>
      </w:r>
      <w:r>
        <w:rPr>
          <w:rFonts w:hint="eastAsia"/>
        </w:rPr>
        <w:t>将</w:t>
      </w:r>
      <w:proofErr w:type="spellStart"/>
      <w:r>
        <w:rPr>
          <w:rFonts w:hint="eastAsia"/>
        </w:rPr>
        <w:t>csn</w:t>
      </w:r>
      <w:proofErr w:type="spellEnd"/>
      <w:r>
        <w:rPr>
          <w:rFonts w:hint="eastAsia"/>
        </w:rPr>
        <w:t>作为</w:t>
      </w:r>
      <w:r>
        <w:rPr>
          <w:rFonts w:hint="eastAsia"/>
        </w:rPr>
        <w:t>19-28</w:t>
      </w:r>
      <w:r>
        <w:rPr>
          <w:rFonts w:hint="eastAsia"/>
        </w:rPr>
        <w:t>的数据</w:t>
      </w:r>
    </w:p>
    <w:p w14:paraId="08EC22FF" w14:textId="77777777" w:rsidR="003843EA" w:rsidRDefault="00A21561">
      <w:r>
        <w:rPr>
          <w:rFonts w:hint="eastAsia"/>
        </w:rPr>
        <w:t xml:space="preserve">7) </w:t>
      </w:r>
      <w:r>
        <w:rPr>
          <w:rFonts w:hint="eastAsia"/>
        </w:rPr>
        <w:t>将传入的磁道数据作为</w:t>
      </w:r>
      <w:r>
        <w:rPr>
          <w:rFonts w:hint="eastAsia"/>
        </w:rPr>
        <w:t>29</w:t>
      </w:r>
      <w:r>
        <w:rPr>
          <w:rFonts w:hint="eastAsia"/>
        </w:rPr>
        <w:t>只有的数据如果总的数据大小不是</w:t>
      </w:r>
      <w:r>
        <w:rPr>
          <w:rFonts w:hint="eastAsia"/>
        </w:rPr>
        <w:t>8</w:t>
      </w:r>
      <w:r>
        <w:rPr>
          <w:rFonts w:hint="eastAsia"/>
        </w:rPr>
        <w:t>的倍数补</w:t>
      </w:r>
      <w:r>
        <w:rPr>
          <w:rFonts w:hint="eastAsia"/>
        </w:rPr>
        <w:t>0</w:t>
      </w:r>
    </w:p>
    <w:p w14:paraId="66074C81" w14:textId="77777777" w:rsidR="003843EA" w:rsidRDefault="00A21561">
      <w:r>
        <w:rPr>
          <w:rFonts w:hint="eastAsia"/>
        </w:rPr>
        <w:t xml:space="preserve">8) </w:t>
      </w:r>
      <w:r>
        <w:rPr>
          <w:rFonts w:hint="eastAsia"/>
        </w:rPr>
        <w:t>使用新的密钥对数据进行加密（</w:t>
      </w:r>
      <w:r>
        <w:rPr>
          <w:rFonts w:hint="eastAsia"/>
        </w:rPr>
        <w:t>8</w:t>
      </w:r>
      <w:r>
        <w:rPr>
          <w:rFonts w:hint="eastAsia"/>
        </w:rPr>
        <w:t>个一组进行加密）得到最后的密文</w:t>
      </w:r>
    </w:p>
    <w:p w14:paraId="410ECFB9" w14:textId="77777777" w:rsidR="003843EA" w:rsidRDefault="003843EA"/>
    <w:p w14:paraId="7043C465" w14:textId="77777777" w:rsidR="003843EA" w:rsidRDefault="00A21561">
      <w:pPr>
        <w:pStyle w:val="2"/>
        <w:numPr>
          <w:ilvl w:val="0"/>
          <w:numId w:val="6"/>
        </w:numPr>
        <w:spacing w:before="100" w:after="100" w:line="240" w:lineRule="auto"/>
        <w:rPr>
          <w:rFonts w:asciiTheme="minorHAnsi" w:eastAsiaTheme="minorEastAsia" w:hAnsiTheme="minorHAnsi"/>
          <w:sz w:val="21"/>
          <w:szCs w:val="21"/>
        </w:rPr>
      </w:pPr>
      <w:bookmarkStart w:id="2105" w:name="_Toc4897"/>
      <w:bookmarkStart w:id="2106" w:name="_Toc14310"/>
      <w:bookmarkStart w:id="2107" w:name="_Toc11184"/>
      <w:bookmarkStart w:id="2108" w:name="_Toc24064"/>
      <w:bookmarkStart w:id="2109" w:name="_Toc453057478"/>
      <w:r>
        <w:rPr>
          <w:rFonts w:asciiTheme="minorHAnsi" w:eastAsiaTheme="minorEastAsia" w:hAnsiTheme="minorHAnsi" w:hint="eastAsia"/>
          <w:sz w:val="21"/>
          <w:szCs w:val="21"/>
        </w:rPr>
        <w:t>擎动</w:t>
      </w:r>
      <w:bookmarkEnd w:id="2105"/>
      <w:bookmarkEnd w:id="2106"/>
      <w:bookmarkEnd w:id="2107"/>
      <w:bookmarkEnd w:id="2108"/>
      <w:bookmarkEnd w:id="2109"/>
    </w:p>
    <w:p w14:paraId="72D24EE0" w14:textId="77777777" w:rsidR="003843EA" w:rsidRDefault="00A21561">
      <w:r>
        <w:rPr>
          <w:rFonts w:hint="eastAsia"/>
        </w:rPr>
        <w:t xml:space="preserve">1) </w:t>
      </w:r>
      <w:r>
        <w:rPr>
          <w:rFonts w:hint="eastAsia"/>
        </w:rPr>
        <w:t>将传下来的随机数作为数据</w:t>
      </w:r>
      <w:r>
        <w:rPr>
          <w:rFonts w:hint="eastAsia"/>
        </w:rPr>
        <w:t>1</w:t>
      </w:r>
      <w:r>
        <w:rPr>
          <w:rFonts w:hint="eastAsia"/>
        </w:rPr>
        <w:t>的前</w:t>
      </w:r>
      <w:r>
        <w:rPr>
          <w:rFonts w:hint="eastAsia"/>
        </w:rPr>
        <w:t>8</w:t>
      </w:r>
      <w:r>
        <w:rPr>
          <w:rFonts w:hint="eastAsia"/>
        </w:rPr>
        <w:t>位</w:t>
      </w:r>
      <w:r>
        <w:rPr>
          <w:rFonts w:hint="eastAsia"/>
        </w:rPr>
        <w:t xml:space="preserve"> 01 02 03 04 05 06 07 08</w:t>
      </w:r>
    </w:p>
    <w:p w14:paraId="0928CEB4" w14:textId="77777777" w:rsidR="003843EA" w:rsidRDefault="00A21561">
      <w:r>
        <w:rPr>
          <w:rFonts w:hint="eastAsia"/>
        </w:rPr>
        <w:t xml:space="preserve">2) </w:t>
      </w:r>
      <w:r>
        <w:rPr>
          <w:rFonts w:hint="eastAsia"/>
        </w:rPr>
        <w:t>系统获取</w:t>
      </w:r>
      <w:r>
        <w:rPr>
          <w:rFonts w:hint="eastAsia"/>
        </w:rPr>
        <w:t>8</w:t>
      </w:r>
      <w:r>
        <w:rPr>
          <w:rFonts w:hint="eastAsia"/>
        </w:rPr>
        <w:t>位随机数作为数据</w:t>
      </w:r>
      <w:r>
        <w:rPr>
          <w:rFonts w:hint="eastAsia"/>
        </w:rPr>
        <w:t>1</w:t>
      </w:r>
      <w:r>
        <w:rPr>
          <w:rFonts w:hint="eastAsia"/>
        </w:rPr>
        <w:t>接下来的</w:t>
      </w:r>
      <w:r>
        <w:rPr>
          <w:rFonts w:hint="eastAsia"/>
        </w:rPr>
        <w:t>8</w:t>
      </w:r>
      <w:r>
        <w:rPr>
          <w:rFonts w:hint="eastAsia"/>
        </w:rPr>
        <w:t>位</w:t>
      </w:r>
      <w:r>
        <w:rPr>
          <w:rFonts w:hint="eastAsia"/>
        </w:rPr>
        <w:t xml:space="preserve"> 76 5c 8c 3c 79 3f 6a 83</w:t>
      </w:r>
    </w:p>
    <w:p w14:paraId="7D8E9572" w14:textId="77777777" w:rsidR="003843EA" w:rsidRDefault="00A21561">
      <w:r>
        <w:rPr>
          <w:rFonts w:hint="eastAsia"/>
        </w:rPr>
        <w:t xml:space="preserve">3) </w:t>
      </w:r>
      <w:r>
        <w:rPr>
          <w:rFonts w:hint="eastAsia"/>
        </w:rPr>
        <w:t>使用密钥对数据</w:t>
      </w:r>
      <w:r>
        <w:rPr>
          <w:rFonts w:hint="eastAsia"/>
        </w:rPr>
        <w:t>1</w:t>
      </w:r>
      <w:r>
        <w:rPr>
          <w:rFonts w:hint="eastAsia"/>
        </w:rPr>
        <w:t>进行</w:t>
      </w:r>
      <w:r>
        <w:rPr>
          <w:rFonts w:hint="eastAsia"/>
        </w:rPr>
        <w:t>des</w:t>
      </w:r>
      <w:r>
        <w:rPr>
          <w:rFonts w:hint="eastAsia"/>
        </w:rPr>
        <w:t>加密得到数据</w:t>
      </w:r>
      <w:r>
        <w:rPr>
          <w:rFonts w:hint="eastAsia"/>
        </w:rPr>
        <w:t>2 AE38EF6DEAAD290F 3C990279E3EBFFB2</w:t>
      </w:r>
    </w:p>
    <w:p w14:paraId="6208303F" w14:textId="77777777" w:rsidR="003843EA" w:rsidRDefault="00A21561">
      <w:r>
        <w:rPr>
          <w:rFonts w:hint="eastAsia"/>
        </w:rPr>
        <w:t xml:space="preserve">4) </w:t>
      </w:r>
      <w:r>
        <w:rPr>
          <w:rFonts w:hint="eastAsia"/>
        </w:rPr>
        <w:t>数据</w:t>
      </w:r>
      <w:r>
        <w:rPr>
          <w:rFonts w:hint="eastAsia"/>
        </w:rPr>
        <w:t>2</w:t>
      </w:r>
      <w:r>
        <w:rPr>
          <w:rFonts w:hint="eastAsia"/>
        </w:rPr>
        <w:t>与</w:t>
      </w:r>
      <w:r>
        <w:rPr>
          <w:rFonts w:hint="eastAsia"/>
        </w:rPr>
        <w:t>16</w:t>
      </w:r>
      <w:r>
        <w:rPr>
          <w:rFonts w:hint="eastAsia"/>
        </w:rPr>
        <w:t>个</w:t>
      </w:r>
      <w:r>
        <w:rPr>
          <w:rFonts w:hint="eastAsia"/>
        </w:rPr>
        <w:t>0xFF</w:t>
      </w:r>
      <w:r>
        <w:rPr>
          <w:rFonts w:hint="eastAsia"/>
        </w:rPr>
        <w:t>异或得到数据</w:t>
      </w:r>
      <w:r>
        <w:rPr>
          <w:rFonts w:hint="eastAsia"/>
        </w:rPr>
        <w:t>3 51C710921552D6F0C366FD861C14004D</w:t>
      </w:r>
    </w:p>
    <w:p w14:paraId="6F2FC836" w14:textId="77777777" w:rsidR="003843EA" w:rsidRDefault="00A21561">
      <w:r>
        <w:rPr>
          <w:rFonts w:hint="eastAsia"/>
        </w:rPr>
        <w:t xml:space="preserve">5) </w:t>
      </w:r>
      <w:r>
        <w:rPr>
          <w:rFonts w:hint="eastAsia"/>
        </w:rPr>
        <w:t>将传入磁道数据的大小作为数据</w:t>
      </w:r>
      <w:r>
        <w:rPr>
          <w:rFonts w:hint="eastAsia"/>
        </w:rPr>
        <w:t>4</w:t>
      </w:r>
      <w:r>
        <w:rPr>
          <w:rFonts w:hint="eastAsia"/>
        </w:rPr>
        <w:t>的第一个字节，将磁道数据压缩成</w:t>
      </w:r>
      <w:r>
        <w:rPr>
          <w:rFonts w:hint="eastAsia"/>
        </w:rPr>
        <w:t>hex</w:t>
      </w:r>
      <w:r>
        <w:rPr>
          <w:rFonts w:hint="eastAsia"/>
        </w:rPr>
        <w:t>作为数据</w:t>
      </w:r>
      <w:r>
        <w:rPr>
          <w:rFonts w:hint="eastAsia"/>
        </w:rPr>
        <w:t>4</w:t>
      </w:r>
      <w:r>
        <w:rPr>
          <w:rFonts w:hint="eastAsia"/>
        </w:rPr>
        <w:t>接下来的数据</w:t>
      </w:r>
      <w:r>
        <w:rPr>
          <w:rFonts w:hint="eastAsia"/>
        </w:rPr>
        <w:t xml:space="preserve"> 1C1626897866125866878215665547 </w:t>
      </w:r>
    </w:p>
    <w:p w14:paraId="1720ABF7" w14:textId="77777777" w:rsidR="003843EA" w:rsidRDefault="00A21561">
      <w:r>
        <w:rPr>
          <w:rFonts w:hint="eastAsia"/>
        </w:rPr>
        <w:t xml:space="preserve">6) </w:t>
      </w:r>
      <w:r>
        <w:rPr>
          <w:rFonts w:hint="eastAsia"/>
        </w:rPr>
        <w:t>将数据</w:t>
      </w:r>
      <w:r>
        <w:rPr>
          <w:rFonts w:hint="eastAsia"/>
        </w:rPr>
        <w:t>3</w:t>
      </w:r>
      <w:r>
        <w:rPr>
          <w:rFonts w:hint="eastAsia"/>
        </w:rPr>
        <w:t>的前</w:t>
      </w:r>
      <w:r>
        <w:rPr>
          <w:rFonts w:hint="eastAsia"/>
        </w:rPr>
        <w:t>4</w:t>
      </w:r>
      <w:r>
        <w:rPr>
          <w:rFonts w:hint="eastAsia"/>
        </w:rPr>
        <w:t>个字节作为数据</w:t>
      </w:r>
      <w:r>
        <w:rPr>
          <w:rFonts w:hint="eastAsia"/>
        </w:rPr>
        <w:t>5</w:t>
      </w:r>
      <w:r>
        <w:rPr>
          <w:rFonts w:hint="eastAsia"/>
        </w:rPr>
        <w:t>的前</w:t>
      </w:r>
      <w:r>
        <w:rPr>
          <w:rFonts w:hint="eastAsia"/>
        </w:rPr>
        <w:t>4</w:t>
      </w:r>
      <w:r>
        <w:rPr>
          <w:rFonts w:hint="eastAsia"/>
        </w:rPr>
        <w:t>个字节</w:t>
      </w:r>
      <w:r>
        <w:rPr>
          <w:rFonts w:hint="eastAsia"/>
        </w:rPr>
        <w:t xml:space="preserve"> 51C71092</w:t>
      </w:r>
    </w:p>
    <w:p w14:paraId="5B71EF61" w14:textId="77777777" w:rsidR="003843EA" w:rsidRDefault="00A21561">
      <w:r>
        <w:rPr>
          <w:rFonts w:hint="eastAsia"/>
        </w:rPr>
        <w:t xml:space="preserve">7) </w:t>
      </w:r>
      <w:r>
        <w:rPr>
          <w:rFonts w:hint="eastAsia"/>
        </w:rPr>
        <w:t>将数据</w:t>
      </w:r>
      <w:r>
        <w:rPr>
          <w:rFonts w:hint="eastAsia"/>
        </w:rPr>
        <w:t>4</w:t>
      </w:r>
      <w:r>
        <w:rPr>
          <w:rFonts w:hint="eastAsia"/>
        </w:rPr>
        <w:t>的数据作为数据</w:t>
      </w:r>
      <w:r>
        <w:rPr>
          <w:rFonts w:hint="eastAsia"/>
        </w:rPr>
        <w:t>5</w:t>
      </w:r>
      <w:r>
        <w:rPr>
          <w:rFonts w:hint="eastAsia"/>
        </w:rPr>
        <w:t>接下来的数据</w:t>
      </w:r>
      <w:r>
        <w:rPr>
          <w:rFonts w:hint="eastAsia"/>
        </w:rPr>
        <w:t xml:space="preserve">51C71092 1C1626897866125866878215665547 </w:t>
      </w:r>
    </w:p>
    <w:p w14:paraId="3CF95579" w14:textId="77777777" w:rsidR="003843EA" w:rsidRDefault="00A21561">
      <w:r>
        <w:rPr>
          <w:rFonts w:hint="eastAsia"/>
        </w:rPr>
        <w:t xml:space="preserve">8) </w:t>
      </w:r>
      <w:r>
        <w:rPr>
          <w:rFonts w:hint="eastAsia"/>
        </w:rPr>
        <w:t>将数据</w:t>
      </w:r>
      <w:r>
        <w:rPr>
          <w:rFonts w:hint="eastAsia"/>
        </w:rPr>
        <w:t>3</w:t>
      </w:r>
      <w:r>
        <w:rPr>
          <w:rFonts w:hint="eastAsia"/>
        </w:rPr>
        <w:t>的</w:t>
      </w:r>
      <w:r>
        <w:rPr>
          <w:rFonts w:hint="eastAsia"/>
        </w:rPr>
        <w:t>5-16</w:t>
      </w:r>
      <w:r>
        <w:rPr>
          <w:rFonts w:hint="eastAsia"/>
        </w:rPr>
        <w:t>个数据作为数据</w:t>
      </w:r>
      <w:r>
        <w:rPr>
          <w:rFonts w:hint="eastAsia"/>
        </w:rPr>
        <w:t>5</w:t>
      </w:r>
      <w:r>
        <w:rPr>
          <w:rFonts w:hint="eastAsia"/>
        </w:rPr>
        <w:t>接下来的数据</w:t>
      </w:r>
      <w:r>
        <w:rPr>
          <w:rFonts w:hint="eastAsia"/>
        </w:rPr>
        <w:t>51C71092 1C162689 7866125866878215665547  1552D6F0C366FD861C14004D</w:t>
      </w:r>
    </w:p>
    <w:p w14:paraId="4450D8C0" w14:textId="77777777" w:rsidR="003843EA" w:rsidRDefault="00A21561">
      <w:r>
        <w:rPr>
          <w:rFonts w:hint="eastAsia"/>
        </w:rPr>
        <w:t xml:space="preserve">9) </w:t>
      </w:r>
      <w:r>
        <w:rPr>
          <w:rFonts w:hint="eastAsia"/>
        </w:rPr>
        <w:t>检测数据</w:t>
      </w:r>
      <w:r>
        <w:rPr>
          <w:rFonts w:hint="eastAsia"/>
        </w:rPr>
        <w:t>5</w:t>
      </w:r>
      <w:r>
        <w:rPr>
          <w:rFonts w:hint="eastAsia"/>
        </w:rPr>
        <w:t>的大小若不是</w:t>
      </w:r>
      <w:r>
        <w:rPr>
          <w:rFonts w:hint="eastAsia"/>
        </w:rPr>
        <w:t>8</w:t>
      </w:r>
      <w:r>
        <w:rPr>
          <w:rFonts w:hint="eastAsia"/>
        </w:rPr>
        <w:t>的倍数用</w:t>
      </w:r>
      <w:r>
        <w:rPr>
          <w:rFonts w:hint="eastAsia"/>
        </w:rPr>
        <w:t>0x00</w:t>
      </w:r>
      <w:r>
        <w:rPr>
          <w:rFonts w:hint="eastAsia"/>
        </w:rPr>
        <w:t>补齐</w:t>
      </w:r>
      <w:r>
        <w:rPr>
          <w:rFonts w:hint="eastAsia"/>
        </w:rPr>
        <w:t>51C71092 1C1626897866125866878215665547  1552D6F0C366FD861C14004D 00</w:t>
      </w:r>
    </w:p>
    <w:p w14:paraId="6C9816C3" w14:textId="77777777" w:rsidR="003843EA" w:rsidRDefault="00A21561">
      <w:r>
        <w:rPr>
          <w:rFonts w:hint="eastAsia"/>
        </w:rPr>
        <w:t xml:space="preserve">10) </w:t>
      </w:r>
      <w:r>
        <w:rPr>
          <w:rFonts w:hint="eastAsia"/>
        </w:rPr>
        <w:t>数据</w:t>
      </w:r>
      <w:r>
        <w:rPr>
          <w:rFonts w:hint="eastAsia"/>
        </w:rPr>
        <w:t>5</w:t>
      </w:r>
      <w:r>
        <w:rPr>
          <w:rFonts w:hint="eastAsia"/>
        </w:rPr>
        <w:t>每</w:t>
      </w:r>
      <w:r>
        <w:rPr>
          <w:rFonts w:hint="eastAsia"/>
        </w:rPr>
        <w:t>8</w:t>
      </w:r>
      <w:r>
        <w:rPr>
          <w:rFonts w:hint="eastAsia"/>
        </w:rPr>
        <w:t>个字节数据与</w:t>
      </w:r>
      <w:r>
        <w:rPr>
          <w:rFonts w:hint="eastAsia"/>
        </w:rPr>
        <w:t>8</w:t>
      </w:r>
      <w:r>
        <w:rPr>
          <w:rFonts w:hint="eastAsia"/>
        </w:rPr>
        <w:t>个</w:t>
      </w:r>
      <w:r>
        <w:rPr>
          <w:rFonts w:hint="eastAsia"/>
        </w:rPr>
        <w:t>0x00</w:t>
      </w:r>
      <w:r>
        <w:rPr>
          <w:rFonts w:hint="eastAsia"/>
        </w:rPr>
        <w:t>异或得到数据</w:t>
      </w:r>
      <w:r>
        <w:rPr>
          <w:rFonts w:hint="eastAsia"/>
        </w:rPr>
        <w:t>6    51C710921C162689 7866125866878215 6655471552D6F0C3 66FD861C14004D00 4FE636E826266E6A</w:t>
      </w:r>
    </w:p>
    <w:p w14:paraId="21AE2EF4" w14:textId="77777777" w:rsidR="003843EA" w:rsidRDefault="00A21561">
      <w:r>
        <w:rPr>
          <w:rFonts w:hint="eastAsia"/>
        </w:rPr>
        <w:lastRenderedPageBreak/>
        <w:t xml:space="preserve">11) </w:t>
      </w:r>
      <w:r>
        <w:rPr>
          <w:rFonts w:hint="eastAsia"/>
        </w:rPr>
        <w:t>对数据</w:t>
      </w:r>
      <w:r>
        <w:rPr>
          <w:rFonts w:hint="eastAsia"/>
        </w:rPr>
        <w:t>6</w:t>
      </w:r>
      <w:r>
        <w:rPr>
          <w:rFonts w:hint="eastAsia"/>
        </w:rPr>
        <w:t>进行加密后活动</w:t>
      </w:r>
      <w:r>
        <w:rPr>
          <w:rFonts w:hint="eastAsia"/>
        </w:rPr>
        <w:t xml:space="preserve"> 36 2D 7A E2 A6 C0 F1 13 74 86 29 A2 00 43 30 81 EA 42 76 CB 38 1D 3B F2 4F E6 36 E8 26 26 6E 6A</w:t>
      </w:r>
    </w:p>
    <w:p w14:paraId="324C00B6" w14:textId="77777777" w:rsidR="003843EA" w:rsidRDefault="00A21561">
      <w:r>
        <w:rPr>
          <w:rFonts w:hint="eastAsia"/>
        </w:rPr>
        <w:t xml:space="preserve">12) </w:t>
      </w:r>
      <w:r>
        <w:rPr>
          <w:rFonts w:hint="eastAsia"/>
        </w:rPr>
        <w:t>返回的数据为数据大小（</w:t>
      </w:r>
      <w:r>
        <w:rPr>
          <w:rFonts w:hint="eastAsia"/>
        </w:rPr>
        <w:t>32+8=40=0x28</w:t>
      </w:r>
      <w:r>
        <w:rPr>
          <w:rFonts w:hint="eastAsia"/>
        </w:rPr>
        <w:t>）</w:t>
      </w:r>
      <w:r>
        <w:rPr>
          <w:rFonts w:hint="eastAsia"/>
        </w:rPr>
        <w:t>+</w:t>
      </w:r>
      <w:r>
        <w:rPr>
          <w:rFonts w:hint="eastAsia"/>
        </w:rPr>
        <w:t>加密后的数据</w:t>
      </w:r>
      <w:r>
        <w:rPr>
          <w:rFonts w:hint="eastAsia"/>
        </w:rPr>
        <w:t>+</w:t>
      </w:r>
      <w:r>
        <w:rPr>
          <w:rFonts w:hint="eastAsia"/>
        </w:rPr>
        <w:t>系统获得的随机数</w:t>
      </w:r>
      <w:r>
        <w:rPr>
          <w:rFonts w:hint="eastAsia"/>
        </w:rPr>
        <w:t>=1+32+8=41</w:t>
      </w:r>
    </w:p>
    <w:p w14:paraId="28C41731" w14:textId="77777777" w:rsidR="003843EA" w:rsidRDefault="00A21561">
      <w:r>
        <w:tab/>
        <w:t xml:space="preserve">  00 41 28 36 2D 7A E2 A6 C0 F1 13 74 86 29 A2 00 43 30 81 EA 42 76 CB 38 1D 3B F2 4F E6 36 E8 26 26 6E 6A 76 5C 8C 3C 79 3F 6A 83</w:t>
      </w:r>
    </w:p>
    <w:p w14:paraId="05BA7AD0" w14:textId="77777777" w:rsidR="003843EA" w:rsidRDefault="003843EA"/>
    <w:p w14:paraId="5E062007" w14:textId="77777777" w:rsidR="003843EA" w:rsidRDefault="00A21561">
      <w:r>
        <w:rPr>
          <w:rFonts w:hint="eastAsia"/>
          <w:b/>
        </w:rPr>
        <w:t>注：</w:t>
      </w:r>
      <w:r>
        <w:rPr>
          <w:rFonts w:hint="eastAsia"/>
        </w:rPr>
        <w:t>（底层系统活动的随机数在返回指令的后</w:t>
      </w:r>
      <w:r>
        <w:rPr>
          <w:rFonts w:hint="eastAsia"/>
        </w:rPr>
        <w:t>8</w:t>
      </w:r>
      <w:r>
        <w:rPr>
          <w:rFonts w:hint="eastAsia"/>
        </w:rPr>
        <w:t>个字节）</w:t>
      </w:r>
      <w:r>
        <w:rPr>
          <w:rFonts w:hint="eastAsia"/>
        </w:rPr>
        <w:t>31 36 32 36 38 39 37 38 36 36 31 32 35 38 36 36 38 37 38 32 31 35 36 36 35 35 34 37</w:t>
      </w:r>
      <w:r>
        <w:rPr>
          <w:rFonts w:hint="eastAsia"/>
        </w:rPr>
        <w:t>（</w:t>
      </w:r>
      <w:r>
        <w:rPr>
          <w:rFonts w:hint="eastAsia"/>
        </w:rPr>
        <w:t>mac</w:t>
      </w:r>
      <w:r>
        <w:rPr>
          <w:rFonts w:hint="eastAsia"/>
        </w:rPr>
        <w:t>密钥是</w:t>
      </w:r>
      <w:r>
        <w:rPr>
          <w:rFonts w:hint="eastAsia"/>
        </w:rPr>
        <w:t>8</w:t>
      </w:r>
      <w:r>
        <w:rPr>
          <w:rFonts w:hint="eastAsia"/>
        </w:rPr>
        <w:t>个</w:t>
      </w:r>
      <w:r>
        <w:rPr>
          <w:rFonts w:hint="eastAsia"/>
        </w:rPr>
        <w:t>02</w:t>
      </w:r>
      <w:r>
        <w:rPr>
          <w:rFonts w:hint="eastAsia"/>
        </w:rPr>
        <w:t>）。</w:t>
      </w:r>
    </w:p>
    <w:p w14:paraId="2C079BAA" w14:textId="77777777" w:rsidR="003843EA" w:rsidRDefault="003843EA"/>
    <w:p w14:paraId="3AEB8A8C" w14:textId="77777777" w:rsidR="003843EA" w:rsidRDefault="00A21561">
      <w:pPr>
        <w:pStyle w:val="2"/>
        <w:numPr>
          <w:ilvl w:val="0"/>
          <w:numId w:val="6"/>
        </w:numPr>
        <w:spacing w:before="100" w:after="100" w:line="240" w:lineRule="auto"/>
        <w:rPr>
          <w:rFonts w:asciiTheme="minorHAnsi" w:eastAsiaTheme="minorEastAsia" w:hAnsiTheme="minorHAnsi"/>
          <w:sz w:val="21"/>
          <w:szCs w:val="21"/>
        </w:rPr>
      </w:pPr>
      <w:bookmarkStart w:id="2110" w:name="_Toc28348"/>
      <w:bookmarkStart w:id="2111" w:name="_Toc453057479"/>
      <w:bookmarkStart w:id="2112" w:name="_Toc14791"/>
      <w:bookmarkStart w:id="2113" w:name="_Toc11489"/>
      <w:bookmarkStart w:id="2114" w:name="_Toc30218"/>
      <w:r>
        <w:rPr>
          <w:rFonts w:asciiTheme="minorHAnsi" w:eastAsiaTheme="minorEastAsia" w:hAnsiTheme="minorHAnsi" w:hint="eastAsia"/>
          <w:sz w:val="21"/>
          <w:szCs w:val="21"/>
        </w:rPr>
        <w:t>移付宝</w:t>
      </w:r>
      <w:bookmarkEnd w:id="2110"/>
      <w:bookmarkEnd w:id="2111"/>
      <w:bookmarkEnd w:id="2112"/>
      <w:bookmarkEnd w:id="2113"/>
      <w:bookmarkEnd w:id="2114"/>
    </w:p>
    <w:p w14:paraId="792EE2C4" w14:textId="77777777" w:rsidR="003843EA" w:rsidRDefault="00A21561">
      <w:r>
        <w:rPr>
          <w:rFonts w:hint="eastAsia"/>
        </w:rPr>
        <w:t xml:space="preserve">1) </w:t>
      </w:r>
      <w:r>
        <w:rPr>
          <w:rFonts w:hint="eastAsia"/>
        </w:rPr>
        <w:t>如果传下来的密钥的长度等于</w:t>
      </w:r>
      <w:r>
        <w:rPr>
          <w:rFonts w:hint="eastAsia"/>
        </w:rPr>
        <w:t>8</w:t>
      </w:r>
      <w:r>
        <w:rPr>
          <w:rFonts w:hint="eastAsia"/>
        </w:rPr>
        <w:t>将传下来的密钥当做随机数</w:t>
      </w:r>
    </w:p>
    <w:p w14:paraId="16BE651A" w14:textId="77777777" w:rsidR="003843EA" w:rsidRDefault="00A21561">
      <w:r>
        <w:rPr>
          <w:rFonts w:hint="eastAsia"/>
        </w:rPr>
        <w:tab/>
      </w:r>
      <w:r>
        <w:rPr>
          <w:rFonts w:hint="eastAsia"/>
        </w:rPr>
        <w:t>如果传下来的密钥的长度等于</w:t>
      </w:r>
      <w:r>
        <w:rPr>
          <w:rFonts w:hint="eastAsia"/>
        </w:rPr>
        <w:t xml:space="preserve">3 </w:t>
      </w:r>
      <w:r>
        <w:rPr>
          <w:rFonts w:hint="eastAsia"/>
        </w:rPr>
        <w:t>随机的第一个字节为</w:t>
      </w:r>
      <w:r>
        <w:rPr>
          <w:rFonts w:hint="eastAsia"/>
        </w:rPr>
        <w:t xml:space="preserve">0xFF </w:t>
      </w:r>
      <w:r>
        <w:rPr>
          <w:rFonts w:hint="eastAsia"/>
        </w:rPr>
        <w:t>然后从底层获取随机数接下来的</w:t>
      </w:r>
      <w:r>
        <w:rPr>
          <w:rFonts w:hint="eastAsia"/>
        </w:rPr>
        <w:t>4</w:t>
      </w:r>
      <w:r>
        <w:rPr>
          <w:rFonts w:hint="eastAsia"/>
        </w:rPr>
        <w:t>个数据最后将传下来的密钥当做随机数接下来的数据</w:t>
      </w:r>
    </w:p>
    <w:p w14:paraId="21395F81" w14:textId="77777777" w:rsidR="003843EA" w:rsidRDefault="00A21561">
      <w:r>
        <w:rPr>
          <w:rFonts w:hint="eastAsia"/>
        </w:rPr>
        <w:tab/>
      </w:r>
      <w:r>
        <w:rPr>
          <w:rFonts w:hint="eastAsia"/>
        </w:rPr>
        <w:t>如果传下来的密钥长度为</w:t>
      </w:r>
      <w:r>
        <w:rPr>
          <w:rFonts w:hint="eastAsia"/>
        </w:rPr>
        <w:t>0</w:t>
      </w:r>
      <w:r>
        <w:rPr>
          <w:rFonts w:hint="eastAsia"/>
        </w:rPr>
        <w:t>随机数的第一个字节为</w:t>
      </w:r>
      <w:r>
        <w:rPr>
          <w:rFonts w:hint="eastAsia"/>
        </w:rPr>
        <w:t xml:space="preserve">0xFF </w:t>
      </w:r>
      <w:r>
        <w:rPr>
          <w:rFonts w:hint="eastAsia"/>
        </w:rPr>
        <w:t>然后从底层获取随机数接下来的</w:t>
      </w:r>
      <w:r>
        <w:rPr>
          <w:rFonts w:hint="eastAsia"/>
        </w:rPr>
        <w:t>7</w:t>
      </w:r>
      <w:r>
        <w:rPr>
          <w:rFonts w:hint="eastAsia"/>
        </w:rPr>
        <w:t>个数据</w:t>
      </w:r>
    </w:p>
    <w:p w14:paraId="31118F29" w14:textId="77777777" w:rsidR="003843EA" w:rsidRDefault="00A21561">
      <w:r>
        <w:rPr>
          <w:rFonts w:hint="eastAsia"/>
        </w:rPr>
        <w:t xml:space="preserve">2) </w:t>
      </w:r>
      <w:r>
        <w:rPr>
          <w:rFonts w:hint="eastAsia"/>
        </w:rPr>
        <w:t>检测磁道数据的大小如果不是</w:t>
      </w:r>
      <w:r>
        <w:rPr>
          <w:rFonts w:hint="eastAsia"/>
        </w:rPr>
        <w:t>16</w:t>
      </w:r>
      <w:r>
        <w:rPr>
          <w:rFonts w:hint="eastAsia"/>
        </w:rPr>
        <w:t>的倍数补</w:t>
      </w:r>
      <w:r>
        <w:rPr>
          <w:rFonts w:hint="eastAsia"/>
        </w:rPr>
        <w:t>F</w:t>
      </w:r>
    </w:p>
    <w:p w14:paraId="09ADF3AF" w14:textId="77777777" w:rsidR="003843EA" w:rsidRDefault="00A21561">
      <w:r>
        <w:rPr>
          <w:rFonts w:hint="eastAsia"/>
        </w:rPr>
        <w:t xml:space="preserve">3) </w:t>
      </w:r>
      <w:r>
        <w:rPr>
          <w:rFonts w:hint="eastAsia"/>
        </w:rPr>
        <w:t>将补齐后的磁道数据压缩成</w:t>
      </w:r>
      <w:r>
        <w:rPr>
          <w:rFonts w:hint="eastAsia"/>
        </w:rPr>
        <w:t>hex</w:t>
      </w:r>
      <w:r>
        <w:rPr>
          <w:rFonts w:hint="eastAsia"/>
        </w:rPr>
        <w:t>作为数据</w:t>
      </w:r>
      <w:r>
        <w:rPr>
          <w:rFonts w:hint="eastAsia"/>
        </w:rPr>
        <w:t>1</w:t>
      </w:r>
    </w:p>
    <w:p w14:paraId="716A479B" w14:textId="77777777" w:rsidR="003843EA" w:rsidRDefault="00A21561">
      <w:r>
        <w:rPr>
          <w:rFonts w:hint="eastAsia"/>
        </w:rPr>
        <w:t xml:space="preserve">4) </w:t>
      </w:r>
      <w:r>
        <w:rPr>
          <w:rFonts w:hint="eastAsia"/>
        </w:rPr>
        <w:t>使用索引</w:t>
      </w:r>
      <w:r>
        <w:rPr>
          <w:rFonts w:hint="eastAsia"/>
        </w:rPr>
        <w:t>4</w:t>
      </w:r>
      <w:r>
        <w:rPr>
          <w:rFonts w:hint="eastAsia"/>
        </w:rPr>
        <w:t>的</w:t>
      </w:r>
      <w:r>
        <w:rPr>
          <w:rFonts w:hint="eastAsia"/>
        </w:rPr>
        <w:t>mac</w:t>
      </w:r>
      <w:r>
        <w:rPr>
          <w:rFonts w:hint="eastAsia"/>
        </w:rPr>
        <w:t>密钥对随机数进行加密得到加密密钥</w:t>
      </w:r>
      <w:r>
        <w:rPr>
          <w:rFonts w:hint="eastAsia"/>
        </w:rPr>
        <w:t>1</w:t>
      </w:r>
      <w:r>
        <w:rPr>
          <w:rFonts w:hint="eastAsia"/>
        </w:rPr>
        <w:t>的前八个字节</w:t>
      </w:r>
    </w:p>
    <w:p w14:paraId="1549E6A5" w14:textId="77777777" w:rsidR="003843EA" w:rsidRDefault="00A21561">
      <w:r>
        <w:rPr>
          <w:rFonts w:hint="eastAsia"/>
        </w:rPr>
        <w:t xml:space="preserve">5) </w:t>
      </w:r>
      <w:r>
        <w:rPr>
          <w:rFonts w:hint="eastAsia"/>
        </w:rPr>
        <w:t>将随机数据与</w:t>
      </w:r>
      <w:r>
        <w:rPr>
          <w:rFonts w:hint="eastAsia"/>
        </w:rPr>
        <w:t xml:space="preserve">0xFF </w:t>
      </w:r>
      <w:r>
        <w:rPr>
          <w:rFonts w:hint="eastAsia"/>
        </w:rPr>
        <w:t>异或得到数据</w:t>
      </w:r>
      <w:r>
        <w:rPr>
          <w:rFonts w:hint="eastAsia"/>
        </w:rPr>
        <w:t xml:space="preserve">2 </w:t>
      </w:r>
    </w:p>
    <w:p w14:paraId="4F21F99E" w14:textId="77777777" w:rsidR="003843EA" w:rsidRDefault="00A21561">
      <w:r>
        <w:rPr>
          <w:rFonts w:hint="eastAsia"/>
        </w:rPr>
        <w:t xml:space="preserve">6) </w:t>
      </w:r>
      <w:r>
        <w:rPr>
          <w:rFonts w:hint="eastAsia"/>
        </w:rPr>
        <w:t>使用索引</w:t>
      </w:r>
      <w:r>
        <w:rPr>
          <w:rFonts w:hint="eastAsia"/>
        </w:rPr>
        <w:t>4</w:t>
      </w:r>
      <w:r>
        <w:rPr>
          <w:rFonts w:hint="eastAsia"/>
        </w:rPr>
        <w:t>的</w:t>
      </w:r>
      <w:r>
        <w:rPr>
          <w:rFonts w:hint="eastAsia"/>
        </w:rPr>
        <w:t>mac</w:t>
      </w:r>
      <w:r>
        <w:rPr>
          <w:rFonts w:hint="eastAsia"/>
        </w:rPr>
        <w:t>密钥对数据</w:t>
      </w:r>
      <w:r>
        <w:rPr>
          <w:rFonts w:hint="eastAsia"/>
        </w:rPr>
        <w:t xml:space="preserve">2 </w:t>
      </w:r>
      <w:r>
        <w:rPr>
          <w:rFonts w:hint="eastAsia"/>
        </w:rPr>
        <w:t>进行加密得到加密密钥</w:t>
      </w:r>
      <w:r>
        <w:rPr>
          <w:rFonts w:hint="eastAsia"/>
        </w:rPr>
        <w:t>1</w:t>
      </w:r>
      <w:r>
        <w:rPr>
          <w:rFonts w:hint="eastAsia"/>
        </w:rPr>
        <w:t>的后八个字节</w:t>
      </w:r>
    </w:p>
    <w:p w14:paraId="65720CA5" w14:textId="77777777" w:rsidR="003843EA" w:rsidRDefault="00A21561">
      <w:r>
        <w:rPr>
          <w:rFonts w:hint="eastAsia"/>
        </w:rPr>
        <w:t xml:space="preserve">7) </w:t>
      </w:r>
      <w:r>
        <w:rPr>
          <w:rFonts w:hint="eastAsia"/>
        </w:rPr>
        <w:t>使用密钥</w:t>
      </w:r>
      <w:r>
        <w:rPr>
          <w:rFonts w:hint="eastAsia"/>
        </w:rPr>
        <w:t>1</w:t>
      </w:r>
      <w:r>
        <w:rPr>
          <w:rFonts w:hint="eastAsia"/>
        </w:rPr>
        <w:t>对数据</w:t>
      </w:r>
      <w:r>
        <w:rPr>
          <w:rFonts w:hint="eastAsia"/>
        </w:rPr>
        <w:t>1</w:t>
      </w:r>
      <w:r>
        <w:rPr>
          <w:rFonts w:hint="eastAsia"/>
        </w:rPr>
        <w:t>进行加密等到数据</w:t>
      </w:r>
      <w:r>
        <w:rPr>
          <w:rFonts w:hint="eastAsia"/>
        </w:rPr>
        <w:t>3</w:t>
      </w:r>
    </w:p>
    <w:p w14:paraId="635C0582" w14:textId="77777777" w:rsidR="003843EA" w:rsidRDefault="00A21561">
      <w:r>
        <w:rPr>
          <w:rFonts w:hint="eastAsia"/>
        </w:rPr>
        <w:t xml:space="preserve">8) </w:t>
      </w:r>
      <w:r>
        <w:rPr>
          <w:rFonts w:hint="eastAsia"/>
        </w:rPr>
        <w:t>将数据</w:t>
      </w:r>
      <w:r>
        <w:rPr>
          <w:rFonts w:hint="eastAsia"/>
        </w:rPr>
        <w:t>3</w:t>
      </w:r>
      <w:r>
        <w:rPr>
          <w:rFonts w:hint="eastAsia"/>
        </w:rPr>
        <w:t>转换成</w:t>
      </w:r>
      <w:proofErr w:type="spellStart"/>
      <w:r>
        <w:rPr>
          <w:rFonts w:hint="eastAsia"/>
        </w:rPr>
        <w:t>ascll</w:t>
      </w:r>
      <w:proofErr w:type="spellEnd"/>
      <w:r>
        <w:rPr>
          <w:rFonts w:hint="eastAsia"/>
        </w:rPr>
        <w:t>码得到最后的密文</w:t>
      </w:r>
    </w:p>
    <w:p w14:paraId="5C4C37D2" w14:textId="77777777" w:rsidR="003843EA" w:rsidRDefault="003843EA"/>
    <w:p w14:paraId="73066D32" w14:textId="77777777" w:rsidR="003843EA" w:rsidRDefault="00A21561">
      <w:r>
        <w:rPr>
          <w:rFonts w:hint="eastAsia"/>
          <w:b/>
        </w:rPr>
        <w:t>注：</w:t>
      </w:r>
      <w:r>
        <w:rPr>
          <w:rFonts w:hint="eastAsia"/>
        </w:rPr>
        <w:t>（底层系统活动的随机数在返回指令的后</w:t>
      </w:r>
      <w:r>
        <w:rPr>
          <w:rFonts w:hint="eastAsia"/>
        </w:rPr>
        <w:t>8</w:t>
      </w:r>
      <w:r>
        <w:rPr>
          <w:rFonts w:hint="eastAsia"/>
        </w:rPr>
        <w:t>个字节）磁道数据：</w:t>
      </w:r>
      <w:r>
        <w:rPr>
          <w:rFonts w:hint="eastAsia"/>
        </w:rPr>
        <w:t xml:space="preserve">31 36 32 36 38 39 37 38 36 36 31 32 35 38 36 36 38 37 38 32 31 35 36 36 35 35 34 37 </w:t>
      </w:r>
      <w:r>
        <w:rPr>
          <w:rFonts w:hint="eastAsia"/>
        </w:rPr>
        <w:t>（</w:t>
      </w:r>
      <w:r>
        <w:rPr>
          <w:rFonts w:hint="eastAsia"/>
        </w:rPr>
        <w:t>mac</w:t>
      </w:r>
      <w:r>
        <w:rPr>
          <w:rFonts w:hint="eastAsia"/>
        </w:rPr>
        <w:t>密钥是</w:t>
      </w:r>
      <w:r>
        <w:rPr>
          <w:rFonts w:hint="eastAsia"/>
        </w:rPr>
        <w:t>8</w:t>
      </w:r>
      <w:r>
        <w:rPr>
          <w:rFonts w:hint="eastAsia"/>
        </w:rPr>
        <w:t>个</w:t>
      </w:r>
      <w:r>
        <w:rPr>
          <w:rFonts w:hint="eastAsia"/>
        </w:rPr>
        <w:t>02</w:t>
      </w:r>
      <w:r>
        <w:rPr>
          <w:rFonts w:hint="eastAsia"/>
        </w:rPr>
        <w:t>）</w:t>
      </w:r>
    </w:p>
    <w:p w14:paraId="5898054F" w14:textId="77777777" w:rsidR="003843EA" w:rsidRDefault="003843EA"/>
    <w:p w14:paraId="5B108223" w14:textId="77777777" w:rsidR="003843EA" w:rsidRDefault="00A21561">
      <w:pPr>
        <w:pStyle w:val="2"/>
        <w:numPr>
          <w:ilvl w:val="0"/>
          <w:numId w:val="6"/>
        </w:numPr>
        <w:spacing w:before="100" w:after="100" w:line="240" w:lineRule="auto"/>
        <w:rPr>
          <w:rFonts w:asciiTheme="minorHAnsi" w:eastAsiaTheme="minorEastAsia" w:hAnsiTheme="minorHAnsi"/>
          <w:sz w:val="21"/>
          <w:szCs w:val="21"/>
        </w:rPr>
      </w:pPr>
      <w:bookmarkStart w:id="2115" w:name="_Toc32405"/>
      <w:bookmarkStart w:id="2116" w:name="_Toc9150"/>
      <w:bookmarkStart w:id="2117" w:name="_Toc21570"/>
      <w:bookmarkStart w:id="2118" w:name="_Toc1412"/>
      <w:bookmarkStart w:id="2119" w:name="_Toc453057480"/>
      <w:r>
        <w:rPr>
          <w:rFonts w:asciiTheme="minorHAnsi" w:eastAsiaTheme="minorEastAsia" w:hAnsiTheme="minorHAnsi" w:hint="eastAsia"/>
          <w:sz w:val="21"/>
          <w:szCs w:val="21"/>
        </w:rPr>
        <w:t>富友</w:t>
      </w:r>
      <w:bookmarkEnd w:id="2115"/>
      <w:bookmarkEnd w:id="2116"/>
      <w:bookmarkEnd w:id="2117"/>
      <w:bookmarkEnd w:id="2118"/>
      <w:bookmarkEnd w:id="2119"/>
    </w:p>
    <w:p w14:paraId="235D5BC6" w14:textId="77777777" w:rsidR="003843EA" w:rsidRDefault="00A21561">
      <w:r>
        <w:rPr>
          <w:rFonts w:hint="eastAsia"/>
        </w:rPr>
        <w:t xml:space="preserve">1) </w:t>
      </w:r>
      <w:r>
        <w:rPr>
          <w:rFonts w:hint="eastAsia"/>
        </w:rPr>
        <w:t>将磁道数据长度转换为</w:t>
      </w:r>
      <w:proofErr w:type="spellStart"/>
      <w:r>
        <w:rPr>
          <w:rFonts w:hint="eastAsia"/>
        </w:rPr>
        <w:t>ascll</w:t>
      </w:r>
      <w:proofErr w:type="spellEnd"/>
      <w:r>
        <w:rPr>
          <w:rFonts w:hint="eastAsia"/>
        </w:rPr>
        <w:t>码作为数据</w:t>
      </w:r>
      <w:r>
        <w:rPr>
          <w:rFonts w:hint="eastAsia"/>
        </w:rPr>
        <w:t>1</w:t>
      </w:r>
      <w:r>
        <w:rPr>
          <w:rFonts w:hint="eastAsia"/>
        </w:rPr>
        <w:t>的前两位（例如</w:t>
      </w:r>
      <w:r>
        <w:rPr>
          <w:rFonts w:hint="eastAsia"/>
        </w:rPr>
        <w:t>26</w:t>
      </w:r>
      <w:r>
        <w:rPr>
          <w:rFonts w:hint="eastAsia"/>
        </w:rPr>
        <w:t>变为</w:t>
      </w:r>
      <w:r>
        <w:rPr>
          <w:rFonts w:hint="eastAsia"/>
        </w:rPr>
        <w:t>32 36</w:t>
      </w:r>
      <w:r>
        <w:rPr>
          <w:rFonts w:hint="eastAsia"/>
        </w:rPr>
        <w:t>）</w:t>
      </w:r>
    </w:p>
    <w:p w14:paraId="4F96735A" w14:textId="77777777" w:rsidR="003843EA" w:rsidRDefault="00A21561">
      <w:r>
        <w:rPr>
          <w:rFonts w:hint="eastAsia"/>
        </w:rPr>
        <w:t xml:space="preserve">2) </w:t>
      </w:r>
      <w:r>
        <w:rPr>
          <w:rFonts w:hint="eastAsia"/>
        </w:rPr>
        <w:t>将磁道数据作为数据</w:t>
      </w:r>
      <w:r>
        <w:rPr>
          <w:rFonts w:hint="eastAsia"/>
        </w:rPr>
        <w:t>1</w:t>
      </w:r>
      <w:r>
        <w:rPr>
          <w:rFonts w:hint="eastAsia"/>
        </w:rPr>
        <w:t>接下来的数据（若数据</w:t>
      </w:r>
      <w:r>
        <w:rPr>
          <w:rFonts w:hint="eastAsia"/>
        </w:rPr>
        <w:t>1</w:t>
      </w:r>
      <w:r>
        <w:rPr>
          <w:rFonts w:hint="eastAsia"/>
        </w:rPr>
        <w:t>的数据个数不是</w:t>
      </w:r>
      <w:r>
        <w:rPr>
          <w:rFonts w:hint="eastAsia"/>
        </w:rPr>
        <w:t>16</w:t>
      </w:r>
      <w:r>
        <w:rPr>
          <w:rFonts w:hint="eastAsia"/>
        </w:rPr>
        <w:t>的倍数补</w:t>
      </w:r>
      <w:r>
        <w:rPr>
          <w:rFonts w:hint="eastAsia"/>
        </w:rPr>
        <w:t xml:space="preserve">0x00 </w:t>
      </w:r>
      <w:r>
        <w:rPr>
          <w:rFonts w:hint="eastAsia"/>
        </w:rPr>
        <w:t>）</w:t>
      </w:r>
    </w:p>
    <w:p w14:paraId="59D414EB" w14:textId="77777777" w:rsidR="003843EA" w:rsidRDefault="00A21561">
      <w:r>
        <w:rPr>
          <w:rFonts w:hint="eastAsia"/>
        </w:rPr>
        <w:t xml:space="preserve">3) </w:t>
      </w:r>
      <w:r>
        <w:rPr>
          <w:rFonts w:hint="eastAsia"/>
        </w:rPr>
        <w:t>将数据</w:t>
      </w:r>
      <w:r>
        <w:rPr>
          <w:rFonts w:hint="eastAsia"/>
        </w:rPr>
        <w:t>1</w:t>
      </w:r>
      <w:r>
        <w:rPr>
          <w:rFonts w:hint="eastAsia"/>
        </w:rPr>
        <w:t>转换为</w:t>
      </w:r>
      <w:r>
        <w:rPr>
          <w:rFonts w:hint="eastAsia"/>
        </w:rPr>
        <w:t>hex</w:t>
      </w:r>
      <w:r>
        <w:rPr>
          <w:rFonts w:hint="eastAsia"/>
        </w:rPr>
        <w:t>（例如</w:t>
      </w:r>
      <w:r>
        <w:rPr>
          <w:rFonts w:hint="eastAsia"/>
        </w:rPr>
        <w:t>32 36</w:t>
      </w:r>
      <w:r>
        <w:rPr>
          <w:rFonts w:hint="eastAsia"/>
        </w:rPr>
        <w:t>变为</w:t>
      </w:r>
      <w:r>
        <w:rPr>
          <w:rFonts w:hint="eastAsia"/>
        </w:rPr>
        <w:t>26</w:t>
      </w:r>
      <w:r>
        <w:rPr>
          <w:rFonts w:hint="eastAsia"/>
        </w:rPr>
        <w:t>）得到待加密数据</w:t>
      </w:r>
    </w:p>
    <w:p w14:paraId="38335151" w14:textId="77777777" w:rsidR="003843EA" w:rsidRDefault="00A21561">
      <w:r>
        <w:rPr>
          <w:rFonts w:hint="eastAsia"/>
        </w:rPr>
        <w:t xml:space="preserve">4) </w:t>
      </w:r>
      <w:r>
        <w:rPr>
          <w:rFonts w:hint="eastAsia"/>
        </w:rPr>
        <w:t>使用</w:t>
      </w:r>
      <w:r>
        <w:rPr>
          <w:rFonts w:hint="eastAsia"/>
        </w:rPr>
        <w:t>mac</w:t>
      </w:r>
      <w:r>
        <w:rPr>
          <w:rFonts w:hint="eastAsia"/>
        </w:rPr>
        <w:t>密钥对待加密数据进行加密得到磁道密文</w:t>
      </w:r>
    </w:p>
    <w:p w14:paraId="23C35104" w14:textId="77777777" w:rsidR="003843EA" w:rsidRDefault="00A21561">
      <w:r>
        <w:t>02 00 63 D1 07 2F 01 FF 12 00 28 31 36 32 36 38 39 37 38 36 36 31 32 35 38 36 36 38 37 38 32 31 35 36 36 35 35 34 37 00 00 05 04 00 00 01 02 03 04 05 06 07 08 00 00 00 00 00 00 00 00 00 00 01 00 00 03 54</w:t>
      </w:r>
    </w:p>
    <w:p w14:paraId="1707CFF6" w14:textId="77777777" w:rsidR="003843EA" w:rsidRDefault="003843EA"/>
    <w:p w14:paraId="21C1CB1D" w14:textId="77777777" w:rsidR="003843EA" w:rsidRDefault="00A21561">
      <w:pPr>
        <w:pStyle w:val="2"/>
        <w:numPr>
          <w:ilvl w:val="0"/>
          <w:numId w:val="6"/>
        </w:numPr>
        <w:spacing w:before="100" w:after="100" w:line="240" w:lineRule="auto"/>
        <w:rPr>
          <w:rFonts w:asciiTheme="minorHAnsi" w:eastAsiaTheme="minorEastAsia" w:hAnsiTheme="minorHAnsi"/>
          <w:sz w:val="21"/>
          <w:szCs w:val="21"/>
        </w:rPr>
      </w:pPr>
      <w:bookmarkStart w:id="2120" w:name="_Toc22399"/>
      <w:bookmarkStart w:id="2121" w:name="_Toc453057481"/>
      <w:bookmarkStart w:id="2122" w:name="_Toc29352"/>
      <w:bookmarkStart w:id="2123" w:name="_Toc16572"/>
      <w:bookmarkStart w:id="2124" w:name="_Toc3398"/>
      <w:r>
        <w:rPr>
          <w:rFonts w:asciiTheme="minorHAnsi" w:eastAsiaTheme="minorEastAsia" w:hAnsiTheme="minorHAnsi" w:hint="eastAsia"/>
          <w:sz w:val="21"/>
          <w:szCs w:val="21"/>
        </w:rPr>
        <w:t>拉卡拉</w:t>
      </w:r>
      <w:bookmarkEnd w:id="2120"/>
      <w:bookmarkEnd w:id="2121"/>
      <w:bookmarkEnd w:id="2122"/>
      <w:bookmarkEnd w:id="2123"/>
      <w:bookmarkEnd w:id="2124"/>
    </w:p>
    <w:p w14:paraId="2299DA99" w14:textId="77777777" w:rsidR="003843EA" w:rsidRDefault="00A21561">
      <w:r>
        <w:rPr>
          <w:rFonts w:hint="eastAsia"/>
        </w:rPr>
        <w:t>(1)</w:t>
      </w:r>
      <w:r>
        <w:rPr>
          <w:rFonts w:hint="eastAsia"/>
        </w:rPr>
        <w:t>工作密钥分散算法：</w:t>
      </w:r>
    </w:p>
    <w:p w14:paraId="0363E8DE" w14:textId="77777777" w:rsidR="003843EA" w:rsidRDefault="00A21561">
      <w:pPr>
        <w:ind w:left="360"/>
      </w:pPr>
      <w:r>
        <w:rPr>
          <w:rFonts w:hint="eastAsia"/>
        </w:rPr>
        <w:t>MAC</w:t>
      </w:r>
      <w:r>
        <w:rPr>
          <w:rFonts w:hint="eastAsia"/>
        </w:rPr>
        <w:t>密钥明文为：</w:t>
      </w:r>
      <w:r>
        <w:rPr>
          <w:rFonts w:hint="eastAsia"/>
        </w:rPr>
        <w:t>44444444444444445555555555555555</w:t>
      </w:r>
    </w:p>
    <w:p w14:paraId="2AE9327D" w14:textId="77777777" w:rsidR="003843EA" w:rsidRDefault="00A21561">
      <w:pPr>
        <w:ind w:left="360"/>
      </w:pPr>
      <w:r>
        <w:rPr>
          <w:rFonts w:hint="eastAsia"/>
        </w:rPr>
        <w:t>随机数为：</w:t>
      </w:r>
      <w:r>
        <w:rPr>
          <w:rFonts w:hint="eastAsia"/>
        </w:rPr>
        <w:t>8F DA 70 87 15 A4 D8 BA</w:t>
      </w:r>
    </w:p>
    <w:p w14:paraId="4F42B4D5" w14:textId="77777777" w:rsidR="003843EA" w:rsidRDefault="00A21561">
      <w:pPr>
        <w:ind w:left="360"/>
      </w:pPr>
      <w:r>
        <w:rPr>
          <w:rFonts w:hint="eastAsia"/>
        </w:rPr>
        <w:t>随机数取反：</w:t>
      </w:r>
      <w:r>
        <w:rPr>
          <w:rFonts w:hint="eastAsia"/>
        </w:rPr>
        <w:t>70 25 8F 78 EA 5B 27 45</w:t>
      </w:r>
    </w:p>
    <w:p w14:paraId="4D203DE6" w14:textId="77777777" w:rsidR="003843EA" w:rsidRDefault="00A21561">
      <w:pPr>
        <w:ind w:left="360"/>
      </w:pPr>
      <w:r>
        <w:rPr>
          <w:rFonts w:hint="eastAsia"/>
        </w:rPr>
        <w:t>分散算法为：利用</w:t>
      </w:r>
      <w:r>
        <w:rPr>
          <w:rFonts w:hint="eastAsia"/>
        </w:rPr>
        <w:t>MAC</w:t>
      </w:r>
      <w:r>
        <w:rPr>
          <w:rFonts w:hint="eastAsia"/>
        </w:rPr>
        <w:t>密钥加密随机数得到工作密钥的左半部分，然后将随机数取反，利用</w:t>
      </w:r>
      <w:r>
        <w:rPr>
          <w:rFonts w:hint="eastAsia"/>
        </w:rPr>
        <w:t>MAC</w:t>
      </w:r>
      <w:r>
        <w:rPr>
          <w:rFonts w:hint="eastAsia"/>
        </w:rPr>
        <w:t>密钥加密取反后的随机数得到工作密钥的右半部分，本例中分散出来的工作密钥为</w:t>
      </w:r>
      <w:r>
        <w:rPr>
          <w:rFonts w:hint="eastAsia"/>
        </w:rPr>
        <w:t>6B43CF6EA980BDE5 3CE78A4170793A9F</w:t>
      </w:r>
      <w:r>
        <w:rPr>
          <w:rFonts w:hint="eastAsia"/>
        </w:rPr>
        <w:t>。</w:t>
      </w:r>
    </w:p>
    <w:p w14:paraId="68F37752" w14:textId="77777777" w:rsidR="003843EA" w:rsidRDefault="003843EA">
      <w:pPr>
        <w:ind w:left="360"/>
      </w:pPr>
    </w:p>
    <w:p w14:paraId="5F356BAA" w14:textId="77777777" w:rsidR="003843EA" w:rsidRDefault="00A21561">
      <w:r>
        <w:rPr>
          <w:rFonts w:hint="eastAsia"/>
        </w:rPr>
        <w:lastRenderedPageBreak/>
        <w:t>(2)</w:t>
      </w:r>
      <w:r>
        <w:rPr>
          <w:rFonts w:hint="eastAsia"/>
        </w:rPr>
        <w:t>待加密磁道数据格式：</w:t>
      </w:r>
    </w:p>
    <w:p w14:paraId="1F7041A9" w14:textId="77777777" w:rsidR="003843EA" w:rsidRDefault="00A21561">
      <w:pPr>
        <w:ind w:firstLineChars="200" w:firstLine="420"/>
      </w:pPr>
      <w:r>
        <w:rPr>
          <w:rFonts w:hint="eastAsia"/>
        </w:rPr>
        <w:t>1</w:t>
      </w:r>
      <w:r>
        <w:rPr>
          <w:rFonts w:hint="eastAsia"/>
        </w:rPr>
        <w:t>字节</w:t>
      </w:r>
      <w:r>
        <w:rPr>
          <w:rFonts w:hint="eastAsia"/>
        </w:rPr>
        <w:t>2</w:t>
      </w:r>
      <w:r>
        <w:rPr>
          <w:rFonts w:hint="eastAsia"/>
        </w:rPr>
        <w:t>磁道数据长度</w:t>
      </w:r>
      <w:r>
        <w:rPr>
          <w:rFonts w:hint="eastAsia"/>
        </w:rPr>
        <w:t xml:space="preserve"> + </w:t>
      </w:r>
      <w:r>
        <w:rPr>
          <w:rFonts w:hint="eastAsia"/>
        </w:rPr>
        <w:t>压缩后的</w:t>
      </w:r>
      <w:r>
        <w:rPr>
          <w:rFonts w:hint="eastAsia"/>
        </w:rPr>
        <w:t>2</w:t>
      </w:r>
      <w:r>
        <w:rPr>
          <w:rFonts w:hint="eastAsia"/>
        </w:rPr>
        <w:t>磁道数据</w:t>
      </w:r>
      <w:r>
        <w:rPr>
          <w:rFonts w:hint="eastAsia"/>
        </w:rPr>
        <w:t>(</w:t>
      </w:r>
      <w:r>
        <w:rPr>
          <w:rFonts w:hint="eastAsia"/>
        </w:rPr>
        <w:t>将</w:t>
      </w:r>
      <w:r>
        <w:rPr>
          <w:rFonts w:hint="eastAsia"/>
        </w:rPr>
        <w:t>ascii</w:t>
      </w:r>
      <w:r>
        <w:rPr>
          <w:rFonts w:hint="eastAsia"/>
        </w:rPr>
        <w:t>码转为</w:t>
      </w:r>
      <w:r>
        <w:rPr>
          <w:rFonts w:hint="eastAsia"/>
        </w:rPr>
        <w:t>HEX</w:t>
      </w:r>
      <w:r>
        <w:rPr>
          <w:rFonts w:hint="eastAsia"/>
        </w:rPr>
        <w:t>，</w:t>
      </w:r>
      <w:r>
        <w:rPr>
          <w:rFonts w:hint="eastAsia"/>
        </w:rPr>
        <w:t>2</w:t>
      </w:r>
      <w:r>
        <w:rPr>
          <w:rFonts w:hint="eastAsia"/>
        </w:rPr>
        <w:t>磁道长度为奇数时补</w:t>
      </w:r>
      <w:r>
        <w:rPr>
          <w:rFonts w:hint="eastAsia"/>
        </w:rPr>
        <w:t>F) + 1</w:t>
      </w:r>
      <w:r>
        <w:rPr>
          <w:rFonts w:hint="eastAsia"/>
        </w:rPr>
        <w:t>字节</w:t>
      </w:r>
      <w:r>
        <w:rPr>
          <w:rFonts w:hint="eastAsia"/>
        </w:rPr>
        <w:t>3</w:t>
      </w:r>
      <w:r>
        <w:rPr>
          <w:rFonts w:hint="eastAsia"/>
        </w:rPr>
        <w:t>磁道数据长度</w:t>
      </w:r>
      <w:r>
        <w:rPr>
          <w:rFonts w:hint="eastAsia"/>
        </w:rPr>
        <w:t xml:space="preserve"> + </w:t>
      </w:r>
      <w:r>
        <w:rPr>
          <w:rFonts w:hint="eastAsia"/>
        </w:rPr>
        <w:t>压缩后的</w:t>
      </w:r>
      <w:r>
        <w:rPr>
          <w:rFonts w:hint="eastAsia"/>
        </w:rPr>
        <w:t>3</w:t>
      </w:r>
      <w:r>
        <w:rPr>
          <w:rFonts w:hint="eastAsia"/>
        </w:rPr>
        <w:t>磁道数据</w:t>
      </w:r>
      <w:r>
        <w:rPr>
          <w:rFonts w:hint="eastAsia"/>
        </w:rPr>
        <w:t>(</w:t>
      </w:r>
      <w:r>
        <w:rPr>
          <w:rFonts w:hint="eastAsia"/>
        </w:rPr>
        <w:t>将</w:t>
      </w:r>
      <w:r>
        <w:rPr>
          <w:rFonts w:hint="eastAsia"/>
        </w:rPr>
        <w:t>ascii</w:t>
      </w:r>
      <w:r>
        <w:rPr>
          <w:rFonts w:hint="eastAsia"/>
        </w:rPr>
        <w:t>码转为</w:t>
      </w:r>
      <w:r>
        <w:rPr>
          <w:rFonts w:hint="eastAsia"/>
        </w:rPr>
        <w:t>HEX</w:t>
      </w:r>
      <w:r>
        <w:rPr>
          <w:rFonts w:hint="eastAsia"/>
        </w:rPr>
        <w:t>，</w:t>
      </w:r>
      <w:r>
        <w:rPr>
          <w:rFonts w:hint="eastAsia"/>
        </w:rPr>
        <w:t>3</w:t>
      </w:r>
      <w:r>
        <w:rPr>
          <w:rFonts w:hint="eastAsia"/>
        </w:rPr>
        <w:t>磁道长度为奇数时补</w:t>
      </w:r>
      <w:r>
        <w:rPr>
          <w:rFonts w:hint="eastAsia"/>
        </w:rPr>
        <w:t>F) + 0x90 0x00 (</w:t>
      </w:r>
      <w:r>
        <w:rPr>
          <w:rFonts w:hint="eastAsia"/>
        </w:rPr>
        <w:t>不足</w:t>
      </w:r>
      <w:r>
        <w:rPr>
          <w:rFonts w:hint="eastAsia"/>
        </w:rPr>
        <w:t>8</w:t>
      </w:r>
      <w:r>
        <w:rPr>
          <w:rFonts w:hint="eastAsia"/>
        </w:rPr>
        <w:t>的整数倍时补</w:t>
      </w:r>
      <w:r>
        <w:rPr>
          <w:rFonts w:hint="eastAsia"/>
        </w:rPr>
        <w:t>0x00)</w:t>
      </w:r>
      <w:r>
        <w:rPr>
          <w:rFonts w:hint="eastAsia"/>
        </w:rPr>
        <w:t>。</w:t>
      </w:r>
    </w:p>
    <w:p w14:paraId="3093AF43" w14:textId="77777777" w:rsidR="003843EA" w:rsidRDefault="003843EA"/>
    <w:p w14:paraId="2CB76007" w14:textId="77777777" w:rsidR="003843EA" w:rsidRDefault="00A21561">
      <w:r>
        <w:rPr>
          <w:rFonts w:hint="eastAsia"/>
        </w:rPr>
        <w:t>(3)</w:t>
      </w:r>
      <w:r>
        <w:rPr>
          <w:rFonts w:hint="eastAsia"/>
        </w:rPr>
        <w:t>最后用分散出来的密钥对待加密磁道数据进行</w:t>
      </w:r>
      <w:r>
        <w:rPr>
          <w:rFonts w:hint="eastAsia"/>
        </w:rPr>
        <w:t>TDES</w:t>
      </w:r>
      <w:r>
        <w:rPr>
          <w:rFonts w:hint="eastAsia"/>
        </w:rPr>
        <w:t>加密得到磁道密文。</w:t>
      </w:r>
    </w:p>
    <w:p w14:paraId="11EBB959" w14:textId="77777777" w:rsidR="003843EA" w:rsidRDefault="003843EA"/>
    <w:p w14:paraId="1B3245C7" w14:textId="77777777" w:rsidR="003843EA" w:rsidRDefault="00A21561">
      <w:r>
        <w:rPr>
          <w:rFonts w:hint="eastAsia"/>
        </w:rPr>
        <w:t>例如：</w:t>
      </w:r>
    </w:p>
    <w:p w14:paraId="72ABB0D7" w14:textId="77777777" w:rsidR="003843EA" w:rsidRDefault="00A21561">
      <w:r>
        <w:rPr>
          <w:rFonts w:hint="eastAsia"/>
        </w:rPr>
        <w:t>2</w:t>
      </w:r>
      <w:r>
        <w:rPr>
          <w:rFonts w:hint="eastAsia"/>
        </w:rPr>
        <w:t>磁道明文（</w:t>
      </w:r>
      <w:r>
        <w:rPr>
          <w:rFonts w:hint="eastAsia"/>
        </w:rPr>
        <w:t>33</w:t>
      </w:r>
      <w:r>
        <w:rPr>
          <w:rFonts w:hint="eastAsia"/>
        </w:rPr>
        <w:t>字节）：</w:t>
      </w:r>
      <w:r>
        <w:rPr>
          <w:rFonts w:hint="eastAsia"/>
        </w:rPr>
        <w:t>36 32 32 31 38 34 30 31 30 31 30 30 34 30 35 34 32 34 39 3D 30 30 30 30 31 30 31 31 31 38 30 30 30 30 30</w:t>
      </w:r>
    </w:p>
    <w:p w14:paraId="3FAC283C" w14:textId="77777777" w:rsidR="003843EA" w:rsidRDefault="00A21561">
      <w:r>
        <w:rPr>
          <w:rFonts w:hint="eastAsia"/>
        </w:rPr>
        <w:t>3</w:t>
      </w:r>
      <w:r>
        <w:rPr>
          <w:rFonts w:hint="eastAsia"/>
        </w:rPr>
        <w:t>磁道明文（</w:t>
      </w:r>
      <w:r>
        <w:rPr>
          <w:rFonts w:hint="eastAsia"/>
        </w:rPr>
        <w:t>104</w:t>
      </w:r>
      <w:r>
        <w:rPr>
          <w:rFonts w:hint="eastAsia"/>
        </w:rPr>
        <w:t>字节）：</w:t>
      </w:r>
      <w:r>
        <w:rPr>
          <w:rFonts w:hint="eastAsia"/>
        </w:rPr>
        <w:t xml:space="preserve">39 39 36 32 32 31 38 34 30 31 30 31 30 30 34 30 35 34 32 34 39 3D 31 35 36 31 35 36 30 30 30 30 30 30 30 30 30 30 30 30 30 30 30 33 30 30 30 30 30 30 30 31 30 30 30 30 30 30 30 30 30 30 30 30 30 30 30 30 30 30 30 30 30 30 30 3D 30 30 30 30 30 </w:t>
      </w:r>
      <w:r>
        <w:t>30 30 30 30 30 30 30 3D 30 30 30 30 30 30 30 30 30 30 30 30 30 30 30</w:t>
      </w:r>
    </w:p>
    <w:p w14:paraId="4A9050A6" w14:textId="77777777" w:rsidR="003843EA" w:rsidRDefault="003843EA"/>
    <w:p w14:paraId="1D72DBC1" w14:textId="77777777" w:rsidR="003843EA" w:rsidRDefault="00A21561">
      <w:r>
        <w:rPr>
          <w:rFonts w:hint="eastAsia"/>
        </w:rPr>
        <w:t>压缩后的</w:t>
      </w:r>
      <w:r>
        <w:rPr>
          <w:rFonts w:hint="eastAsia"/>
        </w:rPr>
        <w:t>2</w:t>
      </w:r>
      <w:r>
        <w:rPr>
          <w:rFonts w:hint="eastAsia"/>
        </w:rPr>
        <w:t>磁道数据：</w:t>
      </w:r>
      <w:r>
        <w:t>23 62 21 84 01 01 00 40 54 24 9d 00 00 10 11 18 00 00 0F</w:t>
      </w:r>
    </w:p>
    <w:p w14:paraId="5A6540B8" w14:textId="77777777" w:rsidR="003843EA" w:rsidRDefault="00A21561">
      <w:r>
        <w:rPr>
          <w:rFonts w:hint="eastAsia"/>
        </w:rPr>
        <w:t>压缩后的</w:t>
      </w:r>
      <w:r>
        <w:rPr>
          <w:rFonts w:hint="eastAsia"/>
        </w:rPr>
        <w:t>3</w:t>
      </w:r>
      <w:r>
        <w:rPr>
          <w:rFonts w:hint="eastAsia"/>
        </w:rPr>
        <w:t>磁道数据：</w:t>
      </w:r>
      <w:r>
        <w:t>68 99 62 21 84 01 01 00 40 54 24 9d 15 61 56 00 00 00 00 00 00 00 03 00 00 00 01 00 00 00 00 00 00 00 00 00 00 00 0d 00 00 00 00 00 00 d0 00 00 00 00 00 00 00</w:t>
      </w:r>
    </w:p>
    <w:p w14:paraId="7970C93A" w14:textId="77777777" w:rsidR="003843EA" w:rsidRDefault="003843EA"/>
    <w:p w14:paraId="76E4B5F8" w14:textId="77777777" w:rsidR="003843EA" w:rsidRDefault="00A21561">
      <w:r>
        <w:rPr>
          <w:rFonts w:hint="eastAsia"/>
        </w:rPr>
        <w:t>待加密数据：</w:t>
      </w:r>
      <w:r>
        <w:rPr>
          <w:rFonts w:hint="eastAsia"/>
        </w:rPr>
        <w:t>23 62 21 84 01 01 00 40 54 24 9d 00 00 10 11 18 00 00 0F 68 99 62 21 84 01 01 00 40 54 24 9d 15 61 56 00 00 00 00 00 00 00 03 00 00 00 01 00 00 00 00 00 00 00 00 00 00 00 0d 00 00 00 00 00 00 d0 00 00 00 00 00 00 00 90 00 00 00 00 00 00 00</w:t>
      </w:r>
    </w:p>
    <w:p w14:paraId="3F25EDB2" w14:textId="77777777" w:rsidR="003843EA" w:rsidRDefault="003843EA"/>
    <w:p w14:paraId="2D1C9038" w14:textId="77777777" w:rsidR="003843EA" w:rsidRDefault="00A21561">
      <w:r>
        <w:rPr>
          <w:rFonts w:hint="eastAsia"/>
        </w:rPr>
        <w:t>加密结果：</w:t>
      </w:r>
      <w:r>
        <w:rPr>
          <w:rFonts w:hint="eastAsia"/>
        </w:rPr>
        <w:t>AA 17 4F B9 7A 58 BA 41 66 C5 63 CD 5D 97 EE 0F 0A CC 2F 94 47 2B BE 90 F9 85 81 EF 17 B7 8B C2 7E EF 91 D9 C2 5A 95 6F B8 FE CE 00 A1 49 5D B5 9F 65 19 24 26 4E 7A 61 D0 7B 7C 81 02 73 1F 10 79 93 73 97 DD 40 9D 5A 7B 3D 6E C3 38 53 E4 99</w:t>
      </w:r>
    </w:p>
    <w:p w14:paraId="3BD583EB" w14:textId="77777777" w:rsidR="003843EA" w:rsidRDefault="003843EA"/>
    <w:p w14:paraId="0932A478" w14:textId="77777777" w:rsidR="003843EA" w:rsidRDefault="003843EA"/>
    <w:p w14:paraId="76DC37C1" w14:textId="77777777" w:rsidR="003843EA" w:rsidRDefault="00A21561">
      <w:pPr>
        <w:pStyle w:val="2"/>
        <w:numPr>
          <w:ilvl w:val="0"/>
          <w:numId w:val="6"/>
        </w:numPr>
        <w:spacing w:before="100" w:after="100" w:line="240" w:lineRule="auto"/>
        <w:rPr>
          <w:rFonts w:asciiTheme="minorHAnsi" w:eastAsiaTheme="minorEastAsia" w:hAnsiTheme="minorHAnsi"/>
          <w:sz w:val="21"/>
          <w:szCs w:val="21"/>
        </w:rPr>
      </w:pPr>
      <w:bookmarkStart w:id="2125" w:name="_Toc453057482"/>
      <w:bookmarkStart w:id="2126" w:name="_Toc22567"/>
      <w:bookmarkStart w:id="2127" w:name="_Toc9059"/>
      <w:bookmarkStart w:id="2128" w:name="_Toc28164"/>
      <w:bookmarkStart w:id="2129" w:name="_Toc2760"/>
      <w:r>
        <w:rPr>
          <w:rFonts w:asciiTheme="minorHAnsi" w:eastAsiaTheme="minorEastAsia" w:hAnsiTheme="minorHAnsi" w:hint="eastAsia"/>
          <w:sz w:val="21"/>
          <w:szCs w:val="21"/>
        </w:rPr>
        <w:t>联动优势</w:t>
      </w:r>
      <w:bookmarkEnd w:id="2125"/>
      <w:bookmarkEnd w:id="2126"/>
      <w:bookmarkEnd w:id="2127"/>
      <w:bookmarkEnd w:id="2128"/>
      <w:bookmarkEnd w:id="2129"/>
    </w:p>
    <w:p w14:paraId="7953CEBC" w14:textId="77777777" w:rsidR="003843EA" w:rsidRDefault="00A21561">
      <w:r>
        <w:rPr>
          <w:rFonts w:hint="eastAsia"/>
        </w:rPr>
        <w:t>数据格式化</w:t>
      </w:r>
      <w:r>
        <w:t>方法如下（二、三磁道数据指在起始位</w:t>
      </w:r>
      <w:r>
        <w:t>‘</w:t>
      </w:r>
      <w:r>
        <w:rPr>
          <w:rFonts w:hint="eastAsia"/>
        </w:rPr>
        <w:t>;</w:t>
      </w:r>
      <w:r>
        <w:t>’</w:t>
      </w:r>
      <w:r>
        <w:rPr>
          <w:rFonts w:hint="eastAsia"/>
        </w:rPr>
        <w:t>到</w:t>
      </w:r>
      <w:r>
        <w:t>校验位</w:t>
      </w:r>
      <w:r>
        <w:rPr>
          <w:rFonts w:hint="eastAsia"/>
        </w:rPr>
        <w:t>间</w:t>
      </w:r>
      <w:r>
        <w:t>的数据）：</w:t>
      </w:r>
    </w:p>
    <w:p w14:paraId="1F2F0A98" w14:textId="77777777" w:rsidR="003843EA" w:rsidRDefault="00A21561">
      <w:pPr>
        <w:ind w:firstLineChars="200" w:firstLine="420"/>
      </w:pPr>
      <w:r>
        <w:rPr>
          <w:rFonts w:hint="eastAsia"/>
        </w:rPr>
        <w:t>(1)</w:t>
      </w:r>
      <w:r>
        <w:rPr>
          <w:rFonts w:hint="eastAsia"/>
        </w:rPr>
        <w:t>将二磁道</w:t>
      </w:r>
      <w:r>
        <w:t>数据后补字符</w:t>
      </w:r>
      <w:r>
        <w:t>“F”</w:t>
      </w:r>
      <w:r>
        <w:rPr>
          <w:rFonts w:hint="eastAsia"/>
        </w:rPr>
        <w:t>到</w:t>
      </w:r>
      <w:r>
        <w:rPr>
          <w:rFonts w:hint="eastAsia"/>
        </w:rPr>
        <w:t>48</w:t>
      </w:r>
      <w:r>
        <w:rPr>
          <w:rFonts w:hint="eastAsia"/>
        </w:rPr>
        <w:t>字节；</w:t>
      </w:r>
    </w:p>
    <w:p w14:paraId="6AB62C47" w14:textId="77777777" w:rsidR="003843EA" w:rsidRDefault="00A21561">
      <w:pPr>
        <w:ind w:firstLineChars="200" w:firstLine="420"/>
      </w:pPr>
      <w:r>
        <w:rPr>
          <w:rFonts w:hint="eastAsia"/>
        </w:rPr>
        <w:t>(2)</w:t>
      </w:r>
      <w:r>
        <w:rPr>
          <w:rFonts w:hint="eastAsia"/>
        </w:rPr>
        <w:t>若</w:t>
      </w:r>
      <w:r>
        <w:t>三磁道数据为</w:t>
      </w:r>
      <w:r>
        <w:rPr>
          <w:rFonts w:hint="eastAsia"/>
        </w:rPr>
        <w:t>16</w:t>
      </w:r>
      <w:r>
        <w:rPr>
          <w:rFonts w:hint="eastAsia"/>
        </w:rPr>
        <w:t>字节</w:t>
      </w:r>
      <w:r>
        <w:t>的倍数，则后补</w:t>
      </w:r>
      <w:r>
        <w:rPr>
          <w:rFonts w:hint="eastAsia"/>
        </w:rPr>
        <w:t>16</w:t>
      </w:r>
      <w:r>
        <w:rPr>
          <w:rFonts w:hint="eastAsia"/>
        </w:rPr>
        <w:t>个</w:t>
      </w:r>
      <w:r>
        <w:t>字符的</w:t>
      </w:r>
      <w:r>
        <w:t>“F”</w:t>
      </w:r>
      <w:r>
        <w:t>；否则，将三磁道数据（</w:t>
      </w:r>
      <w:r>
        <w:rPr>
          <w:rFonts w:hint="eastAsia"/>
        </w:rPr>
        <w:t>若</w:t>
      </w:r>
      <w:r>
        <w:t>存在）</w:t>
      </w:r>
      <w:r>
        <w:rPr>
          <w:rFonts w:hint="eastAsia"/>
        </w:rPr>
        <w:t>后</w:t>
      </w:r>
      <w:r>
        <w:t>补字符</w:t>
      </w:r>
      <w:r>
        <w:t>“F”</w:t>
      </w:r>
      <w:r>
        <w:rPr>
          <w:rFonts w:hint="eastAsia"/>
        </w:rPr>
        <w:t>，补</w:t>
      </w:r>
      <w:r>
        <w:t>足</w:t>
      </w:r>
      <w:r>
        <w:rPr>
          <w:rFonts w:hint="eastAsia"/>
        </w:rPr>
        <w:t>16</w:t>
      </w:r>
      <w:r>
        <w:rPr>
          <w:rFonts w:hint="eastAsia"/>
        </w:rPr>
        <w:t>字节</w:t>
      </w:r>
      <w:r>
        <w:t>的倍数；</w:t>
      </w:r>
    </w:p>
    <w:p w14:paraId="69CD8F6F" w14:textId="77777777" w:rsidR="003843EA" w:rsidRDefault="00A21561">
      <w:pPr>
        <w:ind w:firstLineChars="200" w:firstLine="420"/>
      </w:pPr>
      <w:r>
        <w:rPr>
          <w:rFonts w:hint="eastAsia"/>
        </w:rPr>
        <w:t>(3)</w:t>
      </w:r>
      <w:r>
        <w:rPr>
          <w:rFonts w:hint="eastAsia"/>
        </w:rPr>
        <w:t>将</w:t>
      </w:r>
      <w:r>
        <w:t>二磁道数据与三磁道数据合并（</w:t>
      </w:r>
      <w:r>
        <w:rPr>
          <w:rFonts w:hint="eastAsia"/>
        </w:rPr>
        <w:t>二磁道</w:t>
      </w:r>
      <w:r>
        <w:t>数据在前，三磁道数据</w:t>
      </w:r>
      <w:r>
        <w:rPr>
          <w:rFonts w:hint="eastAsia"/>
        </w:rPr>
        <w:t>在</w:t>
      </w:r>
      <w:r>
        <w:t>后）</w:t>
      </w:r>
      <w:r>
        <w:rPr>
          <w:rFonts w:hint="eastAsia"/>
        </w:rPr>
        <w:t>；</w:t>
      </w:r>
    </w:p>
    <w:p w14:paraId="0E0487E5" w14:textId="77777777" w:rsidR="003843EA" w:rsidRDefault="00A21561">
      <w:pPr>
        <w:ind w:firstLineChars="200" w:firstLine="420"/>
      </w:pPr>
      <w:r>
        <w:rPr>
          <w:rFonts w:hint="eastAsia"/>
        </w:rPr>
        <w:t>(4)</w:t>
      </w:r>
      <w:r>
        <w:rPr>
          <w:rFonts w:hint="eastAsia"/>
        </w:rPr>
        <w:t>将</w:t>
      </w:r>
      <w:r>
        <w:t>合并后的字符串转化为</w:t>
      </w:r>
      <w:r>
        <w:t>BCD</w:t>
      </w:r>
      <w:r>
        <w:t>码表示的字符串</w:t>
      </w:r>
      <w:r>
        <w:rPr>
          <w:rFonts w:hint="eastAsia"/>
        </w:rPr>
        <w:t>；</w:t>
      </w:r>
    </w:p>
    <w:p w14:paraId="5EDE0540" w14:textId="77777777" w:rsidR="003843EA" w:rsidRDefault="00A21561">
      <w:pPr>
        <w:ind w:firstLineChars="200" w:firstLine="420"/>
      </w:pPr>
      <w:r>
        <w:rPr>
          <w:rFonts w:hint="eastAsia"/>
        </w:rPr>
        <w:t>(5)</w:t>
      </w:r>
      <w:r>
        <w:rPr>
          <w:rFonts w:hint="eastAsia"/>
        </w:rPr>
        <w:t>将</w:t>
      </w:r>
      <w:r>
        <w:rPr>
          <w:rFonts w:hint="eastAsia"/>
        </w:rPr>
        <w:t>(4)</w:t>
      </w:r>
      <w:r>
        <w:rPr>
          <w:rFonts w:hint="eastAsia"/>
        </w:rPr>
        <w:t>中的数据进行</w:t>
      </w:r>
      <w:r>
        <w:rPr>
          <w:rFonts w:hint="eastAsia"/>
        </w:rPr>
        <w:t>TDES</w:t>
      </w:r>
      <w:r>
        <w:rPr>
          <w:rFonts w:hint="eastAsia"/>
        </w:rPr>
        <w:t>加密得到磁道密文。</w:t>
      </w:r>
    </w:p>
    <w:p w14:paraId="067C56C6" w14:textId="77777777" w:rsidR="003843EA" w:rsidRDefault="00A21561">
      <w:r>
        <w:rPr>
          <w:rFonts w:hint="eastAsia"/>
        </w:rPr>
        <w:t>举例</w:t>
      </w:r>
      <w:r>
        <w:t>：</w:t>
      </w:r>
    </w:p>
    <w:p w14:paraId="6B199A55" w14:textId="77777777" w:rsidR="003843EA" w:rsidRDefault="00A21561">
      <w:r>
        <w:rPr>
          <w:rFonts w:hint="eastAsia"/>
        </w:rPr>
        <w:t>二磁道</w:t>
      </w:r>
      <w:r>
        <w:t>数据</w:t>
      </w:r>
      <w:r>
        <w:rPr>
          <w:rFonts w:hint="eastAsia"/>
        </w:rPr>
        <w:t>（</w:t>
      </w:r>
      <w:r>
        <w:rPr>
          <w:rFonts w:hint="eastAsia"/>
        </w:rPr>
        <w:t>37</w:t>
      </w:r>
      <w:r>
        <w:rPr>
          <w:rFonts w:hint="eastAsia"/>
        </w:rPr>
        <w:t>）</w:t>
      </w:r>
      <w:r>
        <w:t>：</w:t>
      </w:r>
    </w:p>
    <w:p w14:paraId="504295C1" w14:textId="77777777" w:rsidR="003843EA" w:rsidRDefault="00A21561">
      <w:r>
        <w:t>1234567890123456789=05082017819991683</w:t>
      </w:r>
    </w:p>
    <w:p w14:paraId="2577F617" w14:textId="77777777" w:rsidR="003843EA" w:rsidRDefault="00A21561">
      <w:r>
        <w:rPr>
          <w:rFonts w:hint="eastAsia"/>
        </w:rPr>
        <w:t>三磁道</w:t>
      </w:r>
      <w:r>
        <w:t>数据（</w:t>
      </w:r>
      <w:r>
        <w:rPr>
          <w:rFonts w:hint="eastAsia"/>
        </w:rPr>
        <w:t>102</w:t>
      </w:r>
      <w:r>
        <w:t>）</w:t>
      </w:r>
      <w:r>
        <w:rPr>
          <w:rFonts w:hint="eastAsia"/>
        </w:rPr>
        <w:t>：</w:t>
      </w:r>
    </w:p>
    <w:p w14:paraId="06289631" w14:textId="77777777" w:rsidR="003843EA" w:rsidRDefault="00A21561">
      <w:r>
        <w:rPr>
          <w:rFonts w:hint="eastAsia"/>
        </w:rPr>
        <w:t>1234567890123456789</w:t>
      </w:r>
      <w:r>
        <w:t>=156000000000000000000378199921600000508000000000000000000000=000000000003=00000000</w:t>
      </w:r>
    </w:p>
    <w:p w14:paraId="5E16945D" w14:textId="77777777" w:rsidR="003843EA" w:rsidRDefault="00A21561">
      <w:r>
        <w:rPr>
          <w:rFonts w:hint="eastAsia"/>
        </w:rPr>
        <w:t>补</w:t>
      </w:r>
      <w:r>
        <w:t>位后的数据：</w:t>
      </w:r>
    </w:p>
    <w:p w14:paraId="2346A754" w14:textId="77777777" w:rsidR="003843EA" w:rsidRDefault="00A21561">
      <w:r>
        <w:t>1234567890123456789=05082017819991683FFFFFFFFFFFFF</w:t>
      </w:r>
    </w:p>
    <w:p w14:paraId="688DF870" w14:textId="77777777" w:rsidR="003843EA" w:rsidRDefault="00A21561">
      <w:r>
        <w:rPr>
          <w:rFonts w:hint="eastAsia"/>
        </w:rPr>
        <w:t>1234567890123456789</w:t>
      </w:r>
      <w:r>
        <w:t>=156000000000000000000378199921600000508000000000000000000000=000000000003=0</w:t>
      </w:r>
      <w:r>
        <w:lastRenderedPageBreak/>
        <w:t>0000000FFFFFFFFFF</w:t>
      </w:r>
    </w:p>
    <w:p w14:paraId="2980BFFF" w14:textId="77777777" w:rsidR="003843EA" w:rsidRDefault="003843EA">
      <w:pPr>
        <w:spacing w:line="276" w:lineRule="auto"/>
        <w:rPr>
          <w:rFonts w:ascii="黑体" w:hAnsi="宋体"/>
          <w:b/>
          <w:sz w:val="18"/>
          <w:szCs w:val="18"/>
        </w:rPr>
      </w:pPr>
    </w:p>
    <w:p w14:paraId="4B527546" w14:textId="77777777" w:rsidR="003843EA" w:rsidRDefault="00A21561">
      <w:pPr>
        <w:pStyle w:val="1"/>
        <w:jc w:val="center"/>
        <w:rPr>
          <w:rFonts w:ascii="黑体" w:hAnsi="宋体"/>
        </w:rPr>
      </w:pPr>
      <w:bookmarkStart w:id="2130" w:name="_Toc7355"/>
      <w:bookmarkStart w:id="2131" w:name="_Toc8053"/>
      <w:bookmarkStart w:id="2132" w:name="_Toc13810"/>
      <w:bookmarkStart w:id="2133" w:name="_Toc453057483"/>
      <w:bookmarkStart w:id="2134" w:name="_Toc11550"/>
      <w:r>
        <w:rPr>
          <w:rFonts w:ascii="黑体" w:hAnsi="宋体" w:hint="eastAsia"/>
        </w:rPr>
        <w:t>附录E-PINBLOCK算法</w:t>
      </w:r>
      <w:bookmarkEnd w:id="2130"/>
      <w:bookmarkEnd w:id="2131"/>
      <w:bookmarkEnd w:id="2132"/>
      <w:bookmarkEnd w:id="2133"/>
      <w:bookmarkEnd w:id="2134"/>
    </w:p>
    <w:p w14:paraId="3569DDE4" w14:textId="77777777" w:rsidR="003843EA" w:rsidRDefault="00A21561">
      <w:pPr>
        <w:pStyle w:val="2"/>
        <w:numPr>
          <w:ilvl w:val="0"/>
          <w:numId w:val="8"/>
        </w:numPr>
        <w:spacing w:before="100" w:after="100" w:line="240" w:lineRule="auto"/>
        <w:rPr>
          <w:rFonts w:asciiTheme="minorHAnsi" w:eastAsiaTheme="minorEastAsia" w:hAnsiTheme="minorHAnsi"/>
          <w:sz w:val="21"/>
          <w:szCs w:val="21"/>
        </w:rPr>
      </w:pPr>
      <w:bookmarkStart w:id="2135" w:name="_Toc27466"/>
      <w:bookmarkStart w:id="2136" w:name="_Toc453057484"/>
      <w:bookmarkStart w:id="2137" w:name="_Toc25335"/>
      <w:bookmarkStart w:id="2138" w:name="_Toc15641"/>
      <w:bookmarkStart w:id="2139" w:name="_Toc25425"/>
      <w:r>
        <w:rPr>
          <w:rFonts w:asciiTheme="minorHAnsi" w:eastAsiaTheme="minorEastAsia" w:hAnsiTheme="minorHAnsi" w:hint="eastAsia"/>
          <w:sz w:val="21"/>
          <w:szCs w:val="21"/>
        </w:rPr>
        <w:t>MK/SK</w:t>
      </w:r>
      <w:bookmarkEnd w:id="2135"/>
      <w:bookmarkEnd w:id="2136"/>
      <w:bookmarkEnd w:id="2137"/>
      <w:bookmarkEnd w:id="2138"/>
      <w:bookmarkEnd w:id="2139"/>
    </w:p>
    <w:p w14:paraId="3972370A" w14:textId="77777777" w:rsidR="003843EA" w:rsidRDefault="00A21561">
      <w:pPr>
        <w:ind w:firstLine="360"/>
        <w:rPr>
          <w:rFonts w:ascii="宋体" w:hAnsi="宋体"/>
        </w:rPr>
      </w:pPr>
      <w:r>
        <w:rPr>
          <w:rFonts w:hint="eastAsia"/>
          <w:szCs w:val="21"/>
        </w:rPr>
        <w:t>使用</w:t>
      </w:r>
      <w:r>
        <w:rPr>
          <w:rFonts w:hint="eastAsia"/>
          <w:szCs w:val="21"/>
        </w:rPr>
        <w:t>SEC_PIN_ISO9564_0</w:t>
      </w:r>
      <w:r>
        <w:rPr>
          <w:rFonts w:hint="eastAsia"/>
          <w:szCs w:val="21"/>
        </w:rPr>
        <w:t>算法。</w:t>
      </w:r>
    </w:p>
    <w:p w14:paraId="6DB651D9" w14:textId="77777777" w:rsidR="003843EA" w:rsidRDefault="00A21561">
      <w:pPr>
        <w:ind w:firstLine="360"/>
        <w:rPr>
          <w:rFonts w:ascii="宋体" w:hAnsi="宋体"/>
        </w:rPr>
      </w:pPr>
      <w:r>
        <w:rPr>
          <w:rFonts w:ascii="宋体" w:hAnsi="宋体" w:hint="eastAsia"/>
        </w:rPr>
        <w:t>数据格式化方法如下：</w:t>
      </w:r>
    </w:p>
    <w:p w14:paraId="066EDC29" w14:textId="77777777" w:rsidR="003843EA" w:rsidRDefault="00A21561">
      <w:pPr>
        <w:ind w:left="360"/>
      </w:pPr>
      <w:r>
        <w:rPr>
          <w:rFonts w:hint="eastAsia"/>
        </w:rPr>
        <w:t>1</w:t>
      </w:r>
      <w:r>
        <w:rPr>
          <w:rFonts w:hint="eastAsia"/>
        </w:rPr>
        <w:t>）</w:t>
      </w:r>
      <w:r>
        <w:rPr>
          <w:rFonts w:hint="eastAsia"/>
        </w:rPr>
        <w:t>PIN</w:t>
      </w:r>
      <w:r>
        <w:rPr>
          <w:rFonts w:hint="eastAsia"/>
        </w:rPr>
        <w:t>格式</w:t>
      </w:r>
    </w:p>
    <w:p w14:paraId="6600BAC7" w14:textId="77777777" w:rsidR="003843EA" w:rsidRDefault="00A21561">
      <w:pPr>
        <w:ind w:left="420" w:firstLine="420"/>
      </w:pPr>
      <w:r>
        <w:rPr>
          <w:rFonts w:ascii="宋体" w:hAnsi="Arial"/>
        </w:rPr>
        <w:t>A.</w:t>
      </w:r>
      <w:r>
        <w:rPr>
          <w:rFonts w:ascii="宋体" w:hAnsi="Arial" w:hint="eastAsia"/>
        </w:rPr>
        <w:t>第一数是</w:t>
      </w:r>
      <w:r>
        <w:rPr>
          <w:rFonts w:ascii="宋体" w:hAnsi="Arial"/>
        </w:rPr>
        <w:t>0</w:t>
      </w:r>
      <w:r>
        <w:rPr>
          <w:rFonts w:ascii="宋体" w:hAnsi="Arial" w:hint="eastAsia"/>
        </w:rPr>
        <w:t>，</w:t>
      </w:r>
    </w:p>
    <w:p w14:paraId="450A52BD" w14:textId="77777777" w:rsidR="003843EA" w:rsidRDefault="00A21561">
      <w:pPr>
        <w:ind w:left="420" w:firstLine="420"/>
        <w:rPr>
          <w:rFonts w:ascii="宋体" w:hAnsi="Arial"/>
        </w:rPr>
      </w:pPr>
      <w:r>
        <w:rPr>
          <w:rFonts w:ascii="宋体" w:hAnsi="Arial"/>
        </w:rPr>
        <w:t>B.</w:t>
      </w:r>
      <w:r>
        <w:rPr>
          <w:rFonts w:ascii="宋体" w:hAnsi="Arial" w:hint="eastAsia"/>
        </w:rPr>
        <w:t>第二数是密码长度，最大</w:t>
      </w:r>
      <w:r>
        <w:rPr>
          <w:rFonts w:ascii="宋体" w:hAnsi="Arial" w:hint="eastAsia"/>
        </w:rPr>
        <w:t>12</w:t>
      </w:r>
      <w:r>
        <w:rPr>
          <w:rFonts w:ascii="宋体" w:hAnsi="Arial" w:hint="eastAsia"/>
        </w:rPr>
        <w:t>个数，</w:t>
      </w:r>
    </w:p>
    <w:p w14:paraId="3814EC76" w14:textId="77777777" w:rsidR="003843EA" w:rsidRDefault="00A21561">
      <w:pPr>
        <w:ind w:left="420" w:firstLine="420"/>
        <w:rPr>
          <w:rFonts w:ascii="宋体" w:hAnsi="Arial"/>
        </w:rPr>
      </w:pPr>
      <w:r>
        <w:rPr>
          <w:rFonts w:ascii="宋体" w:hAnsi="Arial"/>
        </w:rPr>
        <w:t>C.</w:t>
      </w:r>
      <w:r>
        <w:rPr>
          <w:rFonts w:ascii="宋体" w:hAnsi="Arial" w:hint="eastAsia"/>
        </w:rPr>
        <w:t>密码从第三字节开始，不够</w:t>
      </w:r>
      <w:r>
        <w:rPr>
          <w:rFonts w:ascii="宋体" w:hAnsi="Arial"/>
        </w:rPr>
        <w:t>16</w:t>
      </w:r>
      <w:r>
        <w:rPr>
          <w:rFonts w:ascii="宋体" w:hAnsi="Arial" w:hint="eastAsia"/>
        </w:rPr>
        <w:t>位用</w:t>
      </w:r>
      <w:r>
        <w:rPr>
          <w:rFonts w:ascii="Arial" w:hAnsi="Arial"/>
        </w:rPr>
        <w:t>‘</w:t>
      </w:r>
      <w:r>
        <w:rPr>
          <w:rFonts w:ascii="宋体" w:hAnsi="Arial"/>
        </w:rPr>
        <w:t>F</w:t>
      </w:r>
      <w:r>
        <w:rPr>
          <w:rFonts w:ascii="Arial" w:hAnsi="Arial"/>
        </w:rPr>
        <w:t>‘</w:t>
      </w:r>
      <w:r>
        <w:rPr>
          <w:rFonts w:ascii="宋体" w:hAnsi="Arial" w:hint="eastAsia"/>
        </w:rPr>
        <w:t>填补。</w:t>
      </w:r>
    </w:p>
    <w:p w14:paraId="15C02F81" w14:textId="77777777" w:rsidR="003843EA" w:rsidRDefault="00A21561">
      <w:pPr>
        <w:ind w:leftChars="100" w:left="210"/>
        <w:rPr>
          <w:rFonts w:ascii="宋体" w:hAnsi="Arial"/>
        </w:rPr>
      </w:pPr>
      <w:r>
        <w:rPr>
          <w:rFonts w:ascii="宋体" w:hAnsi="Arial" w:hint="eastAsia"/>
        </w:rPr>
        <w:tab/>
        <w:t>2</w:t>
      </w:r>
      <w:r>
        <w:rPr>
          <w:rFonts w:ascii="宋体" w:hAnsi="Arial" w:hint="eastAsia"/>
        </w:rPr>
        <w:t>）</w:t>
      </w:r>
      <w:r>
        <w:rPr>
          <w:rFonts w:ascii="宋体" w:hAnsi="Arial" w:hint="eastAsia"/>
        </w:rPr>
        <w:t>PAN</w:t>
      </w:r>
      <w:r>
        <w:rPr>
          <w:rFonts w:ascii="宋体" w:hAnsi="Arial" w:hint="eastAsia"/>
        </w:rPr>
        <w:t>格式</w:t>
      </w:r>
    </w:p>
    <w:p w14:paraId="08EB2A07" w14:textId="77777777" w:rsidR="003843EA" w:rsidRDefault="00A21561">
      <w:pPr>
        <w:ind w:leftChars="300" w:left="630" w:firstLine="420"/>
        <w:rPr>
          <w:rFonts w:ascii="宋体" w:hAnsi="Arial"/>
        </w:rPr>
      </w:pPr>
      <w:r>
        <w:rPr>
          <w:rFonts w:ascii="宋体" w:hAnsi="Arial"/>
        </w:rPr>
        <w:t>A.</w:t>
      </w:r>
      <w:r>
        <w:rPr>
          <w:rFonts w:ascii="宋体" w:hAnsi="Arial" w:hint="eastAsia"/>
        </w:rPr>
        <w:t>前面四个数是</w:t>
      </w:r>
      <w:r>
        <w:rPr>
          <w:rFonts w:ascii="宋体" w:hAnsi="Arial"/>
        </w:rPr>
        <w:t>0</w:t>
      </w:r>
      <w:r>
        <w:rPr>
          <w:rFonts w:ascii="宋体" w:hAnsi="Arial" w:hint="eastAsia"/>
        </w:rPr>
        <w:t>，即两个字节。</w:t>
      </w:r>
    </w:p>
    <w:p w14:paraId="40B810EE" w14:textId="77777777" w:rsidR="003843EA" w:rsidRDefault="00A21561">
      <w:pPr>
        <w:ind w:leftChars="300" w:left="630" w:firstLine="420"/>
        <w:rPr>
          <w:rFonts w:ascii="宋体" w:hAnsi="Arial"/>
        </w:rPr>
      </w:pPr>
      <w:r>
        <w:rPr>
          <w:rFonts w:ascii="宋体" w:hAnsi="Arial" w:hint="eastAsia"/>
        </w:rPr>
        <w:t>B.</w:t>
      </w:r>
      <w:r>
        <w:rPr>
          <w:rFonts w:ascii="宋体" w:hAnsi="Arial" w:hint="eastAsia"/>
        </w:rPr>
        <w:t>主张后的最后一个数舍去，从倒数第</w:t>
      </w:r>
      <w:r>
        <w:rPr>
          <w:rFonts w:ascii="宋体" w:hAnsi="Arial" w:hint="eastAsia"/>
        </w:rPr>
        <w:t>2</w:t>
      </w:r>
      <w:r>
        <w:rPr>
          <w:rFonts w:ascii="宋体" w:hAnsi="Arial" w:hint="eastAsia"/>
        </w:rPr>
        <w:t>位开始往前取，取到</w:t>
      </w:r>
      <w:r>
        <w:rPr>
          <w:rFonts w:ascii="宋体" w:hAnsi="Arial" w:hint="eastAsia"/>
        </w:rPr>
        <w:t>12</w:t>
      </w:r>
      <w:r>
        <w:rPr>
          <w:rFonts w:ascii="宋体" w:hAnsi="Arial" w:hint="eastAsia"/>
        </w:rPr>
        <w:t>个数字，所得到的数据放在第三个字节开始处</w:t>
      </w:r>
    </w:p>
    <w:p w14:paraId="706E51C0" w14:textId="77777777" w:rsidR="003843EA" w:rsidRDefault="00A21561">
      <w:pPr>
        <w:ind w:leftChars="300" w:left="630" w:firstLine="420"/>
        <w:rPr>
          <w:rFonts w:ascii="宋体" w:hAnsi="Arial"/>
        </w:rPr>
      </w:pPr>
      <w:r>
        <w:rPr>
          <w:rFonts w:ascii="宋体" w:hAnsi="Arial" w:hint="eastAsia"/>
        </w:rPr>
        <w:t>C.</w:t>
      </w:r>
      <w:r>
        <w:rPr>
          <w:rFonts w:ascii="宋体" w:hAnsi="Arial" w:hint="eastAsia"/>
        </w:rPr>
        <w:t>后面如果不足</w:t>
      </w:r>
      <w:r>
        <w:rPr>
          <w:rFonts w:ascii="宋体" w:hAnsi="Arial" w:hint="eastAsia"/>
        </w:rPr>
        <w:t>8</w:t>
      </w:r>
      <w:r>
        <w:rPr>
          <w:rFonts w:ascii="宋体" w:hAnsi="Arial" w:hint="eastAsia"/>
        </w:rPr>
        <w:t>位就补</w:t>
      </w:r>
      <w:r>
        <w:rPr>
          <w:rFonts w:ascii="宋体" w:hAnsi="Arial" w:hint="eastAsia"/>
        </w:rPr>
        <w:t>FF</w:t>
      </w:r>
    </w:p>
    <w:p w14:paraId="5343240A" w14:textId="77777777" w:rsidR="003843EA" w:rsidRDefault="00A21561">
      <w:pPr>
        <w:ind w:leftChars="100" w:left="210"/>
        <w:rPr>
          <w:rFonts w:ascii="宋体" w:hAnsi="Arial"/>
        </w:rPr>
      </w:pPr>
      <w:r>
        <w:rPr>
          <w:rFonts w:ascii="宋体" w:hAnsi="Arial" w:hint="eastAsia"/>
        </w:rPr>
        <w:t xml:space="preserve">   3</w:t>
      </w:r>
      <w:r>
        <w:rPr>
          <w:rFonts w:ascii="宋体" w:hAnsi="Arial" w:hint="eastAsia"/>
        </w:rPr>
        <w:t>）将</w:t>
      </w:r>
      <w:r>
        <w:rPr>
          <w:rFonts w:ascii="宋体" w:hAnsi="Arial" w:hint="eastAsia"/>
        </w:rPr>
        <w:t>pin</w:t>
      </w:r>
      <w:r>
        <w:rPr>
          <w:rFonts w:ascii="宋体" w:hAnsi="Arial" w:hint="eastAsia"/>
        </w:rPr>
        <w:t>和</w:t>
      </w:r>
      <w:r>
        <w:rPr>
          <w:rFonts w:ascii="宋体" w:hAnsi="Arial" w:hint="eastAsia"/>
        </w:rPr>
        <w:t>pan</w:t>
      </w:r>
      <w:r>
        <w:rPr>
          <w:rFonts w:ascii="宋体" w:hAnsi="Arial" w:hint="eastAsia"/>
        </w:rPr>
        <w:t>异或得到</w:t>
      </w:r>
      <w:proofErr w:type="spellStart"/>
      <w:r>
        <w:rPr>
          <w:rFonts w:ascii="宋体" w:hAnsi="Arial" w:hint="eastAsia"/>
        </w:rPr>
        <w:t>pinblock</w:t>
      </w:r>
      <w:proofErr w:type="spellEnd"/>
      <w:r>
        <w:rPr>
          <w:rFonts w:ascii="宋体" w:hAnsi="Arial" w:hint="eastAsia"/>
        </w:rPr>
        <w:t>的明文。</w:t>
      </w:r>
    </w:p>
    <w:p w14:paraId="51CA860C" w14:textId="77777777" w:rsidR="003843EA" w:rsidRDefault="00A21561">
      <w:pPr>
        <w:ind w:leftChars="100" w:left="210"/>
        <w:rPr>
          <w:rFonts w:ascii="宋体" w:hAnsi="Arial"/>
        </w:rPr>
      </w:pPr>
      <w:r>
        <w:rPr>
          <w:rFonts w:ascii="宋体" w:hAnsi="Arial" w:hint="eastAsia"/>
        </w:rPr>
        <w:t xml:space="preserve">   4</w:t>
      </w:r>
      <w:r>
        <w:rPr>
          <w:rFonts w:ascii="宋体" w:hAnsi="Arial" w:hint="eastAsia"/>
        </w:rPr>
        <w:t>）用索引的工作秘钥加密异或所得值即得到</w:t>
      </w:r>
      <w:proofErr w:type="spellStart"/>
      <w:r>
        <w:rPr>
          <w:rFonts w:ascii="宋体" w:hAnsi="Arial" w:hint="eastAsia"/>
        </w:rPr>
        <w:t>pinblock</w:t>
      </w:r>
      <w:proofErr w:type="spellEnd"/>
      <w:r>
        <w:rPr>
          <w:rFonts w:ascii="宋体" w:hAnsi="Arial" w:hint="eastAsia"/>
        </w:rPr>
        <w:t>密文</w:t>
      </w:r>
    </w:p>
    <w:p w14:paraId="61856235" w14:textId="77777777" w:rsidR="003843EA" w:rsidRDefault="00A21561">
      <w:pPr>
        <w:ind w:leftChars="100" w:left="210"/>
        <w:rPr>
          <w:rFonts w:ascii="宋体" w:hAnsi="Arial"/>
        </w:rPr>
      </w:pPr>
      <w:r>
        <w:rPr>
          <w:rFonts w:ascii="宋体" w:hAnsi="Arial" w:hint="eastAsia"/>
        </w:rPr>
        <w:t>例如：主账号是</w:t>
      </w:r>
      <w:r>
        <w:rPr>
          <w:rFonts w:ascii="宋体" w:hAnsi="Arial" w:hint="eastAsia"/>
        </w:rPr>
        <w:t xml:space="preserve"> 4367450201343015</w:t>
      </w:r>
      <w:r>
        <w:rPr>
          <w:rFonts w:ascii="宋体" w:hAnsi="Arial" w:hint="eastAsia"/>
        </w:rPr>
        <w:t>输入密码是</w:t>
      </w:r>
      <w:r>
        <w:rPr>
          <w:rFonts w:ascii="宋体" w:hAnsi="Arial" w:hint="eastAsia"/>
        </w:rPr>
        <w:t>123456</w:t>
      </w:r>
    </w:p>
    <w:p w14:paraId="55158204" w14:textId="77777777" w:rsidR="003843EA" w:rsidRDefault="00A21561">
      <w:pPr>
        <w:ind w:leftChars="100" w:left="210"/>
        <w:rPr>
          <w:rFonts w:ascii="宋体" w:hAnsi="Arial"/>
        </w:rPr>
      </w:pPr>
      <w:r>
        <w:rPr>
          <w:rFonts w:ascii="宋体" w:hAnsi="Arial" w:hint="eastAsia"/>
        </w:rPr>
        <w:t>则</w:t>
      </w:r>
      <w:r>
        <w:rPr>
          <w:rFonts w:ascii="宋体" w:hAnsi="Arial" w:hint="eastAsia"/>
        </w:rPr>
        <w:t>pin</w:t>
      </w:r>
      <w:r>
        <w:rPr>
          <w:rFonts w:ascii="宋体" w:hAnsi="Arial" w:hint="eastAsia"/>
        </w:rPr>
        <w:t>为</w:t>
      </w:r>
      <w:r>
        <w:rPr>
          <w:rFonts w:ascii="宋体" w:hAnsi="Arial" w:hint="eastAsia"/>
        </w:rPr>
        <w:t>06 12 34 56 FF FFFFFF</w:t>
      </w:r>
    </w:p>
    <w:p w14:paraId="3529A979" w14:textId="77777777" w:rsidR="003843EA" w:rsidRDefault="00A21561">
      <w:pPr>
        <w:ind w:leftChars="100" w:left="210"/>
        <w:rPr>
          <w:rFonts w:ascii="宋体" w:hAnsi="Arial"/>
        </w:rPr>
      </w:pPr>
      <w:r>
        <w:rPr>
          <w:rFonts w:ascii="宋体" w:hAnsi="Arial"/>
        </w:rPr>
        <w:t>P</w:t>
      </w:r>
      <w:r>
        <w:rPr>
          <w:rFonts w:ascii="宋体" w:hAnsi="Arial" w:hint="eastAsia"/>
        </w:rPr>
        <w:t>an</w:t>
      </w:r>
      <w:r>
        <w:rPr>
          <w:rFonts w:ascii="宋体" w:hAnsi="Arial" w:hint="eastAsia"/>
        </w:rPr>
        <w:t>为</w:t>
      </w:r>
      <w:r>
        <w:rPr>
          <w:rFonts w:ascii="宋体" w:hAnsi="Arial" w:hint="eastAsia"/>
        </w:rPr>
        <w:t>00 00 745020134301</w:t>
      </w:r>
    </w:p>
    <w:p w14:paraId="1A574E84" w14:textId="77777777" w:rsidR="003843EA" w:rsidRDefault="003843EA">
      <w:pPr>
        <w:pStyle w:val="12"/>
        <w:ind w:left="720" w:firstLineChars="0" w:firstLine="0"/>
      </w:pPr>
    </w:p>
    <w:p w14:paraId="226BE357" w14:textId="77777777" w:rsidR="003843EA" w:rsidRDefault="00A21561">
      <w:pPr>
        <w:pStyle w:val="2"/>
        <w:numPr>
          <w:ilvl w:val="0"/>
          <w:numId w:val="8"/>
        </w:numPr>
        <w:spacing w:before="100" w:after="100" w:line="240" w:lineRule="auto"/>
        <w:rPr>
          <w:rFonts w:asciiTheme="minorHAnsi" w:eastAsiaTheme="minorEastAsia" w:hAnsiTheme="minorHAnsi"/>
          <w:sz w:val="21"/>
          <w:szCs w:val="21"/>
        </w:rPr>
      </w:pPr>
      <w:bookmarkStart w:id="2140" w:name="_Toc453057485"/>
      <w:bookmarkStart w:id="2141" w:name="_Toc17103"/>
      <w:bookmarkStart w:id="2142" w:name="_Toc828"/>
      <w:bookmarkStart w:id="2143" w:name="_Toc2446"/>
      <w:bookmarkStart w:id="2144" w:name="_Toc5328"/>
      <w:r>
        <w:rPr>
          <w:rFonts w:asciiTheme="minorHAnsi" w:eastAsiaTheme="minorEastAsia" w:hAnsiTheme="minorHAnsi" w:hint="eastAsia"/>
          <w:sz w:val="21"/>
          <w:szCs w:val="21"/>
        </w:rPr>
        <w:t>DUKPT</w:t>
      </w:r>
      <w:bookmarkEnd w:id="2140"/>
      <w:bookmarkEnd w:id="2141"/>
      <w:bookmarkEnd w:id="2142"/>
      <w:bookmarkEnd w:id="2143"/>
      <w:bookmarkEnd w:id="2144"/>
    </w:p>
    <w:p w14:paraId="1FFD3BBA" w14:textId="77777777" w:rsidR="003843EA" w:rsidRDefault="00A21561">
      <w:pPr>
        <w:ind w:left="360"/>
      </w:pPr>
      <w:r>
        <w:rPr>
          <w:rFonts w:hint="eastAsia"/>
        </w:rPr>
        <w:t>假如所灌的</w:t>
      </w:r>
      <w:r>
        <w:rPr>
          <w:rFonts w:hint="eastAsia"/>
        </w:rPr>
        <w:t>DUKPT</w:t>
      </w:r>
      <w:r>
        <w:rPr>
          <w:rFonts w:hint="eastAsia"/>
        </w:rPr>
        <w:t>密钥如下：</w:t>
      </w:r>
    </w:p>
    <w:p w14:paraId="50E90E1C" w14:textId="77777777" w:rsidR="003843EA" w:rsidRDefault="00A21561">
      <w:pPr>
        <w:ind w:left="360"/>
      </w:pPr>
      <w:r>
        <w:rPr>
          <w:rFonts w:hint="eastAsia"/>
        </w:rPr>
        <w:t>密钥</w:t>
      </w:r>
      <w:r>
        <w:rPr>
          <w:rFonts w:hint="eastAsia"/>
        </w:rPr>
        <w:t>ID</w:t>
      </w:r>
      <w:r>
        <w:rPr>
          <w:rFonts w:hint="eastAsia"/>
        </w:rPr>
        <w:t>：</w:t>
      </w:r>
      <w:r>
        <w:rPr>
          <w:rFonts w:hint="eastAsia"/>
        </w:rPr>
        <w:t>1</w:t>
      </w:r>
    </w:p>
    <w:p w14:paraId="17CF2336" w14:textId="77777777" w:rsidR="003843EA" w:rsidRDefault="00A21561">
      <w:pPr>
        <w:ind w:left="360"/>
      </w:pPr>
      <w:r>
        <w:rPr>
          <w:rFonts w:hint="eastAsia"/>
        </w:rPr>
        <w:t>密钥明文：</w:t>
      </w:r>
      <w:r>
        <w:t>e6b5dc9f8042cf97 be08c310209fa0f4</w:t>
      </w:r>
    </w:p>
    <w:p w14:paraId="00869CB2" w14:textId="77777777" w:rsidR="003843EA" w:rsidRDefault="00A21561">
      <w:pPr>
        <w:ind w:left="360"/>
      </w:pPr>
      <w:r>
        <w:rPr>
          <w:rFonts w:hint="eastAsia"/>
        </w:rPr>
        <w:t>初始</w:t>
      </w:r>
      <w:r>
        <w:rPr>
          <w:rFonts w:hint="eastAsia"/>
        </w:rPr>
        <w:t>KSN</w:t>
      </w:r>
      <w:r>
        <w:rPr>
          <w:rFonts w:hint="eastAsia"/>
        </w:rPr>
        <w:t>：</w:t>
      </w:r>
      <w:r>
        <w:t>FFFFFF00000000000001</w:t>
      </w:r>
    </w:p>
    <w:p w14:paraId="4736167B" w14:textId="77777777" w:rsidR="003843EA" w:rsidRDefault="00A21561">
      <w:pPr>
        <w:ind w:left="360"/>
      </w:pPr>
      <w:r>
        <w:rPr>
          <w:rFonts w:hint="eastAsia"/>
        </w:rPr>
        <w:t>则用</w:t>
      </w:r>
      <w:r>
        <w:rPr>
          <w:rFonts w:hint="eastAsia"/>
        </w:rPr>
        <w:t>Encryption Utility</w:t>
      </w:r>
      <w:r>
        <w:rPr>
          <w:rFonts w:hint="eastAsia"/>
        </w:rPr>
        <w:t>工具计算</w:t>
      </w:r>
      <w:proofErr w:type="spellStart"/>
      <w:r>
        <w:rPr>
          <w:rFonts w:hint="eastAsia"/>
        </w:rPr>
        <w:t>pinblock</w:t>
      </w:r>
      <w:proofErr w:type="spellEnd"/>
      <w:r>
        <w:rPr>
          <w:rFonts w:hint="eastAsia"/>
        </w:rPr>
        <w:t>如下图所示：</w:t>
      </w:r>
    </w:p>
    <w:p w14:paraId="010940E9" w14:textId="77777777" w:rsidR="003843EA" w:rsidRDefault="00A21561">
      <w:pPr>
        <w:ind w:left="360"/>
      </w:pPr>
      <w:r>
        <w:rPr>
          <w:noProof/>
        </w:rPr>
        <w:drawing>
          <wp:inline distT="0" distB="0" distL="0" distR="0" wp14:anchorId="068A22AC" wp14:editId="7C60D887">
            <wp:extent cx="5274310" cy="2236470"/>
            <wp:effectExtent l="19050" t="0" r="254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15"/>
                    <a:srcRect/>
                    <a:stretch>
                      <a:fillRect/>
                    </a:stretch>
                  </pic:blipFill>
                  <pic:spPr>
                    <a:xfrm>
                      <a:off x="0" y="0"/>
                      <a:ext cx="5274310" cy="2237078"/>
                    </a:xfrm>
                    <a:prstGeom prst="rect">
                      <a:avLst/>
                    </a:prstGeom>
                    <a:noFill/>
                    <a:ln w="9525">
                      <a:noFill/>
                      <a:miter lim="800000"/>
                      <a:headEnd/>
                      <a:tailEnd/>
                    </a:ln>
                  </pic:spPr>
                </pic:pic>
              </a:graphicData>
            </a:graphic>
          </wp:inline>
        </w:drawing>
      </w:r>
    </w:p>
    <w:p w14:paraId="5B0BC983" w14:textId="77777777" w:rsidR="003843EA" w:rsidRDefault="00A21561">
      <w:pPr>
        <w:ind w:left="360"/>
      </w:pPr>
      <w:r>
        <w:rPr>
          <w:noProof/>
        </w:rPr>
        <w:lastRenderedPageBreak/>
        <w:drawing>
          <wp:inline distT="0" distB="0" distL="0" distR="0" wp14:anchorId="2A5FAE27" wp14:editId="33A8D26E">
            <wp:extent cx="5274310" cy="3500120"/>
            <wp:effectExtent l="19050" t="0" r="254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16"/>
                    <a:srcRect/>
                    <a:stretch>
                      <a:fillRect/>
                    </a:stretch>
                  </pic:blipFill>
                  <pic:spPr>
                    <a:xfrm>
                      <a:off x="0" y="0"/>
                      <a:ext cx="5274310" cy="3500603"/>
                    </a:xfrm>
                    <a:prstGeom prst="rect">
                      <a:avLst/>
                    </a:prstGeom>
                    <a:noFill/>
                    <a:ln w="9525">
                      <a:noFill/>
                      <a:miter lim="800000"/>
                      <a:headEnd/>
                      <a:tailEnd/>
                    </a:ln>
                  </pic:spPr>
                </pic:pic>
              </a:graphicData>
            </a:graphic>
          </wp:inline>
        </w:drawing>
      </w:r>
    </w:p>
    <w:p w14:paraId="6E3EA07F" w14:textId="77777777" w:rsidR="003843EA" w:rsidRDefault="00A21561">
      <w:pPr>
        <w:pStyle w:val="2"/>
        <w:numPr>
          <w:ilvl w:val="0"/>
          <w:numId w:val="8"/>
        </w:numPr>
        <w:spacing w:before="100" w:after="100" w:line="240" w:lineRule="auto"/>
        <w:rPr>
          <w:rFonts w:asciiTheme="minorHAnsi" w:eastAsiaTheme="minorEastAsia" w:hAnsiTheme="minorHAnsi"/>
          <w:sz w:val="21"/>
          <w:szCs w:val="21"/>
        </w:rPr>
      </w:pPr>
      <w:bookmarkStart w:id="2145" w:name="_Toc26377"/>
      <w:bookmarkStart w:id="2146" w:name="_Toc453057486"/>
      <w:bookmarkStart w:id="2147" w:name="_Toc6292"/>
      <w:bookmarkStart w:id="2148" w:name="_Toc16621"/>
      <w:bookmarkStart w:id="2149" w:name="_Toc6440"/>
      <w:r>
        <w:rPr>
          <w:rFonts w:asciiTheme="minorHAnsi" w:eastAsiaTheme="minorEastAsia" w:hAnsiTheme="minorHAnsi" w:hint="eastAsia"/>
          <w:sz w:val="21"/>
          <w:szCs w:val="21"/>
        </w:rPr>
        <w:t>FIXED</w:t>
      </w:r>
      <w:r>
        <w:rPr>
          <w:rFonts w:asciiTheme="minorHAnsi" w:eastAsiaTheme="minorEastAsia" w:hAnsiTheme="minorHAnsi" w:hint="eastAsia"/>
          <w:sz w:val="21"/>
          <w:szCs w:val="21"/>
        </w:rPr>
        <w:t>（银商一盒宝）</w:t>
      </w:r>
      <w:bookmarkEnd w:id="2145"/>
      <w:bookmarkEnd w:id="2146"/>
      <w:bookmarkEnd w:id="2147"/>
      <w:bookmarkEnd w:id="2148"/>
      <w:bookmarkEnd w:id="2149"/>
    </w:p>
    <w:p w14:paraId="73A021BE" w14:textId="77777777" w:rsidR="003843EA" w:rsidRDefault="00A21561">
      <w:pPr>
        <w:ind w:left="360"/>
      </w:pPr>
      <w:r>
        <w:rPr>
          <w:rFonts w:hint="eastAsia"/>
        </w:rPr>
        <w:t>用索引为</w:t>
      </w:r>
      <w:r>
        <w:rPr>
          <w:rFonts w:hint="eastAsia"/>
        </w:rPr>
        <w:t>3</w:t>
      </w:r>
      <w:r>
        <w:rPr>
          <w:rFonts w:hint="eastAsia"/>
        </w:rPr>
        <w:t>的</w:t>
      </w:r>
      <w:r>
        <w:rPr>
          <w:rFonts w:hint="eastAsia"/>
        </w:rPr>
        <w:t>MAC</w:t>
      </w:r>
      <w:r>
        <w:rPr>
          <w:rFonts w:hint="eastAsia"/>
        </w:rPr>
        <w:t>密钥分散</w:t>
      </w:r>
      <w:r>
        <w:rPr>
          <w:rFonts w:hint="eastAsia"/>
        </w:rPr>
        <w:t>PIN KSN</w:t>
      </w:r>
      <w:r>
        <w:rPr>
          <w:rFonts w:hint="eastAsia"/>
        </w:rPr>
        <w:t>得到工作密钥</w:t>
      </w:r>
    </w:p>
    <w:p w14:paraId="613B6EBB" w14:textId="77777777" w:rsidR="003843EA" w:rsidRDefault="00A21561">
      <w:pPr>
        <w:ind w:left="360"/>
      </w:pPr>
      <w:r>
        <w:rPr>
          <w:rFonts w:hint="eastAsia"/>
        </w:rPr>
        <w:t>例如：</w:t>
      </w:r>
    </w:p>
    <w:p w14:paraId="4013EDC0" w14:textId="77777777" w:rsidR="003843EA" w:rsidRDefault="00A21561">
      <w:pPr>
        <w:ind w:left="360"/>
      </w:pPr>
      <w:r>
        <w:rPr>
          <w:rFonts w:hint="eastAsia"/>
        </w:rPr>
        <w:t>1</w:t>
      </w:r>
      <w:r>
        <w:rPr>
          <w:rFonts w:hint="eastAsia"/>
        </w:rPr>
        <w:t>）索引为</w:t>
      </w:r>
      <w:r>
        <w:rPr>
          <w:rFonts w:hint="eastAsia"/>
        </w:rPr>
        <w:t>3</w:t>
      </w:r>
      <w:r>
        <w:rPr>
          <w:rFonts w:hint="eastAsia"/>
        </w:rPr>
        <w:t>的</w:t>
      </w:r>
      <w:r>
        <w:rPr>
          <w:rFonts w:hint="eastAsia"/>
        </w:rPr>
        <w:t>MAC</w:t>
      </w:r>
      <w:r>
        <w:rPr>
          <w:rFonts w:hint="eastAsia"/>
        </w:rPr>
        <w:t>密钥明文为：</w:t>
      </w:r>
      <w:r>
        <w:t>66666666666666666666666666666666</w:t>
      </w:r>
    </w:p>
    <w:p w14:paraId="5794B537" w14:textId="77777777" w:rsidR="003843EA" w:rsidRDefault="00A21561">
      <w:pPr>
        <w:ind w:left="360"/>
      </w:pPr>
      <w:r>
        <w:rPr>
          <w:rFonts w:hint="eastAsia"/>
        </w:rPr>
        <w:t>PIN KSN(</w:t>
      </w:r>
      <w:r>
        <w:rPr>
          <w:rFonts w:hint="eastAsia"/>
        </w:rPr>
        <w:t>即随机数</w:t>
      </w:r>
      <w:r>
        <w:rPr>
          <w:rFonts w:hint="eastAsia"/>
        </w:rPr>
        <w:t>)</w:t>
      </w:r>
      <w:r>
        <w:rPr>
          <w:rFonts w:hint="eastAsia"/>
        </w:rPr>
        <w:t>为：</w:t>
      </w:r>
      <w:r>
        <w:t>00 00 00 00 00 00 00 03</w:t>
      </w:r>
    </w:p>
    <w:p w14:paraId="7EF8F058" w14:textId="77777777" w:rsidR="003843EA" w:rsidRDefault="00A21561">
      <w:pPr>
        <w:ind w:left="360"/>
      </w:pPr>
      <w:r>
        <w:rPr>
          <w:rFonts w:hint="eastAsia"/>
        </w:rPr>
        <w:t>分散算法为：利用</w:t>
      </w:r>
      <w:r>
        <w:rPr>
          <w:rFonts w:hint="eastAsia"/>
        </w:rPr>
        <w:t>MAC</w:t>
      </w:r>
      <w:r>
        <w:rPr>
          <w:rFonts w:hint="eastAsia"/>
        </w:rPr>
        <w:t>密钥加密随机数得到工作密钥的左半部分，然后将随机数取反，利用</w:t>
      </w:r>
      <w:r>
        <w:rPr>
          <w:rFonts w:hint="eastAsia"/>
        </w:rPr>
        <w:t>MAC</w:t>
      </w:r>
      <w:r>
        <w:rPr>
          <w:rFonts w:hint="eastAsia"/>
        </w:rPr>
        <w:t>密钥加密取反后的随机数得到工作密钥的右半部分，本例中分散出来的工作密钥为</w:t>
      </w:r>
      <w:r>
        <w:t>DDE3C566446FDCB041E6B2773CB1A301</w:t>
      </w:r>
      <w:r>
        <w:rPr>
          <w:rFonts w:hint="eastAsia"/>
        </w:rPr>
        <w:t>。</w:t>
      </w:r>
    </w:p>
    <w:p w14:paraId="2F29595B" w14:textId="77777777" w:rsidR="003843EA" w:rsidRDefault="003843EA">
      <w:pPr>
        <w:ind w:left="360"/>
      </w:pPr>
    </w:p>
    <w:p w14:paraId="6055B56C" w14:textId="77777777" w:rsidR="003843EA" w:rsidRDefault="00A21561">
      <w:pPr>
        <w:ind w:left="360"/>
      </w:pPr>
      <w:r>
        <w:rPr>
          <w:rFonts w:hint="eastAsia"/>
        </w:rPr>
        <w:t>2</w:t>
      </w:r>
      <w:r>
        <w:rPr>
          <w:rFonts w:hint="eastAsia"/>
        </w:rPr>
        <w:t>）</w:t>
      </w:r>
      <w:proofErr w:type="spellStart"/>
      <w:r>
        <w:rPr>
          <w:rFonts w:hint="eastAsia"/>
        </w:rPr>
        <w:t>pinblock</w:t>
      </w:r>
      <w:proofErr w:type="spellEnd"/>
      <w:r>
        <w:rPr>
          <w:rFonts w:hint="eastAsia"/>
        </w:rPr>
        <w:t>明文（</w:t>
      </w:r>
      <w:r>
        <w:rPr>
          <w:rFonts w:hint="eastAsia"/>
        </w:rPr>
        <w:t>32</w:t>
      </w:r>
      <w:r>
        <w:rPr>
          <w:rFonts w:hint="eastAsia"/>
        </w:rPr>
        <w:t>字节）：</w:t>
      </w:r>
      <w:r>
        <w:rPr>
          <w:rFonts w:hint="eastAsia"/>
        </w:rPr>
        <w:t>12</w:t>
      </w:r>
      <w:r>
        <w:rPr>
          <w:rFonts w:hint="eastAsia"/>
        </w:rPr>
        <w:t>字节</w:t>
      </w:r>
      <w:r>
        <w:rPr>
          <w:rFonts w:hint="eastAsia"/>
        </w:rPr>
        <w:t>(</w:t>
      </w:r>
      <w:r>
        <w:rPr>
          <w:rFonts w:hint="eastAsia"/>
        </w:rPr>
        <w:t>平台流水号的前</w:t>
      </w:r>
      <w:r>
        <w:rPr>
          <w:rFonts w:hint="eastAsia"/>
        </w:rPr>
        <w:t>6</w:t>
      </w:r>
      <w:r>
        <w:rPr>
          <w:rFonts w:hint="eastAsia"/>
        </w:rPr>
        <w:t>字节转为</w:t>
      </w:r>
      <w:r>
        <w:rPr>
          <w:rFonts w:hint="eastAsia"/>
        </w:rPr>
        <w:t>ASCII</w:t>
      </w:r>
      <w:r>
        <w:rPr>
          <w:rFonts w:hint="eastAsia"/>
        </w:rPr>
        <w:t>码</w:t>
      </w:r>
      <w:r>
        <w:rPr>
          <w:rFonts w:hint="eastAsia"/>
        </w:rPr>
        <w:t>) + 6</w:t>
      </w:r>
      <w:r>
        <w:rPr>
          <w:rFonts w:hint="eastAsia"/>
        </w:rPr>
        <w:t>字节</w:t>
      </w:r>
      <w:r>
        <w:rPr>
          <w:rFonts w:hint="eastAsia"/>
        </w:rPr>
        <w:t>(</w:t>
      </w:r>
      <w:r>
        <w:rPr>
          <w:rFonts w:hint="eastAsia"/>
        </w:rPr>
        <w:t>平台流水号的后</w:t>
      </w:r>
      <w:r>
        <w:rPr>
          <w:rFonts w:hint="eastAsia"/>
        </w:rPr>
        <w:t>6</w:t>
      </w:r>
      <w:r>
        <w:rPr>
          <w:rFonts w:hint="eastAsia"/>
        </w:rPr>
        <w:t>字节</w:t>
      </w:r>
      <w:r>
        <w:rPr>
          <w:rFonts w:hint="eastAsia"/>
        </w:rPr>
        <w:t>) + 6</w:t>
      </w:r>
      <w:r>
        <w:rPr>
          <w:rFonts w:hint="eastAsia"/>
        </w:rPr>
        <w:t>字节</w:t>
      </w:r>
      <w:r>
        <w:rPr>
          <w:rFonts w:hint="eastAsia"/>
        </w:rPr>
        <w:t>(CSN</w:t>
      </w:r>
      <w:r>
        <w:rPr>
          <w:rFonts w:hint="eastAsia"/>
        </w:rPr>
        <w:t>号从第</w:t>
      </w:r>
      <w:r>
        <w:rPr>
          <w:rFonts w:hint="eastAsia"/>
        </w:rPr>
        <w:t>5</w:t>
      </w:r>
      <w:r>
        <w:rPr>
          <w:rFonts w:hint="eastAsia"/>
        </w:rPr>
        <w:t>字节开始的</w:t>
      </w:r>
      <w:r>
        <w:rPr>
          <w:rFonts w:hint="eastAsia"/>
        </w:rPr>
        <w:t>6</w:t>
      </w:r>
      <w:r>
        <w:rPr>
          <w:rFonts w:hint="eastAsia"/>
        </w:rPr>
        <w:t>个字节</w:t>
      </w:r>
      <w:r>
        <w:rPr>
          <w:rFonts w:hint="eastAsia"/>
        </w:rPr>
        <w:t>) + 8</w:t>
      </w:r>
      <w:r>
        <w:rPr>
          <w:rFonts w:hint="eastAsia"/>
        </w:rPr>
        <w:t>字节</w:t>
      </w:r>
      <w:r>
        <w:rPr>
          <w:rFonts w:hint="eastAsia"/>
        </w:rPr>
        <w:t>(</w:t>
      </w:r>
      <w:proofErr w:type="spellStart"/>
      <w:r>
        <w:rPr>
          <w:rFonts w:hint="eastAsia"/>
        </w:rPr>
        <w:t>pinblock</w:t>
      </w:r>
      <w:proofErr w:type="spellEnd"/>
      <w:r>
        <w:rPr>
          <w:rFonts w:hint="eastAsia"/>
        </w:rPr>
        <w:t>)</w:t>
      </w:r>
    </w:p>
    <w:p w14:paraId="531DE75F" w14:textId="77777777" w:rsidR="003843EA" w:rsidRDefault="00A21561">
      <w:pPr>
        <w:pStyle w:val="12"/>
        <w:ind w:left="360" w:firstLineChars="0" w:firstLine="0"/>
        <w:rPr>
          <w:rFonts w:ascii="宋体" w:hAnsi="宋体"/>
        </w:rPr>
      </w:pPr>
      <w:r>
        <w:rPr>
          <w:rFonts w:ascii="宋体" w:hAnsi="宋体"/>
        </w:rPr>
        <w:t>A</w:t>
      </w:r>
      <w:r>
        <w:rPr>
          <w:rFonts w:ascii="宋体" w:hAnsi="宋体" w:hint="eastAsia"/>
        </w:rPr>
        <w:t>、最后</w:t>
      </w:r>
      <w:r>
        <w:rPr>
          <w:rFonts w:ascii="宋体" w:hAnsi="宋体" w:hint="eastAsia"/>
        </w:rPr>
        <w:t>8</w:t>
      </w:r>
      <w:r>
        <w:rPr>
          <w:rFonts w:ascii="宋体" w:hAnsi="宋体" w:hint="eastAsia"/>
        </w:rPr>
        <w:t>字节的</w:t>
      </w:r>
      <w:proofErr w:type="spellStart"/>
      <w:r>
        <w:rPr>
          <w:rFonts w:ascii="宋体" w:hAnsi="宋体" w:hint="eastAsia"/>
        </w:rPr>
        <w:t>pinblock</w:t>
      </w:r>
      <w:proofErr w:type="spellEnd"/>
      <w:r>
        <w:rPr>
          <w:rFonts w:ascii="宋体" w:hAnsi="宋体" w:hint="eastAsia"/>
        </w:rPr>
        <w:t>算法举例：</w:t>
      </w:r>
    </w:p>
    <w:p w14:paraId="3D41FA02" w14:textId="77777777" w:rsidR="003843EA" w:rsidRDefault="00A21561">
      <w:pPr>
        <w:ind w:leftChars="400" w:left="840"/>
        <w:rPr>
          <w:rFonts w:ascii="宋体" w:hAnsi="宋体"/>
        </w:rPr>
      </w:pPr>
      <w:r>
        <w:rPr>
          <w:rFonts w:ascii="宋体" w:hAnsi="宋体" w:hint="eastAsia"/>
        </w:rPr>
        <w:t>密码明文数据：</w:t>
      </w:r>
      <w:r>
        <w:rPr>
          <w:rFonts w:ascii="宋体" w:hAnsi="宋体" w:hint="eastAsia"/>
        </w:rPr>
        <w:t>123456</w:t>
      </w:r>
    </w:p>
    <w:p w14:paraId="2720F80B" w14:textId="77777777" w:rsidR="003843EA" w:rsidRDefault="00A21561">
      <w:pPr>
        <w:ind w:leftChars="400" w:left="840"/>
        <w:rPr>
          <w:rFonts w:ascii="宋体" w:hAnsi="宋体"/>
        </w:rPr>
      </w:pPr>
      <w:r>
        <w:rPr>
          <w:rFonts w:ascii="宋体" w:hAnsi="宋体" w:hint="eastAsia"/>
        </w:rPr>
        <w:t>补位后数据：</w:t>
      </w:r>
      <w:r>
        <w:rPr>
          <w:rFonts w:ascii="宋体" w:hAnsi="宋体" w:hint="eastAsia"/>
        </w:rPr>
        <w:t>06123456FFFFFFFF</w:t>
      </w:r>
    </w:p>
    <w:p w14:paraId="36D88541" w14:textId="77777777" w:rsidR="003843EA" w:rsidRDefault="00A21561">
      <w:pPr>
        <w:ind w:leftChars="400" w:left="840"/>
        <w:rPr>
          <w:rFonts w:ascii="宋体" w:hAnsi="宋体"/>
        </w:rPr>
      </w:pPr>
      <w:r>
        <w:rPr>
          <w:rFonts w:ascii="宋体" w:hAnsi="宋体" w:hint="eastAsia"/>
        </w:rPr>
        <w:t>转换后数据：</w:t>
      </w:r>
      <w:r>
        <w:rPr>
          <w:rFonts w:ascii="宋体" w:hAnsi="宋体" w:hint="eastAsia"/>
        </w:rPr>
        <w:t>\x06123456FFFFFFFF</w:t>
      </w:r>
    </w:p>
    <w:p w14:paraId="2B7CDE7D" w14:textId="77777777" w:rsidR="003843EA" w:rsidRDefault="00A21561">
      <w:pPr>
        <w:ind w:left="360"/>
      </w:pPr>
      <w:r>
        <w:rPr>
          <w:rFonts w:hint="eastAsia"/>
        </w:rPr>
        <w:t>例：</w:t>
      </w:r>
    </w:p>
    <w:p w14:paraId="70702D03" w14:textId="77777777" w:rsidR="003843EA" w:rsidRDefault="00A21561">
      <w:pPr>
        <w:ind w:left="360"/>
      </w:pPr>
      <w:r>
        <w:rPr>
          <w:rFonts w:hint="eastAsia"/>
        </w:rPr>
        <w:t>假如设置进去的</w:t>
      </w:r>
      <w:r>
        <w:rPr>
          <w:rFonts w:hint="eastAsia"/>
        </w:rPr>
        <w:t>CSN</w:t>
      </w:r>
      <w:r>
        <w:rPr>
          <w:rFonts w:hint="eastAsia"/>
        </w:rPr>
        <w:t>为</w:t>
      </w:r>
      <w:r>
        <w:t>43 42 30 30 30 30 30 30 30 33 43 38 33 30 43 42</w:t>
      </w:r>
      <w:r>
        <w:rPr>
          <w:rFonts w:hint="eastAsia"/>
        </w:rPr>
        <w:t>，则将其转换为</w:t>
      </w:r>
      <w:r>
        <w:rPr>
          <w:rFonts w:hint="eastAsia"/>
        </w:rPr>
        <w:t>ASCII</w:t>
      </w:r>
      <w:r>
        <w:rPr>
          <w:rFonts w:hint="eastAsia"/>
        </w:rPr>
        <w:t>码为</w:t>
      </w:r>
      <w:r>
        <w:t>CB00000003C830CB</w:t>
      </w:r>
      <w:r>
        <w:rPr>
          <w:rFonts w:hint="eastAsia"/>
        </w:rPr>
        <w:t>；</w:t>
      </w:r>
    </w:p>
    <w:p w14:paraId="1A7BB07F" w14:textId="77777777" w:rsidR="003843EA" w:rsidRDefault="00A21561">
      <w:pPr>
        <w:ind w:left="360"/>
      </w:pPr>
      <w:r>
        <w:rPr>
          <w:rFonts w:hint="eastAsia"/>
        </w:rPr>
        <w:t>平台流水号为：</w:t>
      </w:r>
      <w:r>
        <w:t>37 34 31 38 35 32 30 39 36 33 31 32</w:t>
      </w:r>
    </w:p>
    <w:p w14:paraId="162EBAE7" w14:textId="77777777" w:rsidR="003843EA" w:rsidRDefault="00A21561">
      <w:pPr>
        <w:ind w:left="360"/>
      </w:pPr>
      <w:r>
        <w:rPr>
          <w:rFonts w:hint="eastAsia"/>
        </w:rPr>
        <w:t>密码为：</w:t>
      </w:r>
      <w:r>
        <w:rPr>
          <w:rFonts w:hint="eastAsia"/>
        </w:rPr>
        <w:t>111111</w:t>
      </w:r>
    </w:p>
    <w:p w14:paraId="19C4DD54" w14:textId="77777777" w:rsidR="003843EA" w:rsidRDefault="003843EA">
      <w:pPr>
        <w:ind w:left="360"/>
      </w:pPr>
    </w:p>
    <w:p w14:paraId="306B95D7" w14:textId="77777777" w:rsidR="003843EA" w:rsidRDefault="00A21561">
      <w:pPr>
        <w:ind w:leftChars="171" w:left="464" w:hangingChars="50" w:hanging="105"/>
      </w:pPr>
      <w:r>
        <w:rPr>
          <w:rFonts w:hint="eastAsia"/>
        </w:rPr>
        <w:t>则最后</w:t>
      </w:r>
      <w:r>
        <w:rPr>
          <w:rFonts w:hint="eastAsia"/>
        </w:rPr>
        <w:t>32</w:t>
      </w:r>
      <w:r>
        <w:rPr>
          <w:rFonts w:hint="eastAsia"/>
        </w:rPr>
        <w:t>字节的</w:t>
      </w:r>
      <w:proofErr w:type="spellStart"/>
      <w:r>
        <w:rPr>
          <w:rFonts w:hint="eastAsia"/>
        </w:rPr>
        <w:t>pinblock</w:t>
      </w:r>
      <w:proofErr w:type="spellEnd"/>
      <w:r>
        <w:rPr>
          <w:rFonts w:hint="eastAsia"/>
        </w:rPr>
        <w:t>明文为：</w:t>
      </w:r>
      <w:r>
        <w:t xml:space="preserve">33 37 33 34 33 31 33 38 33 35 33 32 30 39 36 33 31 32 03 c8 30 </w:t>
      </w:r>
      <w:proofErr w:type="spellStart"/>
      <w:r>
        <w:t>cb</w:t>
      </w:r>
      <w:proofErr w:type="spellEnd"/>
      <w:r>
        <w:t xml:space="preserve"> 0000 06 11 11 11 ff </w:t>
      </w:r>
      <w:proofErr w:type="spellStart"/>
      <w:r>
        <w:t>ff</w:t>
      </w:r>
      <w:proofErr w:type="spellEnd"/>
      <w:r>
        <w:t xml:space="preserve"> </w:t>
      </w:r>
      <w:proofErr w:type="spellStart"/>
      <w:r>
        <w:t>ff</w:t>
      </w:r>
      <w:proofErr w:type="spellEnd"/>
      <w:r>
        <w:t xml:space="preserve"> </w:t>
      </w:r>
      <w:proofErr w:type="spellStart"/>
      <w:r>
        <w:t>ff</w:t>
      </w:r>
      <w:proofErr w:type="spellEnd"/>
    </w:p>
    <w:p w14:paraId="2A602708" w14:textId="77777777" w:rsidR="003843EA" w:rsidRDefault="00A21561">
      <w:pPr>
        <w:ind w:leftChars="171" w:left="464" w:hangingChars="50" w:hanging="105"/>
      </w:pPr>
      <w:r>
        <w:rPr>
          <w:rFonts w:hint="eastAsia"/>
        </w:rPr>
        <w:t>密文为：</w:t>
      </w:r>
      <w:r>
        <w:t>88F3418EEDEC4A2D3702760A5423BD9C7C7EB089820CE1AD9333DE23B13CE3FA</w:t>
      </w:r>
    </w:p>
    <w:p w14:paraId="45C63426" w14:textId="77777777" w:rsidR="003843EA" w:rsidRDefault="003843EA">
      <w:pPr>
        <w:ind w:leftChars="171" w:left="464" w:hangingChars="50" w:hanging="105"/>
      </w:pPr>
    </w:p>
    <w:p w14:paraId="5FCB7244" w14:textId="77777777" w:rsidR="003843EA" w:rsidRDefault="00A21561">
      <w:pPr>
        <w:pStyle w:val="2"/>
        <w:numPr>
          <w:ilvl w:val="0"/>
          <w:numId w:val="8"/>
        </w:numPr>
        <w:spacing w:before="100" w:after="100" w:line="240" w:lineRule="auto"/>
        <w:rPr>
          <w:rFonts w:asciiTheme="minorHAnsi" w:eastAsiaTheme="minorEastAsia" w:hAnsiTheme="minorHAnsi"/>
          <w:sz w:val="21"/>
          <w:szCs w:val="21"/>
        </w:rPr>
      </w:pPr>
      <w:bookmarkStart w:id="2150" w:name="_Toc453057487"/>
      <w:bookmarkStart w:id="2151" w:name="_Toc1633"/>
      <w:bookmarkStart w:id="2152" w:name="_Toc7910"/>
      <w:bookmarkStart w:id="2153" w:name="_Toc29304"/>
      <w:bookmarkStart w:id="2154" w:name="_Toc22286"/>
      <w:r>
        <w:rPr>
          <w:rFonts w:asciiTheme="minorHAnsi" w:eastAsiaTheme="minorEastAsia" w:hAnsiTheme="minorHAnsi" w:hint="eastAsia"/>
          <w:sz w:val="21"/>
          <w:szCs w:val="21"/>
        </w:rPr>
        <w:lastRenderedPageBreak/>
        <w:t>FIXED</w:t>
      </w:r>
      <w:r>
        <w:rPr>
          <w:rFonts w:asciiTheme="minorHAnsi" w:eastAsiaTheme="minorEastAsia" w:hAnsiTheme="minorHAnsi" w:hint="eastAsia"/>
          <w:sz w:val="21"/>
          <w:szCs w:val="21"/>
        </w:rPr>
        <w:t>（北京拉卡拉）</w:t>
      </w:r>
      <w:bookmarkEnd w:id="2150"/>
      <w:bookmarkEnd w:id="2151"/>
      <w:bookmarkEnd w:id="2152"/>
      <w:bookmarkEnd w:id="2153"/>
      <w:bookmarkEnd w:id="2154"/>
    </w:p>
    <w:p w14:paraId="1AEB7A17" w14:textId="77777777" w:rsidR="003843EA" w:rsidRDefault="00A21561">
      <w:pPr>
        <w:rPr>
          <w:rFonts w:ascii="宋体" w:hAnsi="宋体"/>
        </w:rPr>
      </w:pPr>
      <w:r>
        <w:rPr>
          <w:rFonts w:ascii="宋体" w:hAnsi="宋体" w:hint="eastAsia"/>
        </w:rPr>
        <w:t>数据格式化方法如下（</w:t>
      </w:r>
      <w:r>
        <w:rPr>
          <w:rFonts w:ascii="宋体" w:hAnsi="宋体" w:hint="eastAsia"/>
        </w:rPr>
        <w:t>ANSI X9.8</w:t>
      </w:r>
      <w:r>
        <w:rPr>
          <w:rFonts w:ascii="宋体" w:hAnsi="宋体" w:hint="eastAsia"/>
        </w:rPr>
        <w:t>）：</w:t>
      </w:r>
    </w:p>
    <w:p w14:paraId="56B78099" w14:textId="77777777" w:rsidR="003843EA" w:rsidRDefault="00A21561">
      <w:pPr>
        <w:pStyle w:val="12"/>
        <w:ind w:left="360" w:firstLineChars="0" w:firstLine="0"/>
        <w:rPr>
          <w:rFonts w:ascii="宋体" w:hAnsi="宋体"/>
        </w:rPr>
      </w:pPr>
      <w:r>
        <w:rPr>
          <w:rFonts w:ascii="宋体" w:hAnsi="宋体" w:hint="eastAsia"/>
        </w:rPr>
        <w:t>1</w:t>
      </w:r>
      <w:r>
        <w:rPr>
          <w:rFonts w:ascii="宋体" w:hAnsi="宋体" w:hint="eastAsia"/>
        </w:rPr>
        <w:t>）在密码明文字符串前加</w:t>
      </w:r>
      <w:r>
        <w:rPr>
          <w:rFonts w:ascii="宋体" w:hAnsi="宋体" w:hint="eastAsia"/>
        </w:rPr>
        <w:t>2</w:t>
      </w:r>
      <w:r>
        <w:rPr>
          <w:rFonts w:ascii="宋体" w:hAnsi="宋体" w:hint="eastAsia"/>
        </w:rPr>
        <w:t>字节长度；</w:t>
      </w:r>
    </w:p>
    <w:p w14:paraId="58CD48EB" w14:textId="77777777" w:rsidR="003843EA" w:rsidRDefault="00A21561">
      <w:pPr>
        <w:ind w:firstLine="360"/>
        <w:rPr>
          <w:rFonts w:ascii="宋体" w:hAnsi="宋体"/>
        </w:rPr>
      </w:pPr>
      <w:r>
        <w:rPr>
          <w:rFonts w:ascii="宋体" w:hAnsi="宋体" w:hint="eastAsia"/>
        </w:rPr>
        <w:t>2</w:t>
      </w:r>
      <w:r>
        <w:rPr>
          <w:rFonts w:ascii="宋体" w:hAnsi="宋体" w:hint="eastAsia"/>
        </w:rPr>
        <w:t>）在其后补字符‘</w:t>
      </w:r>
      <w:r>
        <w:rPr>
          <w:rFonts w:ascii="宋体" w:hAnsi="宋体" w:hint="eastAsia"/>
        </w:rPr>
        <w:t>F</w:t>
      </w:r>
      <w:r>
        <w:rPr>
          <w:rFonts w:ascii="宋体" w:hAnsi="宋体" w:hint="eastAsia"/>
        </w:rPr>
        <w:t>’，补足</w:t>
      </w:r>
      <w:r>
        <w:rPr>
          <w:rFonts w:ascii="宋体" w:hAnsi="宋体" w:hint="eastAsia"/>
        </w:rPr>
        <w:t>16</w:t>
      </w:r>
      <w:r>
        <w:rPr>
          <w:rFonts w:ascii="宋体" w:hAnsi="宋体" w:hint="eastAsia"/>
        </w:rPr>
        <w:t>字节，将补位后的字符串转换为</w:t>
      </w:r>
      <w:r>
        <w:rPr>
          <w:rFonts w:ascii="宋体" w:hAnsi="宋体" w:hint="eastAsia"/>
        </w:rPr>
        <w:t>8</w:t>
      </w:r>
      <w:r>
        <w:rPr>
          <w:rFonts w:ascii="宋体" w:hAnsi="宋体" w:hint="eastAsia"/>
        </w:rPr>
        <w:t>字节的</w:t>
      </w:r>
      <w:r>
        <w:rPr>
          <w:rFonts w:ascii="宋体" w:hAnsi="宋体" w:hint="eastAsia"/>
        </w:rPr>
        <w:t>BCD</w:t>
      </w:r>
      <w:r>
        <w:rPr>
          <w:rFonts w:ascii="宋体" w:hAnsi="宋体" w:hint="eastAsia"/>
        </w:rPr>
        <w:t>码表示的字符串，作为密码</w:t>
      </w:r>
      <w:r>
        <w:rPr>
          <w:rFonts w:ascii="宋体" w:hAnsi="宋体" w:hint="eastAsia"/>
        </w:rPr>
        <w:t>PIN</w:t>
      </w:r>
      <w:r>
        <w:rPr>
          <w:rFonts w:ascii="宋体" w:hAnsi="宋体" w:hint="eastAsia"/>
        </w:rPr>
        <w:t>；</w:t>
      </w:r>
    </w:p>
    <w:p w14:paraId="56734952" w14:textId="77777777" w:rsidR="003843EA" w:rsidRDefault="00A21561">
      <w:pPr>
        <w:ind w:firstLine="360"/>
        <w:rPr>
          <w:rFonts w:ascii="宋体" w:eastAsia="宋体" w:hAnsi="宋体"/>
        </w:rPr>
      </w:pPr>
      <w:r>
        <w:rPr>
          <w:rFonts w:ascii="宋体" w:hAnsi="宋体" w:hint="eastAsia"/>
        </w:rPr>
        <w:t xml:space="preserve">3) </w:t>
      </w:r>
      <w:r>
        <w:rPr>
          <w:rFonts w:ascii="宋体" w:hAnsi="宋体" w:hint="eastAsia"/>
        </w:rPr>
        <w:t>然后用</w:t>
      </w:r>
      <w:r>
        <w:rPr>
          <w:rFonts w:ascii="宋体" w:hAnsi="宋体" w:hint="eastAsia"/>
        </w:rPr>
        <w:t>PIN</w:t>
      </w:r>
      <w:r>
        <w:rPr>
          <w:rFonts w:ascii="宋体" w:hAnsi="宋体" w:hint="eastAsia"/>
        </w:rPr>
        <w:t>工作密钥作</w:t>
      </w:r>
      <w:r>
        <w:rPr>
          <w:rFonts w:ascii="宋体" w:hAnsi="宋体" w:hint="eastAsia"/>
        </w:rPr>
        <w:t>3DES</w:t>
      </w:r>
      <w:r>
        <w:rPr>
          <w:rFonts w:ascii="宋体" w:hAnsi="宋体" w:hint="eastAsia"/>
        </w:rPr>
        <w:t>加密</w:t>
      </w:r>
    </w:p>
    <w:p w14:paraId="1FD0A27C" w14:textId="77777777" w:rsidR="003843EA" w:rsidRDefault="003843EA">
      <w:pPr>
        <w:rPr>
          <w:rFonts w:ascii="宋体" w:hAnsi="宋体"/>
        </w:rPr>
      </w:pPr>
    </w:p>
    <w:p w14:paraId="21F644C4" w14:textId="77777777" w:rsidR="003843EA" w:rsidRDefault="00A21561">
      <w:pPr>
        <w:rPr>
          <w:rFonts w:ascii="宋体" w:hAnsi="宋体"/>
        </w:rPr>
      </w:pPr>
      <w:r>
        <w:rPr>
          <w:rFonts w:ascii="宋体" w:hAnsi="宋体" w:hint="eastAsia"/>
        </w:rPr>
        <w:t>举例：</w:t>
      </w:r>
    </w:p>
    <w:p w14:paraId="7FB8E53F" w14:textId="77777777" w:rsidR="003843EA" w:rsidRDefault="00A21561">
      <w:pPr>
        <w:rPr>
          <w:rFonts w:ascii="宋体" w:hAnsi="宋体"/>
        </w:rPr>
      </w:pPr>
      <w:r>
        <w:rPr>
          <w:rFonts w:ascii="宋体" w:hAnsi="宋体" w:hint="eastAsia"/>
        </w:rPr>
        <w:t>密码明文数据：</w:t>
      </w:r>
      <w:r>
        <w:rPr>
          <w:rFonts w:ascii="宋体" w:hAnsi="宋体" w:hint="eastAsia"/>
        </w:rPr>
        <w:t>123456</w:t>
      </w:r>
    </w:p>
    <w:p w14:paraId="733F9E1D" w14:textId="77777777" w:rsidR="003843EA" w:rsidRDefault="00A21561">
      <w:pPr>
        <w:rPr>
          <w:rFonts w:ascii="宋体" w:hAnsi="宋体"/>
        </w:rPr>
      </w:pPr>
      <w:r>
        <w:rPr>
          <w:rFonts w:ascii="宋体" w:hAnsi="宋体" w:hint="eastAsia"/>
        </w:rPr>
        <w:t>补位后数据：</w:t>
      </w:r>
      <w:r>
        <w:rPr>
          <w:rFonts w:ascii="宋体" w:hAnsi="宋体" w:hint="eastAsia"/>
        </w:rPr>
        <w:t>06123456FFFFFFFF</w:t>
      </w:r>
    </w:p>
    <w:p w14:paraId="6AA1C507" w14:textId="77777777" w:rsidR="003843EA" w:rsidRDefault="00A21561">
      <w:pPr>
        <w:rPr>
          <w:rFonts w:ascii="宋体" w:hAnsi="宋体"/>
        </w:rPr>
      </w:pPr>
      <w:r>
        <w:rPr>
          <w:rFonts w:ascii="宋体" w:hAnsi="宋体" w:hint="eastAsia"/>
        </w:rPr>
        <w:t>转换后数据：</w:t>
      </w:r>
      <w:r>
        <w:rPr>
          <w:rFonts w:ascii="宋体" w:hAnsi="宋体" w:hint="eastAsia"/>
        </w:rPr>
        <w:t>\x06123456FFFFFFFF</w:t>
      </w:r>
    </w:p>
    <w:p w14:paraId="5B109F8B" w14:textId="77777777" w:rsidR="003843EA" w:rsidRDefault="003843EA"/>
    <w:p w14:paraId="27C576F5" w14:textId="77777777" w:rsidR="003843EA" w:rsidRDefault="00A21561">
      <w:r>
        <w:rPr>
          <w:rFonts w:hint="eastAsia"/>
        </w:rPr>
        <w:t>工作密钥分散算法：</w:t>
      </w:r>
    </w:p>
    <w:p w14:paraId="5D715837" w14:textId="77777777" w:rsidR="003843EA" w:rsidRDefault="00A21561">
      <w:pPr>
        <w:ind w:left="360"/>
      </w:pPr>
      <w:r>
        <w:rPr>
          <w:rFonts w:hint="eastAsia"/>
        </w:rPr>
        <w:t>PIN</w:t>
      </w:r>
      <w:r>
        <w:rPr>
          <w:rFonts w:hint="eastAsia"/>
        </w:rPr>
        <w:t>密钥明文为：</w:t>
      </w:r>
      <w:r>
        <w:t>11111111111111112222222222222222</w:t>
      </w:r>
    </w:p>
    <w:p w14:paraId="60520D32" w14:textId="77777777" w:rsidR="003843EA" w:rsidRDefault="00A21561">
      <w:pPr>
        <w:ind w:left="360"/>
      </w:pPr>
      <w:r>
        <w:rPr>
          <w:rFonts w:hint="eastAsia"/>
        </w:rPr>
        <w:t>PIN KSN(</w:t>
      </w:r>
      <w:r>
        <w:rPr>
          <w:rFonts w:hint="eastAsia"/>
        </w:rPr>
        <w:t>即随机数</w:t>
      </w:r>
      <w:r>
        <w:rPr>
          <w:rFonts w:hint="eastAsia"/>
        </w:rPr>
        <w:t>)</w:t>
      </w:r>
      <w:r>
        <w:rPr>
          <w:rFonts w:hint="eastAsia"/>
        </w:rPr>
        <w:t>为：</w:t>
      </w:r>
      <w:r>
        <w:t>5a 89 b7 31 d6 58 67 79</w:t>
      </w:r>
    </w:p>
    <w:p w14:paraId="46D1217D" w14:textId="77777777" w:rsidR="003843EA" w:rsidRDefault="00A21561">
      <w:pPr>
        <w:ind w:left="360"/>
      </w:pPr>
      <w:r>
        <w:rPr>
          <w:rFonts w:hint="eastAsia"/>
        </w:rPr>
        <w:t>分散算法为：利用</w:t>
      </w:r>
      <w:r>
        <w:rPr>
          <w:rFonts w:hint="eastAsia"/>
        </w:rPr>
        <w:t>MAC</w:t>
      </w:r>
      <w:r>
        <w:rPr>
          <w:rFonts w:hint="eastAsia"/>
        </w:rPr>
        <w:t>密钥加密随机数得到工作密钥的左半部分，然后将随机数取反，利用</w:t>
      </w:r>
      <w:r>
        <w:rPr>
          <w:rFonts w:hint="eastAsia"/>
        </w:rPr>
        <w:t>MAC</w:t>
      </w:r>
      <w:r>
        <w:rPr>
          <w:rFonts w:hint="eastAsia"/>
        </w:rPr>
        <w:t>密钥加密取反后的随机数得到工作密钥的右半部分，本例中分散出来的工作密钥为</w:t>
      </w:r>
      <w:r>
        <w:t xml:space="preserve">76 e0 3e 1f 68 01 4d 42 7a 64 4e 69 </w:t>
      </w:r>
      <w:proofErr w:type="spellStart"/>
      <w:r>
        <w:t>ef</w:t>
      </w:r>
      <w:proofErr w:type="spellEnd"/>
      <w:r>
        <w:t xml:space="preserve"> 5e 5a 95</w:t>
      </w:r>
      <w:r>
        <w:rPr>
          <w:rFonts w:hint="eastAsia"/>
        </w:rPr>
        <w:t>。</w:t>
      </w:r>
    </w:p>
    <w:p w14:paraId="5FFE8895" w14:textId="77777777" w:rsidR="003843EA" w:rsidRDefault="00A21561">
      <w:r>
        <w:rPr>
          <w:rFonts w:hint="eastAsia"/>
        </w:rPr>
        <w:t>则</w:t>
      </w:r>
      <w:proofErr w:type="spellStart"/>
      <w:r>
        <w:rPr>
          <w:rFonts w:hint="eastAsia"/>
        </w:rPr>
        <w:t>pinblock</w:t>
      </w:r>
      <w:proofErr w:type="spellEnd"/>
      <w:r>
        <w:rPr>
          <w:rFonts w:hint="eastAsia"/>
        </w:rPr>
        <w:t>密文为用分散出来的工作密钥加密</w:t>
      </w:r>
      <w:proofErr w:type="spellStart"/>
      <w:r>
        <w:rPr>
          <w:rFonts w:hint="eastAsia"/>
        </w:rPr>
        <w:t>pinblock</w:t>
      </w:r>
      <w:proofErr w:type="spellEnd"/>
      <w:r>
        <w:rPr>
          <w:rFonts w:hint="eastAsia"/>
        </w:rPr>
        <w:t>明文，即结果为</w:t>
      </w:r>
      <w:r>
        <w:t>2d ab 94 e9 7e a6 3f 4d</w:t>
      </w:r>
      <w:r>
        <w:rPr>
          <w:rFonts w:hint="eastAsia"/>
        </w:rPr>
        <w:t>。</w:t>
      </w:r>
    </w:p>
    <w:p w14:paraId="42CAA39B" w14:textId="77777777" w:rsidR="003843EA" w:rsidRDefault="003843EA"/>
    <w:p w14:paraId="72F3453A" w14:textId="77777777" w:rsidR="003843EA" w:rsidRDefault="00A21561">
      <w:pPr>
        <w:pStyle w:val="2"/>
        <w:numPr>
          <w:ilvl w:val="0"/>
          <w:numId w:val="8"/>
        </w:numPr>
        <w:spacing w:before="100" w:after="100" w:line="240" w:lineRule="auto"/>
        <w:rPr>
          <w:rFonts w:asciiTheme="minorHAnsi" w:eastAsiaTheme="minorEastAsia" w:hAnsiTheme="minorHAnsi"/>
          <w:sz w:val="21"/>
          <w:szCs w:val="21"/>
        </w:rPr>
      </w:pPr>
      <w:bookmarkStart w:id="2155" w:name="_Toc453057488"/>
      <w:bookmarkStart w:id="2156" w:name="_Toc14814"/>
      <w:bookmarkStart w:id="2157" w:name="_Toc23283"/>
      <w:bookmarkStart w:id="2158" w:name="_Toc15663"/>
      <w:bookmarkStart w:id="2159" w:name="_Toc5410"/>
      <w:r>
        <w:rPr>
          <w:rFonts w:asciiTheme="minorHAnsi" w:eastAsiaTheme="minorEastAsia" w:hAnsiTheme="minorHAnsi" w:hint="eastAsia"/>
          <w:sz w:val="21"/>
          <w:szCs w:val="21"/>
        </w:rPr>
        <w:t>MK/SK</w:t>
      </w:r>
      <w:r>
        <w:rPr>
          <w:rFonts w:asciiTheme="minorHAnsi" w:eastAsiaTheme="minorEastAsia" w:hAnsiTheme="minorHAnsi" w:hint="eastAsia"/>
          <w:sz w:val="21"/>
          <w:szCs w:val="21"/>
        </w:rPr>
        <w:t>（上海拉卡拉）</w:t>
      </w:r>
      <w:bookmarkEnd w:id="2155"/>
      <w:bookmarkEnd w:id="2156"/>
      <w:bookmarkEnd w:id="2157"/>
      <w:bookmarkEnd w:id="2158"/>
      <w:bookmarkEnd w:id="2159"/>
    </w:p>
    <w:p w14:paraId="79B3ACB1" w14:textId="77777777" w:rsidR="003843EA" w:rsidRDefault="00A21561">
      <w:pPr>
        <w:pStyle w:val="aff3"/>
        <w:numPr>
          <w:ilvl w:val="1"/>
          <w:numId w:val="0"/>
        </w:numPr>
        <w:spacing w:before="156" w:after="156"/>
        <w:rPr>
          <w:rFonts w:ascii="Times New Roman"/>
        </w:rPr>
      </w:pPr>
      <w:bookmarkStart w:id="2160" w:name="_Toc14736"/>
      <w:bookmarkStart w:id="2161" w:name="_Toc5012"/>
      <w:bookmarkStart w:id="2162" w:name="_Toc453057489"/>
      <w:bookmarkStart w:id="2163" w:name="_Toc2586"/>
      <w:bookmarkStart w:id="2164" w:name="_Toc15475"/>
      <w:r>
        <w:rPr>
          <w:rFonts w:ascii="Times New Roman" w:hint="eastAsia"/>
        </w:rPr>
        <w:t xml:space="preserve">C.1 </w:t>
      </w:r>
      <w:r>
        <w:rPr>
          <w:rFonts w:ascii="Times New Roman" w:hint="eastAsia"/>
        </w:rPr>
        <w:t>用于</w:t>
      </w:r>
      <w:r>
        <w:rPr>
          <w:rFonts w:ascii="Times New Roman" w:hint="eastAsia"/>
        </w:rPr>
        <w:t>PIN</w:t>
      </w:r>
      <w:r>
        <w:rPr>
          <w:rFonts w:ascii="Times New Roman" w:hint="eastAsia"/>
        </w:rPr>
        <w:t>加、解密的主账号</w:t>
      </w:r>
      <w:r>
        <w:rPr>
          <w:rFonts w:ascii="Times New Roman" w:hint="eastAsia"/>
        </w:rPr>
        <w:t>PAN</w:t>
      </w:r>
      <w:r>
        <w:rPr>
          <w:rFonts w:ascii="Times New Roman" w:hint="eastAsia"/>
        </w:rPr>
        <w:t>取法</w:t>
      </w:r>
      <w:bookmarkEnd w:id="2160"/>
      <w:bookmarkEnd w:id="2161"/>
      <w:bookmarkEnd w:id="2162"/>
      <w:bookmarkEnd w:id="2163"/>
      <w:bookmarkEnd w:id="2164"/>
    </w:p>
    <w:p w14:paraId="7CF4EE6B" w14:textId="77777777" w:rsidR="003843EA" w:rsidRDefault="00A21561">
      <w:pPr>
        <w:pStyle w:val="aff0"/>
        <w:ind w:firstLine="420"/>
        <w:rPr>
          <w:rFonts w:ascii="Times New Roman"/>
        </w:rPr>
      </w:pPr>
      <w:r>
        <w:rPr>
          <w:rFonts w:ascii="Times New Roman" w:hint="eastAsia"/>
        </w:rPr>
        <w:t>从卡号（</w:t>
      </w:r>
      <w:r>
        <w:rPr>
          <w:rFonts w:ascii="Times New Roman" w:hint="eastAsia"/>
        </w:rPr>
        <w:t>2</w:t>
      </w:r>
      <w:r>
        <w:rPr>
          <w:rFonts w:ascii="Times New Roman" w:hint="eastAsia"/>
        </w:rPr>
        <w:t>域）左起第</w:t>
      </w:r>
      <w:r>
        <w:rPr>
          <w:rFonts w:ascii="Times New Roman" w:hint="eastAsia"/>
        </w:rPr>
        <w:t>4</w:t>
      </w:r>
      <w:r>
        <w:rPr>
          <w:rFonts w:ascii="Times New Roman" w:hint="eastAsia"/>
        </w:rPr>
        <w:t>位开始，向右取</w:t>
      </w:r>
      <w:r>
        <w:rPr>
          <w:rFonts w:ascii="Times New Roman" w:hint="eastAsia"/>
        </w:rPr>
        <w:t>12</w:t>
      </w:r>
      <w:r>
        <w:rPr>
          <w:rFonts w:ascii="Times New Roman" w:hint="eastAsia"/>
        </w:rPr>
        <w:t>位，不足</w:t>
      </w:r>
      <w:r>
        <w:rPr>
          <w:rFonts w:ascii="Times New Roman" w:hint="eastAsia"/>
        </w:rPr>
        <w:t>12</w:t>
      </w:r>
      <w:r>
        <w:rPr>
          <w:rFonts w:ascii="Times New Roman" w:hint="eastAsia"/>
        </w:rPr>
        <w:t>位右补</w:t>
      </w:r>
      <w:r>
        <w:rPr>
          <w:rFonts w:ascii="Times New Roman" w:hint="eastAsia"/>
        </w:rPr>
        <w:t>F</w:t>
      </w:r>
      <w:r>
        <w:rPr>
          <w:rFonts w:ascii="Times New Roman" w:hint="eastAsia"/>
        </w:rPr>
        <w:t>．作为参与</w:t>
      </w:r>
      <w:r>
        <w:rPr>
          <w:rFonts w:ascii="Times New Roman" w:hint="eastAsia"/>
        </w:rPr>
        <w:t>PIN</w:t>
      </w:r>
      <w:r>
        <w:rPr>
          <w:rFonts w:ascii="Times New Roman" w:hint="eastAsia"/>
        </w:rPr>
        <w:t>加、解密的</w:t>
      </w:r>
      <w:r>
        <w:rPr>
          <w:rFonts w:ascii="Times New Roman" w:hint="eastAsia"/>
        </w:rPr>
        <w:t>PAN</w:t>
      </w:r>
      <w:r>
        <w:rPr>
          <w:rFonts w:ascii="Times New Roman" w:hint="eastAsia"/>
        </w:rPr>
        <w:t>（注：与银联终端规范不同）。</w:t>
      </w:r>
    </w:p>
    <w:p w14:paraId="5B6B8345" w14:textId="77777777" w:rsidR="003843EA" w:rsidRDefault="00A21561">
      <w:pPr>
        <w:pStyle w:val="aff3"/>
        <w:numPr>
          <w:ilvl w:val="1"/>
          <w:numId w:val="0"/>
        </w:numPr>
        <w:spacing w:before="156" w:after="156"/>
        <w:rPr>
          <w:rFonts w:ascii="Times New Roman"/>
        </w:rPr>
      </w:pPr>
      <w:bookmarkStart w:id="2165" w:name="_Toc15821"/>
      <w:bookmarkStart w:id="2166" w:name="_Toc14599"/>
      <w:bookmarkStart w:id="2167" w:name="_Toc7235"/>
      <w:bookmarkStart w:id="2168" w:name="_Toc453057490"/>
      <w:bookmarkStart w:id="2169" w:name="_Toc1211"/>
      <w:r>
        <w:rPr>
          <w:rFonts w:ascii="Times New Roman" w:hint="eastAsia"/>
        </w:rPr>
        <w:t xml:space="preserve">C.2  </w:t>
      </w:r>
      <w:r>
        <w:rPr>
          <w:rFonts w:ascii="Times New Roman"/>
        </w:rPr>
        <w:t>PIN</w:t>
      </w:r>
      <w:r>
        <w:rPr>
          <w:rFonts w:ascii="Times New Roman" w:hint="eastAsia"/>
        </w:rPr>
        <w:t>的长度</w:t>
      </w:r>
      <w:bookmarkEnd w:id="2165"/>
      <w:bookmarkEnd w:id="2166"/>
      <w:bookmarkEnd w:id="2167"/>
      <w:bookmarkEnd w:id="2168"/>
      <w:bookmarkEnd w:id="2169"/>
    </w:p>
    <w:p w14:paraId="4697C668" w14:textId="77777777" w:rsidR="003843EA" w:rsidRDefault="00A21561">
      <w:pPr>
        <w:pStyle w:val="aff0"/>
        <w:ind w:firstLine="420"/>
        <w:rPr>
          <w:rFonts w:ascii="Times New Roman"/>
        </w:rPr>
      </w:pPr>
      <w:r>
        <w:rPr>
          <w:rFonts w:ascii="Times New Roman"/>
        </w:rPr>
        <w:t>PIN</w:t>
      </w:r>
      <w:r>
        <w:rPr>
          <w:rFonts w:ascii="Times New Roman" w:hint="eastAsia"/>
        </w:rPr>
        <w:t>的长度为</w:t>
      </w:r>
      <w:r>
        <w:rPr>
          <w:rFonts w:ascii="Times New Roman"/>
        </w:rPr>
        <w:t>6</w:t>
      </w:r>
      <w:r>
        <w:rPr>
          <w:rFonts w:ascii="Times New Roman" w:hint="eastAsia"/>
        </w:rPr>
        <w:t>位（可扩展到</w:t>
      </w:r>
      <w:r>
        <w:rPr>
          <w:rFonts w:ascii="Times New Roman"/>
        </w:rPr>
        <w:t>12</w:t>
      </w:r>
      <w:r>
        <w:rPr>
          <w:rFonts w:ascii="Times New Roman" w:hint="eastAsia"/>
        </w:rPr>
        <w:t>位）。</w:t>
      </w:r>
    </w:p>
    <w:p w14:paraId="47A3638A" w14:textId="77777777" w:rsidR="003843EA" w:rsidRDefault="00A21561">
      <w:pPr>
        <w:pStyle w:val="aff3"/>
        <w:numPr>
          <w:ilvl w:val="1"/>
          <w:numId w:val="0"/>
        </w:numPr>
        <w:spacing w:before="156" w:after="156"/>
        <w:rPr>
          <w:rFonts w:ascii="Times New Roman"/>
        </w:rPr>
      </w:pPr>
      <w:bookmarkStart w:id="2170" w:name="_Toc16300"/>
      <w:bookmarkStart w:id="2171" w:name="_Toc4237"/>
      <w:bookmarkStart w:id="2172" w:name="_Toc453057491"/>
      <w:bookmarkStart w:id="2173" w:name="_Toc29672"/>
      <w:bookmarkStart w:id="2174" w:name="_Toc19043"/>
      <w:r>
        <w:rPr>
          <w:rFonts w:ascii="Times New Roman" w:hint="eastAsia"/>
        </w:rPr>
        <w:t>C.3  PIN</w:t>
      </w:r>
      <w:r>
        <w:rPr>
          <w:rFonts w:ascii="Times New Roman" w:hint="eastAsia"/>
        </w:rPr>
        <w:t>格式</w:t>
      </w:r>
      <w:bookmarkEnd w:id="2170"/>
      <w:bookmarkEnd w:id="2171"/>
      <w:bookmarkEnd w:id="2172"/>
      <w:bookmarkEnd w:id="2173"/>
      <w:bookmarkEnd w:id="2174"/>
    </w:p>
    <w:p w14:paraId="622E8437" w14:textId="77777777" w:rsidR="003843EA" w:rsidRDefault="00A21561">
      <w:pPr>
        <w:pStyle w:val="aff0"/>
        <w:ind w:firstLine="420"/>
        <w:rPr>
          <w:rFonts w:ascii="Times New Roman"/>
        </w:rPr>
      </w:pPr>
      <w:r>
        <w:rPr>
          <w:rFonts w:ascii="Times New Roman"/>
        </w:rPr>
        <w:t>PIN</w:t>
      </w:r>
      <w:r>
        <w:rPr>
          <w:rFonts w:ascii="Times New Roman" w:hint="eastAsia"/>
        </w:rPr>
        <w:t>的格式应符合</w:t>
      </w:r>
      <w:r>
        <w:rPr>
          <w:rFonts w:ascii="Times New Roman"/>
        </w:rPr>
        <w:t>ANSIX9.8 Format</w:t>
      </w:r>
      <w:r>
        <w:rPr>
          <w:rFonts w:ascii="Times New Roman" w:hint="eastAsia"/>
        </w:rPr>
        <w:t>（带主账号信息）</w:t>
      </w:r>
    </w:p>
    <w:p w14:paraId="2D931F14" w14:textId="77777777" w:rsidR="003843EA" w:rsidRDefault="00A21561">
      <w:pPr>
        <w:pStyle w:val="aff0"/>
        <w:ind w:firstLine="420"/>
        <w:rPr>
          <w:rFonts w:ascii="Times New Roman"/>
        </w:rPr>
      </w:pPr>
      <w:r>
        <w:rPr>
          <w:rFonts w:ascii="Times New Roman"/>
        </w:rPr>
        <w:t>PINBLOCK</w:t>
      </w:r>
      <w:r>
        <w:rPr>
          <w:rFonts w:ascii="Times New Roman" w:hint="eastAsia"/>
        </w:rPr>
        <w:t>格式等于</w:t>
      </w:r>
      <w:r>
        <w:rPr>
          <w:rFonts w:ascii="Times New Roman"/>
        </w:rPr>
        <w:t>PIN</w:t>
      </w:r>
      <w:r>
        <w:rPr>
          <w:rFonts w:ascii="Times New Roman" w:hint="eastAsia"/>
        </w:rPr>
        <w:t>按位异或主账号</w:t>
      </w:r>
      <w:r>
        <w:rPr>
          <w:rFonts w:ascii="Times New Roman" w:hint="eastAsia"/>
        </w:rPr>
        <w:t>(PAN)</w:t>
      </w:r>
      <w:r>
        <w:rPr>
          <w:rFonts w:ascii="Times New Roman"/>
        </w:rPr>
        <w:t>:</w:t>
      </w:r>
    </w:p>
    <w:p w14:paraId="001C07BA" w14:textId="77777777" w:rsidR="003843EA" w:rsidRDefault="00A21561">
      <w:pPr>
        <w:pStyle w:val="aff0"/>
        <w:ind w:firstLine="420"/>
        <w:rPr>
          <w:rFonts w:ascii="Times New Roman"/>
        </w:rPr>
      </w:pPr>
      <w:r>
        <w:rPr>
          <w:rFonts w:ascii="Times New Roman" w:hint="eastAsia"/>
        </w:rPr>
        <w:t>PIN</w:t>
      </w:r>
      <w:r>
        <w:rPr>
          <w:rFonts w:ascii="Times New Roman" w:hint="eastAsia"/>
        </w:rPr>
        <w:t>格式：</w:t>
      </w:r>
    </w:p>
    <w:p w14:paraId="4E612CA8" w14:textId="77777777" w:rsidR="003843EA" w:rsidRDefault="00A21561">
      <w:pPr>
        <w:pStyle w:val="aff1"/>
        <w:spacing w:before="156" w:after="156"/>
        <w:rPr>
          <w:rFonts w:ascii="Times New Roman"/>
        </w:rPr>
      </w:pPr>
      <w:r>
        <w:rPr>
          <w:rFonts w:ascii="Times New Roman" w:hint="eastAsia"/>
        </w:rPr>
        <w:t>表</w:t>
      </w:r>
      <w:r>
        <w:rPr>
          <w:rFonts w:ascii="Times New Roman" w:hint="eastAsia"/>
        </w:rPr>
        <w:t>A.2 PIN</w:t>
      </w:r>
      <w:r>
        <w:rPr>
          <w:rFonts w:ascii="Times New Roman" w:hint="eastAsia"/>
        </w:rPr>
        <w:t>格式</w:t>
      </w:r>
    </w:p>
    <w:tbl>
      <w:tblPr>
        <w:tblW w:w="7829"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913"/>
        <w:gridCol w:w="1597"/>
        <w:gridCol w:w="5319"/>
      </w:tblGrid>
      <w:tr w:rsidR="003843EA" w14:paraId="59882DEB" w14:textId="77777777">
        <w:trPr>
          <w:jc w:val="center"/>
        </w:trPr>
        <w:tc>
          <w:tcPr>
            <w:tcW w:w="913" w:type="dxa"/>
            <w:tcBorders>
              <w:top w:val="single" w:sz="8" w:space="0" w:color="auto"/>
              <w:bottom w:val="single" w:sz="8" w:space="0" w:color="auto"/>
            </w:tcBorders>
          </w:tcPr>
          <w:p w14:paraId="00FB0AD1" w14:textId="77777777" w:rsidR="003843EA" w:rsidRDefault="00A21561">
            <w:pPr>
              <w:pStyle w:val="aff2"/>
            </w:pPr>
            <w:r>
              <w:rPr>
                <w:rFonts w:hint="eastAsia"/>
              </w:rPr>
              <w:t>位置</w:t>
            </w:r>
          </w:p>
        </w:tc>
        <w:tc>
          <w:tcPr>
            <w:tcW w:w="1597" w:type="dxa"/>
            <w:tcBorders>
              <w:top w:val="single" w:sz="8" w:space="0" w:color="auto"/>
              <w:bottom w:val="single" w:sz="8" w:space="0" w:color="auto"/>
            </w:tcBorders>
          </w:tcPr>
          <w:p w14:paraId="39DAB75D" w14:textId="77777777" w:rsidR="003843EA" w:rsidRDefault="00A21561">
            <w:pPr>
              <w:pStyle w:val="aff2"/>
            </w:pPr>
            <w:r>
              <w:rPr>
                <w:rFonts w:hint="eastAsia"/>
              </w:rPr>
              <w:t>长度</w:t>
            </w:r>
          </w:p>
        </w:tc>
        <w:tc>
          <w:tcPr>
            <w:tcW w:w="5319" w:type="dxa"/>
            <w:tcBorders>
              <w:top w:val="single" w:sz="8" w:space="0" w:color="auto"/>
              <w:bottom w:val="single" w:sz="8" w:space="0" w:color="auto"/>
            </w:tcBorders>
          </w:tcPr>
          <w:p w14:paraId="16B9308C" w14:textId="77777777" w:rsidR="003843EA" w:rsidRDefault="00A21561">
            <w:pPr>
              <w:pStyle w:val="aff2"/>
            </w:pPr>
            <w:r>
              <w:rPr>
                <w:rFonts w:hint="eastAsia"/>
              </w:rPr>
              <w:t>说明</w:t>
            </w:r>
          </w:p>
        </w:tc>
      </w:tr>
      <w:tr w:rsidR="003843EA" w14:paraId="6518A9A8" w14:textId="77777777">
        <w:trPr>
          <w:jc w:val="center"/>
        </w:trPr>
        <w:tc>
          <w:tcPr>
            <w:tcW w:w="913" w:type="dxa"/>
            <w:tcBorders>
              <w:top w:val="single" w:sz="8" w:space="0" w:color="auto"/>
            </w:tcBorders>
          </w:tcPr>
          <w:p w14:paraId="58568003" w14:textId="77777777" w:rsidR="003843EA" w:rsidRDefault="00A21561">
            <w:pPr>
              <w:pStyle w:val="aff2"/>
            </w:pPr>
            <w:r>
              <w:rPr>
                <w:rFonts w:hint="eastAsia"/>
              </w:rPr>
              <w:t>1</w:t>
            </w:r>
          </w:p>
        </w:tc>
        <w:tc>
          <w:tcPr>
            <w:tcW w:w="1597" w:type="dxa"/>
            <w:tcBorders>
              <w:top w:val="single" w:sz="8" w:space="0" w:color="auto"/>
            </w:tcBorders>
          </w:tcPr>
          <w:p w14:paraId="0979E5A9" w14:textId="77777777" w:rsidR="003843EA" w:rsidRDefault="00A21561">
            <w:pPr>
              <w:pStyle w:val="aff2"/>
            </w:pPr>
            <w:r>
              <w:rPr>
                <w:rFonts w:hint="eastAsia"/>
              </w:rPr>
              <w:t>1 BYTE</w:t>
            </w:r>
          </w:p>
        </w:tc>
        <w:tc>
          <w:tcPr>
            <w:tcW w:w="5319" w:type="dxa"/>
            <w:tcBorders>
              <w:top w:val="single" w:sz="8" w:space="0" w:color="auto"/>
            </w:tcBorders>
          </w:tcPr>
          <w:p w14:paraId="246C2D75" w14:textId="77777777" w:rsidR="003843EA" w:rsidRDefault="00A21561">
            <w:pPr>
              <w:pStyle w:val="aff2"/>
            </w:pPr>
            <w:r>
              <w:rPr>
                <w:rFonts w:hint="eastAsia"/>
              </w:rPr>
              <w:t>PIN</w:t>
            </w:r>
            <w:r>
              <w:rPr>
                <w:rFonts w:hint="eastAsia"/>
              </w:rPr>
              <w:t>长度</w:t>
            </w:r>
          </w:p>
        </w:tc>
      </w:tr>
      <w:tr w:rsidR="003843EA" w14:paraId="57A1FE54" w14:textId="77777777">
        <w:trPr>
          <w:jc w:val="center"/>
        </w:trPr>
        <w:tc>
          <w:tcPr>
            <w:tcW w:w="913" w:type="dxa"/>
          </w:tcPr>
          <w:p w14:paraId="7E318F28" w14:textId="77777777" w:rsidR="003843EA" w:rsidRDefault="00A21561">
            <w:pPr>
              <w:pStyle w:val="aff2"/>
            </w:pPr>
            <w:r>
              <w:t>2</w:t>
            </w:r>
          </w:p>
        </w:tc>
        <w:tc>
          <w:tcPr>
            <w:tcW w:w="1597" w:type="dxa"/>
          </w:tcPr>
          <w:p w14:paraId="4E4DFEC5" w14:textId="77777777" w:rsidR="003843EA" w:rsidRDefault="00A21561">
            <w:pPr>
              <w:pStyle w:val="aff2"/>
            </w:pPr>
            <w:r>
              <w:rPr>
                <w:rFonts w:hint="eastAsia"/>
              </w:rPr>
              <w:t>7</w:t>
            </w:r>
            <w:r>
              <w:t xml:space="preserve"> BYTE</w:t>
            </w:r>
          </w:p>
        </w:tc>
        <w:tc>
          <w:tcPr>
            <w:tcW w:w="5319" w:type="dxa"/>
          </w:tcPr>
          <w:p w14:paraId="2133B48B" w14:textId="77777777" w:rsidR="003843EA" w:rsidRDefault="00A21561">
            <w:pPr>
              <w:pStyle w:val="aff2"/>
            </w:pPr>
            <w:r>
              <w:rPr>
                <w:rFonts w:hint="eastAsia"/>
              </w:rPr>
              <w:t>6-12</w:t>
            </w:r>
            <w:r>
              <w:rPr>
                <w:rFonts w:hint="eastAsia"/>
              </w:rPr>
              <w:t>位</w:t>
            </w:r>
            <w:r>
              <w:rPr>
                <w:rFonts w:hint="eastAsia"/>
              </w:rPr>
              <w:t>PIN(</w:t>
            </w:r>
            <w:r>
              <w:rPr>
                <w:rFonts w:hint="eastAsia"/>
              </w:rPr>
              <w:t>每个字符占</w:t>
            </w:r>
            <w:r>
              <w:rPr>
                <w:rFonts w:hint="eastAsia"/>
              </w:rPr>
              <w:t>4</w:t>
            </w:r>
            <w:r>
              <w:rPr>
                <w:rFonts w:hint="eastAsia"/>
              </w:rPr>
              <w:t>个</w:t>
            </w:r>
            <w:r>
              <w:rPr>
                <w:rFonts w:hint="eastAsia"/>
              </w:rPr>
              <w:t>BIT</w:t>
            </w:r>
            <w:r>
              <w:rPr>
                <w:rFonts w:hint="eastAsia"/>
              </w:rPr>
              <w:t>，不足右补</w:t>
            </w:r>
            <w:r>
              <w:t>F</w:t>
            </w:r>
            <w:r>
              <w:rPr>
                <w:rFonts w:hint="eastAsia"/>
              </w:rPr>
              <w:t>)</w:t>
            </w:r>
          </w:p>
        </w:tc>
      </w:tr>
    </w:tbl>
    <w:p w14:paraId="7CA6C171" w14:textId="77777777" w:rsidR="003843EA" w:rsidRDefault="00A21561">
      <w:pPr>
        <w:pStyle w:val="a4"/>
      </w:pPr>
      <w:r>
        <w:tab/>
      </w:r>
    </w:p>
    <w:p w14:paraId="2457FF98" w14:textId="77777777" w:rsidR="003843EA" w:rsidRDefault="00A21561">
      <w:pPr>
        <w:pStyle w:val="aff0"/>
        <w:ind w:firstLine="420"/>
        <w:rPr>
          <w:rFonts w:ascii="Times New Roman"/>
        </w:rPr>
      </w:pPr>
      <w:r>
        <w:rPr>
          <w:rFonts w:ascii="Times New Roman" w:hint="eastAsia"/>
        </w:rPr>
        <w:t>PAN</w:t>
      </w:r>
      <w:r>
        <w:rPr>
          <w:rFonts w:ascii="Times New Roman" w:hint="eastAsia"/>
        </w:rPr>
        <w:t>格式：</w:t>
      </w:r>
    </w:p>
    <w:p w14:paraId="5EF5214A" w14:textId="77777777" w:rsidR="003843EA" w:rsidRDefault="00A21561">
      <w:pPr>
        <w:pStyle w:val="aff1"/>
        <w:spacing w:before="156" w:after="156"/>
        <w:rPr>
          <w:rFonts w:ascii="Times New Roman"/>
        </w:rPr>
      </w:pPr>
      <w:r>
        <w:rPr>
          <w:rFonts w:ascii="Times New Roman" w:hint="eastAsia"/>
        </w:rPr>
        <w:t>表</w:t>
      </w:r>
      <w:r>
        <w:rPr>
          <w:rFonts w:ascii="Times New Roman" w:hint="eastAsia"/>
        </w:rPr>
        <w:t>A.3 PAN</w:t>
      </w:r>
      <w:r>
        <w:rPr>
          <w:rFonts w:ascii="Times New Roman" w:hint="eastAsia"/>
        </w:rPr>
        <w:t>格式</w:t>
      </w:r>
    </w:p>
    <w:tbl>
      <w:tblPr>
        <w:tblW w:w="7758"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913"/>
        <w:gridCol w:w="1597"/>
        <w:gridCol w:w="5248"/>
      </w:tblGrid>
      <w:tr w:rsidR="003843EA" w14:paraId="42CF6C9A" w14:textId="77777777">
        <w:trPr>
          <w:jc w:val="center"/>
        </w:trPr>
        <w:tc>
          <w:tcPr>
            <w:tcW w:w="913" w:type="dxa"/>
            <w:tcBorders>
              <w:top w:val="single" w:sz="8" w:space="0" w:color="auto"/>
              <w:bottom w:val="single" w:sz="8" w:space="0" w:color="auto"/>
            </w:tcBorders>
          </w:tcPr>
          <w:p w14:paraId="7D0B0120" w14:textId="77777777" w:rsidR="003843EA" w:rsidRDefault="00A21561">
            <w:pPr>
              <w:pStyle w:val="aff2"/>
            </w:pPr>
            <w:r>
              <w:rPr>
                <w:rFonts w:hint="eastAsia"/>
              </w:rPr>
              <w:t>位置</w:t>
            </w:r>
          </w:p>
        </w:tc>
        <w:tc>
          <w:tcPr>
            <w:tcW w:w="1597" w:type="dxa"/>
            <w:tcBorders>
              <w:top w:val="single" w:sz="8" w:space="0" w:color="auto"/>
              <w:bottom w:val="single" w:sz="8" w:space="0" w:color="auto"/>
            </w:tcBorders>
          </w:tcPr>
          <w:p w14:paraId="2A372263" w14:textId="77777777" w:rsidR="003843EA" w:rsidRDefault="00A21561">
            <w:pPr>
              <w:pStyle w:val="aff2"/>
            </w:pPr>
            <w:r>
              <w:rPr>
                <w:rFonts w:hint="eastAsia"/>
              </w:rPr>
              <w:t>长度</w:t>
            </w:r>
          </w:p>
        </w:tc>
        <w:tc>
          <w:tcPr>
            <w:tcW w:w="5248" w:type="dxa"/>
            <w:tcBorders>
              <w:top w:val="single" w:sz="8" w:space="0" w:color="auto"/>
              <w:bottom w:val="single" w:sz="8" w:space="0" w:color="auto"/>
            </w:tcBorders>
          </w:tcPr>
          <w:p w14:paraId="202EE9E3" w14:textId="77777777" w:rsidR="003843EA" w:rsidRDefault="00A21561">
            <w:pPr>
              <w:pStyle w:val="aff2"/>
            </w:pPr>
            <w:r>
              <w:rPr>
                <w:rFonts w:hint="eastAsia"/>
              </w:rPr>
              <w:t>说明</w:t>
            </w:r>
          </w:p>
        </w:tc>
      </w:tr>
      <w:tr w:rsidR="003843EA" w14:paraId="31F3FAA6" w14:textId="77777777">
        <w:trPr>
          <w:jc w:val="center"/>
        </w:trPr>
        <w:tc>
          <w:tcPr>
            <w:tcW w:w="913" w:type="dxa"/>
            <w:tcBorders>
              <w:top w:val="single" w:sz="8" w:space="0" w:color="auto"/>
            </w:tcBorders>
          </w:tcPr>
          <w:p w14:paraId="2A862032" w14:textId="77777777" w:rsidR="003843EA" w:rsidRDefault="00A21561">
            <w:pPr>
              <w:pStyle w:val="aff2"/>
            </w:pPr>
            <w:r>
              <w:rPr>
                <w:rFonts w:hint="eastAsia"/>
              </w:rPr>
              <w:lastRenderedPageBreak/>
              <w:t>1</w:t>
            </w:r>
          </w:p>
        </w:tc>
        <w:tc>
          <w:tcPr>
            <w:tcW w:w="1597" w:type="dxa"/>
            <w:tcBorders>
              <w:top w:val="single" w:sz="8" w:space="0" w:color="auto"/>
            </w:tcBorders>
          </w:tcPr>
          <w:p w14:paraId="768DE63E" w14:textId="77777777" w:rsidR="003843EA" w:rsidRDefault="00A21561">
            <w:pPr>
              <w:pStyle w:val="aff2"/>
            </w:pPr>
            <w:r>
              <w:rPr>
                <w:rFonts w:hint="eastAsia"/>
              </w:rPr>
              <w:t>2 BYTE</w:t>
            </w:r>
          </w:p>
        </w:tc>
        <w:tc>
          <w:tcPr>
            <w:tcW w:w="5248" w:type="dxa"/>
            <w:tcBorders>
              <w:top w:val="single" w:sz="8" w:space="0" w:color="auto"/>
            </w:tcBorders>
          </w:tcPr>
          <w:p w14:paraId="3CC6CEB0" w14:textId="77777777" w:rsidR="003843EA" w:rsidRDefault="00A21561">
            <w:pPr>
              <w:pStyle w:val="aff2"/>
            </w:pPr>
            <w:r>
              <w:rPr>
                <w:rFonts w:hint="eastAsia"/>
              </w:rPr>
              <w:t>％</w:t>
            </w:r>
            <w:r>
              <w:t>H0000</w:t>
            </w:r>
          </w:p>
        </w:tc>
      </w:tr>
      <w:tr w:rsidR="003843EA" w14:paraId="5223E30D" w14:textId="77777777">
        <w:trPr>
          <w:trHeight w:val="319"/>
          <w:jc w:val="center"/>
        </w:trPr>
        <w:tc>
          <w:tcPr>
            <w:tcW w:w="913" w:type="dxa"/>
          </w:tcPr>
          <w:p w14:paraId="77E37B6E" w14:textId="77777777" w:rsidR="003843EA" w:rsidRDefault="00A21561">
            <w:pPr>
              <w:pStyle w:val="aff2"/>
            </w:pPr>
            <w:r>
              <w:rPr>
                <w:rFonts w:hint="eastAsia"/>
              </w:rPr>
              <w:t>3</w:t>
            </w:r>
          </w:p>
        </w:tc>
        <w:tc>
          <w:tcPr>
            <w:tcW w:w="1597" w:type="dxa"/>
          </w:tcPr>
          <w:p w14:paraId="6D0335F3" w14:textId="77777777" w:rsidR="003843EA" w:rsidRDefault="00A21561">
            <w:pPr>
              <w:pStyle w:val="aff2"/>
            </w:pPr>
            <w:r>
              <w:rPr>
                <w:rFonts w:hint="eastAsia"/>
              </w:rPr>
              <w:t>6 BYTE</w:t>
            </w:r>
          </w:p>
        </w:tc>
        <w:tc>
          <w:tcPr>
            <w:tcW w:w="5248" w:type="dxa"/>
          </w:tcPr>
          <w:p w14:paraId="2F39A962" w14:textId="77777777" w:rsidR="003843EA" w:rsidRDefault="00A21561">
            <w:pPr>
              <w:pStyle w:val="aff2"/>
            </w:pPr>
            <w:r>
              <w:rPr>
                <w:rFonts w:hint="eastAsia"/>
              </w:rPr>
              <w:t>取</w:t>
            </w:r>
            <w:r>
              <w:t>12</w:t>
            </w:r>
            <w:r>
              <w:rPr>
                <w:rFonts w:hint="eastAsia"/>
              </w:rPr>
              <w:t>位（参见</w:t>
            </w:r>
            <w:r>
              <w:rPr>
                <w:rFonts w:hint="eastAsia"/>
              </w:rPr>
              <w:t>C.1</w:t>
            </w:r>
            <w:r>
              <w:rPr>
                <w:rFonts w:hint="eastAsia"/>
              </w:rPr>
              <w:t>）</w:t>
            </w:r>
          </w:p>
        </w:tc>
      </w:tr>
    </w:tbl>
    <w:p w14:paraId="45CA4A61" w14:textId="77777777" w:rsidR="003843EA" w:rsidRDefault="00A21561">
      <w:pPr>
        <w:pStyle w:val="aff4"/>
        <w:numPr>
          <w:ilvl w:val="0"/>
          <w:numId w:val="9"/>
        </w:numPr>
        <w:ind w:firstLine="419"/>
        <w:rPr>
          <w:rFonts w:ascii="Times New Roman"/>
        </w:rPr>
      </w:pPr>
      <w:r>
        <w:rPr>
          <w:rFonts w:ascii="Times New Roman" w:hint="eastAsia"/>
        </w:rPr>
        <w:t>1</w:t>
      </w:r>
    </w:p>
    <w:p w14:paraId="7C945136" w14:textId="77777777" w:rsidR="003843EA" w:rsidRDefault="00A21561">
      <w:pPr>
        <w:pStyle w:val="aff0"/>
        <w:ind w:firstLine="360"/>
        <w:rPr>
          <w:rFonts w:ascii="Times New Roman"/>
          <w:sz w:val="18"/>
        </w:rPr>
      </w:pPr>
      <w:r>
        <w:rPr>
          <w:rFonts w:ascii="Times New Roman" w:hint="eastAsia"/>
          <w:sz w:val="18"/>
        </w:rPr>
        <w:t>例如：明文</w:t>
      </w:r>
      <w:r>
        <w:rPr>
          <w:rFonts w:ascii="Times New Roman"/>
          <w:sz w:val="18"/>
        </w:rPr>
        <w:t>PIN</w:t>
      </w:r>
      <w:r>
        <w:rPr>
          <w:rFonts w:ascii="Times New Roman" w:hint="eastAsia"/>
          <w:sz w:val="18"/>
        </w:rPr>
        <w:t>为：</w:t>
      </w:r>
      <w:r>
        <w:rPr>
          <w:rFonts w:ascii="Times New Roman"/>
          <w:sz w:val="18"/>
        </w:rPr>
        <w:t>123456</w:t>
      </w:r>
      <w:r>
        <w:rPr>
          <w:rFonts w:ascii="Times New Roman" w:hint="eastAsia"/>
          <w:sz w:val="18"/>
        </w:rPr>
        <w:t>，</w:t>
      </w:r>
    </w:p>
    <w:p w14:paraId="60FC8CFC" w14:textId="77777777" w:rsidR="003843EA" w:rsidRDefault="00A21561">
      <w:pPr>
        <w:pStyle w:val="aff0"/>
        <w:ind w:firstLine="360"/>
        <w:rPr>
          <w:rFonts w:ascii="Times New Roman"/>
          <w:sz w:val="18"/>
        </w:rPr>
      </w:pPr>
      <w:r>
        <w:rPr>
          <w:rFonts w:ascii="Times New Roman" w:hint="eastAsia"/>
          <w:sz w:val="18"/>
        </w:rPr>
        <w:t>假设：磁卡上的</w:t>
      </w:r>
      <w:r>
        <w:rPr>
          <w:rFonts w:ascii="Times New Roman" w:hint="eastAsia"/>
          <w:sz w:val="18"/>
        </w:rPr>
        <w:t>PAN</w:t>
      </w:r>
      <w:r>
        <w:rPr>
          <w:rFonts w:ascii="Times New Roman" w:hint="eastAsia"/>
          <w:sz w:val="18"/>
        </w:rPr>
        <w:t>：</w:t>
      </w:r>
      <w:r>
        <w:rPr>
          <w:rFonts w:ascii="Times New Roman"/>
          <w:sz w:val="18"/>
        </w:rPr>
        <w:t>123456789012345678</w:t>
      </w:r>
    </w:p>
    <w:p w14:paraId="53B98FDD" w14:textId="77777777" w:rsidR="003843EA" w:rsidRDefault="00A21561">
      <w:pPr>
        <w:pStyle w:val="aff0"/>
        <w:ind w:firstLine="360"/>
        <w:rPr>
          <w:rFonts w:ascii="Times New Roman"/>
          <w:sz w:val="18"/>
        </w:rPr>
      </w:pPr>
      <w:r>
        <w:rPr>
          <w:rFonts w:ascii="Times New Roman" w:hint="eastAsia"/>
          <w:sz w:val="18"/>
        </w:rPr>
        <w:t>截取下的</w:t>
      </w:r>
      <w:r>
        <w:rPr>
          <w:rFonts w:ascii="Times New Roman" w:hint="eastAsia"/>
          <w:sz w:val="18"/>
        </w:rPr>
        <w:t>PAN</w:t>
      </w:r>
      <w:r>
        <w:rPr>
          <w:rFonts w:ascii="Times New Roman" w:hint="eastAsia"/>
          <w:sz w:val="18"/>
        </w:rPr>
        <w:t>：</w:t>
      </w:r>
      <w:r>
        <w:rPr>
          <w:rFonts w:ascii="Times New Roman"/>
          <w:sz w:val="18"/>
        </w:rPr>
        <w:t>456789012345</w:t>
      </w:r>
    </w:p>
    <w:p w14:paraId="10D0F5D8" w14:textId="77777777" w:rsidR="003843EA" w:rsidRDefault="00A21561">
      <w:pPr>
        <w:pStyle w:val="aff0"/>
        <w:ind w:firstLine="360"/>
        <w:rPr>
          <w:rFonts w:ascii="Times New Roman"/>
          <w:sz w:val="18"/>
        </w:rPr>
      </w:pPr>
      <w:r>
        <w:rPr>
          <w:rFonts w:ascii="Times New Roman" w:hint="eastAsia"/>
          <w:sz w:val="18"/>
        </w:rPr>
        <w:t>则用于</w:t>
      </w:r>
      <w:r>
        <w:rPr>
          <w:rFonts w:ascii="Times New Roman"/>
          <w:sz w:val="18"/>
        </w:rPr>
        <w:t>PIN</w:t>
      </w:r>
      <w:r>
        <w:rPr>
          <w:rFonts w:ascii="Times New Roman" w:hint="eastAsia"/>
          <w:sz w:val="18"/>
        </w:rPr>
        <w:t>加密的</w:t>
      </w:r>
      <w:r>
        <w:rPr>
          <w:rFonts w:ascii="Times New Roman" w:hint="eastAsia"/>
          <w:sz w:val="18"/>
        </w:rPr>
        <w:t>PAN</w:t>
      </w:r>
      <w:r>
        <w:rPr>
          <w:rFonts w:ascii="Times New Roman" w:hint="eastAsia"/>
          <w:sz w:val="18"/>
        </w:rPr>
        <w:t>为：</w:t>
      </w:r>
      <w:r>
        <w:rPr>
          <w:rFonts w:ascii="Times New Roman"/>
          <w:sz w:val="18"/>
        </w:rPr>
        <w:t>0x000x000x</w:t>
      </w:r>
      <w:r>
        <w:rPr>
          <w:rFonts w:ascii="Times New Roman" w:hint="eastAsia"/>
          <w:sz w:val="18"/>
        </w:rPr>
        <w:t xml:space="preserve">45 </w:t>
      </w:r>
      <w:r>
        <w:rPr>
          <w:rFonts w:ascii="Times New Roman"/>
          <w:sz w:val="18"/>
        </w:rPr>
        <w:t>0x</w:t>
      </w:r>
      <w:r>
        <w:rPr>
          <w:rFonts w:ascii="Times New Roman" w:hint="eastAsia"/>
          <w:sz w:val="18"/>
        </w:rPr>
        <w:t xml:space="preserve">67 </w:t>
      </w:r>
      <w:r>
        <w:rPr>
          <w:rFonts w:ascii="Times New Roman"/>
          <w:sz w:val="18"/>
        </w:rPr>
        <w:t>0x</w:t>
      </w:r>
      <w:r>
        <w:rPr>
          <w:rFonts w:ascii="Times New Roman" w:hint="eastAsia"/>
          <w:sz w:val="18"/>
        </w:rPr>
        <w:t xml:space="preserve">89 </w:t>
      </w:r>
      <w:r>
        <w:rPr>
          <w:rFonts w:ascii="Times New Roman"/>
          <w:sz w:val="18"/>
        </w:rPr>
        <w:t>0x</w:t>
      </w:r>
      <w:r>
        <w:rPr>
          <w:rFonts w:ascii="Times New Roman" w:hint="eastAsia"/>
          <w:sz w:val="18"/>
        </w:rPr>
        <w:t xml:space="preserve">01 </w:t>
      </w:r>
      <w:r>
        <w:rPr>
          <w:rFonts w:ascii="Times New Roman"/>
          <w:sz w:val="18"/>
        </w:rPr>
        <w:t>0x</w:t>
      </w:r>
      <w:r>
        <w:rPr>
          <w:rFonts w:ascii="Times New Roman" w:hint="eastAsia"/>
          <w:sz w:val="18"/>
        </w:rPr>
        <w:t xml:space="preserve">23 </w:t>
      </w:r>
      <w:r>
        <w:rPr>
          <w:rFonts w:ascii="Times New Roman"/>
          <w:sz w:val="18"/>
        </w:rPr>
        <w:t>0x</w:t>
      </w:r>
      <w:r>
        <w:rPr>
          <w:rFonts w:ascii="Times New Roman" w:hint="eastAsia"/>
          <w:sz w:val="18"/>
        </w:rPr>
        <w:t>45</w:t>
      </w:r>
    </w:p>
    <w:p w14:paraId="3B7409CE" w14:textId="77777777" w:rsidR="003843EA" w:rsidRDefault="00A21561">
      <w:pPr>
        <w:pStyle w:val="aff0"/>
        <w:ind w:firstLine="360"/>
        <w:rPr>
          <w:rFonts w:ascii="Times New Roman"/>
          <w:sz w:val="18"/>
        </w:rPr>
      </w:pPr>
      <w:r>
        <w:rPr>
          <w:rFonts w:ascii="Times New Roman"/>
          <w:sz w:val="18"/>
        </w:rPr>
        <w:t>PINBLOCK</w:t>
      </w:r>
      <w:r>
        <w:rPr>
          <w:rFonts w:ascii="Times New Roman" w:hint="eastAsia"/>
          <w:sz w:val="18"/>
        </w:rPr>
        <w:t>为：</w:t>
      </w:r>
      <w:r>
        <w:rPr>
          <w:rFonts w:ascii="Times New Roman"/>
          <w:sz w:val="18"/>
        </w:rPr>
        <w:t>0x060x120x340x560xFF0xFF0xFF0xFF</w:t>
      </w:r>
    </w:p>
    <w:p w14:paraId="6DA8EF5C" w14:textId="77777777" w:rsidR="003843EA" w:rsidRDefault="00A21561">
      <w:pPr>
        <w:pStyle w:val="aff0"/>
        <w:ind w:firstLine="360"/>
        <w:rPr>
          <w:rFonts w:ascii="Times New Roman"/>
          <w:sz w:val="18"/>
        </w:rPr>
      </w:pPr>
      <w:r>
        <w:rPr>
          <w:rFonts w:ascii="Times New Roman"/>
          <w:sz w:val="18"/>
        </w:rPr>
        <w:tab/>
      </w:r>
      <w:r>
        <w:rPr>
          <w:rFonts w:ascii="Times New Roman"/>
          <w:sz w:val="18"/>
        </w:rPr>
        <w:tab/>
      </w:r>
      <w:r>
        <w:rPr>
          <w:rFonts w:ascii="Times New Roman"/>
          <w:sz w:val="18"/>
        </w:rPr>
        <w:tab/>
      </w:r>
      <w:r>
        <w:rPr>
          <w:rFonts w:ascii="Times New Roman" w:hint="eastAsia"/>
          <w:sz w:val="18"/>
        </w:rPr>
        <w:t>异或：</w:t>
      </w:r>
      <w:r>
        <w:rPr>
          <w:rFonts w:ascii="Times New Roman"/>
          <w:sz w:val="18"/>
        </w:rPr>
        <w:t>0x000x000x</w:t>
      </w:r>
      <w:r>
        <w:rPr>
          <w:rFonts w:ascii="Times New Roman" w:hint="eastAsia"/>
          <w:sz w:val="18"/>
        </w:rPr>
        <w:t xml:space="preserve">45 </w:t>
      </w:r>
      <w:r>
        <w:rPr>
          <w:rFonts w:ascii="Times New Roman"/>
          <w:sz w:val="18"/>
        </w:rPr>
        <w:t>0x</w:t>
      </w:r>
      <w:r>
        <w:rPr>
          <w:rFonts w:ascii="Times New Roman" w:hint="eastAsia"/>
          <w:sz w:val="18"/>
        </w:rPr>
        <w:t xml:space="preserve">67 </w:t>
      </w:r>
      <w:r>
        <w:rPr>
          <w:rFonts w:ascii="Times New Roman"/>
          <w:sz w:val="18"/>
        </w:rPr>
        <w:t>0x</w:t>
      </w:r>
      <w:r>
        <w:rPr>
          <w:rFonts w:ascii="Times New Roman" w:hint="eastAsia"/>
          <w:sz w:val="18"/>
        </w:rPr>
        <w:t xml:space="preserve">89 </w:t>
      </w:r>
      <w:r>
        <w:rPr>
          <w:rFonts w:ascii="Times New Roman"/>
          <w:sz w:val="18"/>
        </w:rPr>
        <w:t>0x</w:t>
      </w:r>
      <w:r>
        <w:rPr>
          <w:rFonts w:ascii="Times New Roman" w:hint="eastAsia"/>
          <w:sz w:val="18"/>
        </w:rPr>
        <w:t xml:space="preserve">01 </w:t>
      </w:r>
      <w:r>
        <w:rPr>
          <w:rFonts w:ascii="Times New Roman"/>
          <w:sz w:val="18"/>
        </w:rPr>
        <w:t>0x</w:t>
      </w:r>
      <w:r>
        <w:rPr>
          <w:rFonts w:ascii="Times New Roman" w:hint="eastAsia"/>
          <w:sz w:val="18"/>
        </w:rPr>
        <w:t xml:space="preserve">23 </w:t>
      </w:r>
      <w:r>
        <w:rPr>
          <w:rFonts w:ascii="Times New Roman"/>
          <w:sz w:val="18"/>
        </w:rPr>
        <w:t>0x</w:t>
      </w:r>
      <w:r>
        <w:rPr>
          <w:rFonts w:ascii="Times New Roman" w:hint="eastAsia"/>
          <w:sz w:val="18"/>
        </w:rPr>
        <w:t>45</w:t>
      </w:r>
    </w:p>
    <w:p w14:paraId="04F3A03A" w14:textId="77777777" w:rsidR="003843EA" w:rsidRDefault="00A21561">
      <w:pPr>
        <w:pStyle w:val="aff0"/>
        <w:ind w:firstLine="360"/>
        <w:rPr>
          <w:rFonts w:ascii="Times New Roman"/>
          <w:sz w:val="18"/>
        </w:rPr>
      </w:pPr>
      <w:r>
        <w:rPr>
          <w:rFonts w:ascii="Times New Roman"/>
          <w:sz w:val="18"/>
        </w:rPr>
        <w:tab/>
      </w:r>
      <w:r>
        <w:rPr>
          <w:rFonts w:ascii="Times New Roman"/>
          <w:sz w:val="18"/>
        </w:rPr>
        <w:tab/>
      </w:r>
      <w:r>
        <w:rPr>
          <w:rFonts w:ascii="Times New Roman" w:hint="eastAsia"/>
          <w:sz w:val="18"/>
        </w:rPr>
        <w:t>结果为：</w:t>
      </w:r>
      <w:r>
        <w:rPr>
          <w:rFonts w:ascii="Times New Roman"/>
          <w:sz w:val="18"/>
        </w:rPr>
        <w:t>0x060x120x</w:t>
      </w:r>
      <w:r>
        <w:rPr>
          <w:rFonts w:ascii="Times New Roman" w:hint="eastAsia"/>
          <w:sz w:val="18"/>
        </w:rPr>
        <w:t xml:space="preserve">71 </w:t>
      </w:r>
      <w:r>
        <w:rPr>
          <w:rFonts w:ascii="Times New Roman"/>
          <w:sz w:val="18"/>
        </w:rPr>
        <w:t>0x</w:t>
      </w:r>
      <w:r>
        <w:rPr>
          <w:rFonts w:ascii="Times New Roman" w:hint="eastAsia"/>
          <w:sz w:val="18"/>
        </w:rPr>
        <w:t xml:space="preserve">31 </w:t>
      </w:r>
      <w:r>
        <w:rPr>
          <w:rFonts w:ascii="Times New Roman"/>
          <w:sz w:val="18"/>
        </w:rPr>
        <w:t>0x</w:t>
      </w:r>
      <w:r>
        <w:rPr>
          <w:rFonts w:ascii="Times New Roman" w:hint="eastAsia"/>
          <w:sz w:val="18"/>
        </w:rPr>
        <w:t xml:space="preserve">76 </w:t>
      </w:r>
      <w:r>
        <w:rPr>
          <w:rFonts w:ascii="Times New Roman"/>
          <w:sz w:val="18"/>
        </w:rPr>
        <w:t>0x</w:t>
      </w:r>
      <w:r>
        <w:rPr>
          <w:rFonts w:ascii="Times New Roman" w:hint="eastAsia"/>
          <w:sz w:val="18"/>
        </w:rPr>
        <w:t xml:space="preserve">FE </w:t>
      </w:r>
      <w:r>
        <w:rPr>
          <w:rFonts w:ascii="Times New Roman"/>
          <w:sz w:val="18"/>
        </w:rPr>
        <w:t>0x</w:t>
      </w:r>
      <w:r>
        <w:rPr>
          <w:rFonts w:ascii="Times New Roman" w:hint="eastAsia"/>
          <w:sz w:val="18"/>
        </w:rPr>
        <w:t>DC</w:t>
      </w:r>
      <w:r>
        <w:rPr>
          <w:rFonts w:ascii="Times New Roman"/>
          <w:sz w:val="18"/>
        </w:rPr>
        <w:t>0x</w:t>
      </w:r>
      <w:r>
        <w:rPr>
          <w:rFonts w:ascii="Times New Roman" w:hint="eastAsia"/>
          <w:sz w:val="18"/>
        </w:rPr>
        <w:t>BA</w:t>
      </w:r>
    </w:p>
    <w:p w14:paraId="115671AB" w14:textId="77777777" w:rsidR="003843EA" w:rsidRDefault="00A21561">
      <w:pPr>
        <w:pStyle w:val="aff0"/>
        <w:ind w:firstLine="420"/>
        <w:rPr>
          <w:rFonts w:ascii="Times New Roman"/>
        </w:rPr>
      </w:pPr>
      <w:r>
        <w:rPr>
          <w:rFonts w:ascii="Times New Roman"/>
        </w:rPr>
        <w:t>PIN</w:t>
      </w:r>
      <w:r>
        <w:rPr>
          <w:rFonts w:ascii="Times New Roman" w:hint="eastAsia"/>
        </w:rPr>
        <w:t>的类型（类型</w:t>
      </w:r>
      <w:r>
        <w:rPr>
          <w:rFonts w:ascii="Times New Roman"/>
        </w:rPr>
        <w:t>2</w:t>
      </w:r>
      <w:r>
        <w:rPr>
          <w:rFonts w:ascii="Times New Roman" w:hint="eastAsia"/>
        </w:rPr>
        <w:t>）必须在消息报文的域</w:t>
      </w:r>
      <w:r>
        <w:rPr>
          <w:rFonts w:ascii="Times New Roman"/>
        </w:rPr>
        <w:t>53</w:t>
      </w:r>
      <w:r>
        <w:rPr>
          <w:rFonts w:ascii="Times New Roman" w:hint="eastAsia"/>
        </w:rPr>
        <w:t>（</w:t>
      </w:r>
      <w:r>
        <w:rPr>
          <w:rFonts w:ascii="Times New Roman"/>
        </w:rPr>
        <w:t>SECURITY­RELATED</w:t>
      </w:r>
      <w:r>
        <w:rPr>
          <w:rFonts w:ascii="Times New Roman" w:hint="eastAsia"/>
        </w:rPr>
        <w:t>－</w:t>
      </w:r>
      <w:r>
        <w:rPr>
          <w:rFonts w:ascii="Times New Roman"/>
        </w:rPr>
        <w:t>CONTROL</w:t>
      </w:r>
      <w:r>
        <w:rPr>
          <w:rFonts w:ascii="Times New Roman" w:hint="eastAsia"/>
        </w:rPr>
        <w:t>－</w:t>
      </w:r>
      <w:r>
        <w:rPr>
          <w:rFonts w:ascii="Times New Roman"/>
        </w:rPr>
        <w:t>INFORMATION</w:t>
      </w:r>
      <w:r>
        <w:rPr>
          <w:rFonts w:ascii="Times New Roman" w:hint="eastAsia"/>
        </w:rPr>
        <w:t>）中标明。</w:t>
      </w:r>
    </w:p>
    <w:p w14:paraId="3C53611F" w14:textId="77777777" w:rsidR="003843EA" w:rsidRDefault="003843EA">
      <w:pPr>
        <w:pStyle w:val="aff0"/>
        <w:ind w:firstLine="420"/>
        <w:rPr>
          <w:rFonts w:ascii="Times New Roman"/>
        </w:rPr>
      </w:pPr>
    </w:p>
    <w:p w14:paraId="65C1BE59" w14:textId="77777777" w:rsidR="003843EA" w:rsidRDefault="00A21561">
      <w:pPr>
        <w:pStyle w:val="2"/>
        <w:numPr>
          <w:ilvl w:val="0"/>
          <w:numId w:val="8"/>
        </w:numPr>
        <w:spacing w:before="100" w:after="100" w:line="240" w:lineRule="auto"/>
        <w:rPr>
          <w:rFonts w:asciiTheme="minorHAnsi" w:eastAsiaTheme="minorEastAsia" w:hAnsiTheme="minorHAnsi"/>
          <w:sz w:val="21"/>
          <w:szCs w:val="21"/>
        </w:rPr>
      </w:pPr>
      <w:bookmarkStart w:id="2175" w:name="_Toc453057492"/>
      <w:bookmarkStart w:id="2176" w:name="_Toc232"/>
      <w:bookmarkStart w:id="2177" w:name="_Toc23937"/>
      <w:bookmarkStart w:id="2178" w:name="_Toc15440"/>
      <w:bookmarkStart w:id="2179" w:name="_Toc9462"/>
      <w:r>
        <w:rPr>
          <w:rFonts w:asciiTheme="minorHAnsi" w:eastAsiaTheme="minorEastAsia" w:hAnsiTheme="minorHAnsi" w:hint="eastAsia"/>
          <w:sz w:val="21"/>
          <w:szCs w:val="21"/>
        </w:rPr>
        <w:t>三维度</w:t>
      </w:r>
      <w:r>
        <w:rPr>
          <w:rFonts w:asciiTheme="minorHAnsi" w:eastAsiaTheme="minorEastAsia" w:hAnsiTheme="minorHAnsi" w:hint="eastAsia"/>
          <w:sz w:val="21"/>
          <w:szCs w:val="21"/>
        </w:rPr>
        <w:t>PINBLOCK</w:t>
      </w:r>
      <w:r>
        <w:rPr>
          <w:rFonts w:asciiTheme="minorHAnsi" w:eastAsiaTheme="minorEastAsia" w:hAnsiTheme="minorHAnsi" w:hint="eastAsia"/>
          <w:sz w:val="21"/>
          <w:szCs w:val="21"/>
        </w:rPr>
        <w:t>算法</w:t>
      </w:r>
      <w:bookmarkEnd w:id="2175"/>
      <w:bookmarkEnd w:id="2176"/>
      <w:bookmarkEnd w:id="2177"/>
      <w:bookmarkEnd w:id="2178"/>
      <w:bookmarkEnd w:id="2179"/>
    </w:p>
    <w:p w14:paraId="54B03F3D" w14:textId="77777777" w:rsidR="003843EA" w:rsidRDefault="00A21561">
      <w:pPr>
        <w:pStyle w:val="aff3"/>
        <w:numPr>
          <w:ilvl w:val="1"/>
          <w:numId w:val="0"/>
        </w:numPr>
        <w:spacing w:before="156" w:after="156"/>
        <w:rPr>
          <w:rFonts w:ascii="Times New Roman"/>
        </w:rPr>
      </w:pPr>
      <w:bookmarkStart w:id="2180" w:name="_Toc453057493"/>
      <w:bookmarkStart w:id="2181" w:name="_Toc15735"/>
      <w:bookmarkStart w:id="2182" w:name="_Toc18786"/>
      <w:bookmarkStart w:id="2183" w:name="_Toc8082"/>
      <w:bookmarkStart w:id="2184" w:name="_Toc27267"/>
      <w:r>
        <w:rPr>
          <w:rFonts w:ascii="Times New Roman" w:hint="eastAsia"/>
        </w:rPr>
        <w:t xml:space="preserve">C.1 </w:t>
      </w:r>
      <w:r>
        <w:rPr>
          <w:rFonts w:ascii="Times New Roman" w:hint="eastAsia"/>
        </w:rPr>
        <w:t>用于</w:t>
      </w:r>
      <w:r>
        <w:rPr>
          <w:rFonts w:ascii="Times New Roman" w:hint="eastAsia"/>
        </w:rPr>
        <w:t>PIN</w:t>
      </w:r>
      <w:r>
        <w:rPr>
          <w:rFonts w:ascii="Times New Roman" w:hint="eastAsia"/>
        </w:rPr>
        <w:t>加、解密的主账号</w:t>
      </w:r>
      <w:r>
        <w:rPr>
          <w:rFonts w:ascii="Times New Roman" w:hint="eastAsia"/>
        </w:rPr>
        <w:t>PAN</w:t>
      </w:r>
      <w:r>
        <w:rPr>
          <w:rFonts w:ascii="Times New Roman" w:hint="eastAsia"/>
        </w:rPr>
        <w:t>取法</w:t>
      </w:r>
      <w:bookmarkEnd w:id="2180"/>
      <w:bookmarkEnd w:id="2181"/>
      <w:bookmarkEnd w:id="2182"/>
      <w:bookmarkEnd w:id="2183"/>
      <w:bookmarkEnd w:id="2184"/>
    </w:p>
    <w:p w14:paraId="0876D803" w14:textId="77777777" w:rsidR="003843EA" w:rsidRDefault="00A21561">
      <w:pPr>
        <w:pStyle w:val="aff0"/>
        <w:ind w:firstLine="420"/>
        <w:rPr>
          <w:rFonts w:ascii="Times New Roman"/>
        </w:rPr>
      </w:pPr>
      <w:r>
        <w:rPr>
          <w:rFonts w:ascii="Times New Roman" w:hint="eastAsia"/>
        </w:rPr>
        <w:t>从卡号（</w:t>
      </w:r>
      <w:r>
        <w:rPr>
          <w:rFonts w:ascii="Times New Roman" w:hint="eastAsia"/>
        </w:rPr>
        <w:t>2</w:t>
      </w:r>
      <w:r>
        <w:rPr>
          <w:rFonts w:ascii="Times New Roman" w:hint="eastAsia"/>
        </w:rPr>
        <w:t>域）左起第</w:t>
      </w:r>
      <w:r>
        <w:rPr>
          <w:rFonts w:ascii="Times New Roman" w:hint="eastAsia"/>
        </w:rPr>
        <w:t>5</w:t>
      </w:r>
      <w:r>
        <w:rPr>
          <w:rFonts w:ascii="Times New Roman" w:hint="eastAsia"/>
        </w:rPr>
        <w:t>位开始，向右取</w:t>
      </w:r>
      <w:r>
        <w:rPr>
          <w:rFonts w:ascii="Times New Roman" w:hint="eastAsia"/>
        </w:rPr>
        <w:t>12</w:t>
      </w:r>
      <w:r>
        <w:rPr>
          <w:rFonts w:ascii="Times New Roman" w:hint="eastAsia"/>
        </w:rPr>
        <w:t>位，不足</w:t>
      </w:r>
      <w:r>
        <w:rPr>
          <w:rFonts w:ascii="Times New Roman" w:hint="eastAsia"/>
        </w:rPr>
        <w:t>12</w:t>
      </w:r>
      <w:r>
        <w:rPr>
          <w:rFonts w:ascii="Times New Roman" w:hint="eastAsia"/>
        </w:rPr>
        <w:t>位右补</w:t>
      </w:r>
      <w:r>
        <w:rPr>
          <w:rFonts w:ascii="Times New Roman" w:hint="eastAsia"/>
        </w:rPr>
        <w:t>0</w:t>
      </w:r>
      <w:r>
        <w:rPr>
          <w:rFonts w:ascii="Times New Roman" w:hint="eastAsia"/>
        </w:rPr>
        <w:t>．作为参与</w:t>
      </w:r>
      <w:r>
        <w:rPr>
          <w:rFonts w:ascii="Times New Roman" w:hint="eastAsia"/>
        </w:rPr>
        <w:t>PIN</w:t>
      </w:r>
      <w:r>
        <w:rPr>
          <w:rFonts w:ascii="Times New Roman" w:hint="eastAsia"/>
        </w:rPr>
        <w:t>加、解密的</w:t>
      </w:r>
      <w:r>
        <w:rPr>
          <w:rFonts w:ascii="Times New Roman" w:hint="eastAsia"/>
        </w:rPr>
        <w:t>PAN</w:t>
      </w:r>
      <w:r>
        <w:rPr>
          <w:rFonts w:ascii="Times New Roman" w:hint="eastAsia"/>
        </w:rPr>
        <w:t>（注：与银联终端规范不同）。</w:t>
      </w:r>
    </w:p>
    <w:p w14:paraId="52499E31" w14:textId="77777777" w:rsidR="003843EA" w:rsidRDefault="00A21561">
      <w:pPr>
        <w:pStyle w:val="aff3"/>
        <w:numPr>
          <w:ilvl w:val="1"/>
          <w:numId w:val="0"/>
        </w:numPr>
        <w:spacing w:before="156" w:after="156"/>
        <w:rPr>
          <w:rFonts w:ascii="Times New Roman"/>
        </w:rPr>
      </w:pPr>
      <w:bookmarkStart w:id="2185" w:name="_Toc15353"/>
      <w:bookmarkStart w:id="2186" w:name="_Toc13006"/>
      <w:bookmarkStart w:id="2187" w:name="_Toc21485"/>
      <w:bookmarkStart w:id="2188" w:name="_Toc453057494"/>
      <w:bookmarkStart w:id="2189" w:name="_Toc16055"/>
      <w:r>
        <w:rPr>
          <w:rFonts w:ascii="Times New Roman" w:hint="eastAsia"/>
        </w:rPr>
        <w:t xml:space="preserve">C.2  </w:t>
      </w:r>
      <w:r>
        <w:rPr>
          <w:rFonts w:ascii="Times New Roman"/>
        </w:rPr>
        <w:t>PIN</w:t>
      </w:r>
      <w:r>
        <w:rPr>
          <w:rFonts w:ascii="Times New Roman" w:hint="eastAsia"/>
        </w:rPr>
        <w:t>的长度</w:t>
      </w:r>
      <w:bookmarkEnd w:id="2185"/>
      <w:bookmarkEnd w:id="2186"/>
      <w:bookmarkEnd w:id="2187"/>
      <w:bookmarkEnd w:id="2188"/>
      <w:bookmarkEnd w:id="2189"/>
    </w:p>
    <w:p w14:paraId="6D4692FE" w14:textId="77777777" w:rsidR="003843EA" w:rsidRDefault="00A21561">
      <w:pPr>
        <w:pStyle w:val="aff0"/>
        <w:ind w:firstLine="420"/>
        <w:rPr>
          <w:rFonts w:ascii="Times New Roman"/>
        </w:rPr>
      </w:pPr>
      <w:r>
        <w:rPr>
          <w:rFonts w:ascii="Times New Roman"/>
        </w:rPr>
        <w:t>PIN</w:t>
      </w:r>
      <w:r>
        <w:rPr>
          <w:rFonts w:ascii="Times New Roman" w:hint="eastAsia"/>
        </w:rPr>
        <w:t>的长度为</w:t>
      </w:r>
      <w:r>
        <w:rPr>
          <w:rFonts w:ascii="Times New Roman"/>
        </w:rPr>
        <w:t>6</w:t>
      </w:r>
      <w:r>
        <w:rPr>
          <w:rFonts w:ascii="Times New Roman" w:hint="eastAsia"/>
        </w:rPr>
        <w:t>位（可扩展到</w:t>
      </w:r>
      <w:r>
        <w:rPr>
          <w:rFonts w:ascii="Times New Roman"/>
        </w:rPr>
        <w:t>12</w:t>
      </w:r>
      <w:r>
        <w:rPr>
          <w:rFonts w:ascii="Times New Roman" w:hint="eastAsia"/>
        </w:rPr>
        <w:t>位）。</w:t>
      </w:r>
    </w:p>
    <w:p w14:paraId="47820845" w14:textId="77777777" w:rsidR="003843EA" w:rsidRDefault="00A21561">
      <w:pPr>
        <w:pStyle w:val="aff3"/>
        <w:numPr>
          <w:ilvl w:val="1"/>
          <w:numId w:val="0"/>
        </w:numPr>
        <w:spacing w:before="156" w:after="156"/>
        <w:rPr>
          <w:rFonts w:ascii="Times New Roman"/>
        </w:rPr>
      </w:pPr>
      <w:bookmarkStart w:id="2190" w:name="_Toc20578"/>
      <w:bookmarkStart w:id="2191" w:name="_Toc28859"/>
      <w:bookmarkStart w:id="2192" w:name="_Toc453057495"/>
      <w:bookmarkStart w:id="2193" w:name="_Toc12318"/>
      <w:bookmarkStart w:id="2194" w:name="_Toc23186"/>
      <w:r>
        <w:rPr>
          <w:rFonts w:ascii="Times New Roman" w:hint="eastAsia"/>
        </w:rPr>
        <w:t>C.3  PIN</w:t>
      </w:r>
      <w:r>
        <w:rPr>
          <w:rFonts w:ascii="Times New Roman" w:hint="eastAsia"/>
        </w:rPr>
        <w:t>格式</w:t>
      </w:r>
      <w:bookmarkEnd w:id="2190"/>
      <w:bookmarkEnd w:id="2191"/>
      <w:bookmarkEnd w:id="2192"/>
      <w:bookmarkEnd w:id="2193"/>
      <w:bookmarkEnd w:id="2194"/>
    </w:p>
    <w:p w14:paraId="62840B6B" w14:textId="77777777" w:rsidR="003843EA" w:rsidRDefault="00A21561">
      <w:pPr>
        <w:pStyle w:val="aff0"/>
        <w:ind w:firstLine="420"/>
        <w:rPr>
          <w:rFonts w:ascii="Times New Roman"/>
        </w:rPr>
      </w:pPr>
      <w:r>
        <w:rPr>
          <w:rFonts w:ascii="Times New Roman"/>
        </w:rPr>
        <w:t>PIN</w:t>
      </w:r>
      <w:r>
        <w:rPr>
          <w:rFonts w:ascii="Times New Roman" w:hint="eastAsia"/>
        </w:rPr>
        <w:t>的格式应符合</w:t>
      </w:r>
      <w:r>
        <w:rPr>
          <w:rFonts w:ascii="Times New Roman"/>
        </w:rPr>
        <w:t>ANSIX9.8 Format</w:t>
      </w:r>
      <w:r>
        <w:rPr>
          <w:rFonts w:ascii="Times New Roman" w:hint="eastAsia"/>
        </w:rPr>
        <w:t>（带主账号信息）</w:t>
      </w:r>
    </w:p>
    <w:p w14:paraId="7EB6E53A" w14:textId="77777777" w:rsidR="003843EA" w:rsidRDefault="00A21561">
      <w:pPr>
        <w:pStyle w:val="aff0"/>
        <w:ind w:firstLine="420"/>
        <w:rPr>
          <w:rFonts w:ascii="Times New Roman"/>
        </w:rPr>
      </w:pPr>
      <w:r>
        <w:rPr>
          <w:rFonts w:ascii="Times New Roman"/>
        </w:rPr>
        <w:t>PINBLOCK</w:t>
      </w:r>
      <w:r>
        <w:rPr>
          <w:rFonts w:ascii="Times New Roman" w:hint="eastAsia"/>
        </w:rPr>
        <w:t>格式等于</w:t>
      </w:r>
      <w:r>
        <w:rPr>
          <w:rFonts w:ascii="Times New Roman"/>
        </w:rPr>
        <w:t>PIN</w:t>
      </w:r>
      <w:r>
        <w:rPr>
          <w:rFonts w:ascii="Times New Roman" w:hint="eastAsia"/>
        </w:rPr>
        <w:t>按位异或主账号</w:t>
      </w:r>
      <w:r>
        <w:rPr>
          <w:rFonts w:ascii="Times New Roman" w:hint="eastAsia"/>
        </w:rPr>
        <w:t>(PAN)</w:t>
      </w:r>
      <w:r>
        <w:rPr>
          <w:rFonts w:ascii="Times New Roman"/>
        </w:rPr>
        <w:t>:</w:t>
      </w:r>
    </w:p>
    <w:p w14:paraId="4984EEB6" w14:textId="77777777" w:rsidR="003843EA" w:rsidRDefault="00A21561">
      <w:pPr>
        <w:pStyle w:val="aff0"/>
        <w:ind w:firstLine="420"/>
        <w:rPr>
          <w:rFonts w:ascii="Times New Roman"/>
        </w:rPr>
      </w:pPr>
      <w:r>
        <w:rPr>
          <w:rFonts w:ascii="Times New Roman" w:hint="eastAsia"/>
        </w:rPr>
        <w:t>PIN</w:t>
      </w:r>
      <w:r>
        <w:rPr>
          <w:rFonts w:ascii="Times New Roman" w:hint="eastAsia"/>
        </w:rPr>
        <w:t>格式：</w:t>
      </w:r>
    </w:p>
    <w:p w14:paraId="0BC693B6" w14:textId="77777777" w:rsidR="003843EA" w:rsidRDefault="00A21561">
      <w:pPr>
        <w:pStyle w:val="aff1"/>
        <w:spacing w:before="156" w:after="156"/>
        <w:rPr>
          <w:rFonts w:ascii="Times New Roman"/>
        </w:rPr>
      </w:pPr>
      <w:r>
        <w:rPr>
          <w:rFonts w:ascii="Times New Roman" w:hint="eastAsia"/>
        </w:rPr>
        <w:t>表</w:t>
      </w:r>
      <w:r>
        <w:rPr>
          <w:rFonts w:ascii="Times New Roman" w:hint="eastAsia"/>
        </w:rPr>
        <w:t>A.2 PIN</w:t>
      </w:r>
      <w:r>
        <w:rPr>
          <w:rFonts w:ascii="Times New Roman" w:hint="eastAsia"/>
        </w:rPr>
        <w:t>格式</w:t>
      </w:r>
    </w:p>
    <w:tbl>
      <w:tblPr>
        <w:tblW w:w="7688"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913"/>
        <w:gridCol w:w="1597"/>
        <w:gridCol w:w="5178"/>
      </w:tblGrid>
      <w:tr w:rsidR="003843EA" w14:paraId="0E1111CD" w14:textId="77777777">
        <w:trPr>
          <w:jc w:val="center"/>
        </w:trPr>
        <w:tc>
          <w:tcPr>
            <w:tcW w:w="913" w:type="dxa"/>
            <w:tcBorders>
              <w:top w:val="single" w:sz="8" w:space="0" w:color="auto"/>
              <w:bottom w:val="single" w:sz="8" w:space="0" w:color="auto"/>
            </w:tcBorders>
          </w:tcPr>
          <w:p w14:paraId="5C1D6D8E" w14:textId="77777777" w:rsidR="003843EA" w:rsidRDefault="00A21561">
            <w:pPr>
              <w:pStyle w:val="aff2"/>
            </w:pPr>
            <w:r>
              <w:rPr>
                <w:rFonts w:hint="eastAsia"/>
              </w:rPr>
              <w:t>位置</w:t>
            </w:r>
          </w:p>
        </w:tc>
        <w:tc>
          <w:tcPr>
            <w:tcW w:w="1597" w:type="dxa"/>
            <w:tcBorders>
              <w:top w:val="single" w:sz="8" w:space="0" w:color="auto"/>
              <w:bottom w:val="single" w:sz="8" w:space="0" w:color="auto"/>
            </w:tcBorders>
          </w:tcPr>
          <w:p w14:paraId="7000C284" w14:textId="77777777" w:rsidR="003843EA" w:rsidRDefault="00A21561">
            <w:pPr>
              <w:pStyle w:val="aff2"/>
            </w:pPr>
            <w:r>
              <w:rPr>
                <w:rFonts w:hint="eastAsia"/>
              </w:rPr>
              <w:t>长度</w:t>
            </w:r>
          </w:p>
        </w:tc>
        <w:tc>
          <w:tcPr>
            <w:tcW w:w="5178" w:type="dxa"/>
            <w:tcBorders>
              <w:top w:val="single" w:sz="8" w:space="0" w:color="auto"/>
              <w:bottom w:val="single" w:sz="8" w:space="0" w:color="auto"/>
            </w:tcBorders>
          </w:tcPr>
          <w:p w14:paraId="68332B4D" w14:textId="77777777" w:rsidR="003843EA" w:rsidRDefault="00A21561">
            <w:pPr>
              <w:pStyle w:val="aff2"/>
            </w:pPr>
            <w:r>
              <w:rPr>
                <w:rFonts w:hint="eastAsia"/>
              </w:rPr>
              <w:t>说明</w:t>
            </w:r>
          </w:p>
        </w:tc>
      </w:tr>
      <w:tr w:rsidR="003843EA" w14:paraId="64018C4F" w14:textId="77777777">
        <w:trPr>
          <w:jc w:val="center"/>
        </w:trPr>
        <w:tc>
          <w:tcPr>
            <w:tcW w:w="913" w:type="dxa"/>
            <w:tcBorders>
              <w:top w:val="single" w:sz="8" w:space="0" w:color="auto"/>
            </w:tcBorders>
          </w:tcPr>
          <w:p w14:paraId="3FE49D5F" w14:textId="77777777" w:rsidR="003843EA" w:rsidRDefault="00A21561">
            <w:pPr>
              <w:pStyle w:val="aff2"/>
            </w:pPr>
            <w:r>
              <w:rPr>
                <w:rFonts w:hint="eastAsia"/>
              </w:rPr>
              <w:t>1</w:t>
            </w:r>
          </w:p>
        </w:tc>
        <w:tc>
          <w:tcPr>
            <w:tcW w:w="1597" w:type="dxa"/>
            <w:tcBorders>
              <w:top w:val="single" w:sz="8" w:space="0" w:color="auto"/>
            </w:tcBorders>
          </w:tcPr>
          <w:p w14:paraId="40760C52" w14:textId="77777777" w:rsidR="003843EA" w:rsidRDefault="00A21561">
            <w:pPr>
              <w:pStyle w:val="aff2"/>
            </w:pPr>
            <w:r>
              <w:rPr>
                <w:rFonts w:hint="eastAsia"/>
              </w:rPr>
              <w:t>1 BYTE</w:t>
            </w:r>
          </w:p>
        </w:tc>
        <w:tc>
          <w:tcPr>
            <w:tcW w:w="5178" w:type="dxa"/>
            <w:tcBorders>
              <w:top w:val="single" w:sz="8" w:space="0" w:color="auto"/>
            </w:tcBorders>
          </w:tcPr>
          <w:p w14:paraId="0BC37238" w14:textId="77777777" w:rsidR="003843EA" w:rsidRDefault="00A21561">
            <w:pPr>
              <w:pStyle w:val="aff2"/>
            </w:pPr>
            <w:r>
              <w:rPr>
                <w:rFonts w:hint="eastAsia"/>
              </w:rPr>
              <w:t>PIN</w:t>
            </w:r>
            <w:r>
              <w:rPr>
                <w:rFonts w:hint="eastAsia"/>
              </w:rPr>
              <w:t>长度</w:t>
            </w:r>
          </w:p>
        </w:tc>
      </w:tr>
      <w:tr w:rsidR="003843EA" w14:paraId="540090CD" w14:textId="77777777">
        <w:trPr>
          <w:jc w:val="center"/>
        </w:trPr>
        <w:tc>
          <w:tcPr>
            <w:tcW w:w="913" w:type="dxa"/>
          </w:tcPr>
          <w:p w14:paraId="2A7094DB" w14:textId="77777777" w:rsidR="003843EA" w:rsidRDefault="00A21561">
            <w:pPr>
              <w:pStyle w:val="aff2"/>
            </w:pPr>
            <w:r>
              <w:t>2</w:t>
            </w:r>
          </w:p>
        </w:tc>
        <w:tc>
          <w:tcPr>
            <w:tcW w:w="1597" w:type="dxa"/>
          </w:tcPr>
          <w:p w14:paraId="3C0B6D73" w14:textId="77777777" w:rsidR="003843EA" w:rsidRDefault="00A21561">
            <w:pPr>
              <w:pStyle w:val="aff2"/>
            </w:pPr>
            <w:r>
              <w:rPr>
                <w:rFonts w:hint="eastAsia"/>
              </w:rPr>
              <w:t>7</w:t>
            </w:r>
            <w:r>
              <w:t xml:space="preserve"> BYTE</w:t>
            </w:r>
          </w:p>
        </w:tc>
        <w:tc>
          <w:tcPr>
            <w:tcW w:w="5178" w:type="dxa"/>
          </w:tcPr>
          <w:p w14:paraId="1D72B117" w14:textId="77777777" w:rsidR="003843EA" w:rsidRDefault="00A21561">
            <w:pPr>
              <w:pStyle w:val="aff2"/>
            </w:pPr>
            <w:r>
              <w:rPr>
                <w:rFonts w:hint="eastAsia"/>
              </w:rPr>
              <w:t>6-12</w:t>
            </w:r>
            <w:r>
              <w:rPr>
                <w:rFonts w:hint="eastAsia"/>
              </w:rPr>
              <w:t>位</w:t>
            </w:r>
            <w:r>
              <w:rPr>
                <w:rFonts w:hint="eastAsia"/>
              </w:rPr>
              <w:t>PIN(</w:t>
            </w:r>
            <w:r>
              <w:rPr>
                <w:rFonts w:hint="eastAsia"/>
              </w:rPr>
              <w:t>每个字符占</w:t>
            </w:r>
            <w:r>
              <w:rPr>
                <w:rFonts w:hint="eastAsia"/>
              </w:rPr>
              <w:t>4</w:t>
            </w:r>
            <w:r>
              <w:rPr>
                <w:rFonts w:hint="eastAsia"/>
              </w:rPr>
              <w:t>个</w:t>
            </w:r>
            <w:r>
              <w:rPr>
                <w:rFonts w:hint="eastAsia"/>
              </w:rPr>
              <w:t>BIT</w:t>
            </w:r>
            <w:r>
              <w:rPr>
                <w:rFonts w:hint="eastAsia"/>
              </w:rPr>
              <w:t>，不足右补</w:t>
            </w:r>
            <w:r>
              <w:t>F</w:t>
            </w:r>
            <w:r>
              <w:rPr>
                <w:rFonts w:hint="eastAsia"/>
              </w:rPr>
              <w:t>)</w:t>
            </w:r>
          </w:p>
        </w:tc>
      </w:tr>
    </w:tbl>
    <w:p w14:paraId="34BFF352" w14:textId="77777777" w:rsidR="003843EA" w:rsidRDefault="00A21561">
      <w:pPr>
        <w:pStyle w:val="a4"/>
      </w:pPr>
      <w:r>
        <w:tab/>
      </w:r>
    </w:p>
    <w:p w14:paraId="42E66B61" w14:textId="77777777" w:rsidR="003843EA" w:rsidRDefault="00A21561">
      <w:pPr>
        <w:pStyle w:val="aff0"/>
        <w:ind w:firstLine="420"/>
        <w:rPr>
          <w:rFonts w:ascii="Times New Roman"/>
        </w:rPr>
      </w:pPr>
      <w:r>
        <w:rPr>
          <w:rFonts w:ascii="Times New Roman" w:hint="eastAsia"/>
        </w:rPr>
        <w:t>PAN</w:t>
      </w:r>
      <w:r>
        <w:rPr>
          <w:rFonts w:ascii="Times New Roman" w:hint="eastAsia"/>
        </w:rPr>
        <w:t>格式：</w:t>
      </w:r>
    </w:p>
    <w:p w14:paraId="1CB232DF" w14:textId="77777777" w:rsidR="003843EA" w:rsidRDefault="00A21561">
      <w:pPr>
        <w:pStyle w:val="aff1"/>
        <w:spacing w:before="156" w:after="156"/>
        <w:rPr>
          <w:rFonts w:ascii="Times New Roman"/>
        </w:rPr>
      </w:pPr>
      <w:r>
        <w:rPr>
          <w:rFonts w:ascii="Times New Roman" w:hint="eastAsia"/>
        </w:rPr>
        <w:t>表</w:t>
      </w:r>
      <w:r>
        <w:rPr>
          <w:rFonts w:ascii="Times New Roman" w:hint="eastAsia"/>
        </w:rPr>
        <w:t>A.3 PAN</w:t>
      </w:r>
      <w:r>
        <w:rPr>
          <w:rFonts w:ascii="Times New Roman" w:hint="eastAsia"/>
        </w:rPr>
        <w:t>格式</w:t>
      </w:r>
    </w:p>
    <w:tbl>
      <w:tblPr>
        <w:tblW w:w="7663"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913"/>
        <w:gridCol w:w="1597"/>
        <w:gridCol w:w="5153"/>
      </w:tblGrid>
      <w:tr w:rsidR="003843EA" w14:paraId="316D44DD" w14:textId="77777777">
        <w:trPr>
          <w:jc w:val="center"/>
        </w:trPr>
        <w:tc>
          <w:tcPr>
            <w:tcW w:w="913" w:type="dxa"/>
            <w:tcBorders>
              <w:top w:val="single" w:sz="8" w:space="0" w:color="auto"/>
              <w:bottom w:val="single" w:sz="8" w:space="0" w:color="auto"/>
            </w:tcBorders>
          </w:tcPr>
          <w:p w14:paraId="7B564530" w14:textId="77777777" w:rsidR="003843EA" w:rsidRDefault="00A21561">
            <w:pPr>
              <w:pStyle w:val="aff2"/>
            </w:pPr>
            <w:r>
              <w:rPr>
                <w:rFonts w:hint="eastAsia"/>
              </w:rPr>
              <w:t>位置</w:t>
            </w:r>
          </w:p>
        </w:tc>
        <w:tc>
          <w:tcPr>
            <w:tcW w:w="1597" w:type="dxa"/>
            <w:tcBorders>
              <w:top w:val="single" w:sz="8" w:space="0" w:color="auto"/>
              <w:bottom w:val="single" w:sz="8" w:space="0" w:color="auto"/>
            </w:tcBorders>
          </w:tcPr>
          <w:p w14:paraId="37A93AC6" w14:textId="77777777" w:rsidR="003843EA" w:rsidRDefault="00A21561">
            <w:pPr>
              <w:pStyle w:val="aff2"/>
            </w:pPr>
            <w:r>
              <w:rPr>
                <w:rFonts w:hint="eastAsia"/>
              </w:rPr>
              <w:t>长度</w:t>
            </w:r>
          </w:p>
        </w:tc>
        <w:tc>
          <w:tcPr>
            <w:tcW w:w="5153" w:type="dxa"/>
            <w:tcBorders>
              <w:top w:val="single" w:sz="8" w:space="0" w:color="auto"/>
              <w:bottom w:val="single" w:sz="8" w:space="0" w:color="auto"/>
            </w:tcBorders>
          </w:tcPr>
          <w:p w14:paraId="72408CFA" w14:textId="77777777" w:rsidR="003843EA" w:rsidRDefault="00A21561">
            <w:pPr>
              <w:pStyle w:val="aff2"/>
            </w:pPr>
            <w:r>
              <w:rPr>
                <w:rFonts w:hint="eastAsia"/>
              </w:rPr>
              <w:t>说明</w:t>
            </w:r>
          </w:p>
        </w:tc>
      </w:tr>
      <w:tr w:rsidR="003843EA" w14:paraId="0C962044" w14:textId="77777777">
        <w:trPr>
          <w:jc w:val="center"/>
        </w:trPr>
        <w:tc>
          <w:tcPr>
            <w:tcW w:w="913" w:type="dxa"/>
            <w:tcBorders>
              <w:top w:val="single" w:sz="8" w:space="0" w:color="auto"/>
            </w:tcBorders>
          </w:tcPr>
          <w:p w14:paraId="47F79772" w14:textId="77777777" w:rsidR="003843EA" w:rsidRDefault="00A21561">
            <w:pPr>
              <w:pStyle w:val="aff2"/>
            </w:pPr>
            <w:r>
              <w:rPr>
                <w:rFonts w:hint="eastAsia"/>
              </w:rPr>
              <w:t>1</w:t>
            </w:r>
          </w:p>
        </w:tc>
        <w:tc>
          <w:tcPr>
            <w:tcW w:w="1597" w:type="dxa"/>
            <w:tcBorders>
              <w:top w:val="single" w:sz="8" w:space="0" w:color="auto"/>
            </w:tcBorders>
          </w:tcPr>
          <w:p w14:paraId="0079BCFF" w14:textId="77777777" w:rsidR="003843EA" w:rsidRDefault="00A21561">
            <w:pPr>
              <w:pStyle w:val="aff2"/>
            </w:pPr>
            <w:r>
              <w:rPr>
                <w:rFonts w:hint="eastAsia"/>
              </w:rPr>
              <w:t>2 BYTE</w:t>
            </w:r>
          </w:p>
        </w:tc>
        <w:tc>
          <w:tcPr>
            <w:tcW w:w="5153" w:type="dxa"/>
            <w:tcBorders>
              <w:top w:val="single" w:sz="8" w:space="0" w:color="auto"/>
            </w:tcBorders>
          </w:tcPr>
          <w:p w14:paraId="5954282D" w14:textId="77777777" w:rsidR="003843EA" w:rsidRDefault="00A21561">
            <w:pPr>
              <w:pStyle w:val="aff2"/>
            </w:pPr>
            <w:r>
              <w:rPr>
                <w:rFonts w:hint="eastAsia"/>
              </w:rPr>
              <w:t>％</w:t>
            </w:r>
            <w:r>
              <w:t>H0000</w:t>
            </w:r>
          </w:p>
        </w:tc>
      </w:tr>
      <w:tr w:rsidR="003843EA" w14:paraId="6B178C39" w14:textId="77777777">
        <w:trPr>
          <w:trHeight w:val="319"/>
          <w:jc w:val="center"/>
        </w:trPr>
        <w:tc>
          <w:tcPr>
            <w:tcW w:w="913" w:type="dxa"/>
          </w:tcPr>
          <w:p w14:paraId="76608E71" w14:textId="77777777" w:rsidR="003843EA" w:rsidRDefault="00A21561">
            <w:pPr>
              <w:pStyle w:val="aff2"/>
            </w:pPr>
            <w:r>
              <w:rPr>
                <w:rFonts w:hint="eastAsia"/>
              </w:rPr>
              <w:t>3</w:t>
            </w:r>
          </w:p>
        </w:tc>
        <w:tc>
          <w:tcPr>
            <w:tcW w:w="1597" w:type="dxa"/>
          </w:tcPr>
          <w:p w14:paraId="714578AA" w14:textId="77777777" w:rsidR="003843EA" w:rsidRDefault="00A21561">
            <w:pPr>
              <w:pStyle w:val="aff2"/>
            </w:pPr>
            <w:r>
              <w:rPr>
                <w:rFonts w:hint="eastAsia"/>
              </w:rPr>
              <w:t>6 BYTE</w:t>
            </w:r>
          </w:p>
        </w:tc>
        <w:tc>
          <w:tcPr>
            <w:tcW w:w="5153" w:type="dxa"/>
          </w:tcPr>
          <w:p w14:paraId="1132F617" w14:textId="77777777" w:rsidR="003843EA" w:rsidRDefault="00A21561">
            <w:pPr>
              <w:pStyle w:val="aff2"/>
            </w:pPr>
            <w:r>
              <w:rPr>
                <w:rFonts w:hint="eastAsia"/>
              </w:rPr>
              <w:t>取</w:t>
            </w:r>
            <w:r>
              <w:t>12</w:t>
            </w:r>
            <w:r>
              <w:rPr>
                <w:rFonts w:hint="eastAsia"/>
              </w:rPr>
              <w:t>位（参见</w:t>
            </w:r>
            <w:r>
              <w:rPr>
                <w:rFonts w:hint="eastAsia"/>
              </w:rPr>
              <w:t>C.1</w:t>
            </w:r>
            <w:r>
              <w:rPr>
                <w:rFonts w:hint="eastAsia"/>
              </w:rPr>
              <w:t>）</w:t>
            </w:r>
          </w:p>
        </w:tc>
      </w:tr>
    </w:tbl>
    <w:p w14:paraId="016B4592" w14:textId="77777777" w:rsidR="003843EA" w:rsidRDefault="00A21561">
      <w:pPr>
        <w:pStyle w:val="aff4"/>
        <w:numPr>
          <w:ilvl w:val="0"/>
          <w:numId w:val="9"/>
        </w:numPr>
        <w:ind w:firstLine="419"/>
        <w:rPr>
          <w:rFonts w:ascii="Times New Roman"/>
        </w:rPr>
      </w:pPr>
      <w:r>
        <w:rPr>
          <w:rFonts w:ascii="Times New Roman" w:hint="eastAsia"/>
        </w:rPr>
        <w:t>1</w:t>
      </w:r>
    </w:p>
    <w:p w14:paraId="0B58A405" w14:textId="77777777" w:rsidR="003843EA" w:rsidRDefault="00A21561">
      <w:pPr>
        <w:pStyle w:val="aff0"/>
        <w:ind w:firstLine="360"/>
        <w:rPr>
          <w:rFonts w:ascii="Times New Roman"/>
          <w:sz w:val="18"/>
        </w:rPr>
      </w:pPr>
      <w:r>
        <w:rPr>
          <w:rFonts w:ascii="Times New Roman" w:hint="eastAsia"/>
          <w:sz w:val="18"/>
        </w:rPr>
        <w:t>例如：明文</w:t>
      </w:r>
      <w:r>
        <w:rPr>
          <w:rFonts w:ascii="Times New Roman"/>
          <w:sz w:val="18"/>
        </w:rPr>
        <w:t>PIN</w:t>
      </w:r>
      <w:r>
        <w:rPr>
          <w:rFonts w:ascii="Times New Roman" w:hint="eastAsia"/>
          <w:sz w:val="18"/>
        </w:rPr>
        <w:t>为：</w:t>
      </w:r>
      <w:r>
        <w:rPr>
          <w:rFonts w:ascii="Times New Roman"/>
          <w:sz w:val="18"/>
        </w:rPr>
        <w:t>123456</w:t>
      </w:r>
      <w:r>
        <w:rPr>
          <w:rFonts w:ascii="Times New Roman" w:hint="eastAsia"/>
          <w:sz w:val="18"/>
        </w:rPr>
        <w:t>，</w:t>
      </w:r>
    </w:p>
    <w:p w14:paraId="62990D36" w14:textId="77777777" w:rsidR="003843EA" w:rsidRDefault="00A21561">
      <w:pPr>
        <w:pStyle w:val="aff0"/>
        <w:ind w:firstLine="360"/>
        <w:rPr>
          <w:rFonts w:ascii="Times New Roman"/>
          <w:sz w:val="18"/>
        </w:rPr>
      </w:pPr>
      <w:r>
        <w:rPr>
          <w:rFonts w:ascii="Times New Roman" w:hint="eastAsia"/>
          <w:sz w:val="18"/>
        </w:rPr>
        <w:t>假设：磁卡上的</w:t>
      </w:r>
      <w:r>
        <w:rPr>
          <w:rFonts w:ascii="Times New Roman" w:hint="eastAsia"/>
          <w:sz w:val="18"/>
        </w:rPr>
        <w:t>PAN</w:t>
      </w:r>
      <w:r>
        <w:rPr>
          <w:rFonts w:ascii="Times New Roman" w:hint="eastAsia"/>
          <w:sz w:val="18"/>
        </w:rPr>
        <w:t>：</w:t>
      </w:r>
      <w:r>
        <w:rPr>
          <w:rFonts w:ascii="Times New Roman"/>
          <w:sz w:val="18"/>
        </w:rPr>
        <w:t>123456789012345678</w:t>
      </w:r>
    </w:p>
    <w:p w14:paraId="249CBB34" w14:textId="77777777" w:rsidR="003843EA" w:rsidRDefault="00A21561">
      <w:pPr>
        <w:pStyle w:val="aff0"/>
        <w:ind w:firstLine="360"/>
        <w:rPr>
          <w:rFonts w:ascii="Times New Roman"/>
          <w:sz w:val="18"/>
        </w:rPr>
      </w:pPr>
      <w:r>
        <w:rPr>
          <w:rFonts w:ascii="Times New Roman" w:hint="eastAsia"/>
          <w:sz w:val="18"/>
        </w:rPr>
        <w:t>截取下的</w:t>
      </w:r>
      <w:r>
        <w:rPr>
          <w:rFonts w:ascii="Times New Roman" w:hint="eastAsia"/>
          <w:sz w:val="18"/>
        </w:rPr>
        <w:t>PAN</w:t>
      </w:r>
      <w:r>
        <w:rPr>
          <w:rFonts w:ascii="Times New Roman" w:hint="eastAsia"/>
          <w:sz w:val="18"/>
        </w:rPr>
        <w:t>：</w:t>
      </w:r>
      <w:r>
        <w:rPr>
          <w:rFonts w:ascii="Times New Roman"/>
          <w:sz w:val="18"/>
        </w:rPr>
        <w:t>56789012345</w:t>
      </w:r>
      <w:r>
        <w:rPr>
          <w:rFonts w:ascii="Times New Roman" w:hint="eastAsia"/>
          <w:sz w:val="18"/>
        </w:rPr>
        <w:t>6</w:t>
      </w:r>
    </w:p>
    <w:p w14:paraId="2BC68F4F" w14:textId="77777777" w:rsidR="003843EA" w:rsidRDefault="00A21561">
      <w:pPr>
        <w:pStyle w:val="aff0"/>
        <w:ind w:firstLine="360"/>
        <w:rPr>
          <w:rFonts w:ascii="Times New Roman"/>
          <w:sz w:val="18"/>
        </w:rPr>
      </w:pPr>
      <w:r>
        <w:rPr>
          <w:rFonts w:ascii="Times New Roman" w:hint="eastAsia"/>
          <w:sz w:val="18"/>
        </w:rPr>
        <w:t>则用于</w:t>
      </w:r>
      <w:r>
        <w:rPr>
          <w:rFonts w:ascii="Times New Roman"/>
          <w:sz w:val="18"/>
        </w:rPr>
        <w:t>PIN</w:t>
      </w:r>
      <w:r>
        <w:rPr>
          <w:rFonts w:ascii="Times New Roman" w:hint="eastAsia"/>
          <w:sz w:val="18"/>
        </w:rPr>
        <w:t>加密的</w:t>
      </w:r>
      <w:r>
        <w:rPr>
          <w:rFonts w:ascii="Times New Roman" w:hint="eastAsia"/>
          <w:sz w:val="18"/>
        </w:rPr>
        <w:t>PAN</w:t>
      </w:r>
      <w:r>
        <w:rPr>
          <w:rFonts w:ascii="Times New Roman" w:hint="eastAsia"/>
          <w:sz w:val="18"/>
        </w:rPr>
        <w:t>为：</w:t>
      </w:r>
      <w:r>
        <w:rPr>
          <w:rFonts w:ascii="Times New Roman"/>
          <w:sz w:val="18"/>
        </w:rPr>
        <w:t>0x000x000x</w:t>
      </w:r>
      <w:r>
        <w:rPr>
          <w:rFonts w:ascii="Times New Roman" w:hint="eastAsia"/>
          <w:sz w:val="18"/>
        </w:rPr>
        <w:t xml:space="preserve">56 </w:t>
      </w:r>
      <w:r>
        <w:rPr>
          <w:rFonts w:ascii="Times New Roman"/>
          <w:sz w:val="18"/>
        </w:rPr>
        <w:t>0x</w:t>
      </w:r>
      <w:r>
        <w:rPr>
          <w:rFonts w:ascii="Times New Roman" w:hint="eastAsia"/>
          <w:sz w:val="18"/>
        </w:rPr>
        <w:t xml:space="preserve">78 </w:t>
      </w:r>
      <w:r>
        <w:rPr>
          <w:rFonts w:ascii="Times New Roman"/>
          <w:sz w:val="18"/>
        </w:rPr>
        <w:t>0x</w:t>
      </w:r>
      <w:r>
        <w:rPr>
          <w:rFonts w:ascii="Times New Roman" w:hint="eastAsia"/>
          <w:sz w:val="18"/>
        </w:rPr>
        <w:t xml:space="preserve">90 </w:t>
      </w:r>
      <w:r>
        <w:rPr>
          <w:rFonts w:ascii="Times New Roman"/>
          <w:sz w:val="18"/>
        </w:rPr>
        <w:t>0x</w:t>
      </w:r>
      <w:r>
        <w:rPr>
          <w:rFonts w:ascii="Times New Roman" w:hint="eastAsia"/>
          <w:sz w:val="18"/>
        </w:rPr>
        <w:t xml:space="preserve">12 </w:t>
      </w:r>
      <w:r>
        <w:rPr>
          <w:rFonts w:ascii="Times New Roman"/>
          <w:sz w:val="18"/>
        </w:rPr>
        <w:t>0x</w:t>
      </w:r>
      <w:r>
        <w:rPr>
          <w:rFonts w:ascii="Times New Roman" w:hint="eastAsia"/>
          <w:sz w:val="18"/>
        </w:rPr>
        <w:t xml:space="preserve">34 </w:t>
      </w:r>
      <w:r>
        <w:rPr>
          <w:rFonts w:ascii="Times New Roman"/>
          <w:sz w:val="18"/>
        </w:rPr>
        <w:t>0x</w:t>
      </w:r>
      <w:r>
        <w:rPr>
          <w:rFonts w:ascii="Times New Roman" w:hint="eastAsia"/>
          <w:sz w:val="18"/>
        </w:rPr>
        <w:t>56</w:t>
      </w:r>
    </w:p>
    <w:p w14:paraId="7B74A63B" w14:textId="77777777" w:rsidR="003843EA" w:rsidRDefault="00A21561">
      <w:pPr>
        <w:pStyle w:val="aff0"/>
        <w:ind w:firstLine="360"/>
        <w:rPr>
          <w:rFonts w:ascii="Times New Roman"/>
          <w:sz w:val="18"/>
        </w:rPr>
      </w:pPr>
      <w:r>
        <w:rPr>
          <w:rFonts w:ascii="Times New Roman"/>
          <w:sz w:val="18"/>
        </w:rPr>
        <w:lastRenderedPageBreak/>
        <w:t>PINBLOCK</w:t>
      </w:r>
      <w:r>
        <w:rPr>
          <w:rFonts w:ascii="Times New Roman" w:hint="eastAsia"/>
          <w:sz w:val="18"/>
        </w:rPr>
        <w:t>为：</w:t>
      </w:r>
      <w:r>
        <w:rPr>
          <w:rFonts w:ascii="Times New Roman"/>
          <w:sz w:val="18"/>
        </w:rPr>
        <w:t>0x060x120x340x560xFF0xFF0xFF0xFF</w:t>
      </w:r>
    </w:p>
    <w:p w14:paraId="451A3226" w14:textId="77777777" w:rsidR="003843EA" w:rsidRDefault="00A21561">
      <w:pPr>
        <w:pStyle w:val="aff0"/>
        <w:ind w:firstLine="360"/>
        <w:rPr>
          <w:rFonts w:ascii="Times New Roman"/>
          <w:sz w:val="18"/>
        </w:rPr>
      </w:pPr>
      <w:r>
        <w:rPr>
          <w:rFonts w:ascii="Times New Roman"/>
          <w:sz w:val="18"/>
        </w:rPr>
        <w:tab/>
      </w:r>
      <w:r>
        <w:rPr>
          <w:rFonts w:ascii="Times New Roman"/>
          <w:sz w:val="18"/>
        </w:rPr>
        <w:tab/>
      </w:r>
      <w:r>
        <w:rPr>
          <w:rFonts w:ascii="Times New Roman"/>
          <w:sz w:val="18"/>
        </w:rPr>
        <w:tab/>
      </w:r>
      <w:r>
        <w:rPr>
          <w:rFonts w:ascii="Times New Roman" w:hint="eastAsia"/>
          <w:sz w:val="18"/>
        </w:rPr>
        <w:t>异或：</w:t>
      </w:r>
      <w:r>
        <w:rPr>
          <w:rFonts w:ascii="Times New Roman"/>
          <w:sz w:val="18"/>
        </w:rPr>
        <w:t>0x000x000x</w:t>
      </w:r>
      <w:r>
        <w:rPr>
          <w:rFonts w:ascii="Times New Roman" w:hint="eastAsia"/>
          <w:sz w:val="18"/>
        </w:rPr>
        <w:t xml:space="preserve">56 </w:t>
      </w:r>
      <w:r>
        <w:rPr>
          <w:rFonts w:ascii="Times New Roman"/>
          <w:sz w:val="18"/>
        </w:rPr>
        <w:t>0x</w:t>
      </w:r>
      <w:r>
        <w:rPr>
          <w:rFonts w:ascii="Times New Roman" w:hint="eastAsia"/>
          <w:sz w:val="18"/>
        </w:rPr>
        <w:t xml:space="preserve">78 </w:t>
      </w:r>
      <w:r>
        <w:rPr>
          <w:rFonts w:ascii="Times New Roman"/>
          <w:sz w:val="18"/>
        </w:rPr>
        <w:t>0x</w:t>
      </w:r>
      <w:r>
        <w:rPr>
          <w:rFonts w:ascii="Times New Roman" w:hint="eastAsia"/>
          <w:sz w:val="18"/>
        </w:rPr>
        <w:t xml:space="preserve">90 </w:t>
      </w:r>
      <w:r>
        <w:rPr>
          <w:rFonts w:ascii="Times New Roman"/>
          <w:sz w:val="18"/>
        </w:rPr>
        <w:t>0x</w:t>
      </w:r>
      <w:r>
        <w:rPr>
          <w:rFonts w:ascii="Times New Roman" w:hint="eastAsia"/>
          <w:sz w:val="18"/>
        </w:rPr>
        <w:t xml:space="preserve">12 </w:t>
      </w:r>
      <w:r>
        <w:rPr>
          <w:rFonts w:ascii="Times New Roman"/>
          <w:sz w:val="18"/>
        </w:rPr>
        <w:t>0x</w:t>
      </w:r>
      <w:r>
        <w:rPr>
          <w:rFonts w:ascii="Times New Roman" w:hint="eastAsia"/>
          <w:sz w:val="18"/>
        </w:rPr>
        <w:t xml:space="preserve">34 </w:t>
      </w:r>
      <w:r>
        <w:rPr>
          <w:rFonts w:ascii="Times New Roman"/>
          <w:sz w:val="18"/>
        </w:rPr>
        <w:t>0x</w:t>
      </w:r>
      <w:r>
        <w:rPr>
          <w:rFonts w:ascii="Times New Roman" w:hint="eastAsia"/>
          <w:sz w:val="18"/>
        </w:rPr>
        <w:t>56</w:t>
      </w:r>
    </w:p>
    <w:p w14:paraId="1902BA71" w14:textId="77777777" w:rsidR="003843EA" w:rsidRDefault="00A21561">
      <w:pPr>
        <w:pStyle w:val="aff0"/>
        <w:ind w:firstLine="360"/>
        <w:rPr>
          <w:rFonts w:ascii="Times New Roman"/>
          <w:sz w:val="18"/>
        </w:rPr>
      </w:pPr>
      <w:r>
        <w:rPr>
          <w:rFonts w:ascii="Times New Roman"/>
          <w:sz w:val="18"/>
        </w:rPr>
        <w:tab/>
      </w:r>
      <w:r>
        <w:rPr>
          <w:rFonts w:ascii="Times New Roman"/>
          <w:sz w:val="18"/>
        </w:rPr>
        <w:tab/>
      </w:r>
      <w:r>
        <w:rPr>
          <w:rFonts w:ascii="Times New Roman" w:hint="eastAsia"/>
          <w:sz w:val="18"/>
        </w:rPr>
        <w:t>结果为：</w:t>
      </w:r>
      <w:r>
        <w:rPr>
          <w:rFonts w:ascii="Times New Roman"/>
          <w:sz w:val="18"/>
        </w:rPr>
        <w:t>0x060x120x</w:t>
      </w:r>
      <w:r>
        <w:rPr>
          <w:rFonts w:ascii="Times New Roman" w:hint="eastAsia"/>
          <w:sz w:val="18"/>
        </w:rPr>
        <w:t xml:space="preserve">62 </w:t>
      </w:r>
      <w:r>
        <w:rPr>
          <w:rFonts w:ascii="Times New Roman"/>
          <w:sz w:val="18"/>
        </w:rPr>
        <w:t>0x</w:t>
      </w:r>
      <w:r>
        <w:rPr>
          <w:rFonts w:ascii="Times New Roman" w:hint="eastAsia"/>
          <w:sz w:val="18"/>
        </w:rPr>
        <w:t xml:space="preserve">2E </w:t>
      </w:r>
      <w:r>
        <w:rPr>
          <w:rFonts w:ascii="Times New Roman"/>
          <w:sz w:val="18"/>
        </w:rPr>
        <w:t>0x</w:t>
      </w:r>
      <w:r>
        <w:rPr>
          <w:rFonts w:ascii="Times New Roman" w:hint="eastAsia"/>
          <w:sz w:val="18"/>
        </w:rPr>
        <w:t xml:space="preserve">6F </w:t>
      </w:r>
      <w:r>
        <w:rPr>
          <w:rFonts w:ascii="Times New Roman"/>
          <w:sz w:val="18"/>
        </w:rPr>
        <w:t>0x</w:t>
      </w:r>
      <w:r>
        <w:rPr>
          <w:rFonts w:ascii="Times New Roman" w:hint="eastAsia"/>
          <w:sz w:val="18"/>
        </w:rPr>
        <w:t xml:space="preserve">ED </w:t>
      </w:r>
      <w:r>
        <w:rPr>
          <w:rFonts w:ascii="Times New Roman"/>
          <w:sz w:val="18"/>
        </w:rPr>
        <w:t>0x</w:t>
      </w:r>
      <w:r>
        <w:rPr>
          <w:rFonts w:ascii="Times New Roman" w:hint="eastAsia"/>
          <w:sz w:val="18"/>
        </w:rPr>
        <w:t xml:space="preserve">CB </w:t>
      </w:r>
      <w:r>
        <w:rPr>
          <w:rFonts w:ascii="Times New Roman"/>
          <w:sz w:val="18"/>
        </w:rPr>
        <w:t>0Xa</w:t>
      </w:r>
      <w:r>
        <w:rPr>
          <w:rFonts w:ascii="Times New Roman" w:hint="eastAsia"/>
          <w:sz w:val="18"/>
        </w:rPr>
        <w:t>9</w:t>
      </w:r>
    </w:p>
    <w:p w14:paraId="18B74457" w14:textId="77777777" w:rsidR="003843EA" w:rsidRDefault="00A21561">
      <w:pPr>
        <w:pStyle w:val="aff0"/>
        <w:ind w:firstLine="420"/>
        <w:rPr>
          <w:rFonts w:ascii="Times New Roman"/>
        </w:rPr>
      </w:pPr>
      <w:r>
        <w:rPr>
          <w:rFonts w:ascii="Times New Roman"/>
        </w:rPr>
        <w:t>PIN</w:t>
      </w:r>
      <w:r>
        <w:rPr>
          <w:rFonts w:ascii="Times New Roman" w:hint="eastAsia"/>
        </w:rPr>
        <w:t>的类型（类型</w:t>
      </w:r>
      <w:r>
        <w:rPr>
          <w:rFonts w:ascii="Times New Roman"/>
        </w:rPr>
        <w:t>2</w:t>
      </w:r>
      <w:r>
        <w:rPr>
          <w:rFonts w:ascii="Times New Roman" w:hint="eastAsia"/>
        </w:rPr>
        <w:t>）必须在消息报文的域</w:t>
      </w:r>
      <w:r>
        <w:rPr>
          <w:rFonts w:ascii="Times New Roman"/>
        </w:rPr>
        <w:t>53</w:t>
      </w:r>
      <w:r>
        <w:rPr>
          <w:rFonts w:ascii="Times New Roman" w:hint="eastAsia"/>
        </w:rPr>
        <w:t>（</w:t>
      </w:r>
      <w:r>
        <w:rPr>
          <w:rFonts w:ascii="Times New Roman"/>
        </w:rPr>
        <w:t>SECURITY­RELATED</w:t>
      </w:r>
      <w:r>
        <w:rPr>
          <w:rFonts w:ascii="Times New Roman" w:hint="eastAsia"/>
        </w:rPr>
        <w:t>－</w:t>
      </w:r>
      <w:r>
        <w:rPr>
          <w:rFonts w:ascii="Times New Roman"/>
        </w:rPr>
        <w:t>CONTROL</w:t>
      </w:r>
      <w:r>
        <w:rPr>
          <w:rFonts w:ascii="Times New Roman" w:hint="eastAsia"/>
        </w:rPr>
        <w:t>－</w:t>
      </w:r>
      <w:r>
        <w:rPr>
          <w:rFonts w:ascii="Times New Roman"/>
        </w:rPr>
        <w:t>INFORMATION</w:t>
      </w:r>
      <w:r>
        <w:rPr>
          <w:rFonts w:ascii="Times New Roman" w:hint="eastAsia"/>
        </w:rPr>
        <w:t>）中标明。</w:t>
      </w:r>
    </w:p>
    <w:p w14:paraId="49C5756D" w14:textId="77777777" w:rsidR="003843EA" w:rsidRDefault="003843EA">
      <w:pPr>
        <w:spacing w:line="276" w:lineRule="auto"/>
        <w:rPr>
          <w:rFonts w:ascii="黑体" w:hAnsi="宋体"/>
          <w:b/>
          <w:sz w:val="18"/>
          <w:szCs w:val="18"/>
        </w:rPr>
      </w:pPr>
    </w:p>
    <w:p w14:paraId="3736BCCD" w14:textId="77777777" w:rsidR="003843EA" w:rsidRDefault="003843EA">
      <w:pPr>
        <w:spacing w:line="276" w:lineRule="auto"/>
        <w:rPr>
          <w:rFonts w:ascii="黑体" w:hAnsi="宋体"/>
          <w:b/>
          <w:sz w:val="18"/>
          <w:szCs w:val="18"/>
        </w:rPr>
      </w:pPr>
    </w:p>
    <w:p w14:paraId="49F5D505" w14:textId="77777777" w:rsidR="003843EA" w:rsidRDefault="00A21561">
      <w:pPr>
        <w:pStyle w:val="1"/>
        <w:jc w:val="center"/>
        <w:rPr>
          <w:rFonts w:ascii="黑体" w:hAnsi="宋体"/>
        </w:rPr>
      </w:pPr>
      <w:bookmarkStart w:id="2195" w:name="_Toc17684"/>
      <w:bookmarkStart w:id="2196" w:name="_Toc453057496"/>
      <w:bookmarkStart w:id="2197" w:name="_Toc24337"/>
      <w:bookmarkStart w:id="2198" w:name="_Toc24940"/>
      <w:bookmarkStart w:id="2199" w:name="_Toc14864"/>
      <w:r>
        <w:rPr>
          <w:rFonts w:ascii="黑体" w:hAnsi="宋体" w:hint="eastAsia"/>
        </w:rPr>
        <w:t>附录F-mac加密算法</w:t>
      </w:r>
      <w:bookmarkEnd w:id="2195"/>
      <w:bookmarkEnd w:id="2196"/>
      <w:bookmarkEnd w:id="2197"/>
      <w:bookmarkEnd w:id="2198"/>
      <w:bookmarkEnd w:id="2199"/>
    </w:p>
    <w:p w14:paraId="76FA04C5" w14:textId="77777777" w:rsidR="003843EA" w:rsidRDefault="00A21561">
      <w:pPr>
        <w:pStyle w:val="2"/>
        <w:spacing w:before="100" w:after="100" w:line="240" w:lineRule="auto"/>
      </w:pPr>
      <w:bookmarkStart w:id="2200" w:name="_Toc4655"/>
      <w:bookmarkStart w:id="2201" w:name="_Toc453057497"/>
      <w:bookmarkStart w:id="2202" w:name="_Toc6060"/>
      <w:bookmarkStart w:id="2203" w:name="_Toc17448"/>
      <w:bookmarkStart w:id="2204" w:name="_Toc2483"/>
      <w:r>
        <w:rPr>
          <w:rFonts w:asciiTheme="minorHAnsi" w:eastAsiaTheme="minorEastAsia" w:hAnsiTheme="minorHAnsi" w:hint="eastAsia"/>
          <w:sz w:val="21"/>
          <w:szCs w:val="21"/>
        </w:rPr>
        <w:t>1</w:t>
      </w:r>
      <w:r>
        <w:rPr>
          <w:rFonts w:asciiTheme="minorHAnsi" w:eastAsiaTheme="minorEastAsia" w:hAnsiTheme="minorHAnsi" w:hint="eastAsia"/>
          <w:sz w:val="21"/>
          <w:szCs w:val="21"/>
        </w:rPr>
        <w:t>、</w:t>
      </w:r>
      <w:r>
        <w:rPr>
          <w:rFonts w:asciiTheme="minorHAnsi" w:eastAsiaTheme="minorEastAsia" w:hAnsiTheme="minorHAnsi" w:hint="eastAsia"/>
          <w:sz w:val="21"/>
          <w:szCs w:val="21"/>
        </w:rPr>
        <w:t>X99</w:t>
      </w:r>
      <w:bookmarkEnd w:id="2200"/>
      <w:bookmarkEnd w:id="2201"/>
      <w:bookmarkEnd w:id="2202"/>
      <w:bookmarkEnd w:id="2203"/>
      <w:bookmarkEnd w:id="2204"/>
    </w:p>
    <w:p w14:paraId="7095DF3E" w14:textId="77777777" w:rsidR="003843EA" w:rsidRDefault="00A21561">
      <w:pPr>
        <w:ind w:left="2" w:firstLineChars="170" w:firstLine="357"/>
        <w:rPr>
          <w:bCs/>
        </w:rPr>
      </w:pPr>
      <w:r>
        <w:rPr>
          <w:rFonts w:hint="eastAsia"/>
          <w:bCs/>
        </w:rPr>
        <w:t>第一种可选择的报文认证码算法，采用</w:t>
      </w:r>
      <w:r>
        <w:rPr>
          <w:rFonts w:hint="eastAsia"/>
          <w:bCs/>
        </w:rPr>
        <w:t>GB 15852,</w:t>
      </w:r>
      <w:r>
        <w:rPr>
          <w:rFonts w:hint="eastAsia"/>
          <w:bCs/>
        </w:rPr>
        <w:t>其中</w:t>
      </w:r>
      <w:r>
        <w:rPr>
          <w:rFonts w:hint="eastAsia"/>
          <w:bCs/>
        </w:rPr>
        <w:t>n = 64</w:t>
      </w:r>
      <w:r>
        <w:rPr>
          <w:rFonts w:hint="eastAsia"/>
          <w:bCs/>
        </w:rPr>
        <w:t>，</w:t>
      </w:r>
      <w:r>
        <w:rPr>
          <w:rFonts w:hint="eastAsia"/>
          <w:bCs/>
        </w:rPr>
        <w:t>m = 64,</w:t>
      </w:r>
      <w:r>
        <w:rPr>
          <w:rFonts w:hint="eastAsia"/>
          <w:bCs/>
        </w:rPr>
        <w:t>采用填充方法</w:t>
      </w:r>
      <w:r>
        <w:rPr>
          <w:rFonts w:hint="eastAsia"/>
          <w:bCs/>
        </w:rPr>
        <w:t>1</w:t>
      </w:r>
      <w:r>
        <w:rPr>
          <w:rFonts w:hint="eastAsia"/>
          <w:bCs/>
        </w:rPr>
        <w:t>，使用</w:t>
      </w:r>
      <w:r>
        <w:rPr>
          <w:rFonts w:hint="eastAsia"/>
          <w:bCs/>
        </w:rPr>
        <w:t>DEA</w:t>
      </w:r>
      <w:r>
        <w:rPr>
          <w:rFonts w:hint="eastAsia"/>
          <w:bCs/>
        </w:rPr>
        <w:t>（</w:t>
      </w:r>
      <w:r>
        <w:rPr>
          <w:rFonts w:hint="eastAsia"/>
          <w:bCs/>
        </w:rPr>
        <w:t>ANSI X3.92</w:t>
      </w:r>
      <w:r>
        <w:rPr>
          <w:rFonts w:hint="eastAsia"/>
          <w:bCs/>
        </w:rPr>
        <w:t>）数据加密算法。</w:t>
      </w:r>
    </w:p>
    <w:p w14:paraId="40A23A18" w14:textId="77777777" w:rsidR="003843EA" w:rsidRDefault="00A21561">
      <w:pPr>
        <w:ind w:firstLine="359"/>
        <w:rPr>
          <w:bCs/>
        </w:rPr>
      </w:pPr>
      <w:r>
        <w:rPr>
          <w:rFonts w:hint="eastAsia"/>
          <w:bCs/>
        </w:rPr>
        <w:t>算法的简化描述如下</w:t>
      </w:r>
    </w:p>
    <w:p w14:paraId="2A9B8C34" w14:textId="77777777" w:rsidR="003843EA" w:rsidRDefault="00A21561">
      <w:pPr>
        <w:ind w:firstLine="359"/>
        <w:rPr>
          <w:bCs/>
        </w:rPr>
      </w:pPr>
      <w:r>
        <w:rPr>
          <w:rFonts w:hint="eastAsia"/>
          <w:bCs/>
        </w:rPr>
        <w:t>K</w:t>
      </w:r>
      <w:r>
        <w:rPr>
          <w:rFonts w:hint="eastAsia"/>
          <w:bCs/>
        </w:rPr>
        <w:t>为</w:t>
      </w:r>
      <w:r>
        <w:rPr>
          <w:rFonts w:hint="eastAsia"/>
          <w:bCs/>
        </w:rPr>
        <w:t>POS</w:t>
      </w:r>
      <w:r>
        <w:rPr>
          <w:rFonts w:hint="eastAsia"/>
          <w:bCs/>
        </w:rPr>
        <w:t>工作密钥。</w:t>
      </w:r>
    </w:p>
    <w:p w14:paraId="2C5E666E" w14:textId="77777777" w:rsidR="003843EA" w:rsidRDefault="00A21561">
      <w:pPr>
        <w:numPr>
          <w:ilvl w:val="0"/>
          <w:numId w:val="10"/>
        </w:numPr>
        <w:tabs>
          <w:tab w:val="left" w:pos="0"/>
        </w:tabs>
        <w:ind w:left="0" w:firstLineChars="171" w:firstLine="359"/>
        <w:rPr>
          <w:bCs/>
        </w:rPr>
      </w:pPr>
      <w:r>
        <w:rPr>
          <w:rFonts w:hint="eastAsia"/>
          <w:bCs/>
        </w:rPr>
        <w:t>将完整交易报文分成</w:t>
      </w:r>
      <w:r>
        <w:rPr>
          <w:rFonts w:hint="eastAsia"/>
          <w:bCs/>
        </w:rPr>
        <w:t>8</w:t>
      </w:r>
      <w:r>
        <w:rPr>
          <w:rFonts w:hint="eastAsia"/>
          <w:bCs/>
        </w:rPr>
        <w:t>字节的块（</w:t>
      </w:r>
      <w:r>
        <w:rPr>
          <w:rFonts w:hint="eastAsia"/>
          <w:bCs/>
        </w:rPr>
        <w:t>D1,D2,</w:t>
      </w:r>
      <w:r>
        <w:rPr>
          <w:bCs/>
        </w:rPr>
        <w:t>…</w:t>
      </w:r>
      <w:proofErr w:type="spellStart"/>
      <w:r>
        <w:rPr>
          <w:rFonts w:hint="eastAsia"/>
          <w:bCs/>
        </w:rPr>
        <w:t>Dq</w:t>
      </w:r>
      <w:proofErr w:type="spellEnd"/>
      <w:r>
        <w:rPr>
          <w:rFonts w:hint="eastAsia"/>
          <w:bCs/>
        </w:rPr>
        <w:t>）。其中若</w:t>
      </w:r>
      <w:proofErr w:type="spellStart"/>
      <w:r>
        <w:rPr>
          <w:rFonts w:hint="eastAsia"/>
          <w:bCs/>
        </w:rPr>
        <w:t>Dq</w:t>
      </w:r>
      <w:proofErr w:type="spellEnd"/>
      <w:r>
        <w:rPr>
          <w:rFonts w:hint="eastAsia"/>
          <w:bCs/>
        </w:rPr>
        <w:t>不满</w:t>
      </w:r>
      <w:r>
        <w:rPr>
          <w:rFonts w:hint="eastAsia"/>
          <w:bCs/>
        </w:rPr>
        <w:t>8</w:t>
      </w:r>
      <w:r>
        <w:rPr>
          <w:rFonts w:hint="eastAsia"/>
          <w:bCs/>
        </w:rPr>
        <w:t>字节，则用若干个全</w:t>
      </w:r>
      <w:r>
        <w:rPr>
          <w:rFonts w:hint="eastAsia"/>
          <w:bCs/>
        </w:rPr>
        <w:t>0</w:t>
      </w:r>
      <w:r>
        <w:rPr>
          <w:rFonts w:hint="eastAsia"/>
          <w:bCs/>
        </w:rPr>
        <w:t>字节填充为</w:t>
      </w:r>
      <w:r>
        <w:rPr>
          <w:rFonts w:hint="eastAsia"/>
          <w:bCs/>
        </w:rPr>
        <w:t>8</w:t>
      </w:r>
      <w:r>
        <w:rPr>
          <w:rFonts w:hint="eastAsia"/>
          <w:bCs/>
        </w:rPr>
        <w:t>字节；</w:t>
      </w:r>
    </w:p>
    <w:p w14:paraId="3C8C6500" w14:textId="77777777" w:rsidR="003843EA" w:rsidRDefault="00A21561">
      <w:pPr>
        <w:numPr>
          <w:ilvl w:val="0"/>
          <w:numId w:val="10"/>
        </w:numPr>
        <w:tabs>
          <w:tab w:val="left" w:pos="360"/>
        </w:tabs>
        <w:ind w:left="360" w:firstLine="0"/>
        <w:rPr>
          <w:rFonts w:cs="Arial"/>
          <w:bCs/>
        </w:rPr>
      </w:pPr>
      <w:r>
        <w:rPr>
          <w:rFonts w:cs="Arial" w:hint="eastAsia"/>
          <w:bCs/>
        </w:rPr>
        <w:t>I1 = D1</w:t>
      </w:r>
      <w:r>
        <w:rPr>
          <w:rFonts w:cs="Arial" w:hint="eastAsia"/>
          <w:bCs/>
        </w:rPr>
        <w:t>；</w:t>
      </w:r>
      <w:r>
        <w:rPr>
          <w:rFonts w:cs="Arial" w:hint="eastAsia"/>
          <w:bCs/>
        </w:rPr>
        <w:tab/>
      </w:r>
      <w:r>
        <w:rPr>
          <w:rFonts w:cs="Arial" w:hint="eastAsia"/>
          <w:bCs/>
        </w:rPr>
        <w:tab/>
        <w:t>O1 = DEA(K, I1)</w:t>
      </w:r>
      <w:r>
        <w:rPr>
          <w:rFonts w:cs="Arial" w:hint="eastAsia"/>
          <w:bCs/>
        </w:rPr>
        <w:t>；</w:t>
      </w:r>
    </w:p>
    <w:p w14:paraId="710B7F13" w14:textId="77777777" w:rsidR="003843EA" w:rsidRDefault="00A21561">
      <w:pPr>
        <w:numPr>
          <w:ilvl w:val="0"/>
          <w:numId w:val="10"/>
        </w:numPr>
        <w:tabs>
          <w:tab w:val="left" w:pos="360"/>
        </w:tabs>
        <w:ind w:left="360" w:firstLine="0"/>
        <w:rPr>
          <w:rFonts w:cs="Arial"/>
          <w:bCs/>
        </w:rPr>
      </w:pPr>
      <w:r>
        <w:rPr>
          <w:rFonts w:cs="Arial" w:hint="eastAsia"/>
          <w:bCs/>
        </w:rPr>
        <w:t xml:space="preserve"> I2 = D2 ^ O1</w:t>
      </w:r>
      <w:r>
        <w:rPr>
          <w:rFonts w:cs="Arial" w:hint="eastAsia"/>
          <w:bCs/>
        </w:rPr>
        <w:t>；</w:t>
      </w:r>
      <w:r>
        <w:rPr>
          <w:rFonts w:cs="Arial" w:hint="eastAsia"/>
          <w:bCs/>
        </w:rPr>
        <w:tab/>
        <w:t>O2 = DEA(K, I2)</w:t>
      </w:r>
      <w:r>
        <w:rPr>
          <w:rFonts w:cs="Arial" w:hint="eastAsia"/>
          <w:bCs/>
        </w:rPr>
        <w:t>；</w:t>
      </w:r>
    </w:p>
    <w:p w14:paraId="6116E014" w14:textId="77777777" w:rsidR="003843EA" w:rsidRDefault="00A21561">
      <w:pPr>
        <w:numPr>
          <w:ilvl w:val="0"/>
          <w:numId w:val="10"/>
        </w:numPr>
        <w:tabs>
          <w:tab w:val="left" w:pos="360"/>
        </w:tabs>
        <w:ind w:left="360" w:firstLine="0"/>
        <w:rPr>
          <w:bCs/>
        </w:rPr>
      </w:pPr>
      <w:r>
        <w:rPr>
          <w:rFonts w:cs="Arial" w:hint="eastAsia"/>
          <w:bCs/>
        </w:rPr>
        <w:t>I3 = D3 ^ O2</w:t>
      </w:r>
      <w:r>
        <w:rPr>
          <w:rFonts w:cs="Arial" w:hint="eastAsia"/>
          <w:bCs/>
        </w:rPr>
        <w:t>；</w:t>
      </w:r>
      <w:r>
        <w:rPr>
          <w:rFonts w:cs="Arial" w:hint="eastAsia"/>
          <w:bCs/>
        </w:rPr>
        <w:tab/>
        <w:t>O3 = DEA(K, I3)</w:t>
      </w:r>
      <w:r>
        <w:rPr>
          <w:rFonts w:cs="Arial" w:hint="eastAsia"/>
          <w:bCs/>
        </w:rPr>
        <w:t>；</w:t>
      </w:r>
    </w:p>
    <w:p w14:paraId="459F59EC" w14:textId="77777777" w:rsidR="003843EA" w:rsidRDefault="00A21561">
      <w:pPr>
        <w:ind w:left="900" w:firstLine="360"/>
        <w:rPr>
          <w:bCs/>
        </w:rPr>
      </w:pPr>
      <w:r>
        <w:rPr>
          <w:rFonts w:hint="eastAsia"/>
          <w:bCs/>
        </w:rPr>
        <w:t>..</w:t>
      </w:r>
    </w:p>
    <w:p w14:paraId="0D4999D7" w14:textId="77777777" w:rsidR="003843EA" w:rsidRDefault="00A21561">
      <w:pPr>
        <w:numPr>
          <w:ilvl w:val="0"/>
          <w:numId w:val="10"/>
        </w:numPr>
        <w:tabs>
          <w:tab w:val="left" w:pos="360"/>
        </w:tabs>
        <w:ind w:left="360" w:firstLine="0"/>
        <w:rPr>
          <w:bCs/>
        </w:rPr>
      </w:pPr>
      <w:r>
        <w:rPr>
          <w:rFonts w:hint="eastAsia"/>
          <w:bCs/>
        </w:rPr>
        <w:t>依次类推，</w:t>
      </w:r>
      <w:proofErr w:type="spellStart"/>
      <w:r>
        <w:rPr>
          <w:rFonts w:hint="eastAsia"/>
          <w:bCs/>
        </w:rPr>
        <w:t>Iq</w:t>
      </w:r>
      <w:proofErr w:type="spellEnd"/>
      <w:r>
        <w:rPr>
          <w:rFonts w:hint="eastAsia"/>
          <w:bCs/>
        </w:rPr>
        <w:t xml:space="preserve"> = </w:t>
      </w:r>
      <w:proofErr w:type="spellStart"/>
      <w:r>
        <w:rPr>
          <w:rFonts w:hint="eastAsia"/>
          <w:bCs/>
        </w:rPr>
        <w:t>Dq</w:t>
      </w:r>
      <w:proofErr w:type="spellEnd"/>
      <w:r>
        <w:rPr>
          <w:rFonts w:hint="eastAsia"/>
          <w:bCs/>
        </w:rPr>
        <w:t xml:space="preserve"> ^ </w:t>
      </w:r>
      <w:proofErr w:type="spellStart"/>
      <w:r>
        <w:rPr>
          <w:rFonts w:hint="eastAsia"/>
          <w:bCs/>
        </w:rPr>
        <w:t>Oq</w:t>
      </w:r>
      <w:proofErr w:type="spellEnd"/>
      <w:r>
        <w:rPr>
          <w:rFonts w:hint="eastAsia"/>
          <w:bCs/>
        </w:rPr>
        <w:t xml:space="preserve"> - 1</w:t>
      </w:r>
      <w:r>
        <w:rPr>
          <w:rFonts w:hint="eastAsia"/>
          <w:bCs/>
        </w:rPr>
        <w:t>；</w:t>
      </w:r>
      <w:proofErr w:type="spellStart"/>
      <w:r>
        <w:rPr>
          <w:rFonts w:hint="eastAsia"/>
          <w:bCs/>
        </w:rPr>
        <w:t>Oq</w:t>
      </w:r>
      <w:proofErr w:type="spellEnd"/>
      <w:r>
        <w:rPr>
          <w:rFonts w:hint="eastAsia"/>
          <w:bCs/>
        </w:rPr>
        <w:t xml:space="preserve"> = DEA(K, </w:t>
      </w:r>
      <w:proofErr w:type="spellStart"/>
      <w:r>
        <w:rPr>
          <w:rFonts w:hint="eastAsia"/>
          <w:bCs/>
        </w:rPr>
        <w:t>Iq</w:t>
      </w:r>
      <w:proofErr w:type="spellEnd"/>
      <w:r>
        <w:rPr>
          <w:rFonts w:hint="eastAsia"/>
          <w:bCs/>
        </w:rPr>
        <w:t>)</w:t>
      </w:r>
      <w:r>
        <w:rPr>
          <w:rFonts w:hint="eastAsia"/>
          <w:bCs/>
        </w:rPr>
        <w:t>；</w:t>
      </w:r>
    </w:p>
    <w:p w14:paraId="5B9F7E2F" w14:textId="77777777" w:rsidR="003843EA" w:rsidRDefault="00A21561">
      <w:pPr>
        <w:numPr>
          <w:ilvl w:val="0"/>
          <w:numId w:val="10"/>
        </w:numPr>
        <w:tabs>
          <w:tab w:val="left" w:pos="360"/>
        </w:tabs>
        <w:ind w:left="360" w:firstLine="0"/>
        <w:rPr>
          <w:bCs/>
        </w:rPr>
      </w:pPr>
      <w:r>
        <w:rPr>
          <w:rFonts w:hint="eastAsia"/>
          <w:bCs/>
        </w:rPr>
        <w:t xml:space="preserve">MAC = </w:t>
      </w:r>
      <w:proofErr w:type="spellStart"/>
      <w:r>
        <w:rPr>
          <w:rFonts w:hint="eastAsia"/>
          <w:bCs/>
        </w:rPr>
        <w:t>Oq</w:t>
      </w:r>
      <w:proofErr w:type="spellEnd"/>
      <w:r>
        <w:rPr>
          <w:rFonts w:hint="eastAsia"/>
          <w:bCs/>
        </w:rPr>
        <w:t>。</w:t>
      </w:r>
    </w:p>
    <w:p w14:paraId="10B8A9F1" w14:textId="77777777" w:rsidR="003843EA" w:rsidRDefault="00A21561">
      <w:pPr>
        <w:ind w:leftChars="-1" w:left="-2" w:firstLineChars="172" w:firstLine="361"/>
        <w:rPr>
          <w:bCs/>
        </w:rPr>
      </w:pPr>
      <w:r>
        <w:rPr>
          <w:rFonts w:hint="eastAsia"/>
          <w:bCs/>
        </w:rPr>
        <w:t>其中，</w:t>
      </w:r>
      <w:r>
        <w:rPr>
          <w:rFonts w:hint="eastAsia"/>
          <w:bCs/>
        </w:rPr>
        <w:t>^</w:t>
      </w:r>
      <w:r>
        <w:rPr>
          <w:rFonts w:hint="eastAsia"/>
          <w:bCs/>
        </w:rPr>
        <w:t>是按位异或运算；</w:t>
      </w:r>
      <w:r>
        <w:rPr>
          <w:rFonts w:hint="eastAsia"/>
          <w:bCs/>
        </w:rPr>
        <w:t>B = DEA(K, A)</w:t>
      </w:r>
      <w:r>
        <w:rPr>
          <w:rFonts w:hint="eastAsia"/>
          <w:bCs/>
        </w:rPr>
        <w:t>是以</w:t>
      </w:r>
      <w:r>
        <w:rPr>
          <w:rFonts w:hint="eastAsia"/>
          <w:bCs/>
        </w:rPr>
        <w:t>K</w:t>
      </w:r>
      <w:r>
        <w:rPr>
          <w:rFonts w:hint="eastAsia"/>
          <w:bCs/>
        </w:rPr>
        <w:t>为密钥对数据块</w:t>
      </w:r>
      <w:r>
        <w:rPr>
          <w:rFonts w:hint="eastAsia"/>
          <w:bCs/>
        </w:rPr>
        <w:t>A</w:t>
      </w:r>
      <w:r>
        <w:rPr>
          <w:rFonts w:hint="eastAsia"/>
          <w:bCs/>
        </w:rPr>
        <w:t>通过加密算法</w:t>
      </w:r>
      <w:r>
        <w:rPr>
          <w:rFonts w:hint="eastAsia"/>
          <w:bCs/>
        </w:rPr>
        <w:t>DEA</w:t>
      </w:r>
      <w:r>
        <w:rPr>
          <w:rFonts w:hint="eastAsia"/>
          <w:bCs/>
        </w:rPr>
        <w:t>产生数据块</w:t>
      </w:r>
      <w:r>
        <w:rPr>
          <w:rFonts w:hint="eastAsia"/>
          <w:bCs/>
        </w:rPr>
        <w:t>B</w:t>
      </w:r>
      <w:r>
        <w:rPr>
          <w:rFonts w:hint="eastAsia"/>
          <w:bCs/>
        </w:rPr>
        <w:t>。</w:t>
      </w:r>
    </w:p>
    <w:p w14:paraId="175C465D" w14:textId="77777777" w:rsidR="003843EA" w:rsidRDefault="00A21561">
      <w:pPr>
        <w:pStyle w:val="2"/>
        <w:spacing w:before="100" w:after="100" w:line="240" w:lineRule="auto"/>
      </w:pPr>
      <w:bookmarkStart w:id="2205" w:name="_Toc29378"/>
      <w:bookmarkStart w:id="2206" w:name="_Toc9908"/>
      <w:bookmarkStart w:id="2207" w:name="_Toc9960"/>
      <w:bookmarkStart w:id="2208" w:name="_Toc453057498"/>
      <w:bookmarkStart w:id="2209" w:name="_Toc11999"/>
      <w:r>
        <w:rPr>
          <w:rFonts w:asciiTheme="minorHAnsi" w:eastAsiaTheme="minorEastAsia" w:hAnsiTheme="minorHAnsi" w:hint="eastAsia"/>
          <w:sz w:val="21"/>
          <w:szCs w:val="21"/>
        </w:rPr>
        <w:t>2</w:t>
      </w:r>
      <w:r>
        <w:rPr>
          <w:rFonts w:asciiTheme="minorHAnsi" w:eastAsiaTheme="minorEastAsia" w:hAnsiTheme="minorHAnsi" w:hint="eastAsia"/>
          <w:sz w:val="21"/>
          <w:szCs w:val="21"/>
        </w:rPr>
        <w:t>、</w:t>
      </w:r>
      <w:r>
        <w:rPr>
          <w:rFonts w:asciiTheme="minorHAnsi" w:eastAsiaTheme="minorEastAsia" w:hAnsiTheme="minorHAnsi"/>
          <w:sz w:val="21"/>
          <w:szCs w:val="21"/>
        </w:rPr>
        <w:t>MAC9606</w:t>
      </w:r>
      <w:bookmarkEnd w:id="2205"/>
      <w:bookmarkEnd w:id="2206"/>
      <w:bookmarkEnd w:id="2207"/>
      <w:bookmarkEnd w:id="2208"/>
      <w:bookmarkEnd w:id="2209"/>
    </w:p>
    <w:p w14:paraId="4A042005" w14:textId="77777777" w:rsidR="003843EA" w:rsidRDefault="00A21561">
      <w:pPr>
        <w:ind w:firstLineChars="171" w:firstLine="359"/>
        <w:rPr>
          <w:bCs/>
        </w:rPr>
      </w:pPr>
      <w:r>
        <w:rPr>
          <w:rFonts w:hint="eastAsia"/>
          <w:bCs/>
        </w:rPr>
        <w:t>第二种可选择的报文认证码算法，简称</w:t>
      </w:r>
      <w:r>
        <w:rPr>
          <w:rFonts w:hint="eastAsia"/>
          <w:bCs/>
        </w:rPr>
        <w:t>MAC9606</w:t>
      </w:r>
      <w:r>
        <w:rPr>
          <w:rFonts w:hint="eastAsia"/>
          <w:bCs/>
        </w:rPr>
        <w:t>，是为适应计算速度较低的</w:t>
      </w:r>
      <w:r>
        <w:rPr>
          <w:rFonts w:hint="eastAsia"/>
          <w:bCs/>
        </w:rPr>
        <w:t>POS</w:t>
      </w:r>
      <w:r>
        <w:rPr>
          <w:rFonts w:hint="eastAsia"/>
          <w:bCs/>
        </w:rPr>
        <w:t>设备而简化的算法，该算法的抗攻击强度低于算法一。</w:t>
      </w:r>
    </w:p>
    <w:p w14:paraId="1B4D4F89" w14:textId="77777777" w:rsidR="003843EA" w:rsidRDefault="00A21561">
      <w:pPr>
        <w:ind w:leftChars="172" w:left="470" w:hangingChars="52" w:hanging="109"/>
        <w:rPr>
          <w:bCs/>
        </w:rPr>
      </w:pPr>
      <w:r>
        <w:rPr>
          <w:rFonts w:hint="eastAsia"/>
          <w:bCs/>
        </w:rPr>
        <w:t>算法的简化描述如下：</w:t>
      </w:r>
    </w:p>
    <w:p w14:paraId="7FF10DF0" w14:textId="77777777" w:rsidR="003843EA" w:rsidRDefault="00A21561">
      <w:pPr>
        <w:ind w:leftChars="170" w:left="357" w:firstLine="1"/>
        <w:rPr>
          <w:bCs/>
        </w:rPr>
      </w:pPr>
      <w:r>
        <w:rPr>
          <w:rFonts w:hint="eastAsia"/>
          <w:bCs/>
        </w:rPr>
        <w:t>K</w:t>
      </w:r>
      <w:r>
        <w:rPr>
          <w:rFonts w:hint="eastAsia"/>
          <w:bCs/>
        </w:rPr>
        <w:t>为</w:t>
      </w:r>
      <w:r>
        <w:rPr>
          <w:rFonts w:hint="eastAsia"/>
          <w:bCs/>
        </w:rPr>
        <w:t>POS</w:t>
      </w:r>
      <w:r>
        <w:rPr>
          <w:rFonts w:hint="eastAsia"/>
          <w:bCs/>
        </w:rPr>
        <w:t>工作密钥。</w:t>
      </w:r>
    </w:p>
    <w:p w14:paraId="5DB0A1DA" w14:textId="77777777" w:rsidR="003843EA" w:rsidRDefault="00A21561">
      <w:pPr>
        <w:numPr>
          <w:ilvl w:val="0"/>
          <w:numId w:val="11"/>
        </w:numPr>
        <w:tabs>
          <w:tab w:val="left" w:pos="360"/>
        </w:tabs>
        <w:ind w:left="0" w:firstLineChars="171" w:firstLine="359"/>
        <w:rPr>
          <w:bCs/>
        </w:rPr>
      </w:pPr>
      <w:r>
        <w:rPr>
          <w:rFonts w:hint="eastAsia"/>
          <w:bCs/>
        </w:rPr>
        <w:t>将完整交易报文分成</w:t>
      </w:r>
      <w:r>
        <w:rPr>
          <w:rFonts w:hint="eastAsia"/>
          <w:bCs/>
        </w:rPr>
        <w:t>8</w:t>
      </w:r>
      <w:r>
        <w:rPr>
          <w:rFonts w:hint="eastAsia"/>
          <w:bCs/>
        </w:rPr>
        <w:t>字节的块（</w:t>
      </w:r>
      <w:r>
        <w:rPr>
          <w:rFonts w:hint="eastAsia"/>
          <w:bCs/>
        </w:rPr>
        <w:t>D1,D2,</w:t>
      </w:r>
      <w:r>
        <w:rPr>
          <w:bCs/>
        </w:rPr>
        <w:t>…</w:t>
      </w:r>
      <w:proofErr w:type="spellStart"/>
      <w:r>
        <w:rPr>
          <w:rFonts w:hint="eastAsia"/>
          <w:bCs/>
        </w:rPr>
        <w:t>Dq</w:t>
      </w:r>
      <w:proofErr w:type="spellEnd"/>
      <w:r>
        <w:rPr>
          <w:rFonts w:hint="eastAsia"/>
          <w:bCs/>
        </w:rPr>
        <w:t>）。其中若</w:t>
      </w:r>
      <w:proofErr w:type="spellStart"/>
      <w:r>
        <w:rPr>
          <w:rFonts w:hint="eastAsia"/>
          <w:bCs/>
        </w:rPr>
        <w:t>Dq</w:t>
      </w:r>
      <w:proofErr w:type="spellEnd"/>
      <w:r>
        <w:rPr>
          <w:rFonts w:hint="eastAsia"/>
          <w:bCs/>
        </w:rPr>
        <w:t>不满</w:t>
      </w:r>
      <w:r>
        <w:rPr>
          <w:rFonts w:hint="eastAsia"/>
          <w:bCs/>
        </w:rPr>
        <w:t>8</w:t>
      </w:r>
      <w:r>
        <w:rPr>
          <w:rFonts w:hint="eastAsia"/>
          <w:bCs/>
        </w:rPr>
        <w:t>字节，则用若干个全</w:t>
      </w:r>
      <w:r>
        <w:rPr>
          <w:rFonts w:hint="eastAsia"/>
          <w:bCs/>
        </w:rPr>
        <w:t>0</w:t>
      </w:r>
      <w:r>
        <w:rPr>
          <w:rFonts w:hint="eastAsia"/>
          <w:bCs/>
        </w:rPr>
        <w:t>字节填充为</w:t>
      </w:r>
      <w:r>
        <w:rPr>
          <w:rFonts w:hint="eastAsia"/>
          <w:bCs/>
        </w:rPr>
        <w:t>8</w:t>
      </w:r>
      <w:r>
        <w:rPr>
          <w:rFonts w:hint="eastAsia"/>
          <w:bCs/>
        </w:rPr>
        <w:t>字节；</w:t>
      </w:r>
    </w:p>
    <w:p w14:paraId="5C3E172A" w14:textId="77777777" w:rsidR="003843EA" w:rsidRDefault="00A21561">
      <w:pPr>
        <w:numPr>
          <w:ilvl w:val="0"/>
          <w:numId w:val="11"/>
        </w:numPr>
        <w:tabs>
          <w:tab w:val="left" w:pos="360"/>
        </w:tabs>
        <w:ind w:left="360" w:firstLine="0"/>
        <w:rPr>
          <w:rFonts w:cs="Arial"/>
          <w:bCs/>
          <w:lang w:val="da-DK"/>
        </w:rPr>
      </w:pPr>
      <w:r>
        <w:rPr>
          <w:rFonts w:cs="Arial" w:hint="eastAsia"/>
          <w:bCs/>
          <w:lang w:val="da-DK"/>
        </w:rPr>
        <w:t>I1 = D1</w:t>
      </w:r>
      <w:r>
        <w:rPr>
          <w:rFonts w:cs="Arial" w:hint="eastAsia"/>
          <w:bCs/>
          <w:lang w:val="da-DK"/>
        </w:rPr>
        <w:t>；</w:t>
      </w:r>
    </w:p>
    <w:p w14:paraId="550B8078" w14:textId="77777777" w:rsidR="003843EA" w:rsidRDefault="00A21561">
      <w:pPr>
        <w:numPr>
          <w:ilvl w:val="0"/>
          <w:numId w:val="11"/>
        </w:numPr>
        <w:tabs>
          <w:tab w:val="left" w:pos="360"/>
        </w:tabs>
        <w:ind w:left="360" w:firstLine="0"/>
        <w:rPr>
          <w:bCs/>
          <w:lang w:val="da-DK"/>
        </w:rPr>
      </w:pPr>
      <w:r>
        <w:rPr>
          <w:rFonts w:cs="Arial" w:hint="eastAsia"/>
          <w:bCs/>
          <w:lang w:val="da-DK"/>
        </w:rPr>
        <w:t>I2 = D2 ^ I1</w:t>
      </w:r>
      <w:r>
        <w:rPr>
          <w:rFonts w:cs="Arial" w:hint="eastAsia"/>
          <w:bCs/>
          <w:lang w:val="da-DK"/>
        </w:rPr>
        <w:t>；</w:t>
      </w:r>
    </w:p>
    <w:p w14:paraId="354C701C" w14:textId="77777777" w:rsidR="003843EA" w:rsidRDefault="00A21561">
      <w:pPr>
        <w:numPr>
          <w:ilvl w:val="0"/>
          <w:numId w:val="11"/>
        </w:numPr>
        <w:tabs>
          <w:tab w:val="left" w:pos="360"/>
        </w:tabs>
        <w:ind w:left="360" w:firstLine="0"/>
        <w:rPr>
          <w:bCs/>
          <w:lang w:val="da-DK"/>
        </w:rPr>
      </w:pPr>
      <w:r>
        <w:rPr>
          <w:rFonts w:cs="Arial" w:hint="eastAsia"/>
          <w:bCs/>
          <w:lang w:val="da-DK"/>
        </w:rPr>
        <w:t>I3 = D3 ^ I2</w:t>
      </w:r>
      <w:r>
        <w:rPr>
          <w:rFonts w:cs="Arial" w:hint="eastAsia"/>
          <w:bCs/>
          <w:lang w:val="da-DK"/>
        </w:rPr>
        <w:t>；</w:t>
      </w:r>
    </w:p>
    <w:p w14:paraId="5075A6F5" w14:textId="77777777" w:rsidR="003843EA" w:rsidRDefault="00A21561">
      <w:pPr>
        <w:ind w:left="1260"/>
        <w:rPr>
          <w:bCs/>
          <w:lang w:val="da-DK"/>
        </w:rPr>
      </w:pPr>
      <w:r>
        <w:rPr>
          <w:rFonts w:cs="Arial" w:hint="eastAsia"/>
          <w:bCs/>
          <w:lang w:val="da-DK"/>
        </w:rPr>
        <w:t>..</w:t>
      </w:r>
    </w:p>
    <w:p w14:paraId="4C92D51A" w14:textId="77777777" w:rsidR="003843EA" w:rsidRDefault="00A21561">
      <w:pPr>
        <w:numPr>
          <w:ilvl w:val="0"/>
          <w:numId w:val="11"/>
        </w:numPr>
        <w:tabs>
          <w:tab w:val="left" w:pos="360"/>
        </w:tabs>
        <w:ind w:left="360" w:firstLine="0"/>
        <w:rPr>
          <w:bCs/>
          <w:lang w:val="da-DK"/>
        </w:rPr>
      </w:pPr>
      <w:r>
        <w:rPr>
          <w:rFonts w:hint="eastAsia"/>
          <w:bCs/>
        </w:rPr>
        <w:t>依次类推</w:t>
      </w:r>
      <w:r>
        <w:rPr>
          <w:rFonts w:hint="eastAsia"/>
          <w:bCs/>
          <w:lang w:val="da-DK"/>
        </w:rPr>
        <w:t>，</w:t>
      </w:r>
      <w:r>
        <w:rPr>
          <w:rFonts w:hint="eastAsia"/>
          <w:bCs/>
          <w:lang w:val="da-DK"/>
        </w:rPr>
        <w:t>Iq = Dq ^ Oq - 1</w:t>
      </w:r>
      <w:r>
        <w:rPr>
          <w:rFonts w:hint="eastAsia"/>
          <w:bCs/>
          <w:lang w:val="da-DK"/>
        </w:rPr>
        <w:t>；</w:t>
      </w:r>
    </w:p>
    <w:p w14:paraId="380626F4" w14:textId="77777777" w:rsidR="003843EA" w:rsidRDefault="00A21561">
      <w:pPr>
        <w:numPr>
          <w:ilvl w:val="0"/>
          <w:numId w:val="11"/>
        </w:numPr>
        <w:tabs>
          <w:tab w:val="left" w:pos="360"/>
        </w:tabs>
        <w:ind w:left="360" w:firstLine="0"/>
        <w:rPr>
          <w:bCs/>
          <w:lang w:val="da-DK"/>
        </w:rPr>
      </w:pPr>
      <w:r>
        <w:rPr>
          <w:rFonts w:hint="eastAsia"/>
          <w:bCs/>
          <w:lang w:val="da-DK"/>
        </w:rPr>
        <w:t>MAC = DEA(K, Iq)</w:t>
      </w:r>
      <w:r>
        <w:rPr>
          <w:rFonts w:hint="eastAsia"/>
          <w:bCs/>
        </w:rPr>
        <w:t>。</w:t>
      </w:r>
    </w:p>
    <w:p w14:paraId="5F1136AE" w14:textId="77777777" w:rsidR="003843EA" w:rsidRDefault="00A21561">
      <w:pPr>
        <w:ind w:firstLineChars="171" w:firstLine="359"/>
        <w:rPr>
          <w:bCs/>
          <w:lang w:val="da-DK"/>
        </w:rPr>
      </w:pPr>
      <w:r>
        <w:rPr>
          <w:rFonts w:hint="eastAsia"/>
          <w:bCs/>
        </w:rPr>
        <w:t>其中</w:t>
      </w:r>
      <w:r>
        <w:rPr>
          <w:rFonts w:hint="eastAsia"/>
          <w:bCs/>
          <w:lang w:val="da-DK"/>
        </w:rPr>
        <w:t>，</w:t>
      </w:r>
      <w:r>
        <w:rPr>
          <w:rFonts w:hint="eastAsia"/>
          <w:bCs/>
          <w:lang w:val="da-DK"/>
        </w:rPr>
        <w:t>^</w:t>
      </w:r>
      <w:r>
        <w:rPr>
          <w:rFonts w:hint="eastAsia"/>
          <w:bCs/>
        </w:rPr>
        <w:t>是按位异或运算</w:t>
      </w:r>
      <w:r>
        <w:rPr>
          <w:rFonts w:hint="eastAsia"/>
          <w:bCs/>
          <w:lang w:val="da-DK"/>
        </w:rPr>
        <w:t>；</w:t>
      </w:r>
      <w:r>
        <w:rPr>
          <w:rFonts w:hint="eastAsia"/>
          <w:bCs/>
          <w:lang w:val="da-DK"/>
        </w:rPr>
        <w:t>B = DEA(K, A)</w:t>
      </w:r>
      <w:r>
        <w:rPr>
          <w:rFonts w:hint="eastAsia"/>
          <w:bCs/>
        </w:rPr>
        <w:t>是以</w:t>
      </w:r>
      <w:r>
        <w:rPr>
          <w:rFonts w:hint="eastAsia"/>
          <w:bCs/>
          <w:lang w:val="da-DK"/>
        </w:rPr>
        <w:t>K</w:t>
      </w:r>
      <w:r>
        <w:rPr>
          <w:rFonts w:hint="eastAsia"/>
          <w:bCs/>
        </w:rPr>
        <w:t>为密钥对数据块</w:t>
      </w:r>
      <w:r>
        <w:rPr>
          <w:rFonts w:hint="eastAsia"/>
          <w:bCs/>
          <w:lang w:val="da-DK"/>
        </w:rPr>
        <w:t>A</w:t>
      </w:r>
      <w:r>
        <w:rPr>
          <w:rFonts w:hint="eastAsia"/>
          <w:bCs/>
        </w:rPr>
        <w:t>通过加密算法</w:t>
      </w:r>
      <w:r>
        <w:rPr>
          <w:rFonts w:hint="eastAsia"/>
          <w:bCs/>
          <w:lang w:val="da-DK"/>
        </w:rPr>
        <w:t>DEA</w:t>
      </w:r>
      <w:r>
        <w:rPr>
          <w:rFonts w:hint="eastAsia"/>
          <w:bCs/>
        </w:rPr>
        <w:t>产生数据块</w:t>
      </w:r>
      <w:r>
        <w:rPr>
          <w:rFonts w:hint="eastAsia"/>
          <w:bCs/>
          <w:lang w:val="da-DK"/>
        </w:rPr>
        <w:t>B</w:t>
      </w:r>
      <w:r>
        <w:rPr>
          <w:rFonts w:hint="eastAsia"/>
          <w:bCs/>
        </w:rPr>
        <w:t>。</w:t>
      </w:r>
    </w:p>
    <w:p w14:paraId="326B9B76" w14:textId="77777777" w:rsidR="003843EA" w:rsidRDefault="00A21561">
      <w:pPr>
        <w:ind w:left="360"/>
        <w:rPr>
          <w:b/>
          <w:bCs/>
        </w:rPr>
      </w:pPr>
      <w:r>
        <w:rPr>
          <w:rFonts w:hint="eastAsia"/>
          <w:bCs/>
        </w:rPr>
        <w:t>注：该算法可以通过</w:t>
      </w:r>
      <w:r>
        <w:rPr>
          <w:rFonts w:hint="eastAsia"/>
          <w:bCs/>
        </w:rPr>
        <w:t>POS</w:t>
      </w:r>
      <w:r>
        <w:rPr>
          <w:rFonts w:hint="eastAsia"/>
          <w:bCs/>
        </w:rPr>
        <w:t>运算出</w:t>
      </w:r>
      <w:proofErr w:type="spellStart"/>
      <w:r>
        <w:rPr>
          <w:rFonts w:hint="eastAsia"/>
          <w:bCs/>
        </w:rPr>
        <w:t>Iq</w:t>
      </w:r>
      <w:proofErr w:type="spellEnd"/>
      <w:r>
        <w:rPr>
          <w:rFonts w:hint="eastAsia"/>
          <w:bCs/>
        </w:rPr>
        <w:t>，再将</w:t>
      </w:r>
      <w:proofErr w:type="spellStart"/>
      <w:r>
        <w:rPr>
          <w:rFonts w:hint="eastAsia"/>
          <w:bCs/>
        </w:rPr>
        <w:t>Iq</w:t>
      </w:r>
      <w:proofErr w:type="spellEnd"/>
      <w:r>
        <w:rPr>
          <w:rFonts w:hint="eastAsia"/>
          <w:bCs/>
        </w:rPr>
        <w:t>送入密码键盘进行</w:t>
      </w:r>
      <w:r>
        <w:rPr>
          <w:rFonts w:hint="eastAsia"/>
          <w:bCs/>
        </w:rPr>
        <w:t>DEA</w:t>
      </w:r>
      <w:r>
        <w:rPr>
          <w:rFonts w:hint="eastAsia"/>
          <w:bCs/>
        </w:rPr>
        <w:t>运算产生数据块</w:t>
      </w:r>
      <w:r>
        <w:rPr>
          <w:rFonts w:hint="eastAsia"/>
          <w:bCs/>
        </w:rPr>
        <w:t>B</w:t>
      </w:r>
      <w:r>
        <w:rPr>
          <w:rFonts w:hint="eastAsia"/>
          <w:bCs/>
        </w:rPr>
        <w:t>。</w:t>
      </w:r>
    </w:p>
    <w:p w14:paraId="6537C712" w14:textId="77777777" w:rsidR="003843EA" w:rsidRDefault="003843EA">
      <w:pPr>
        <w:ind w:leftChars="-1" w:left="-2" w:firstLineChars="172" w:firstLine="361"/>
        <w:rPr>
          <w:bCs/>
        </w:rPr>
      </w:pPr>
    </w:p>
    <w:p w14:paraId="27DCE923" w14:textId="77777777" w:rsidR="003843EA" w:rsidRDefault="00A21561">
      <w:pPr>
        <w:pStyle w:val="2"/>
        <w:spacing w:before="100" w:after="100" w:line="240" w:lineRule="auto"/>
      </w:pPr>
      <w:bookmarkStart w:id="2210" w:name="_Toc453057499"/>
      <w:bookmarkStart w:id="2211" w:name="_Toc14402"/>
      <w:bookmarkStart w:id="2212" w:name="_Toc17412"/>
      <w:bookmarkStart w:id="2213" w:name="_Toc3714"/>
      <w:bookmarkStart w:id="2214" w:name="_Toc3866"/>
      <w:r>
        <w:rPr>
          <w:rFonts w:asciiTheme="minorHAnsi" w:eastAsiaTheme="minorEastAsia" w:hAnsiTheme="minorHAnsi" w:hint="eastAsia"/>
          <w:sz w:val="21"/>
          <w:szCs w:val="21"/>
        </w:rPr>
        <w:lastRenderedPageBreak/>
        <w:t>3</w:t>
      </w:r>
      <w:r>
        <w:rPr>
          <w:rFonts w:asciiTheme="minorHAnsi" w:eastAsiaTheme="minorEastAsia" w:hAnsiTheme="minorHAnsi" w:hint="eastAsia"/>
          <w:sz w:val="21"/>
          <w:szCs w:val="21"/>
        </w:rPr>
        <w:t>、</w:t>
      </w:r>
      <w:r>
        <w:rPr>
          <w:rFonts w:asciiTheme="minorHAnsi" w:eastAsiaTheme="minorEastAsia" w:hAnsiTheme="minorHAnsi" w:hint="eastAsia"/>
          <w:sz w:val="21"/>
          <w:szCs w:val="21"/>
        </w:rPr>
        <w:t>X919</w:t>
      </w:r>
      <w:bookmarkEnd w:id="2210"/>
      <w:bookmarkEnd w:id="2211"/>
      <w:bookmarkEnd w:id="2212"/>
      <w:bookmarkEnd w:id="2213"/>
      <w:bookmarkEnd w:id="2214"/>
    </w:p>
    <w:p w14:paraId="60E8B742" w14:textId="77777777" w:rsidR="003843EA" w:rsidRDefault="00A21561">
      <w:pPr>
        <w:rPr>
          <w:bCs/>
        </w:rPr>
      </w:pPr>
      <w:r>
        <w:rPr>
          <w:rFonts w:hint="eastAsia"/>
          <w:bCs/>
        </w:rPr>
        <w:t>(1) ANSI X9.19MAC</w:t>
      </w:r>
      <w:r>
        <w:rPr>
          <w:rFonts w:hint="eastAsia"/>
          <w:bCs/>
        </w:rPr>
        <w:t>算法只使用双倍长密钥。</w:t>
      </w:r>
    </w:p>
    <w:p w14:paraId="5ACB4D1F" w14:textId="77777777" w:rsidR="003843EA" w:rsidRDefault="00A21561">
      <w:pPr>
        <w:rPr>
          <w:bCs/>
        </w:rPr>
      </w:pPr>
      <w:r>
        <w:rPr>
          <w:rFonts w:hint="eastAsia"/>
          <w:bCs/>
        </w:rPr>
        <w:t>(2)MAC</w:t>
      </w:r>
      <w:r>
        <w:rPr>
          <w:rFonts w:hint="eastAsia"/>
          <w:bCs/>
        </w:rPr>
        <w:t>数据先按</w:t>
      </w:r>
      <w:r>
        <w:rPr>
          <w:rFonts w:hint="eastAsia"/>
          <w:bCs/>
        </w:rPr>
        <w:t>8</w:t>
      </w:r>
      <w:r>
        <w:rPr>
          <w:rFonts w:hint="eastAsia"/>
          <w:bCs/>
        </w:rPr>
        <w:t>字节分组，表示为</w:t>
      </w:r>
      <w:r>
        <w:rPr>
          <w:rFonts w:hint="eastAsia"/>
          <w:bCs/>
        </w:rPr>
        <w:t>D0</w:t>
      </w:r>
      <w:r>
        <w:rPr>
          <w:rFonts w:hint="eastAsia"/>
          <w:bCs/>
        </w:rPr>
        <w:t>～</w:t>
      </w:r>
      <w:proofErr w:type="spellStart"/>
      <w:r>
        <w:rPr>
          <w:rFonts w:hint="eastAsia"/>
          <w:bCs/>
        </w:rPr>
        <w:t>Dn</w:t>
      </w:r>
      <w:proofErr w:type="spellEnd"/>
      <w:r>
        <w:rPr>
          <w:rFonts w:hint="eastAsia"/>
          <w:bCs/>
        </w:rPr>
        <w:t>，如果</w:t>
      </w:r>
      <w:proofErr w:type="spellStart"/>
      <w:r>
        <w:rPr>
          <w:rFonts w:hint="eastAsia"/>
          <w:bCs/>
        </w:rPr>
        <w:t>Dn</w:t>
      </w:r>
      <w:proofErr w:type="spellEnd"/>
      <w:r>
        <w:rPr>
          <w:rFonts w:hint="eastAsia"/>
          <w:bCs/>
        </w:rPr>
        <w:t>不足</w:t>
      </w:r>
      <w:r>
        <w:rPr>
          <w:rFonts w:hint="eastAsia"/>
          <w:bCs/>
        </w:rPr>
        <w:t>8</w:t>
      </w:r>
      <w:r>
        <w:rPr>
          <w:rFonts w:hint="eastAsia"/>
          <w:bCs/>
        </w:rPr>
        <w:t>字节时，尾部以字节</w:t>
      </w:r>
      <w:r>
        <w:rPr>
          <w:rFonts w:hint="eastAsia"/>
          <w:bCs/>
        </w:rPr>
        <w:t>00</w:t>
      </w:r>
      <w:r>
        <w:rPr>
          <w:rFonts w:hint="eastAsia"/>
          <w:bCs/>
        </w:rPr>
        <w:t>补齐。</w:t>
      </w:r>
      <w:r>
        <w:rPr>
          <w:rFonts w:hint="eastAsia"/>
          <w:bCs/>
        </w:rPr>
        <w:t>(3)</w:t>
      </w:r>
      <w:r>
        <w:rPr>
          <w:rFonts w:hint="eastAsia"/>
          <w:bCs/>
        </w:rPr>
        <w:t>用</w:t>
      </w:r>
      <w:r>
        <w:rPr>
          <w:rFonts w:hint="eastAsia"/>
          <w:bCs/>
        </w:rPr>
        <w:t>MAC</w:t>
      </w:r>
      <w:r>
        <w:rPr>
          <w:rFonts w:hint="eastAsia"/>
          <w:bCs/>
        </w:rPr>
        <w:t>密钥左半部加密</w:t>
      </w:r>
      <w:r>
        <w:rPr>
          <w:rFonts w:hint="eastAsia"/>
          <w:bCs/>
        </w:rPr>
        <w:t>D0</w:t>
      </w:r>
      <w:r>
        <w:rPr>
          <w:rFonts w:hint="eastAsia"/>
          <w:bCs/>
        </w:rPr>
        <w:t>，加密结果与</w:t>
      </w:r>
      <w:r>
        <w:rPr>
          <w:rFonts w:hint="eastAsia"/>
          <w:bCs/>
        </w:rPr>
        <w:t>D1</w:t>
      </w:r>
      <w:r>
        <w:rPr>
          <w:rFonts w:hint="eastAsia"/>
          <w:bCs/>
        </w:rPr>
        <w:t>异或作为下一次的输入。</w:t>
      </w:r>
    </w:p>
    <w:p w14:paraId="445A788D" w14:textId="77777777" w:rsidR="003843EA" w:rsidRDefault="00A21561">
      <w:pPr>
        <w:rPr>
          <w:bCs/>
        </w:rPr>
      </w:pPr>
      <w:r>
        <w:rPr>
          <w:rFonts w:hint="eastAsia"/>
          <w:bCs/>
        </w:rPr>
        <w:t>(4)</w:t>
      </w:r>
      <w:r>
        <w:rPr>
          <w:rFonts w:hint="eastAsia"/>
          <w:bCs/>
        </w:rPr>
        <w:t>将上一步的加密结果与下一分组异或，然后用</w:t>
      </w:r>
      <w:r>
        <w:rPr>
          <w:rFonts w:hint="eastAsia"/>
          <w:bCs/>
        </w:rPr>
        <w:t>MAC</w:t>
      </w:r>
      <w:r>
        <w:rPr>
          <w:rFonts w:hint="eastAsia"/>
          <w:bCs/>
        </w:rPr>
        <w:t>密钥左半部加密。</w:t>
      </w:r>
    </w:p>
    <w:p w14:paraId="5DCF8E57" w14:textId="77777777" w:rsidR="003843EA" w:rsidRDefault="00A21561">
      <w:pPr>
        <w:rPr>
          <w:bCs/>
        </w:rPr>
      </w:pPr>
      <w:r>
        <w:rPr>
          <w:rFonts w:hint="eastAsia"/>
          <w:bCs/>
        </w:rPr>
        <w:t>(5)</w:t>
      </w:r>
      <w:r>
        <w:rPr>
          <w:rFonts w:hint="eastAsia"/>
          <w:bCs/>
        </w:rPr>
        <w:t>直至所有分组结束。</w:t>
      </w:r>
    </w:p>
    <w:p w14:paraId="7E9486A1" w14:textId="77777777" w:rsidR="003843EA" w:rsidRDefault="00A21561">
      <w:pPr>
        <w:rPr>
          <w:bCs/>
        </w:rPr>
      </w:pPr>
      <w:r>
        <w:rPr>
          <w:rFonts w:hint="eastAsia"/>
          <w:bCs/>
        </w:rPr>
        <w:t>(6)</w:t>
      </w:r>
      <w:r>
        <w:rPr>
          <w:rFonts w:hint="eastAsia"/>
          <w:bCs/>
        </w:rPr>
        <w:t>用</w:t>
      </w:r>
      <w:r>
        <w:rPr>
          <w:rFonts w:hint="eastAsia"/>
          <w:bCs/>
        </w:rPr>
        <w:t>MAC</w:t>
      </w:r>
      <w:r>
        <w:rPr>
          <w:rFonts w:hint="eastAsia"/>
          <w:bCs/>
        </w:rPr>
        <w:t>密钥右半部解密</w:t>
      </w:r>
      <w:r>
        <w:rPr>
          <w:rFonts w:hint="eastAsia"/>
          <w:bCs/>
        </w:rPr>
        <w:t>(5)</w:t>
      </w:r>
      <w:r>
        <w:rPr>
          <w:rFonts w:hint="eastAsia"/>
          <w:bCs/>
        </w:rPr>
        <w:t>的结果。</w:t>
      </w:r>
    </w:p>
    <w:p w14:paraId="22FDC554" w14:textId="77777777" w:rsidR="003843EA" w:rsidRDefault="00A21561">
      <w:pPr>
        <w:rPr>
          <w:bCs/>
        </w:rPr>
      </w:pPr>
      <w:r>
        <w:rPr>
          <w:rFonts w:hint="eastAsia"/>
          <w:bCs/>
        </w:rPr>
        <w:t>(7)</w:t>
      </w:r>
      <w:r>
        <w:rPr>
          <w:rFonts w:hint="eastAsia"/>
          <w:bCs/>
        </w:rPr>
        <w:t>用</w:t>
      </w:r>
      <w:r>
        <w:rPr>
          <w:rFonts w:hint="eastAsia"/>
          <w:bCs/>
        </w:rPr>
        <w:t>MAC</w:t>
      </w:r>
      <w:r>
        <w:rPr>
          <w:rFonts w:hint="eastAsia"/>
          <w:bCs/>
        </w:rPr>
        <w:t>密钥左半部加密</w:t>
      </w:r>
      <w:r>
        <w:rPr>
          <w:rFonts w:hint="eastAsia"/>
          <w:bCs/>
        </w:rPr>
        <w:t>(6)</w:t>
      </w:r>
      <w:r>
        <w:rPr>
          <w:rFonts w:hint="eastAsia"/>
          <w:bCs/>
        </w:rPr>
        <w:t>的结果。</w:t>
      </w:r>
    </w:p>
    <w:p w14:paraId="7C87DE49" w14:textId="77777777" w:rsidR="003843EA" w:rsidRDefault="00A21561">
      <w:pPr>
        <w:rPr>
          <w:bCs/>
        </w:rPr>
      </w:pPr>
      <w:r>
        <w:rPr>
          <w:rFonts w:hint="eastAsia"/>
          <w:bCs/>
        </w:rPr>
        <w:t>(8)</w:t>
      </w:r>
      <w:r>
        <w:rPr>
          <w:rFonts w:hint="eastAsia"/>
          <w:bCs/>
        </w:rPr>
        <w:t>取</w:t>
      </w:r>
      <w:r>
        <w:rPr>
          <w:rFonts w:hint="eastAsia"/>
          <w:bCs/>
        </w:rPr>
        <w:t>(7)</w:t>
      </w:r>
      <w:r>
        <w:rPr>
          <w:rFonts w:hint="eastAsia"/>
          <w:bCs/>
        </w:rPr>
        <w:t>的结果的左半部作为</w:t>
      </w:r>
      <w:r>
        <w:rPr>
          <w:rFonts w:hint="eastAsia"/>
          <w:bCs/>
        </w:rPr>
        <w:t>MAC</w:t>
      </w:r>
      <w:r>
        <w:rPr>
          <w:rFonts w:hint="eastAsia"/>
          <w:bCs/>
        </w:rPr>
        <w:t>。</w:t>
      </w:r>
    </w:p>
    <w:p w14:paraId="03678E42" w14:textId="77777777" w:rsidR="003843EA" w:rsidRDefault="003843EA">
      <w:pPr>
        <w:ind w:leftChars="-1" w:left="-2" w:firstLineChars="172" w:firstLine="361"/>
        <w:rPr>
          <w:bCs/>
        </w:rPr>
      </w:pPr>
    </w:p>
    <w:p w14:paraId="36C937A5" w14:textId="77777777" w:rsidR="003843EA" w:rsidRDefault="00A21561">
      <w:pPr>
        <w:pStyle w:val="2"/>
        <w:spacing w:before="100" w:after="100" w:line="240" w:lineRule="auto"/>
      </w:pPr>
      <w:bookmarkStart w:id="2215" w:name="_Toc453057500"/>
      <w:bookmarkStart w:id="2216" w:name="_Toc871"/>
      <w:bookmarkStart w:id="2217" w:name="_Toc24918"/>
      <w:bookmarkStart w:id="2218" w:name="_Toc28176"/>
      <w:bookmarkStart w:id="2219" w:name="_Toc16888"/>
      <w:r>
        <w:rPr>
          <w:rFonts w:asciiTheme="minorHAnsi" w:eastAsiaTheme="minorEastAsia" w:hAnsiTheme="minorHAnsi" w:hint="eastAsia"/>
          <w:sz w:val="21"/>
          <w:szCs w:val="21"/>
        </w:rPr>
        <w:t>4</w:t>
      </w:r>
      <w:r>
        <w:rPr>
          <w:rFonts w:asciiTheme="minorHAnsi" w:eastAsiaTheme="minorEastAsia" w:hAnsiTheme="minorHAnsi" w:hint="eastAsia"/>
          <w:sz w:val="21"/>
          <w:szCs w:val="21"/>
        </w:rPr>
        <w:t>、</w:t>
      </w:r>
      <w:r>
        <w:rPr>
          <w:rFonts w:asciiTheme="minorHAnsi" w:eastAsiaTheme="minorEastAsia" w:hAnsiTheme="minorHAnsi" w:hint="eastAsia"/>
          <w:sz w:val="21"/>
          <w:szCs w:val="21"/>
        </w:rPr>
        <w:t>ECB</w:t>
      </w:r>
      <w:bookmarkEnd w:id="2215"/>
      <w:bookmarkEnd w:id="2216"/>
      <w:bookmarkEnd w:id="2217"/>
      <w:bookmarkEnd w:id="2218"/>
      <w:bookmarkEnd w:id="2219"/>
    </w:p>
    <w:p w14:paraId="60687B39" w14:textId="77777777" w:rsidR="003843EA" w:rsidRDefault="00A21561">
      <w:r>
        <w:rPr>
          <w:rFonts w:hint="eastAsia"/>
        </w:rPr>
        <w:t>(1)</w:t>
      </w:r>
      <w:r>
        <w:rPr>
          <w:rFonts w:hint="eastAsia"/>
        </w:rPr>
        <w:t>异或运算</w:t>
      </w:r>
    </w:p>
    <w:p w14:paraId="234C2216" w14:textId="77777777" w:rsidR="003843EA" w:rsidRDefault="00A21561">
      <w:pPr>
        <w:ind w:firstLineChars="200" w:firstLine="420"/>
        <w:rPr>
          <w:bCs/>
        </w:rPr>
      </w:pPr>
      <w:r>
        <w:rPr>
          <w:rFonts w:hint="eastAsia"/>
          <w:bCs/>
        </w:rPr>
        <w:t xml:space="preserve">a) </w:t>
      </w:r>
      <w:r>
        <w:rPr>
          <w:rFonts w:hint="eastAsia"/>
          <w:bCs/>
        </w:rPr>
        <w:t>将完整交易报文分成</w:t>
      </w:r>
      <w:r>
        <w:rPr>
          <w:rFonts w:hint="eastAsia"/>
          <w:bCs/>
        </w:rPr>
        <w:t>8</w:t>
      </w:r>
      <w:r>
        <w:rPr>
          <w:rFonts w:hint="eastAsia"/>
          <w:bCs/>
        </w:rPr>
        <w:t>字节的块（</w:t>
      </w:r>
      <w:r>
        <w:rPr>
          <w:rFonts w:hint="eastAsia"/>
          <w:bCs/>
        </w:rPr>
        <w:t>D1,D2,</w:t>
      </w:r>
      <w:r>
        <w:rPr>
          <w:bCs/>
        </w:rPr>
        <w:t>…</w:t>
      </w:r>
      <w:proofErr w:type="spellStart"/>
      <w:r>
        <w:rPr>
          <w:rFonts w:hint="eastAsia"/>
          <w:bCs/>
        </w:rPr>
        <w:t>Dq</w:t>
      </w:r>
      <w:proofErr w:type="spellEnd"/>
      <w:r>
        <w:rPr>
          <w:rFonts w:hint="eastAsia"/>
          <w:bCs/>
        </w:rPr>
        <w:t>）。其中若</w:t>
      </w:r>
      <w:proofErr w:type="spellStart"/>
      <w:r>
        <w:rPr>
          <w:rFonts w:hint="eastAsia"/>
          <w:bCs/>
        </w:rPr>
        <w:t>Dq</w:t>
      </w:r>
      <w:proofErr w:type="spellEnd"/>
      <w:r>
        <w:rPr>
          <w:rFonts w:hint="eastAsia"/>
          <w:bCs/>
        </w:rPr>
        <w:t>不满</w:t>
      </w:r>
      <w:r>
        <w:rPr>
          <w:rFonts w:hint="eastAsia"/>
          <w:bCs/>
        </w:rPr>
        <w:t>8</w:t>
      </w:r>
      <w:r>
        <w:rPr>
          <w:rFonts w:hint="eastAsia"/>
          <w:bCs/>
        </w:rPr>
        <w:t>字节，则用若干个全</w:t>
      </w:r>
      <w:r>
        <w:rPr>
          <w:rFonts w:hint="eastAsia"/>
          <w:bCs/>
        </w:rPr>
        <w:t>0</w:t>
      </w:r>
      <w:r>
        <w:rPr>
          <w:rFonts w:hint="eastAsia"/>
          <w:bCs/>
        </w:rPr>
        <w:t>字节填充为</w:t>
      </w:r>
      <w:r>
        <w:rPr>
          <w:rFonts w:hint="eastAsia"/>
          <w:bCs/>
        </w:rPr>
        <w:t>8</w:t>
      </w:r>
      <w:r>
        <w:rPr>
          <w:rFonts w:hint="eastAsia"/>
          <w:bCs/>
        </w:rPr>
        <w:t>字节；</w:t>
      </w:r>
    </w:p>
    <w:p w14:paraId="3AC45A71" w14:textId="77777777" w:rsidR="003843EA" w:rsidRDefault="00A21561">
      <w:pPr>
        <w:ind w:firstLineChars="200" w:firstLine="420"/>
        <w:rPr>
          <w:bCs/>
        </w:rPr>
      </w:pPr>
      <w:r>
        <w:rPr>
          <w:rFonts w:hint="eastAsia"/>
          <w:bCs/>
        </w:rPr>
        <w:t xml:space="preserve">b) </w:t>
      </w:r>
      <w:r>
        <w:rPr>
          <w:rFonts w:cs="Arial" w:hint="eastAsia"/>
          <w:bCs/>
          <w:lang w:val="da-DK"/>
        </w:rPr>
        <w:t>I1 = D1</w:t>
      </w:r>
      <w:r>
        <w:rPr>
          <w:rFonts w:cs="Arial" w:hint="eastAsia"/>
          <w:bCs/>
          <w:lang w:val="da-DK"/>
        </w:rPr>
        <w:t>；</w:t>
      </w:r>
    </w:p>
    <w:p w14:paraId="19CE8096" w14:textId="77777777" w:rsidR="003843EA" w:rsidRDefault="00A21561">
      <w:pPr>
        <w:ind w:firstLineChars="200" w:firstLine="420"/>
        <w:rPr>
          <w:bCs/>
          <w:lang w:val="da-DK"/>
        </w:rPr>
      </w:pPr>
      <w:r>
        <w:rPr>
          <w:rFonts w:hint="eastAsia"/>
          <w:bCs/>
        </w:rPr>
        <w:t xml:space="preserve">c) </w:t>
      </w:r>
      <w:r>
        <w:rPr>
          <w:rFonts w:cs="Arial" w:hint="eastAsia"/>
          <w:bCs/>
          <w:lang w:val="da-DK"/>
        </w:rPr>
        <w:t>I2 = D2 ^ I1</w:t>
      </w:r>
      <w:r>
        <w:rPr>
          <w:rFonts w:cs="Arial" w:hint="eastAsia"/>
          <w:bCs/>
          <w:lang w:val="da-DK"/>
        </w:rPr>
        <w:t>；</w:t>
      </w:r>
    </w:p>
    <w:p w14:paraId="2227C4AC" w14:textId="77777777" w:rsidR="003843EA" w:rsidRDefault="00A21561">
      <w:pPr>
        <w:ind w:firstLineChars="200" w:firstLine="420"/>
        <w:rPr>
          <w:bCs/>
          <w:lang w:val="da-DK"/>
        </w:rPr>
      </w:pPr>
      <w:r>
        <w:rPr>
          <w:rFonts w:hint="eastAsia"/>
          <w:bCs/>
          <w:lang w:val="da-DK"/>
        </w:rPr>
        <w:t>d)</w:t>
      </w:r>
      <w:r>
        <w:rPr>
          <w:rFonts w:cs="Arial" w:hint="eastAsia"/>
          <w:bCs/>
          <w:lang w:val="da-DK"/>
        </w:rPr>
        <w:t xml:space="preserve"> I3 = D3 ^ I2</w:t>
      </w:r>
      <w:r>
        <w:rPr>
          <w:rFonts w:cs="Arial" w:hint="eastAsia"/>
          <w:bCs/>
          <w:lang w:val="da-DK"/>
        </w:rPr>
        <w:t>；</w:t>
      </w:r>
    </w:p>
    <w:p w14:paraId="6AB0CD94" w14:textId="77777777" w:rsidR="003843EA" w:rsidRDefault="00A21561">
      <w:pPr>
        <w:ind w:firstLineChars="200" w:firstLine="420"/>
        <w:rPr>
          <w:bCs/>
          <w:lang w:val="da-DK"/>
        </w:rPr>
      </w:pPr>
      <w:r>
        <w:rPr>
          <w:rFonts w:cs="Arial" w:hint="eastAsia"/>
          <w:bCs/>
          <w:lang w:val="da-DK"/>
        </w:rPr>
        <w:t>......</w:t>
      </w:r>
    </w:p>
    <w:p w14:paraId="1BCB9177" w14:textId="77777777" w:rsidR="003843EA" w:rsidRDefault="00A21561">
      <w:pPr>
        <w:ind w:left="360"/>
        <w:rPr>
          <w:bCs/>
          <w:lang w:val="da-DK"/>
        </w:rPr>
      </w:pPr>
      <w:r>
        <w:rPr>
          <w:rFonts w:hint="eastAsia"/>
          <w:bCs/>
        </w:rPr>
        <w:t>依次类推</w:t>
      </w:r>
      <w:r>
        <w:rPr>
          <w:rFonts w:hint="eastAsia"/>
          <w:bCs/>
          <w:lang w:val="da-DK"/>
        </w:rPr>
        <w:t>，</w:t>
      </w:r>
      <w:r>
        <w:rPr>
          <w:rFonts w:hint="eastAsia"/>
          <w:bCs/>
          <w:lang w:val="da-DK"/>
        </w:rPr>
        <w:t>Iq = Dq ^ Oq - 1</w:t>
      </w:r>
      <w:r>
        <w:rPr>
          <w:rFonts w:hint="eastAsia"/>
          <w:bCs/>
          <w:lang w:val="da-DK"/>
        </w:rPr>
        <w:t>；</w:t>
      </w:r>
    </w:p>
    <w:p w14:paraId="6B984EE1" w14:textId="77777777" w:rsidR="003843EA" w:rsidRDefault="00A21561">
      <w:r>
        <w:rPr>
          <w:rFonts w:hint="eastAsia"/>
        </w:rPr>
        <w:t>(2)</w:t>
      </w:r>
      <w:r>
        <w:rPr>
          <w:rFonts w:hint="eastAsia"/>
        </w:rPr>
        <w:t>将异或的结果</w:t>
      </w:r>
      <w:proofErr w:type="spellStart"/>
      <w:r>
        <w:rPr>
          <w:rFonts w:hint="eastAsia"/>
        </w:rPr>
        <w:t>Iq</w:t>
      </w:r>
      <w:proofErr w:type="spellEnd"/>
      <w:r>
        <w:rPr>
          <w:rFonts w:hint="eastAsia"/>
        </w:rPr>
        <w:t>转换成</w:t>
      </w:r>
      <w:r>
        <w:rPr>
          <w:rFonts w:hint="eastAsia"/>
        </w:rPr>
        <w:t>ASCII</w:t>
      </w:r>
      <w:r>
        <w:rPr>
          <w:rFonts w:hint="eastAsia"/>
        </w:rPr>
        <w:t>码；</w:t>
      </w:r>
    </w:p>
    <w:p w14:paraId="4D1706F9" w14:textId="77777777" w:rsidR="003843EA" w:rsidRDefault="00A21561">
      <w:r>
        <w:rPr>
          <w:rFonts w:hint="eastAsia"/>
        </w:rPr>
        <w:t>(3)</w:t>
      </w:r>
      <w:r>
        <w:rPr>
          <w:rFonts w:hint="eastAsia"/>
        </w:rPr>
        <w:t>取</w:t>
      </w:r>
      <w:r>
        <w:rPr>
          <w:rFonts w:hint="eastAsia"/>
        </w:rPr>
        <w:t>(2)</w:t>
      </w:r>
      <w:r>
        <w:rPr>
          <w:rFonts w:hint="eastAsia"/>
        </w:rPr>
        <w:t>中转换出来的</w:t>
      </w:r>
      <w:r>
        <w:rPr>
          <w:rFonts w:hint="eastAsia"/>
        </w:rPr>
        <w:t>ASCII</w:t>
      </w:r>
      <w:r>
        <w:rPr>
          <w:rFonts w:hint="eastAsia"/>
        </w:rPr>
        <w:t>码的前</w:t>
      </w:r>
      <w:r>
        <w:rPr>
          <w:rFonts w:hint="eastAsia"/>
        </w:rPr>
        <w:t>8</w:t>
      </w:r>
      <w:r>
        <w:rPr>
          <w:rFonts w:hint="eastAsia"/>
        </w:rPr>
        <w:t>个字节进行</w:t>
      </w:r>
      <w:r>
        <w:rPr>
          <w:rFonts w:hint="eastAsia"/>
        </w:rPr>
        <w:t>des</w:t>
      </w:r>
      <w:r>
        <w:rPr>
          <w:rFonts w:hint="eastAsia"/>
        </w:rPr>
        <w:t>加密；</w:t>
      </w:r>
    </w:p>
    <w:p w14:paraId="07735467" w14:textId="77777777" w:rsidR="003843EA" w:rsidRDefault="00A21561">
      <w:r>
        <w:rPr>
          <w:rFonts w:hint="eastAsia"/>
        </w:rPr>
        <w:t>(4)</w:t>
      </w:r>
      <w:r>
        <w:rPr>
          <w:rFonts w:hint="eastAsia"/>
        </w:rPr>
        <w:t>将</w:t>
      </w:r>
      <w:r>
        <w:rPr>
          <w:rFonts w:hint="eastAsia"/>
        </w:rPr>
        <w:t>(3)</w:t>
      </w:r>
      <w:r>
        <w:rPr>
          <w:rFonts w:hint="eastAsia"/>
        </w:rPr>
        <w:t>中加密的结果与</w:t>
      </w:r>
      <w:r>
        <w:rPr>
          <w:rFonts w:hint="eastAsia"/>
        </w:rPr>
        <w:t>(2)</w:t>
      </w:r>
      <w:r>
        <w:rPr>
          <w:rFonts w:hint="eastAsia"/>
        </w:rPr>
        <w:t>中转换出来的</w:t>
      </w:r>
      <w:r>
        <w:rPr>
          <w:rFonts w:hint="eastAsia"/>
        </w:rPr>
        <w:t>ASCII</w:t>
      </w:r>
      <w:r>
        <w:rPr>
          <w:rFonts w:hint="eastAsia"/>
        </w:rPr>
        <w:t>的后</w:t>
      </w:r>
      <w:r>
        <w:rPr>
          <w:rFonts w:hint="eastAsia"/>
        </w:rPr>
        <w:t>8</w:t>
      </w:r>
      <w:r>
        <w:rPr>
          <w:rFonts w:hint="eastAsia"/>
        </w:rPr>
        <w:t>字节进行异或运算；</w:t>
      </w:r>
    </w:p>
    <w:p w14:paraId="6E79B401" w14:textId="77777777" w:rsidR="003843EA" w:rsidRDefault="00A21561">
      <w:r>
        <w:rPr>
          <w:rFonts w:hint="eastAsia"/>
        </w:rPr>
        <w:t>(5)</w:t>
      </w:r>
      <w:r>
        <w:rPr>
          <w:rFonts w:hint="eastAsia"/>
        </w:rPr>
        <w:t>将</w:t>
      </w:r>
      <w:r>
        <w:rPr>
          <w:rFonts w:hint="eastAsia"/>
        </w:rPr>
        <w:t>(4)</w:t>
      </w:r>
      <w:r>
        <w:rPr>
          <w:rFonts w:hint="eastAsia"/>
        </w:rPr>
        <w:t>中异或的结果进行</w:t>
      </w:r>
      <w:r>
        <w:rPr>
          <w:rFonts w:hint="eastAsia"/>
        </w:rPr>
        <w:t>des</w:t>
      </w:r>
      <w:r>
        <w:rPr>
          <w:rFonts w:hint="eastAsia"/>
        </w:rPr>
        <w:t>加密；</w:t>
      </w:r>
    </w:p>
    <w:p w14:paraId="4DFB7A3B" w14:textId="77777777" w:rsidR="003843EA" w:rsidRDefault="00A21561">
      <w:r>
        <w:rPr>
          <w:rFonts w:hint="eastAsia"/>
        </w:rPr>
        <w:t>(6)</w:t>
      </w:r>
      <w:r>
        <w:rPr>
          <w:rFonts w:hint="eastAsia"/>
        </w:rPr>
        <w:t>将</w:t>
      </w:r>
      <w:r>
        <w:rPr>
          <w:rFonts w:hint="eastAsia"/>
        </w:rPr>
        <w:t>(5)</w:t>
      </w:r>
      <w:r>
        <w:rPr>
          <w:rFonts w:hint="eastAsia"/>
        </w:rPr>
        <w:t>中加密的结果转换成</w:t>
      </w:r>
      <w:r>
        <w:rPr>
          <w:rFonts w:hint="eastAsia"/>
        </w:rPr>
        <w:t>ASCII</w:t>
      </w:r>
      <w:r>
        <w:rPr>
          <w:rFonts w:hint="eastAsia"/>
        </w:rPr>
        <w:t>码；</w:t>
      </w:r>
    </w:p>
    <w:p w14:paraId="438D0A9E" w14:textId="77777777" w:rsidR="003843EA" w:rsidRDefault="00A21561">
      <w:r>
        <w:rPr>
          <w:rFonts w:hint="eastAsia"/>
        </w:rPr>
        <w:t>(7)</w:t>
      </w:r>
      <w:r>
        <w:rPr>
          <w:rFonts w:hint="eastAsia"/>
        </w:rPr>
        <w:t>取</w:t>
      </w:r>
      <w:r>
        <w:rPr>
          <w:rFonts w:hint="eastAsia"/>
        </w:rPr>
        <w:t>(6)</w:t>
      </w:r>
      <w:r>
        <w:rPr>
          <w:rFonts w:hint="eastAsia"/>
        </w:rPr>
        <w:t>中结果的的前</w:t>
      </w:r>
      <w:r>
        <w:rPr>
          <w:rFonts w:hint="eastAsia"/>
        </w:rPr>
        <w:t>8</w:t>
      </w:r>
      <w:r>
        <w:rPr>
          <w:rFonts w:hint="eastAsia"/>
        </w:rPr>
        <w:t>字节作为</w:t>
      </w:r>
      <w:r>
        <w:rPr>
          <w:rFonts w:hint="eastAsia"/>
        </w:rPr>
        <w:t>MAC</w:t>
      </w:r>
      <w:r>
        <w:rPr>
          <w:rFonts w:hint="eastAsia"/>
        </w:rPr>
        <w:t>。</w:t>
      </w:r>
    </w:p>
    <w:p w14:paraId="14DD196E" w14:textId="77777777" w:rsidR="003843EA" w:rsidRDefault="003843EA"/>
    <w:p w14:paraId="01255620" w14:textId="77777777" w:rsidR="003843EA" w:rsidRDefault="00A21561">
      <w:pPr>
        <w:pStyle w:val="2"/>
        <w:numPr>
          <w:ilvl w:val="0"/>
          <w:numId w:val="12"/>
        </w:numPr>
        <w:spacing w:before="100" w:after="100" w:line="240" w:lineRule="auto"/>
        <w:rPr>
          <w:rFonts w:asciiTheme="minorHAnsi" w:eastAsiaTheme="minorEastAsia" w:hAnsiTheme="minorHAnsi"/>
          <w:sz w:val="21"/>
          <w:szCs w:val="21"/>
        </w:rPr>
      </w:pPr>
      <w:bookmarkStart w:id="2220" w:name="_Toc1639"/>
      <w:bookmarkStart w:id="2221" w:name="_Toc9594"/>
      <w:bookmarkStart w:id="2222" w:name="_Toc2910"/>
      <w:bookmarkStart w:id="2223" w:name="_Toc28899"/>
      <w:bookmarkStart w:id="2224" w:name="_Toc453057501"/>
      <w:r>
        <w:rPr>
          <w:rFonts w:asciiTheme="minorHAnsi" w:eastAsiaTheme="minorEastAsia" w:hAnsiTheme="minorHAnsi" w:hint="eastAsia"/>
          <w:sz w:val="21"/>
          <w:szCs w:val="21"/>
        </w:rPr>
        <w:t>拉卡拉</w:t>
      </w:r>
      <w:r>
        <w:rPr>
          <w:rFonts w:asciiTheme="minorHAnsi" w:eastAsiaTheme="minorEastAsia" w:hAnsiTheme="minorHAnsi" w:hint="eastAsia"/>
          <w:sz w:val="21"/>
          <w:szCs w:val="21"/>
        </w:rPr>
        <w:t>mac</w:t>
      </w:r>
      <w:r>
        <w:rPr>
          <w:rFonts w:asciiTheme="minorHAnsi" w:eastAsiaTheme="minorEastAsia" w:hAnsiTheme="minorHAnsi" w:hint="eastAsia"/>
          <w:sz w:val="21"/>
          <w:szCs w:val="21"/>
        </w:rPr>
        <w:t>算法</w:t>
      </w:r>
      <w:bookmarkEnd w:id="2220"/>
      <w:bookmarkEnd w:id="2221"/>
      <w:bookmarkEnd w:id="2222"/>
      <w:bookmarkEnd w:id="2223"/>
      <w:bookmarkEnd w:id="2224"/>
    </w:p>
    <w:p w14:paraId="1065AFD7" w14:textId="77777777" w:rsidR="003843EA" w:rsidRDefault="00A21561">
      <w:pPr>
        <w:pStyle w:val="12"/>
        <w:numPr>
          <w:ilvl w:val="0"/>
          <w:numId w:val="13"/>
        </w:numPr>
        <w:ind w:firstLineChars="0"/>
      </w:pPr>
      <w:r>
        <w:rPr>
          <w:rFonts w:hint="eastAsia"/>
        </w:rPr>
        <w:t>待</w:t>
      </w:r>
      <w:r>
        <w:rPr>
          <w:rFonts w:hint="eastAsia"/>
        </w:rPr>
        <w:t>mac</w:t>
      </w:r>
      <w:r>
        <w:rPr>
          <w:rFonts w:hint="eastAsia"/>
        </w:rPr>
        <w:t>数据不插入随机数</w:t>
      </w:r>
    </w:p>
    <w:p w14:paraId="28179703" w14:textId="77777777" w:rsidR="003843EA" w:rsidRDefault="00A21561">
      <w:pPr>
        <w:ind w:firstLineChars="200" w:firstLine="420"/>
      </w:pPr>
      <w:r>
        <w:rPr>
          <w:rFonts w:hint="eastAsia"/>
        </w:rPr>
        <w:t>算法为</w:t>
      </w:r>
      <w:r>
        <w:rPr>
          <w:rFonts w:hint="eastAsia"/>
        </w:rPr>
        <w:t>ANSI 9.19 MAC</w:t>
      </w:r>
      <w:r>
        <w:rPr>
          <w:rFonts w:hint="eastAsia"/>
        </w:rPr>
        <w:t>算法。</w:t>
      </w:r>
    </w:p>
    <w:p w14:paraId="2C090D25" w14:textId="77777777" w:rsidR="003843EA" w:rsidRDefault="00A21561">
      <w:pPr>
        <w:ind w:firstLine="560"/>
      </w:pPr>
      <w:r>
        <w:rPr>
          <w:rFonts w:hint="eastAsia"/>
        </w:rPr>
        <w:t>1</w:t>
      </w:r>
      <w:r>
        <w:rPr>
          <w:rFonts w:hint="eastAsia"/>
        </w:rPr>
        <w:t>）</w:t>
      </w:r>
      <w:r>
        <w:t>算法定义：采用</w:t>
      </w:r>
      <w:r>
        <w:rPr>
          <w:rFonts w:hint="eastAsia"/>
        </w:rPr>
        <w:t>3</w:t>
      </w:r>
      <w:r>
        <w:t>DES CBC</w:t>
      </w:r>
      <w:r>
        <w:rPr>
          <w:rFonts w:hint="eastAsia"/>
        </w:rPr>
        <w:t>算法。</w:t>
      </w:r>
    </w:p>
    <w:p w14:paraId="724A055D" w14:textId="77777777" w:rsidR="003843EA" w:rsidRDefault="00A21561">
      <w:pPr>
        <w:ind w:firstLine="560"/>
      </w:pPr>
      <w:r>
        <w:t>2</w:t>
      </w:r>
      <w:r>
        <w:rPr>
          <w:rFonts w:hint="eastAsia"/>
        </w:rPr>
        <w:t>）</w:t>
      </w:r>
      <w:r>
        <w:t>初始数据：</w:t>
      </w:r>
      <w:r>
        <w:t>0</w:t>
      </w:r>
      <w:r>
        <w:rPr>
          <w:rFonts w:hint="eastAsia"/>
        </w:rPr>
        <w:t>x</w:t>
      </w:r>
      <w:r>
        <w:t xml:space="preserve">00 </w:t>
      </w:r>
      <w:proofErr w:type="spellStart"/>
      <w:r>
        <w:t>0</w:t>
      </w:r>
      <w:r>
        <w:rPr>
          <w:rFonts w:hint="eastAsia"/>
        </w:rPr>
        <w:t>x</w:t>
      </w:r>
      <w:r>
        <w:t>00</w:t>
      </w:r>
      <w:proofErr w:type="spellEnd"/>
      <w:r>
        <w:t xml:space="preserve"> </w:t>
      </w:r>
      <w:proofErr w:type="spellStart"/>
      <w:r>
        <w:t>0</w:t>
      </w:r>
      <w:r>
        <w:rPr>
          <w:rFonts w:hint="eastAsia"/>
        </w:rPr>
        <w:t>x</w:t>
      </w:r>
      <w:r>
        <w:t>00</w:t>
      </w:r>
      <w:proofErr w:type="spellEnd"/>
      <w:r>
        <w:t xml:space="preserve"> </w:t>
      </w:r>
      <w:proofErr w:type="spellStart"/>
      <w:r>
        <w:t>0</w:t>
      </w:r>
      <w:r>
        <w:rPr>
          <w:rFonts w:hint="eastAsia"/>
        </w:rPr>
        <w:t>x</w:t>
      </w:r>
      <w:r>
        <w:t>00</w:t>
      </w:r>
      <w:proofErr w:type="spellEnd"/>
      <w:r>
        <w:t xml:space="preserve"> </w:t>
      </w:r>
      <w:proofErr w:type="spellStart"/>
      <w:r>
        <w:rPr>
          <w:rFonts w:hint="eastAsia"/>
        </w:rPr>
        <w:t>0x</w:t>
      </w:r>
      <w:r>
        <w:t>00</w:t>
      </w:r>
      <w:proofErr w:type="spellEnd"/>
      <w:r>
        <w:t xml:space="preserve"> </w:t>
      </w:r>
      <w:proofErr w:type="spellStart"/>
      <w:r>
        <w:t>0</w:t>
      </w:r>
      <w:r>
        <w:rPr>
          <w:rFonts w:hint="eastAsia"/>
        </w:rPr>
        <w:t>x</w:t>
      </w:r>
      <w:r>
        <w:t>00</w:t>
      </w:r>
      <w:proofErr w:type="spellEnd"/>
      <w:r>
        <w:t xml:space="preserve"> </w:t>
      </w:r>
      <w:proofErr w:type="spellStart"/>
      <w:r>
        <w:t>0</w:t>
      </w:r>
      <w:r>
        <w:rPr>
          <w:rFonts w:hint="eastAsia"/>
        </w:rPr>
        <w:t>x</w:t>
      </w:r>
      <w:r>
        <w:t>00</w:t>
      </w:r>
      <w:proofErr w:type="spellEnd"/>
      <w:r>
        <w:t xml:space="preserve"> </w:t>
      </w:r>
      <w:proofErr w:type="spellStart"/>
      <w:r>
        <w:t>0</w:t>
      </w:r>
      <w:r>
        <w:rPr>
          <w:rFonts w:hint="eastAsia"/>
        </w:rPr>
        <w:t>x</w:t>
      </w:r>
      <w:r>
        <w:t>00</w:t>
      </w:r>
      <w:proofErr w:type="spellEnd"/>
      <w:r>
        <w:rPr>
          <w:rFonts w:hint="eastAsia"/>
        </w:rPr>
        <w:t>。</w:t>
      </w:r>
    </w:p>
    <w:p w14:paraId="1CBCBCD5" w14:textId="77777777" w:rsidR="003843EA" w:rsidRDefault="00A21561">
      <w:pPr>
        <w:ind w:firstLine="560"/>
      </w:pPr>
      <w:r>
        <w:t>3</w:t>
      </w:r>
      <w:r>
        <w:rPr>
          <w:rFonts w:hint="eastAsia"/>
        </w:rPr>
        <w:t>）</w:t>
      </w:r>
      <w:r>
        <w:t>原始数据：</w:t>
      </w:r>
    </w:p>
    <w:p w14:paraId="0FA4F2CD" w14:textId="77777777" w:rsidR="003843EA" w:rsidRDefault="00A21561">
      <w:pPr>
        <w:ind w:leftChars="266" w:left="874" w:hangingChars="150" w:hanging="315"/>
      </w:pPr>
      <w:r>
        <w:t>4</w:t>
      </w:r>
      <w:r>
        <w:rPr>
          <w:rFonts w:hint="eastAsia"/>
        </w:rPr>
        <w:t>）</w:t>
      </w:r>
      <w:r>
        <w:t>补位数据：</w:t>
      </w:r>
      <w:r>
        <w:rPr>
          <w:rFonts w:hint="eastAsia"/>
        </w:rPr>
        <w:t>先在原始数据后面补</w:t>
      </w:r>
      <w:r>
        <w:rPr>
          <w:rFonts w:hint="eastAsia"/>
        </w:rPr>
        <w:t>0x80</w:t>
      </w:r>
      <w:r>
        <w:rPr>
          <w:rFonts w:hint="eastAsia"/>
        </w:rPr>
        <w:t>，</w:t>
      </w:r>
      <w:r>
        <w:t>若原始数据不是</w:t>
      </w:r>
      <w:r>
        <w:t>8</w:t>
      </w:r>
      <w:r>
        <w:t>的倍数，则</w:t>
      </w:r>
      <w:r>
        <w:rPr>
          <w:rFonts w:hint="eastAsia"/>
        </w:rPr>
        <w:t>右补齐</w:t>
      </w:r>
      <w:r>
        <w:t>0</w:t>
      </w:r>
      <w:r>
        <w:rPr>
          <w:rFonts w:hint="eastAsia"/>
        </w:rPr>
        <w:t>x0</w:t>
      </w:r>
      <w:r>
        <w:t>0</w:t>
      </w:r>
      <w:r>
        <w:rPr>
          <w:rFonts w:hint="eastAsia"/>
        </w:rPr>
        <w:t>；若原始数据为</w:t>
      </w:r>
      <w:r>
        <w:rPr>
          <w:rFonts w:hint="eastAsia"/>
        </w:rPr>
        <w:t>8</w:t>
      </w:r>
      <w:r>
        <w:rPr>
          <w:rFonts w:hint="eastAsia"/>
        </w:rPr>
        <w:t>的整数倍，则不用补齐</w:t>
      </w:r>
      <w:r>
        <w:rPr>
          <w:rFonts w:hint="eastAsia"/>
        </w:rPr>
        <w:t>0x00</w:t>
      </w:r>
      <w:r>
        <w:rPr>
          <w:rFonts w:hint="eastAsia"/>
        </w:rPr>
        <w:t>。</w:t>
      </w:r>
    </w:p>
    <w:p w14:paraId="46035786" w14:textId="77777777" w:rsidR="003843EA" w:rsidRDefault="00A21561">
      <w:pPr>
        <w:ind w:leftChars="266" w:left="874" w:hangingChars="150" w:hanging="315"/>
      </w:pPr>
      <w:r>
        <w:rPr>
          <w:rFonts w:hint="eastAsia"/>
        </w:rPr>
        <w:t>5</w:t>
      </w:r>
      <w:r>
        <w:rPr>
          <w:rFonts w:hint="eastAsia"/>
        </w:rPr>
        <w:t>）密钥：经过分散出来的双倍长的</w:t>
      </w:r>
      <w:r>
        <w:rPr>
          <w:rFonts w:hint="eastAsia"/>
        </w:rPr>
        <w:t>MAC</w:t>
      </w:r>
      <w:r>
        <w:rPr>
          <w:rFonts w:hint="eastAsia"/>
        </w:rPr>
        <w:t>密钥。</w:t>
      </w:r>
    </w:p>
    <w:p w14:paraId="09417A3D" w14:textId="77777777" w:rsidR="003843EA" w:rsidRDefault="00A21561">
      <w:pPr>
        <w:ind w:firstLineChars="200" w:firstLine="420"/>
      </w:pPr>
      <w:r>
        <w:rPr>
          <w:rFonts w:hint="eastAsia"/>
        </w:rPr>
        <w:t>MAC</w:t>
      </w:r>
      <w:r>
        <w:rPr>
          <w:rFonts w:hint="eastAsia"/>
        </w:rPr>
        <w:t>算法签名如下：</w:t>
      </w:r>
    </w:p>
    <w:p w14:paraId="2FFB1F5F" w14:textId="77777777" w:rsidR="003843EA" w:rsidRDefault="00A21561">
      <w:pPr>
        <w:ind w:leftChars="171" w:left="359"/>
      </w:pPr>
      <w:r>
        <w:object w:dxaOrig="8300" w:dyaOrig="5380" w14:anchorId="0C805A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8pt;height:269.2pt" o:ole="">
            <v:imagedata r:id="rId17" o:title=""/>
          </v:shape>
          <o:OLEObject Type="Embed" ProgID="Visio.Drawing.11" ShapeID="_x0000_i1025" DrawAspect="Content" ObjectID="_1643460812" r:id="rId18"/>
        </w:object>
      </w:r>
    </w:p>
    <w:p w14:paraId="5B1B0422" w14:textId="77777777" w:rsidR="003843EA" w:rsidRDefault="00A21561">
      <w:pPr>
        <w:ind w:leftChars="171" w:left="359"/>
      </w:pPr>
      <w:r>
        <w:rPr>
          <w:rFonts w:hint="eastAsia"/>
        </w:rPr>
        <w:t>工作密钥分散算法：</w:t>
      </w:r>
    </w:p>
    <w:p w14:paraId="367A75DA" w14:textId="77777777" w:rsidR="003843EA" w:rsidRDefault="00A21561">
      <w:pPr>
        <w:ind w:leftChars="342" w:left="718"/>
      </w:pPr>
      <w:r>
        <w:rPr>
          <w:rFonts w:hint="eastAsia"/>
        </w:rPr>
        <w:t>MAC</w:t>
      </w:r>
      <w:r>
        <w:rPr>
          <w:rFonts w:hint="eastAsia"/>
        </w:rPr>
        <w:t>密钥明文为：</w:t>
      </w:r>
      <w:r>
        <w:t>44444444444444445555555555555555</w:t>
      </w:r>
    </w:p>
    <w:p w14:paraId="1307FC72" w14:textId="77777777" w:rsidR="003843EA" w:rsidRDefault="00A21561">
      <w:pPr>
        <w:ind w:leftChars="342" w:left="718"/>
      </w:pPr>
      <w:r>
        <w:rPr>
          <w:rFonts w:hint="eastAsia"/>
        </w:rPr>
        <w:t>分散因子为：</w:t>
      </w:r>
      <w:r>
        <w:t>C7 EB CA E4 C8 EB C3 DC</w:t>
      </w:r>
    </w:p>
    <w:p w14:paraId="346C697F" w14:textId="77777777" w:rsidR="003843EA" w:rsidRDefault="00A21561">
      <w:pPr>
        <w:ind w:leftChars="342" w:left="718"/>
      </w:pPr>
      <w:r>
        <w:rPr>
          <w:rFonts w:hint="eastAsia"/>
        </w:rPr>
        <w:t>分散算法为：利用</w:t>
      </w:r>
      <w:r>
        <w:rPr>
          <w:rFonts w:hint="eastAsia"/>
        </w:rPr>
        <w:t>MAC</w:t>
      </w:r>
      <w:r>
        <w:rPr>
          <w:rFonts w:hint="eastAsia"/>
        </w:rPr>
        <w:t>密钥加密随机数得到工作密钥的左半部分，然后将随机数取反，利用</w:t>
      </w:r>
      <w:r>
        <w:rPr>
          <w:rFonts w:hint="eastAsia"/>
        </w:rPr>
        <w:t>MAC</w:t>
      </w:r>
      <w:r>
        <w:rPr>
          <w:rFonts w:hint="eastAsia"/>
        </w:rPr>
        <w:t>密钥加密取反后的随机数得到工作密钥的右半部分，本例中分散出来的工作密钥为</w:t>
      </w:r>
      <w:r>
        <w:t>1F41E1A0ABE0A446 667A69FED0A116E0</w:t>
      </w:r>
      <w:r>
        <w:rPr>
          <w:rFonts w:hint="eastAsia"/>
        </w:rPr>
        <w:t>。</w:t>
      </w:r>
    </w:p>
    <w:p w14:paraId="3E17FCF0" w14:textId="77777777" w:rsidR="003843EA" w:rsidRDefault="003843EA">
      <w:pPr>
        <w:ind w:leftChars="171" w:left="359"/>
      </w:pPr>
    </w:p>
    <w:p w14:paraId="394F47D3" w14:textId="77777777" w:rsidR="003843EA" w:rsidRDefault="00A21561">
      <w:pPr>
        <w:pStyle w:val="12"/>
        <w:numPr>
          <w:ilvl w:val="0"/>
          <w:numId w:val="13"/>
        </w:numPr>
        <w:ind w:firstLineChars="0"/>
      </w:pPr>
      <w:r>
        <w:rPr>
          <w:rFonts w:hint="eastAsia"/>
        </w:rPr>
        <w:t>待</w:t>
      </w:r>
      <w:r>
        <w:rPr>
          <w:rFonts w:hint="eastAsia"/>
        </w:rPr>
        <w:t>MAC</w:t>
      </w:r>
      <w:r>
        <w:rPr>
          <w:rFonts w:hint="eastAsia"/>
        </w:rPr>
        <w:t>数据插入随机数</w:t>
      </w:r>
    </w:p>
    <w:p w14:paraId="31832BD1" w14:textId="77777777" w:rsidR="003843EA" w:rsidRDefault="00A21561">
      <w:pPr>
        <w:pStyle w:val="12"/>
        <w:ind w:left="426" w:firstLineChars="140" w:firstLine="294"/>
      </w:pPr>
      <w:r>
        <w:rPr>
          <w:rFonts w:hint="eastAsia"/>
        </w:rPr>
        <w:t>在待</w:t>
      </w:r>
      <w:r>
        <w:rPr>
          <w:rFonts w:hint="eastAsia"/>
        </w:rPr>
        <w:t>MAC</w:t>
      </w:r>
      <w:r>
        <w:rPr>
          <w:rFonts w:hint="eastAsia"/>
        </w:rPr>
        <w:t>数据的指定位置插入随机数，随机数为</w:t>
      </w:r>
      <w:r>
        <w:rPr>
          <w:rFonts w:hint="eastAsia"/>
        </w:rPr>
        <w:t>8</w:t>
      </w:r>
      <w:r>
        <w:rPr>
          <w:rFonts w:hint="eastAsia"/>
        </w:rPr>
        <w:t>个字节，要先将随机数由</w:t>
      </w:r>
      <w:r>
        <w:rPr>
          <w:rFonts w:hint="eastAsia"/>
        </w:rPr>
        <w:t>8</w:t>
      </w:r>
      <w:r>
        <w:rPr>
          <w:rFonts w:hint="eastAsia"/>
        </w:rPr>
        <w:t>字节的</w:t>
      </w:r>
      <w:r>
        <w:rPr>
          <w:rFonts w:hint="eastAsia"/>
        </w:rPr>
        <w:t>HEX</w:t>
      </w:r>
      <w:r>
        <w:rPr>
          <w:rFonts w:hint="eastAsia"/>
        </w:rPr>
        <w:t>转为</w:t>
      </w:r>
      <w:r>
        <w:rPr>
          <w:rFonts w:hint="eastAsia"/>
        </w:rPr>
        <w:t>16</w:t>
      </w:r>
      <w:r>
        <w:rPr>
          <w:rFonts w:hint="eastAsia"/>
        </w:rPr>
        <w:t>字节的</w:t>
      </w:r>
      <w:r>
        <w:rPr>
          <w:rFonts w:hint="eastAsia"/>
        </w:rPr>
        <w:t>ASCII</w:t>
      </w:r>
      <w:r>
        <w:rPr>
          <w:rFonts w:hint="eastAsia"/>
        </w:rPr>
        <w:t>码，然后插入到指定位置。然后也是在原始数据后面补</w:t>
      </w:r>
      <w:r>
        <w:rPr>
          <w:rFonts w:hint="eastAsia"/>
        </w:rPr>
        <w:t>0x80</w:t>
      </w:r>
      <w:r>
        <w:rPr>
          <w:rFonts w:hint="eastAsia"/>
        </w:rPr>
        <w:t>，</w:t>
      </w:r>
      <w:r>
        <w:t>若原始数据不是</w:t>
      </w:r>
      <w:r>
        <w:t>8</w:t>
      </w:r>
      <w:r>
        <w:t>的倍数，则</w:t>
      </w:r>
      <w:r>
        <w:rPr>
          <w:rFonts w:hint="eastAsia"/>
        </w:rPr>
        <w:t>右补齐</w:t>
      </w:r>
      <w:r>
        <w:t>0</w:t>
      </w:r>
      <w:r>
        <w:rPr>
          <w:rFonts w:hint="eastAsia"/>
        </w:rPr>
        <w:t>x0</w:t>
      </w:r>
      <w:r>
        <w:t>0</w:t>
      </w:r>
      <w:r>
        <w:rPr>
          <w:rFonts w:hint="eastAsia"/>
        </w:rPr>
        <w:t>；若原始数据为</w:t>
      </w:r>
      <w:r>
        <w:rPr>
          <w:rFonts w:hint="eastAsia"/>
        </w:rPr>
        <w:t>8</w:t>
      </w:r>
      <w:r>
        <w:rPr>
          <w:rFonts w:hint="eastAsia"/>
        </w:rPr>
        <w:t>的整数倍，则不用补齐</w:t>
      </w:r>
      <w:r>
        <w:rPr>
          <w:rFonts w:hint="eastAsia"/>
        </w:rPr>
        <w:t>0x00</w:t>
      </w:r>
      <w:r>
        <w:rPr>
          <w:rFonts w:hint="eastAsia"/>
        </w:rPr>
        <w:t>。</w:t>
      </w:r>
    </w:p>
    <w:p w14:paraId="1034B351" w14:textId="77777777" w:rsidR="003843EA" w:rsidRDefault="00A21561">
      <w:pPr>
        <w:pStyle w:val="12"/>
        <w:ind w:left="426" w:firstLineChars="140" w:firstLine="294"/>
      </w:pPr>
      <w:r>
        <w:rPr>
          <w:rFonts w:hint="eastAsia"/>
        </w:rPr>
        <w:t>随机数转换例子：</w:t>
      </w:r>
    </w:p>
    <w:p w14:paraId="50CFDB5A" w14:textId="77777777" w:rsidR="003843EA" w:rsidRDefault="00A21561">
      <w:pPr>
        <w:pStyle w:val="12"/>
        <w:ind w:leftChars="210" w:left="441" w:firstLineChars="330" w:firstLine="693"/>
      </w:pPr>
      <w:r>
        <w:rPr>
          <w:rFonts w:hint="eastAsia"/>
        </w:rPr>
        <w:t>随机数为</w:t>
      </w:r>
      <w:r>
        <w:t>C7 EB CA E4 C8 EB C3 DC</w:t>
      </w:r>
    </w:p>
    <w:p w14:paraId="511EFCFC" w14:textId="77777777" w:rsidR="003843EA" w:rsidRDefault="00A21561">
      <w:pPr>
        <w:pStyle w:val="12"/>
        <w:ind w:leftChars="210" w:left="441" w:firstLineChars="330" w:firstLine="693"/>
      </w:pPr>
      <w:r>
        <w:rPr>
          <w:rFonts w:hint="eastAsia"/>
        </w:rPr>
        <w:t>转换为</w:t>
      </w:r>
      <w:r>
        <w:rPr>
          <w:rFonts w:hint="eastAsia"/>
        </w:rPr>
        <w:t>ASCII</w:t>
      </w:r>
      <w:r>
        <w:rPr>
          <w:rFonts w:hint="eastAsia"/>
        </w:rPr>
        <w:t>码为</w:t>
      </w:r>
      <w:r>
        <w:t>43374542434145344338454243334443</w:t>
      </w:r>
    </w:p>
    <w:p w14:paraId="2CDC41F7" w14:textId="77777777" w:rsidR="003843EA" w:rsidRDefault="003843EA">
      <w:pPr>
        <w:spacing w:line="276" w:lineRule="auto"/>
        <w:rPr>
          <w:rFonts w:ascii="黑体" w:hAnsi="宋体"/>
          <w:b/>
          <w:sz w:val="18"/>
          <w:szCs w:val="18"/>
        </w:rPr>
      </w:pPr>
    </w:p>
    <w:p w14:paraId="18DB6238" w14:textId="77777777" w:rsidR="003843EA" w:rsidRDefault="00A21561">
      <w:pPr>
        <w:pStyle w:val="1"/>
        <w:jc w:val="center"/>
        <w:rPr>
          <w:rFonts w:ascii="黑体" w:hAnsi="宋体"/>
        </w:rPr>
      </w:pPr>
      <w:bookmarkStart w:id="2225" w:name="_Toc453057502"/>
      <w:bookmarkStart w:id="2226" w:name="_Toc13080"/>
      <w:bookmarkStart w:id="2227" w:name="_Toc25759"/>
      <w:bookmarkStart w:id="2228" w:name="_Toc29035"/>
      <w:bookmarkStart w:id="2229" w:name="_Toc31572"/>
      <w:r>
        <w:rPr>
          <w:rFonts w:ascii="黑体" w:hAnsi="宋体" w:hint="eastAsia"/>
        </w:rPr>
        <w:t>附录G-DUKPT密钥使用相关</w:t>
      </w:r>
      <w:bookmarkEnd w:id="2225"/>
      <w:bookmarkEnd w:id="2226"/>
      <w:bookmarkEnd w:id="2227"/>
      <w:bookmarkEnd w:id="2228"/>
      <w:bookmarkEnd w:id="2229"/>
    </w:p>
    <w:p w14:paraId="3353CEBE" w14:textId="77777777" w:rsidR="003843EA" w:rsidRDefault="00A21561">
      <w:pPr>
        <w:pStyle w:val="12"/>
        <w:ind w:left="340" w:firstLineChars="0" w:firstLine="0"/>
      </w:pPr>
      <w:r>
        <w:rPr>
          <w:rFonts w:hint="eastAsia"/>
        </w:rPr>
        <w:t>假如所灌的</w:t>
      </w:r>
      <w:r>
        <w:rPr>
          <w:rFonts w:hint="eastAsia"/>
        </w:rPr>
        <w:t>DUKPT</w:t>
      </w:r>
      <w:r>
        <w:rPr>
          <w:rFonts w:hint="eastAsia"/>
        </w:rPr>
        <w:t>密钥如下：</w:t>
      </w:r>
    </w:p>
    <w:p w14:paraId="312F250B" w14:textId="77777777" w:rsidR="003843EA" w:rsidRDefault="00A21561">
      <w:pPr>
        <w:pStyle w:val="12"/>
        <w:ind w:left="340" w:firstLineChars="0" w:firstLine="0"/>
      </w:pPr>
      <w:r>
        <w:rPr>
          <w:rFonts w:hint="eastAsia"/>
        </w:rPr>
        <w:t>密钥</w:t>
      </w:r>
      <w:r>
        <w:rPr>
          <w:rFonts w:hint="eastAsia"/>
        </w:rPr>
        <w:t>ID</w:t>
      </w:r>
      <w:r>
        <w:rPr>
          <w:rFonts w:hint="eastAsia"/>
        </w:rPr>
        <w:t>：</w:t>
      </w:r>
      <w:r>
        <w:rPr>
          <w:rFonts w:hint="eastAsia"/>
        </w:rPr>
        <w:t>1</w:t>
      </w:r>
    </w:p>
    <w:p w14:paraId="78ACDE8D" w14:textId="77777777" w:rsidR="003843EA" w:rsidRDefault="00A21561">
      <w:pPr>
        <w:pStyle w:val="12"/>
        <w:ind w:left="340" w:firstLineChars="0" w:firstLine="0"/>
      </w:pPr>
      <w:r>
        <w:rPr>
          <w:rFonts w:hint="eastAsia"/>
        </w:rPr>
        <w:t>密钥明文：</w:t>
      </w:r>
      <w:r>
        <w:t>D8F02760931B2908</w:t>
      </w:r>
    </w:p>
    <w:p w14:paraId="1AE2B2F9" w14:textId="77777777" w:rsidR="003843EA" w:rsidRDefault="00A21561">
      <w:pPr>
        <w:pStyle w:val="12"/>
        <w:ind w:left="340" w:firstLineChars="0" w:firstLine="0"/>
      </w:pPr>
      <w:r>
        <w:rPr>
          <w:rFonts w:hint="eastAsia"/>
        </w:rPr>
        <w:t>初始</w:t>
      </w:r>
      <w:r>
        <w:rPr>
          <w:rFonts w:hint="eastAsia"/>
        </w:rPr>
        <w:t>KSN</w:t>
      </w:r>
      <w:r>
        <w:rPr>
          <w:rFonts w:hint="eastAsia"/>
        </w:rPr>
        <w:t>：</w:t>
      </w:r>
      <w:r>
        <w:t>FFFFFF00000000000001</w:t>
      </w:r>
    </w:p>
    <w:p w14:paraId="05F8B5BB" w14:textId="77777777" w:rsidR="003843EA" w:rsidRDefault="003843EA">
      <w:pPr>
        <w:pStyle w:val="12"/>
        <w:ind w:left="340" w:firstLineChars="0" w:firstLine="0"/>
      </w:pPr>
    </w:p>
    <w:p w14:paraId="31606E0C" w14:textId="77777777" w:rsidR="003843EA" w:rsidRDefault="00A21561">
      <w:pPr>
        <w:pStyle w:val="12"/>
        <w:ind w:left="340" w:firstLineChars="0" w:firstLine="0"/>
      </w:pPr>
      <w:r>
        <w:rPr>
          <w:rFonts w:hint="eastAsia"/>
        </w:rPr>
        <w:t>1</w:t>
      </w:r>
      <w:r>
        <w:rPr>
          <w:rFonts w:hint="eastAsia"/>
        </w:rPr>
        <w:t>、在</w:t>
      </w:r>
      <w:r>
        <w:rPr>
          <w:rFonts w:hint="eastAsia"/>
        </w:rPr>
        <w:t>DUKPT Key Generation</w:t>
      </w:r>
      <w:r>
        <w:rPr>
          <w:rFonts w:hint="eastAsia"/>
        </w:rPr>
        <w:t>界面中输入初始</w:t>
      </w:r>
      <w:r>
        <w:rPr>
          <w:rFonts w:hint="eastAsia"/>
        </w:rPr>
        <w:t>KSN</w:t>
      </w:r>
      <w:r>
        <w:rPr>
          <w:rFonts w:hint="eastAsia"/>
        </w:rPr>
        <w:t>的前半部分和初始密钥明文，然后点击</w:t>
      </w:r>
      <w:r>
        <w:rPr>
          <w:rFonts w:hint="eastAsia"/>
        </w:rPr>
        <w:t>Generate Keys</w:t>
      </w:r>
      <w:r>
        <w:rPr>
          <w:rFonts w:hint="eastAsia"/>
        </w:rPr>
        <w:t>按钮，如下如：</w:t>
      </w:r>
    </w:p>
    <w:p w14:paraId="5B6A9527" w14:textId="77777777" w:rsidR="003843EA" w:rsidRDefault="00A21561">
      <w:pPr>
        <w:pStyle w:val="12"/>
        <w:ind w:left="340" w:firstLineChars="0" w:firstLine="0"/>
      </w:pPr>
      <w:r>
        <w:rPr>
          <w:noProof/>
        </w:rPr>
        <w:lastRenderedPageBreak/>
        <w:drawing>
          <wp:inline distT="0" distB="0" distL="0" distR="0" wp14:anchorId="6E9D8BA4" wp14:editId="2D030FEF">
            <wp:extent cx="5274310" cy="2434590"/>
            <wp:effectExtent l="19050" t="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19"/>
                    <a:srcRect/>
                    <a:stretch>
                      <a:fillRect/>
                    </a:stretch>
                  </pic:blipFill>
                  <pic:spPr>
                    <a:xfrm>
                      <a:off x="0" y="0"/>
                      <a:ext cx="5274310" cy="2434828"/>
                    </a:xfrm>
                    <a:prstGeom prst="rect">
                      <a:avLst/>
                    </a:prstGeom>
                    <a:noFill/>
                    <a:ln w="9525">
                      <a:noFill/>
                      <a:miter lim="800000"/>
                      <a:headEnd/>
                      <a:tailEnd/>
                    </a:ln>
                  </pic:spPr>
                </pic:pic>
              </a:graphicData>
            </a:graphic>
          </wp:inline>
        </w:drawing>
      </w:r>
    </w:p>
    <w:p w14:paraId="22E8EE5C" w14:textId="77777777" w:rsidR="003843EA" w:rsidRDefault="00A21561">
      <w:pPr>
        <w:pStyle w:val="12"/>
        <w:ind w:left="340" w:firstLineChars="0" w:firstLine="0"/>
      </w:pPr>
      <w:r>
        <w:rPr>
          <w:rFonts w:hint="eastAsia"/>
        </w:rPr>
        <w:t>2</w:t>
      </w:r>
      <w:r>
        <w:rPr>
          <w:rFonts w:hint="eastAsia"/>
        </w:rPr>
        <w:t>、在</w:t>
      </w:r>
      <w:r>
        <w:rPr>
          <w:rFonts w:hint="eastAsia"/>
        </w:rPr>
        <w:t>Host DUKPT</w:t>
      </w:r>
      <w:r>
        <w:rPr>
          <w:rFonts w:hint="eastAsia"/>
        </w:rPr>
        <w:t>界面输入当前</w:t>
      </w:r>
      <w:r>
        <w:rPr>
          <w:rFonts w:hint="eastAsia"/>
        </w:rPr>
        <w:t>KSN</w:t>
      </w:r>
      <w:r>
        <w:rPr>
          <w:rFonts w:hint="eastAsia"/>
        </w:rPr>
        <w:t>值，然后点击</w:t>
      </w:r>
      <w:r>
        <w:rPr>
          <w:rFonts w:hint="eastAsia"/>
        </w:rPr>
        <w:t>Encrypt</w:t>
      </w:r>
      <w:r>
        <w:rPr>
          <w:rFonts w:hint="eastAsia"/>
        </w:rPr>
        <w:t>按钮生成原始密钥以及</w:t>
      </w:r>
      <w:r>
        <w:rPr>
          <w:rFonts w:hint="eastAsia"/>
        </w:rPr>
        <w:t>PIN</w:t>
      </w:r>
      <w:r>
        <w:rPr>
          <w:rFonts w:hint="eastAsia"/>
        </w:rPr>
        <w:t>密钥和</w:t>
      </w:r>
      <w:r>
        <w:rPr>
          <w:rFonts w:hint="eastAsia"/>
        </w:rPr>
        <w:t>MAC</w:t>
      </w:r>
      <w:r>
        <w:rPr>
          <w:rFonts w:hint="eastAsia"/>
        </w:rPr>
        <w:t>密钥，如下图所示：</w:t>
      </w:r>
    </w:p>
    <w:p w14:paraId="5D0CF631" w14:textId="77777777" w:rsidR="003843EA" w:rsidRDefault="00A21561">
      <w:pPr>
        <w:pStyle w:val="12"/>
        <w:ind w:left="340" w:firstLineChars="0" w:firstLine="0"/>
      </w:pPr>
      <w:r>
        <w:rPr>
          <w:noProof/>
        </w:rPr>
        <w:drawing>
          <wp:inline distT="0" distB="0" distL="0" distR="0" wp14:anchorId="69871951" wp14:editId="7EE31BED">
            <wp:extent cx="5274310" cy="3796030"/>
            <wp:effectExtent l="19050" t="0" r="254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20"/>
                    <a:srcRect/>
                    <a:stretch>
                      <a:fillRect/>
                    </a:stretch>
                  </pic:blipFill>
                  <pic:spPr>
                    <a:xfrm>
                      <a:off x="0" y="0"/>
                      <a:ext cx="5274310" cy="3796540"/>
                    </a:xfrm>
                    <a:prstGeom prst="rect">
                      <a:avLst/>
                    </a:prstGeom>
                    <a:noFill/>
                    <a:ln w="9525">
                      <a:noFill/>
                      <a:miter lim="800000"/>
                      <a:headEnd/>
                      <a:tailEnd/>
                    </a:ln>
                  </pic:spPr>
                </pic:pic>
              </a:graphicData>
            </a:graphic>
          </wp:inline>
        </w:drawing>
      </w:r>
    </w:p>
    <w:p w14:paraId="554DAD89" w14:textId="77777777" w:rsidR="003843EA" w:rsidRDefault="003843EA">
      <w:pPr>
        <w:pStyle w:val="12"/>
        <w:ind w:left="340" w:firstLineChars="0" w:firstLine="0"/>
      </w:pPr>
    </w:p>
    <w:p w14:paraId="200744A7" w14:textId="77777777" w:rsidR="003843EA" w:rsidRDefault="00A21561">
      <w:pPr>
        <w:pStyle w:val="12"/>
        <w:numPr>
          <w:ilvl w:val="0"/>
          <w:numId w:val="14"/>
        </w:numPr>
        <w:ind w:firstLineChars="0"/>
      </w:pPr>
      <w:r>
        <w:rPr>
          <w:rFonts w:hint="eastAsia"/>
        </w:rPr>
        <w:t>TPK</w:t>
      </w:r>
      <w:r>
        <w:rPr>
          <w:rFonts w:hint="eastAsia"/>
        </w:rPr>
        <w:t>密钥的生成</w:t>
      </w:r>
    </w:p>
    <w:p w14:paraId="51E17303" w14:textId="77777777" w:rsidR="003843EA" w:rsidRDefault="00A21561">
      <w:pPr>
        <w:pStyle w:val="12"/>
        <w:ind w:left="426" w:firstLineChars="140" w:firstLine="294"/>
      </w:pPr>
      <w:r>
        <w:rPr>
          <w:rFonts w:hint="eastAsia"/>
        </w:rPr>
        <w:t>TPK</w:t>
      </w:r>
      <w:r>
        <w:rPr>
          <w:rFonts w:hint="eastAsia"/>
        </w:rPr>
        <w:t>密钥是由原始密钥和分散因子</w:t>
      </w:r>
      <w:r>
        <w:rPr>
          <w:rFonts w:ascii="Arial" w:hAnsi="Arial" w:cs="Arial"/>
          <w:color w:val="000000"/>
          <w:sz w:val="20"/>
          <w:szCs w:val="20"/>
        </w:rPr>
        <w:t>0000 0000 0000 00FF 00000000 0000 00FF</w:t>
      </w:r>
      <w:r>
        <w:rPr>
          <w:rFonts w:ascii="Arial" w:hAnsi="Arial" w:cs="Arial" w:hint="eastAsia"/>
          <w:color w:val="000000"/>
          <w:sz w:val="20"/>
          <w:szCs w:val="20"/>
        </w:rPr>
        <w:t>进行异或得到的，如下图：</w:t>
      </w:r>
    </w:p>
    <w:p w14:paraId="51062AB5" w14:textId="77777777" w:rsidR="003843EA" w:rsidRDefault="00A21561">
      <w:pPr>
        <w:pStyle w:val="12"/>
        <w:ind w:left="340" w:firstLineChars="0" w:firstLine="0"/>
      </w:pPr>
      <w:r>
        <w:rPr>
          <w:noProof/>
        </w:rPr>
        <w:lastRenderedPageBreak/>
        <w:drawing>
          <wp:inline distT="0" distB="0" distL="0" distR="0" wp14:anchorId="69B35BB1" wp14:editId="20D1743D">
            <wp:extent cx="5274310" cy="3728085"/>
            <wp:effectExtent l="19050" t="0" r="254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21"/>
                    <a:srcRect/>
                    <a:stretch>
                      <a:fillRect/>
                    </a:stretch>
                  </pic:blipFill>
                  <pic:spPr>
                    <a:xfrm>
                      <a:off x="0" y="0"/>
                      <a:ext cx="5274310" cy="3728242"/>
                    </a:xfrm>
                    <a:prstGeom prst="rect">
                      <a:avLst/>
                    </a:prstGeom>
                    <a:noFill/>
                    <a:ln w="9525">
                      <a:noFill/>
                      <a:miter lim="800000"/>
                      <a:headEnd/>
                      <a:tailEnd/>
                    </a:ln>
                  </pic:spPr>
                </pic:pic>
              </a:graphicData>
            </a:graphic>
          </wp:inline>
        </w:drawing>
      </w:r>
    </w:p>
    <w:p w14:paraId="74A13BD1" w14:textId="77777777" w:rsidR="003843EA" w:rsidRDefault="00A21561">
      <w:pPr>
        <w:pStyle w:val="12"/>
        <w:numPr>
          <w:ilvl w:val="0"/>
          <w:numId w:val="14"/>
        </w:numPr>
        <w:ind w:firstLineChars="0"/>
      </w:pPr>
      <w:r>
        <w:rPr>
          <w:rFonts w:hint="eastAsia"/>
        </w:rPr>
        <w:t>TAK</w:t>
      </w:r>
      <w:r>
        <w:rPr>
          <w:rFonts w:hint="eastAsia"/>
        </w:rPr>
        <w:t>密钥的生成</w:t>
      </w:r>
    </w:p>
    <w:p w14:paraId="6880A780" w14:textId="77777777" w:rsidR="003843EA" w:rsidRDefault="00A21561">
      <w:pPr>
        <w:pStyle w:val="12"/>
        <w:ind w:left="426" w:firstLineChars="140" w:firstLine="294"/>
      </w:pPr>
      <w:r>
        <w:rPr>
          <w:rFonts w:hint="eastAsia"/>
        </w:rPr>
        <w:t>TPK</w:t>
      </w:r>
      <w:r>
        <w:rPr>
          <w:rFonts w:hint="eastAsia"/>
        </w:rPr>
        <w:t>密钥是由原始密钥和分散因子</w:t>
      </w:r>
      <w:r>
        <w:rPr>
          <w:rFonts w:ascii="Arial" w:hAnsi="Arial" w:cs="Arial"/>
          <w:color w:val="000000"/>
          <w:sz w:val="20"/>
          <w:szCs w:val="20"/>
        </w:rPr>
        <w:t>0000 0000 0000 FF00 00000000 0000 FF00</w:t>
      </w:r>
      <w:r>
        <w:rPr>
          <w:rFonts w:ascii="Arial" w:hAnsi="Arial" w:cs="Arial" w:hint="eastAsia"/>
          <w:color w:val="000000"/>
          <w:sz w:val="20"/>
          <w:szCs w:val="20"/>
        </w:rPr>
        <w:t>进行异或得到的，如下图：</w:t>
      </w:r>
    </w:p>
    <w:p w14:paraId="2AA6CCF7" w14:textId="77777777" w:rsidR="003843EA" w:rsidRDefault="00A21561">
      <w:pPr>
        <w:pStyle w:val="12"/>
        <w:ind w:left="340" w:firstLineChars="0" w:firstLine="0"/>
      </w:pPr>
      <w:r>
        <w:rPr>
          <w:noProof/>
        </w:rPr>
        <w:drawing>
          <wp:inline distT="0" distB="0" distL="0" distR="0" wp14:anchorId="1E6500F5" wp14:editId="23E284B5">
            <wp:extent cx="5274310" cy="3728085"/>
            <wp:effectExtent l="19050" t="0" r="254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22"/>
                    <a:srcRect/>
                    <a:stretch>
                      <a:fillRect/>
                    </a:stretch>
                  </pic:blipFill>
                  <pic:spPr>
                    <a:xfrm>
                      <a:off x="0" y="0"/>
                      <a:ext cx="5274310" cy="3728242"/>
                    </a:xfrm>
                    <a:prstGeom prst="rect">
                      <a:avLst/>
                    </a:prstGeom>
                    <a:noFill/>
                    <a:ln w="9525">
                      <a:noFill/>
                      <a:miter lim="800000"/>
                      <a:headEnd/>
                      <a:tailEnd/>
                    </a:ln>
                  </pic:spPr>
                </pic:pic>
              </a:graphicData>
            </a:graphic>
          </wp:inline>
        </w:drawing>
      </w:r>
    </w:p>
    <w:p w14:paraId="5C11F60C" w14:textId="77777777" w:rsidR="003843EA" w:rsidRDefault="00A21561">
      <w:pPr>
        <w:pStyle w:val="12"/>
        <w:numPr>
          <w:ilvl w:val="0"/>
          <w:numId w:val="14"/>
        </w:numPr>
        <w:ind w:firstLineChars="0"/>
      </w:pPr>
      <w:r>
        <w:rPr>
          <w:rFonts w:hint="eastAsia"/>
        </w:rPr>
        <w:t>TDK</w:t>
      </w:r>
      <w:r>
        <w:rPr>
          <w:rFonts w:hint="eastAsia"/>
        </w:rPr>
        <w:t>密钥的生成</w:t>
      </w:r>
    </w:p>
    <w:p w14:paraId="38190DCA" w14:textId="77777777" w:rsidR="003843EA" w:rsidRDefault="00A21561">
      <w:pPr>
        <w:pStyle w:val="12"/>
        <w:ind w:left="426" w:firstLineChars="140" w:firstLine="294"/>
      </w:pPr>
      <w:r>
        <w:rPr>
          <w:rFonts w:hint="eastAsia"/>
        </w:rPr>
        <w:t>TPK</w:t>
      </w:r>
      <w:r>
        <w:rPr>
          <w:rFonts w:hint="eastAsia"/>
        </w:rPr>
        <w:t>密钥是由原始密钥和分散因子</w:t>
      </w:r>
      <w:r>
        <w:rPr>
          <w:rFonts w:ascii="Arial" w:hAnsi="Arial" w:cs="Arial"/>
          <w:color w:val="000000"/>
          <w:sz w:val="20"/>
          <w:szCs w:val="20"/>
        </w:rPr>
        <w:t>0000 0000 00FF0000 00000000 00FF 0000</w:t>
      </w:r>
      <w:r>
        <w:rPr>
          <w:rFonts w:ascii="Arial" w:hAnsi="Arial" w:cs="Arial" w:hint="eastAsia"/>
          <w:color w:val="000000"/>
          <w:sz w:val="20"/>
          <w:szCs w:val="20"/>
        </w:rPr>
        <w:t>进行异或得到的，如下图：</w:t>
      </w:r>
    </w:p>
    <w:p w14:paraId="3432D9A6" w14:textId="77777777" w:rsidR="003843EA" w:rsidRDefault="00A21561">
      <w:pPr>
        <w:pStyle w:val="12"/>
        <w:ind w:left="340" w:firstLineChars="0" w:firstLine="0"/>
      </w:pPr>
      <w:r>
        <w:rPr>
          <w:noProof/>
        </w:rPr>
        <w:lastRenderedPageBreak/>
        <w:drawing>
          <wp:inline distT="0" distB="0" distL="0" distR="0" wp14:anchorId="4409D517" wp14:editId="4840BC2E">
            <wp:extent cx="5274310" cy="3728085"/>
            <wp:effectExtent l="19050" t="0" r="254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23"/>
                    <a:srcRect/>
                    <a:stretch>
                      <a:fillRect/>
                    </a:stretch>
                  </pic:blipFill>
                  <pic:spPr>
                    <a:xfrm>
                      <a:off x="0" y="0"/>
                      <a:ext cx="5274310" cy="3728242"/>
                    </a:xfrm>
                    <a:prstGeom prst="rect">
                      <a:avLst/>
                    </a:prstGeom>
                    <a:noFill/>
                    <a:ln w="9525">
                      <a:noFill/>
                      <a:miter lim="800000"/>
                      <a:headEnd/>
                      <a:tailEnd/>
                    </a:ln>
                  </pic:spPr>
                </pic:pic>
              </a:graphicData>
            </a:graphic>
          </wp:inline>
        </w:drawing>
      </w:r>
    </w:p>
    <w:p w14:paraId="1DD471ED" w14:textId="77777777" w:rsidR="003843EA" w:rsidRDefault="003843EA">
      <w:pPr>
        <w:spacing w:line="276" w:lineRule="auto"/>
        <w:rPr>
          <w:rFonts w:ascii="黑体" w:hAnsi="宋体"/>
          <w:b/>
          <w:sz w:val="18"/>
          <w:szCs w:val="18"/>
        </w:rPr>
      </w:pPr>
    </w:p>
    <w:p w14:paraId="7A23428C" w14:textId="77777777" w:rsidR="003843EA" w:rsidRDefault="00A21561">
      <w:pPr>
        <w:widowControl/>
        <w:jc w:val="left"/>
        <w:rPr>
          <w:b/>
          <w:sz w:val="18"/>
          <w:szCs w:val="18"/>
        </w:rPr>
      </w:pPr>
      <w:bookmarkStart w:id="2230" w:name="_Toc441153330"/>
      <w:bookmarkStart w:id="2231" w:name="_Toc441153484"/>
      <w:bookmarkStart w:id="2232" w:name="_Toc441153878"/>
      <w:bookmarkStart w:id="2233" w:name="_Toc441153173"/>
      <w:bookmarkStart w:id="2234" w:name="_Toc441153355"/>
      <w:bookmarkStart w:id="2235" w:name="_Toc441152473"/>
      <w:bookmarkStart w:id="2236" w:name="_Toc441153565"/>
      <w:bookmarkStart w:id="2237" w:name="_Toc432603837"/>
      <w:bookmarkStart w:id="2238" w:name="_Toc441153170"/>
      <w:bookmarkStart w:id="2239" w:name="_Toc441152402"/>
      <w:bookmarkStart w:id="2240" w:name="_Toc441153005"/>
      <w:bookmarkStart w:id="2241" w:name="_Toc441153719"/>
      <w:bookmarkStart w:id="2242" w:name="_Toc432603839"/>
      <w:bookmarkStart w:id="2243" w:name="_Toc432603838"/>
      <w:bookmarkStart w:id="2244" w:name="_Toc432603840"/>
      <w:bookmarkStart w:id="2245" w:name="_Toc441152404"/>
      <w:bookmarkStart w:id="2246" w:name="_Toc441153406"/>
      <w:bookmarkStart w:id="2247" w:name="_Toc441152428"/>
      <w:bookmarkStart w:id="2248" w:name="_Toc441153172"/>
      <w:bookmarkStart w:id="2249" w:name="_Toc426374901"/>
      <w:bookmarkStart w:id="2250" w:name="_Toc441153732"/>
      <w:bookmarkStart w:id="2251" w:name="_Toc426374902"/>
      <w:bookmarkStart w:id="2252" w:name="_Toc441153563"/>
      <w:bookmarkStart w:id="2253" w:name="_Toc432604873"/>
      <w:bookmarkStart w:id="2254" w:name="_Toc441153006"/>
      <w:bookmarkStart w:id="2255" w:name="_Toc441139635"/>
      <w:bookmarkStart w:id="2256" w:name="_Toc441139637"/>
      <w:bookmarkStart w:id="2257" w:name="_Toc441153985"/>
      <w:bookmarkStart w:id="2258" w:name="_Toc441152427"/>
      <w:bookmarkStart w:id="2259" w:name="_Toc432603851"/>
      <w:bookmarkStart w:id="2260" w:name="_Toc441153562"/>
      <w:bookmarkStart w:id="2261" w:name="_Toc441153561"/>
      <w:bookmarkStart w:id="2262" w:name="_Toc432604894"/>
      <w:bookmarkStart w:id="2263" w:name="_Toc441153009"/>
      <w:bookmarkStart w:id="2264" w:name="_Toc441153722"/>
      <w:bookmarkStart w:id="2265" w:name="_Toc441153726"/>
      <w:bookmarkStart w:id="2266" w:name="_Toc426374903"/>
      <w:bookmarkStart w:id="2267" w:name="_Toc426375221"/>
      <w:bookmarkStart w:id="2268" w:name="_Toc441152557"/>
      <w:bookmarkStart w:id="2269" w:name="_Toc441153900"/>
      <w:bookmarkStart w:id="2270" w:name="_Toc432604871"/>
      <w:bookmarkStart w:id="2271" w:name="_Toc441152406"/>
      <w:bookmarkStart w:id="2272" w:name="_Toc441139640"/>
      <w:bookmarkStart w:id="2273" w:name="_Toc441153020"/>
      <w:bookmarkStart w:id="2274" w:name="_Toc432605021"/>
      <w:bookmarkStart w:id="2275" w:name="_Toc441153333"/>
      <w:bookmarkStart w:id="2276" w:name="_Toc432603845"/>
      <w:bookmarkStart w:id="2277" w:name="_Toc441153574"/>
      <w:bookmarkStart w:id="2278" w:name="_Toc432604978"/>
      <w:bookmarkStart w:id="2279" w:name="_Toc441152474"/>
      <w:bookmarkStart w:id="2280" w:name="_Toc441139636"/>
      <w:bookmarkStart w:id="2281" w:name="_Toc441153568"/>
      <w:bookmarkStart w:id="2282" w:name="_Toc441153011"/>
      <w:bookmarkStart w:id="2283" w:name="_Toc441153440"/>
      <w:bookmarkStart w:id="2284" w:name="_Toc441153721"/>
      <w:bookmarkStart w:id="2285" w:name="_Toc441153898"/>
      <w:bookmarkStart w:id="2286" w:name="_Toc441139634"/>
      <w:bookmarkStart w:id="2287" w:name="_Toc432604944"/>
      <w:bookmarkStart w:id="2288" w:name="_Toc426375220"/>
      <w:bookmarkStart w:id="2289" w:name="_Toc432604867"/>
      <w:bookmarkStart w:id="2290" w:name="_Toc441152429"/>
      <w:bookmarkStart w:id="2291" w:name="_Toc441153183"/>
      <w:bookmarkStart w:id="2292" w:name="_Toc432604939"/>
      <w:bookmarkStart w:id="2293" w:name="_Toc441153564"/>
      <w:bookmarkStart w:id="2294" w:name="_Toc441153559"/>
      <w:bookmarkStart w:id="2295" w:name="_Toc441153720"/>
      <w:bookmarkStart w:id="2296" w:name="_Toc432604892"/>
      <w:bookmarkStart w:id="2297" w:name="_Toc441153876"/>
      <w:bookmarkStart w:id="2298" w:name="_Toc441153877"/>
      <w:bookmarkStart w:id="2299" w:name="_Toc441153718"/>
      <w:bookmarkStart w:id="2300" w:name="_Toc441153400"/>
      <w:bookmarkStart w:id="2301" w:name="_Toc432604938"/>
      <w:bookmarkStart w:id="2302" w:name="_Toc441153717"/>
      <w:bookmarkStart w:id="2303" w:name="_Toc432604869"/>
      <w:bookmarkStart w:id="2304" w:name="_Toc441139643"/>
      <w:bookmarkStart w:id="2305" w:name="_Toc441153168"/>
      <w:bookmarkStart w:id="2306" w:name="_Toc441153356"/>
      <w:bookmarkStart w:id="2307" w:name="_Toc426374948"/>
      <w:bookmarkStart w:id="2308" w:name="_Toc432603836"/>
      <w:bookmarkStart w:id="2309" w:name="_Toc426375175"/>
      <w:bookmarkStart w:id="2310" w:name="_Toc441153875"/>
      <w:bookmarkStart w:id="2311" w:name="_Toc432603841"/>
      <w:bookmarkStart w:id="2312" w:name="_Toc441153010"/>
      <w:bookmarkStart w:id="2313" w:name="_Toc441153951"/>
      <w:bookmarkStart w:id="2314" w:name="_Toc394498574"/>
      <w:bookmarkStart w:id="2315" w:name="_Toc441153723"/>
      <w:bookmarkStart w:id="2316" w:name="_Toc441153007"/>
      <w:bookmarkStart w:id="2317" w:name="_Toc441153401"/>
      <w:bookmarkStart w:id="2318" w:name="_Toc426375176"/>
      <w:bookmarkStart w:id="2319" w:name="_Toc441154029"/>
      <w:bookmarkStart w:id="2320" w:name="_Toc441152426"/>
      <w:bookmarkStart w:id="2321" w:name="_Toc441153946"/>
      <w:bookmarkStart w:id="2322" w:name="_Toc441152405"/>
      <w:bookmarkStart w:id="2323" w:name="_Toc441152479"/>
      <w:bookmarkStart w:id="2324" w:name="_Toc441153945"/>
      <w:bookmarkStart w:id="2325" w:name="_Toc441153332"/>
      <w:bookmarkStart w:id="2326" w:name="_Toc441153174"/>
      <w:bookmarkStart w:id="2327" w:name="_Toc441153171"/>
      <w:bookmarkStart w:id="2328" w:name="_Toc441152408"/>
      <w:bookmarkStart w:id="2329" w:name="_Toc426375266"/>
      <w:bookmarkStart w:id="2330" w:name="_Toc441153901"/>
      <w:bookmarkStart w:id="2331" w:name="_Toc432603842"/>
      <w:bookmarkStart w:id="2332" w:name="_Toc441153880"/>
      <w:bookmarkStart w:id="2333" w:name="_Toc441153334"/>
      <w:bookmarkStart w:id="2334" w:name="_Toc432604868"/>
      <w:bookmarkStart w:id="2335" w:name="_Toc426375174"/>
      <w:bookmarkStart w:id="2336" w:name="_Toc441153177"/>
      <w:bookmarkStart w:id="2337" w:name="_Toc441153560"/>
      <w:bookmarkStart w:id="2338" w:name="_Toc441153008"/>
      <w:bookmarkStart w:id="2339" w:name="_Toc441153354"/>
      <w:bookmarkStart w:id="2340" w:name="_Toc441139639"/>
      <w:bookmarkStart w:id="2341" w:name="_Toc432604870"/>
      <w:bookmarkStart w:id="2342" w:name="_Toc441152513"/>
      <w:bookmarkStart w:id="2343" w:name="_Toc441153169"/>
      <w:bookmarkStart w:id="2344" w:name="_Toc426374904"/>
      <w:bookmarkStart w:id="2345" w:name="_Toc441153014"/>
      <w:bookmarkStart w:id="2346" w:name="_Toc432604872"/>
      <w:bookmarkStart w:id="2347" w:name="_Toc441153353"/>
      <w:bookmarkStart w:id="2348" w:name="_Toc441139649"/>
      <w:bookmarkStart w:id="2349" w:name="_Toc432604891"/>
      <w:bookmarkStart w:id="2350" w:name="_Toc426375173"/>
      <w:bookmarkStart w:id="2351" w:name="_Toc403035944"/>
      <w:bookmarkStart w:id="2352" w:name="_Toc441153879"/>
      <w:bookmarkStart w:id="2353" w:name="_Toc441153329"/>
      <w:bookmarkStart w:id="2354" w:name="_Toc441139638"/>
      <w:bookmarkStart w:id="2355" w:name="_Toc426374994"/>
      <w:bookmarkStart w:id="2356" w:name="_Toc441153335"/>
      <w:bookmarkStart w:id="2357" w:name="_Toc441153331"/>
      <w:bookmarkStart w:id="2358" w:name="_Toc441153874"/>
      <w:bookmarkStart w:id="2359" w:name="_Toc432604893"/>
      <w:bookmarkStart w:id="2360" w:name="_Toc441152403"/>
      <w:bookmarkStart w:id="2361" w:name="_Toc426375309"/>
      <w:bookmarkStart w:id="2362" w:name="_Toc426374949"/>
      <w:bookmarkStart w:id="2363" w:name="_Toc441153899"/>
      <w:bookmarkStart w:id="2364" w:name="_Toc426375037"/>
      <w:bookmarkStart w:id="2365" w:name="_Toc405885713"/>
      <w:bookmarkStart w:id="2366" w:name="_Toc441152407"/>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r>
        <w:rPr>
          <w:noProof/>
        </w:rPr>
        <w:drawing>
          <wp:inline distT="0" distB="0" distL="114300" distR="114300" wp14:anchorId="76800EF8" wp14:editId="29CB2D44">
            <wp:extent cx="6400165" cy="3430905"/>
            <wp:effectExtent l="0" t="0" r="635" b="1714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24"/>
                    <a:stretch>
                      <a:fillRect/>
                    </a:stretch>
                  </pic:blipFill>
                  <pic:spPr>
                    <a:xfrm>
                      <a:off x="0" y="0"/>
                      <a:ext cx="6400165" cy="3430905"/>
                    </a:xfrm>
                    <a:prstGeom prst="rect">
                      <a:avLst/>
                    </a:prstGeom>
                    <a:noFill/>
                    <a:ln w="9525">
                      <a:noFill/>
                    </a:ln>
                  </pic:spPr>
                </pic:pic>
              </a:graphicData>
            </a:graphic>
          </wp:inline>
        </w:drawing>
      </w:r>
    </w:p>
    <w:sectPr w:rsidR="003843EA">
      <w:headerReference w:type="default" r:id="rId25"/>
      <w:footerReference w:type="default" r:id="rId26"/>
      <w:pgSz w:w="11906" w:h="16838"/>
      <w:pgMar w:top="1440" w:right="926" w:bottom="1440" w:left="9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084" w:author="LinDan" w:date="2016-10-10T11:05:00Z" w:initials="L">
    <w:p w14:paraId="095B2767" w14:textId="77777777" w:rsidR="003843EA" w:rsidRDefault="00A21561">
      <w:pPr>
        <w:pStyle w:val="a8"/>
      </w:pPr>
      <w:r>
        <w:rPr>
          <w:rFonts w:hint="eastAsia"/>
        </w:rPr>
        <w:t>待定</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95B276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95B2767" w16cid:durableId="212B7B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DA605C" w14:textId="77777777" w:rsidR="000C1203" w:rsidRDefault="000C1203">
      <w:r>
        <w:separator/>
      </w:r>
    </w:p>
  </w:endnote>
  <w:endnote w:type="continuationSeparator" w:id="0">
    <w:p w14:paraId="61D84CAC" w14:textId="77777777" w:rsidR="000C1203" w:rsidRDefault="000C12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8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3EA770" w14:textId="2810CF45" w:rsidR="003843EA" w:rsidRDefault="00A21561">
    <w:pPr>
      <w:pStyle w:val="af2"/>
      <w:jc w:val="center"/>
    </w:pPr>
    <w:r>
      <w:rPr>
        <w:rFonts w:hint="eastAsia"/>
        <w:kern w:val="0"/>
        <w:szCs w:val="21"/>
      </w:rPr>
      <w:t>应用二线</w:t>
    </w:r>
    <w:r>
      <w:rPr>
        <w:kern w:val="0"/>
        <w:szCs w:val="21"/>
      </w:rPr>
      <w:tab/>
    </w:r>
    <w:r>
      <w:rPr>
        <w:rFonts w:hint="eastAsia"/>
        <w:kern w:val="0"/>
        <w:szCs w:val="21"/>
      </w:rPr>
      <w:t>第</w:t>
    </w:r>
    <w:r>
      <w:rPr>
        <w:kern w:val="0"/>
        <w:szCs w:val="21"/>
      </w:rPr>
      <w:fldChar w:fldCharType="begin"/>
    </w:r>
    <w:r>
      <w:rPr>
        <w:kern w:val="0"/>
        <w:szCs w:val="21"/>
      </w:rPr>
      <w:instrText xml:space="preserve"> PAGE </w:instrText>
    </w:r>
    <w:r>
      <w:rPr>
        <w:kern w:val="0"/>
        <w:szCs w:val="21"/>
      </w:rPr>
      <w:fldChar w:fldCharType="separate"/>
    </w:r>
    <w:r>
      <w:rPr>
        <w:kern w:val="0"/>
        <w:szCs w:val="21"/>
      </w:rPr>
      <w:t>2</w:t>
    </w:r>
    <w:r>
      <w:rPr>
        <w:kern w:val="0"/>
        <w:szCs w:val="21"/>
      </w:rPr>
      <w:fldChar w:fldCharType="end"/>
    </w:r>
    <w:r>
      <w:rPr>
        <w:rFonts w:hint="eastAsia"/>
        <w:kern w:val="0"/>
        <w:szCs w:val="21"/>
      </w:rPr>
      <w:t>页共</w:t>
    </w:r>
    <w:r>
      <w:rPr>
        <w:kern w:val="0"/>
        <w:szCs w:val="21"/>
      </w:rPr>
      <w:fldChar w:fldCharType="begin"/>
    </w:r>
    <w:r>
      <w:rPr>
        <w:kern w:val="0"/>
        <w:szCs w:val="21"/>
      </w:rPr>
      <w:instrText xml:space="preserve"> NUMPAGES </w:instrText>
    </w:r>
    <w:r>
      <w:rPr>
        <w:kern w:val="0"/>
        <w:szCs w:val="21"/>
      </w:rPr>
      <w:fldChar w:fldCharType="separate"/>
    </w:r>
    <w:r>
      <w:rPr>
        <w:kern w:val="0"/>
        <w:szCs w:val="21"/>
      </w:rPr>
      <w:t>123</w:t>
    </w:r>
    <w:r>
      <w:rPr>
        <w:kern w:val="0"/>
        <w:szCs w:val="21"/>
      </w:rPr>
      <w:fldChar w:fldCharType="end"/>
    </w:r>
    <w:r>
      <w:rPr>
        <w:rFonts w:hint="eastAsia"/>
        <w:kern w:val="0"/>
        <w:szCs w:val="21"/>
      </w:rPr>
      <w:t>页</w:t>
    </w:r>
    <w:r>
      <w:rPr>
        <w:kern w:val="0"/>
        <w:szCs w:val="21"/>
      </w:rPr>
      <w:tab/>
    </w:r>
    <w:r>
      <w:rPr>
        <w:kern w:val="0"/>
        <w:szCs w:val="21"/>
      </w:rPr>
      <w:fldChar w:fldCharType="begin"/>
    </w:r>
    <w:r>
      <w:rPr>
        <w:rFonts w:hint="eastAsia"/>
        <w:kern w:val="0"/>
        <w:szCs w:val="21"/>
      </w:rPr>
      <w:instrText>DATE \@ "yyyy-M-d"</w:instrText>
    </w:r>
    <w:r>
      <w:rPr>
        <w:kern w:val="0"/>
        <w:szCs w:val="21"/>
      </w:rPr>
      <w:fldChar w:fldCharType="separate"/>
    </w:r>
    <w:r w:rsidR="000F171E">
      <w:rPr>
        <w:noProof/>
        <w:kern w:val="0"/>
        <w:szCs w:val="21"/>
      </w:rPr>
      <w:t>2020-2-17</w:t>
    </w:r>
    <w:r>
      <w:rPr>
        <w:kern w:val="0"/>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B15E75" w14:textId="77777777" w:rsidR="000C1203" w:rsidRDefault="000C1203">
      <w:r>
        <w:separator/>
      </w:r>
    </w:p>
  </w:footnote>
  <w:footnote w:type="continuationSeparator" w:id="0">
    <w:p w14:paraId="67A3FFD3" w14:textId="77777777" w:rsidR="000C1203" w:rsidRDefault="000C12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C092EE" w14:textId="77777777" w:rsidR="003843EA" w:rsidRDefault="00A21561">
    <w:pPr>
      <w:pStyle w:val="af3"/>
      <w:jc w:val="both"/>
    </w:pPr>
    <w:r>
      <w:rPr>
        <w:rFonts w:hint="eastAsia"/>
      </w:rPr>
      <w:t>福建新大陆支付技术有限公司</w:t>
    </w:r>
  </w:p>
  <w:p w14:paraId="17D1688A" w14:textId="77777777" w:rsidR="003843EA" w:rsidRDefault="00A21561">
    <w:pPr>
      <w:pStyle w:val="af3"/>
      <w:jc w:val="right"/>
    </w:pPr>
    <w:r>
      <w:rPr>
        <w:rFonts w:hint="eastAsia"/>
      </w:rPr>
      <w:t>新大陆智能终端平台指令集规范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F"/>
    <w:multiLevelType w:val="multilevel"/>
    <w:tmpl w:val="0000001F"/>
    <w:lvl w:ilvl="0">
      <w:start w:val="1"/>
      <w:numFmt w:val="none"/>
      <w:lvlText w:val="%1示例"/>
      <w:lvlJc w:val="left"/>
      <w:pPr>
        <w:tabs>
          <w:tab w:val="left" w:pos="3388"/>
        </w:tabs>
        <w:ind w:left="2268" w:firstLine="400"/>
      </w:pPr>
      <w:rPr>
        <w:rFonts w:ascii="宋体" w:eastAsia="宋体" w:hint="eastAsia"/>
        <w:b w:val="0"/>
        <w:i w:val="0"/>
        <w:sz w:val="18"/>
      </w:rPr>
    </w:lvl>
    <w:lvl w:ilvl="1">
      <w:start w:val="1"/>
      <w:numFmt w:val="lowerLetter"/>
      <w:lvlText w:val="%2)"/>
      <w:lvlJc w:val="left"/>
      <w:pPr>
        <w:tabs>
          <w:tab w:val="left" w:pos="3108"/>
        </w:tabs>
        <w:ind w:left="3108" w:hanging="420"/>
      </w:pPr>
    </w:lvl>
    <w:lvl w:ilvl="2">
      <w:start w:val="1"/>
      <w:numFmt w:val="lowerRoman"/>
      <w:lvlText w:val="%3."/>
      <w:lvlJc w:val="right"/>
      <w:pPr>
        <w:tabs>
          <w:tab w:val="left" w:pos="3528"/>
        </w:tabs>
        <w:ind w:left="3528" w:hanging="420"/>
      </w:pPr>
    </w:lvl>
    <w:lvl w:ilvl="3">
      <w:start w:val="1"/>
      <w:numFmt w:val="decimal"/>
      <w:lvlText w:val="%4."/>
      <w:lvlJc w:val="left"/>
      <w:pPr>
        <w:tabs>
          <w:tab w:val="left" w:pos="3948"/>
        </w:tabs>
        <w:ind w:left="3948" w:hanging="420"/>
      </w:pPr>
    </w:lvl>
    <w:lvl w:ilvl="4">
      <w:start w:val="1"/>
      <w:numFmt w:val="lowerLetter"/>
      <w:lvlText w:val="%5)"/>
      <w:lvlJc w:val="left"/>
      <w:pPr>
        <w:tabs>
          <w:tab w:val="left" w:pos="4368"/>
        </w:tabs>
        <w:ind w:left="4368" w:hanging="420"/>
      </w:pPr>
    </w:lvl>
    <w:lvl w:ilvl="5">
      <w:start w:val="1"/>
      <w:numFmt w:val="lowerRoman"/>
      <w:lvlText w:val="%6."/>
      <w:lvlJc w:val="right"/>
      <w:pPr>
        <w:tabs>
          <w:tab w:val="left" w:pos="4788"/>
        </w:tabs>
        <w:ind w:left="4788" w:hanging="420"/>
      </w:pPr>
    </w:lvl>
    <w:lvl w:ilvl="6">
      <w:start w:val="1"/>
      <w:numFmt w:val="decimal"/>
      <w:lvlText w:val="%7."/>
      <w:lvlJc w:val="left"/>
      <w:pPr>
        <w:tabs>
          <w:tab w:val="left" w:pos="5208"/>
        </w:tabs>
        <w:ind w:left="5208" w:hanging="420"/>
      </w:pPr>
    </w:lvl>
    <w:lvl w:ilvl="7">
      <w:start w:val="1"/>
      <w:numFmt w:val="lowerLetter"/>
      <w:lvlText w:val="%8)"/>
      <w:lvlJc w:val="left"/>
      <w:pPr>
        <w:tabs>
          <w:tab w:val="left" w:pos="5628"/>
        </w:tabs>
        <w:ind w:left="5628" w:hanging="420"/>
      </w:pPr>
    </w:lvl>
    <w:lvl w:ilvl="8">
      <w:start w:val="1"/>
      <w:numFmt w:val="lowerRoman"/>
      <w:lvlText w:val="%9."/>
      <w:lvlJc w:val="right"/>
      <w:pPr>
        <w:tabs>
          <w:tab w:val="left" w:pos="6048"/>
        </w:tabs>
        <w:ind w:left="6048" w:hanging="420"/>
      </w:pPr>
    </w:lvl>
  </w:abstractNum>
  <w:abstractNum w:abstractNumId="1" w15:restartNumberingAfterBreak="0">
    <w:nsid w:val="161D0922"/>
    <w:multiLevelType w:val="multilevel"/>
    <w:tmpl w:val="161D0922"/>
    <w:lvl w:ilvl="0">
      <w:start w:val="1"/>
      <w:numFmt w:val="lowerLetter"/>
      <w:lvlText w:val="%1)"/>
      <w:lvlJc w:val="left"/>
      <w:pPr>
        <w:tabs>
          <w:tab w:val="left" w:pos="1619"/>
        </w:tabs>
        <w:ind w:left="1619" w:hanging="720"/>
      </w:pPr>
      <w:rPr>
        <w:rFonts w:hint="eastAsia"/>
      </w:rPr>
    </w:lvl>
    <w:lvl w:ilvl="1">
      <w:start w:val="1"/>
      <w:numFmt w:val="lowerLetter"/>
      <w:lvlText w:val="%2)"/>
      <w:lvlJc w:val="left"/>
      <w:pPr>
        <w:tabs>
          <w:tab w:val="left" w:pos="1739"/>
        </w:tabs>
        <w:ind w:left="1739" w:hanging="420"/>
      </w:pPr>
    </w:lvl>
    <w:lvl w:ilvl="2">
      <w:start w:val="1"/>
      <w:numFmt w:val="lowerRoman"/>
      <w:lvlText w:val="%3."/>
      <w:lvlJc w:val="right"/>
      <w:pPr>
        <w:tabs>
          <w:tab w:val="left" w:pos="2159"/>
        </w:tabs>
        <w:ind w:left="2159" w:hanging="420"/>
      </w:pPr>
    </w:lvl>
    <w:lvl w:ilvl="3">
      <w:start w:val="1"/>
      <w:numFmt w:val="decimal"/>
      <w:lvlText w:val="%4."/>
      <w:lvlJc w:val="left"/>
      <w:pPr>
        <w:tabs>
          <w:tab w:val="left" w:pos="2579"/>
        </w:tabs>
        <w:ind w:left="2579" w:hanging="420"/>
      </w:pPr>
    </w:lvl>
    <w:lvl w:ilvl="4">
      <w:start w:val="1"/>
      <w:numFmt w:val="lowerLetter"/>
      <w:lvlText w:val="%5)"/>
      <w:lvlJc w:val="left"/>
      <w:pPr>
        <w:tabs>
          <w:tab w:val="left" w:pos="2999"/>
        </w:tabs>
        <w:ind w:left="2999" w:hanging="420"/>
      </w:pPr>
    </w:lvl>
    <w:lvl w:ilvl="5">
      <w:start w:val="1"/>
      <w:numFmt w:val="lowerRoman"/>
      <w:lvlText w:val="%6."/>
      <w:lvlJc w:val="right"/>
      <w:pPr>
        <w:tabs>
          <w:tab w:val="left" w:pos="3419"/>
        </w:tabs>
        <w:ind w:left="3419" w:hanging="420"/>
      </w:pPr>
    </w:lvl>
    <w:lvl w:ilvl="6">
      <w:start w:val="1"/>
      <w:numFmt w:val="decimal"/>
      <w:lvlText w:val="%7."/>
      <w:lvlJc w:val="left"/>
      <w:pPr>
        <w:tabs>
          <w:tab w:val="left" w:pos="3839"/>
        </w:tabs>
        <w:ind w:left="3839" w:hanging="420"/>
      </w:pPr>
    </w:lvl>
    <w:lvl w:ilvl="7">
      <w:start w:val="1"/>
      <w:numFmt w:val="lowerLetter"/>
      <w:lvlText w:val="%8)"/>
      <w:lvlJc w:val="left"/>
      <w:pPr>
        <w:tabs>
          <w:tab w:val="left" w:pos="4259"/>
        </w:tabs>
        <w:ind w:left="4259" w:hanging="420"/>
      </w:pPr>
    </w:lvl>
    <w:lvl w:ilvl="8">
      <w:start w:val="1"/>
      <w:numFmt w:val="lowerRoman"/>
      <w:lvlText w:val="%9."/>
      <w:lvlJc w:val="right"/>
      <w:pPr>
        <w:tabs>
          <w:tab w:val="left" w:pos="4679"/>
        </w:tabs>
        <w:ind w:left="4679" w:hanging="420"/>
      </w:pPr>
    </w:lvl>
  </w:abstractNum>
  <w:abstractNum w:abstractNumId="2" w15:restartNumberingAfterBreak="0">
    <w:nsid w:val="245A5C1E"/>
    <w:multiLevelType w:val="multilevel"/>
    <w:tmpl w:val="245A5C1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3D9449C"/>
    <w:multiLevelType w:val="multilevel"/>
    <w:tmpl w:val="33D9449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7184006"/>
    <w:multiLevelType w:val="multilevel"/>
    <w:tmpl w:val="37184006"/>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pStyle w:val="MyDoc111"/>
      <w:lvlText w:val="%1.%2.%3"/>
      <w:lvlJc w:val="left"/>
      <w:pPr>
        <w:ind w:left="1418" w:hanging="567"/>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Cs w:val="0"/>
        <w:u w:val="none"/>
        <w:vertAlign w:val="baseline"/>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48B87816"/>
    <w:multiLevelType w:val="multilevel"/>
    <w:tmpl w:val="48B8781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64010"/>
    <w:multiLevelType w:val="multilevel"/>
    <w:tmpl w:val="49464010"/>
    <w:lvl w:ilvl="0">
      <w:start w:val="1"/>
      <w:numFmt w:val="decimal"/>
      <w:pStyle w:val="MyDoc1"/>
      <w:lvlText w:val="%1"/>
      <w:lvlJc w:val="left"/>
      <w:pPr>
        <w:ind w:left="425" w:hanging="425"/>
      </w:pPr>
    </w:lvl>
    <w:lvl w:ilvl="1">
      <w:start w:val="1"/>
      <w:numFmt w:val="decimal"/>
      <w:pStyle w:val="MyDoc11"/>
      <w:lvlText w:val="%1.%2"/>
      <w:lvlJc w:val="left"/>
      <w:pPr>
        <w:ind w:left="992" w:hanging="567"/>
      </w:pPr>
    </w:lvl>
    <w:lvl w:ilvl="2">
      <w:start w:val="1"/>
      <w:numFmt w:val="decimal"/>
      <w:pStyle w:val="MyDoc111New"/>
      <w:lvlText w:val="%1.%2.%3"/>
      <w:lvlJc w:val="left"/>
      <w:pPr>
        <w:ind w:left="1417" w:hanging="567"/>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Cs w:val="0"/>
        <w:u w:val="none"/>
        <w:vertAlign w:val="baseline"/>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4A61245A"/>
    <w:multiLevelType w:val="multilevel"/>
    <w:tmpl w:val="4A61245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0C97743"/>
    <w:multiLevelType w:val="multilevel"/>
    <w:tmpl w:val="50C97743"/>
    <w:lvl w:ilvl="0">
      <w:start w:val="1"/>
      <w:numFmt w:val="upperLetter"/>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9" w15:restartNumberingAfterBreak="0">
    <w:nsid w:val="57E53F90"/>
    <w:multiLevelType w:val="multilevel"/>
    <w:tmpl w:val="57E53F90"/>
    <w:lvl w:ilvl="0">
      <w:start w:val="1"/>
      <w:numFmt w:val="lowerLetter"/>
      <w:lvlText w:val="%1)"/>
      <w:lvlJc w:val="left"/>
      <w:pPr>
        <w:tabs>
          <w:tab w:val="left" w:pos="1260"/>
        </w:tabs>
        <w:ind w:left="1260" w:hanging="360"/>
      </w:pPr>
      <w:rPr>
        <w:rFonts w:hint="eastAsia"/>
      </w:rPr>
    </w:lvl>
    <w:lvl w:ilvl="1">
      <w:start w:val="1"/>
      <w:numFmt w:val="lowerLetter"/>
      <w:lvlText w:val="%2)"/>
      <w:lvlJc w:val="left"/>
      <w:pPr>
        <w:tabs>
          <w:tab w:val="left" w:pos="1740"/>
        </w:tabs>
        <w:ind w:left="1740" w:hanging="420"/>
      </w:pPr>
    </w:lvl>
    <w:lvl w:ilvl="2">
      <w:start w:val="1"/>
      <w:numFmt w:val="lowerRoman"/>
      <w:lvlText w:val="%3."/>
      <w:lvlJc w:val="right"/>
      <w:pPr>
        <w:tabs>
          <w:tab w:val="left" w:pos="2160"/>
        </w:tabs>
        <w:ind w:left="2160" w:hanging="420"/>
      </w:pPr>
    </w:lvl>
    <w:lvl w:ilvl="3">
      <w:start w:val="1"/>
      <w:numFmt w:val="decimal"/>
      <w:lvlText w:val="%4."/>
      <w:lvlJc w:val="left"/>
      <w:pPr>
        <w:tabs>
          <w:tab w:val="left" w:pos="2580"/>
        </w:tabs>
        <w:ind w:left="2580" w:hanging="420"/>
      </w:pPr>
    </w:lvl>
    <w:lvl w:ilvl="4">
      <w:start w:val="1"/>
      <w:numFmt w:val="lowerLetter"/>
      <w:lvlText w:val="%5)"/>
      <w:lvlJc w:val="left"/>
      <w:pPr>
        <w:tabs>
          <w:tab w:val="left" w:pos="3000"/>
        </w:tabs>
        <w:ind w:left="3000" w:hanging="420"/>
      </w:pPr>
    </w:lvl>
    <w:lvl w:ilvl="5">
      <w:start w:val="1"/>
      <w:numFmt w:val="lowerRoman"/>
      <w:lvlText w:val="%6."/>
      <w:lvlJc w:val="right"/>
      <w:pPr>
        <w:tabs>
          <w:tab w:val="left" w:pos="3420"/>
        </w:tabs>
        <w:ind w:left="3420" w:hanging="420"/>
      </w:pPr>
    </w:lvl>
    <w:lvl w:ilvl="6">
      <w:start w:val="1"/>
      <w:numFmt w:val="decimal"/>
      <w:lvlText w:val="%7."/>
      <w:lvlJc w:val="left"/>
      <w:pPr>
        <w:tabs>
          <w:tab w:val="left" w:pos="3840"/>
        </w:tabs>
        <w:ind w:left="3840" w:hanging="420"/>
      </w:pPr>
    </w:lvl>
    <w:lvl w:ilvl="7">
      <w:start w:val="1"/>
      <w:numFmt w:val="lowerLetter"/>
      <w:lvlText w:val="%8)"/>
      <w:lvlJc w:val="left"/>
      <w:pPr>
        <w:tabs>
          <w:tab w:val="left" w:pos="4260"/>
        </w:tabs>
        <w:ind w:left="4260" w:hanging="420"/>
      </w:pPr>
    </w:lvl>
    <w:lvl w:ilvl="8">
      <w:start w:val="1"/>
      <w:numFmt w:val="lowerRoman"/>
      <w:lvlText w:val="%9."/>
      <w:lvlJc w:val="right"/>
      <w:pPr>
        <w:tabs>
          <w:tab w:val="left" w:pos="4680"/>
        </w:tabs>
        <w:ind w:left="4680" w:hanging="420"/>
      </w:pPr>
    </w:lvl>
  </w:abstractNum>
  <w:abstractNum w:abstractNumId="10" w15:restartNumberingAfterBreak="0">
    <w:nsid w:val="646260FA"/>
    <w:multiLevelType w:val="multilevel"/>
    <w:tmpl w:val="646260FA"/>
    <w:lvl w:ilvl="0">
      <w:start w:val="1"/>
      <w:numFmt w:val="decimal"/>
      <w:pStyle w:val="a"/>
      <w:suff w:val="nothing"/>
      <w:lvlText w:val="表%1　"/>
      <w:lvlJc w:val="left"/>
      <w:rPr>
        <w:rFonts w:ascii="黑体" w:eastAsia="黑体" w:hAnsi="Times New Roman" w:cs="Times New Roman" w:hint="eastAsia"/>
        <w:b w:val="0"/>
        <w:i w:val="0"/>
        <w:sz w:val="21"/>
      </w:rPr>
    </w:lvl>
    <w:lvl w:ilvl="1">
      <w:start w:val="1"/>
      <w:numFmt w:val="decimal"/>
      <w:lvlText w:val="%1.%2"/>
      <w:lvlJc w:val="left"/>
      <w:pPr>
        <w:tabs>
          <w:tab w:val="left" w:pos="992"/>
        </w:tabs>
        <w:ind w:left="992" w:hanging="567"/>
      </w:pPr>
      <w:rPr>
        <w:rFonts w:cs="Times New Roman" w:hint="eastAsia"/>
      </w:rPr>
    </w:lvl>
    <w:lvl w:ilvl="2">
      <w:start w:val="1"/>
      <w:numFmt w:val="decimal"/>
      <w:lvlText w:val="%1.%2.%3"/>
      <w:lvlJc w:val="left"/>
      <w:pPr>
        <w:tabs>
          <w:tab w:val="left" w:pos="1418"/>
        </w:tabs>
        <w:ind w:left="1418" w:hanging="567"/>
      </w:pPr>
      <w:rPr>
        <w:rFonts w:cs="Times New Roman" w:hint="eastAsia"/>
      </w:rPr>
    </w:lvl>
    <w:lvl w:ilvl="3">
      <w:start w:val="1"/>
      <w:numFmt w:val="decimal"/>
      <w:lvlText w:val="%1.%2.%3.%4"/>
      <w:lvlJc w:val="left"/>
      <w:pPr>
        <w:tabs>
          <w:tab w:val="left" w:pos="1984"/>
        </w:tabs>
        <w:ind w:left="1984" w:hanging="708"/>
      </w:pPr>
      <w:rPr>
        <w:rFonts w:cs="Times New Roman" w:hint="eastAsia"/>
      </w:rPr>
    </w:lvl>
    <w:lvl w:ilvl="4">
      <w:start w:val="1"/>
      <w:numFmt w:val="decimal"/>
      <w:lvlText w:val="%1.%2.%3.%4.%5"/>
      <w:lvlJc w:val="left"/>
      <w:pPr>
        <w:tabs>
          <w:tab w:val="left" w:pos="2551"/>
        </w:tabs>
        <w:ind w:left="2551" w:hanging="850"/>
      </w:pPr>
      <w:rPr>
        <w:rFonts w:cs="Times New Roman" w:hint="eastAsia"/>
      </w:rPr>
    </w:lvl>
    <w:lvl w:ilvl="5">
      <w:start w:val="1"/>
      <w:numFmt w:val="decimal"/>
      <w:lvlText w:val="%1.%2.%3.%4.%5.%6"/>
      <w:lvlJc w:val="left"/>
      <w:pPr>
        <w:tabs>
          <w:tab w:val="left" w:pos="3260"/>
        </w:tabs>
        <w:ind w:left="3260" w:hanging="1134"/>
      </w:pPr>
      <w:rPr>
        <w:rFonts w:cs="Times New Roman" w:hint="eastAsia"/>
      </w:rPr>
    </w:lvl>
    <w:lvl w:ilvl="6">
      <w:start w:val="1"/>
      <w:numFmt w:val="decimal"/>
      <w:lvlText w:val="%1.%2.%3.%4.%5.%6.%7"/>
      <w:lvlJc w:val="left"/>
      <w:pPr>
        <w:tabs>
          <w:tab w:val="left" w:pos="3827"/>
        </w:tabs>
        <w:ind w:left="3827" w:hanging="1276"/>
      </w:pPr>
      <w:rPr>
        <w:rFonts w:cs="Times New Roman" w:hint="eastAsia"/>
      </w:rPr>
    </w:lvl>
    <w:lvl w:ilvl="7">
      <w:start w:val="1"/>
      <w:numFmt w:val="decimal"/>
      <w:lvlText w:val="%1.%2.%3.%4.%5.%6.%7.%8"/>
      <w:lvlJc w:val="left"/>
      <w:pPr>
        <w:tabs>
          <w:tab w:val="left" w:pos="4394"/>
        </w:tabs>
        <w:ind w:left="4394" w:hanging="1418"/>
      </w:pPr>
      <w:rPr>
        <w:rFonts w:cs="Times New Roman" w:hint="eastAsia"/>
      </w:rPr>
    </w:lvl>
    <w:lvl w:ilvl="8">
      <w:start w:val="1"/>
      <w:numFmt w:val="decimal"/>
      <w:lvlText w:val="%1.%2.%3.%4.%5.%6.%7.%8.%9"/>
      <w:lvlJc w:val="left"/>
      <w:pPr>
        <w:tabs>
          <w:tab w:val="left" w:pos="5102"/>
        </w:tabs>
        <w:ind w:left="5102" w:hanging="1700"/>
      </w:pPr>
      <w:rPr>
        <w:rFonts w:cs="Times New Roman" w:hint="eastAsia"/>
      </w:rPr>
    </w:lvl>
  </w:abstractNum>
  <w:abstractNum w:abstractNumId="11" w15:restartNumberingAfterBreak="0">
    <w:nsid w:val="76A01CA5"/>
    <w:multiLevelType w:val="multilevel"/>
    <w:tmpl w:val="76A01CA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6F43C54"/>
    <w:multiLevelType w:val="multilevel"/>
    <w:tmpl w:val="76F43C54"/>
    <w:lvl w:ilvl="0">
      <w:start w:val="1"/>
      <w:numFmt w:val="bullet"/>
      <w:lvlText w:val=""/>
      <w:lvlJc w:val="left"/>
      <w:pPr>
        <w:ind w:left="1680" w:hanging="420"/>
      </w:pPr>
      <w:rPr>
        <w:rFonts w:ascii="Wingdings" w:hAnsi="Wingdings" w:hint="default"/>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13" w15:restartNumberingAfterBreak="0">
    <w:nsid w:val="79FE4A01"/>
    <w:multiLevelType w:val="multilevel"/>
    <w:tmpl w:val="79FE4A01"/>
    <w:lvl w:ilvl="0">
      <w:start w:val="3"/>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num w:numId="1">
    <w:abstractNumId w:val="6"/>
  </w:num>
  <w:num w:numId="2">
    <w:abstractNumId w:val="4"/>
  </w:num>
  <w:num w:numId="3">
    <w:abstractNumId w:val="10"/>
  </w:num>
  <w:num w:numId="4">
    <w:abstractNumId w:val="12"/>
  </w:num>
  <w:num w:numId="5">
    <w:abstractNumId w:val="5"/>
  </w:num>
  <w:num w:numId="6">
    <w:abstractNumId w:val="7"/>
  </w:num>
  <w:num w:numId="7">
    <w:abstractNumId w:val="3"/>
  </w:num>
  <w:num w:numId="8">
    <w:abstractNumId w:val="2"/>
  </w:num>
  <w:num w:numId="9">
    <w:abstractNumId w:val="0"/>
  </w:num>
  <w:num w:numId="10">
    <w:abstractNumId w:val="1"/>
  </w:num>
  <w:num w:numId="11">
    <w:abstractNumId w:val="9"/>
  </w:num>
  <w:num w:numId="12">
    <w:abstractNumId w:val="11"/>
  </w:num>
  <w:num w:numId="13">
    <w:abstractNumId w:val="8"/>
  </w:num>
  <w:num w:numId="14">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用户">
    <w15:presenceInfo w15:providerId="None" w15:userId="Microsoft Office 用户"/>
  </w15:person>
  <w15:person w15:author="Administrator">
    <w15:presenceInfo w15:providerId="None" w15:userId="Administrator"/>
  </w15:person>
  <w15:person w15:author="zheng">
    <w15:presenceInfo w15:providerId="None" w15:userId="zheng"/>
  </w15:person>
  <w15:person w15:author="季芳 尤">
    <w15:presenceInfo w15:providerId="Windows Live" w15:userId="3f52fec54fe5167d"/>
  </w15:person>
  <w15:person w15:author="lenovo">
    <w15:presenceInfo w15:providerId="None" w15:userId="lenovo"/>
  </w15:person>
  <w15:person w15:author="思 林">
    <w15:presenceInfo w15:providerId="Windows Live" w15:userId="09ef260b480ecdbd"/>
  </w15:person>
  <w15:person w15:author="LinDan">
    <w15:presenceInfo w15:providerId="None" w15:userId="LinDan"/>
  </w15:person>
  <w15:person w15:author="林思">
    <w15:presenceInfo w15:providerId="None" w15:userId="林思"/>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hideSpellingErrors/>
  <w:proofState w:spelling="clean"/>
  <w:defaultTabStop w:val="420"/>
  <w:drawingGridVerticalSpacing w:val="156"/>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00172A27"/>
    <w:rsid w:val="00002A5B"/>
    <w:rsid w:val="00002FD2"/>
    <w:rsid w:val="00003FAA"/>
    <w:rsid w:val="00011422"/>
    <w:rsid w:val="00012B0E"/>
    <w:rsid w:val="00013796"/>
    <w:rsid w:val="00013818"/>
    <w:rsid w:val="0001399C"/>
    <w:rsid w:val="000144D8"/>
    <w:rsid w:val="00014587"/>
    <w:rsid w:val="00014623"/>
    <w:rsid w:val="00014946"/>
    <w:rsid w:val="00015BC9"/>
    <w:rsid w:val="00016041"/>
    <w:rsid w:val="000179CE"/>
    <w:rsid w:val="00017F60"/>
    <w:rsid w:val="000208B8"/>
    <w:rsid w:val="00021BB0"/>
    <w:rsid w:val="00022389"/>
    <w:rsid w:val="0002264C"/>
    <w:rsid w:val="000256A1"/>
    <w:rsid w:val="000257C1"/>
    <w:rsid w:val="000258CE"/>
    <w:rsid w:val="00026109"/>
    <w:rsid w:val="00030531"/>
    <w:rsid w:val="0003170E"/>
    <w:rsid w:val="000324B3"/>
    <w:rsid w:val="0003276C"/>
    <w:rsid w:val="00033145"/>
    <w:rsid w:val="00034C25"/>
    <w:rsid w:val="00034F66"/>
    <w:rsid w:val="00034FDB"/>
    <w:rsid w:val="0003506F"/>
    <w:rsid w:val="0003784B"/>
    <w:rsid w:val="00040E86"/>
    <w:rsid w:val="000422BC"/>
    <w:rsid w:val="000436DF"/>
    <w:rsid w:val="00043F44"/>
    <w:rsid w:val="0004452A"/>
    <w:rsid w:val="00044B23"/>
    <w:rsid w:val="00044DB0"/>
    <w:rsid w:val="0004533C"/>
    <w:rsid w:val="00046178"/>
    <w:rsid w:val="0004647D"/>
    <w:rsid w:val="000477AC"/>
    <w:rsid w:val="000478BA"/>
    <w:rsid w:val="0005104D"/>
    <w:rsid w:val="0005133F"/>
    <w:rsid w:val="000519B1"/>
    <w:rsid w:val="00051B1B"/>
    <w:rsid w:val="0005218C"/>
    <w:rsid w:val="000531DC"/>
    <w:rsid w:val="00053AC2"/>
    <w:rsid w:val="00053B0C"/>
    <w:rsid w:val="00053F0F"/>
    <w:rsid w:val="00056861"/>
    <w:rsid w:val="000604AC"/>
    <w:rsid w:val="00060537"/>
    <w:rsid w:val="0006055A"/>
    <w:rsid w:val="000608FB"/>
    <w:rsid w:val="000612EB"/>
    <w:rsid w:val="00062973"/>
    <w:rsid w:val="000636AE"/>
    <w:rsid w:val="00063E0D"/>
    <w:rsid w:val="0006423E"/>
    <w:rsid w:val="00064BD5"/>
    <w:rsid w:val="00064F02"/>
    <w:rsid w:val="000658B8"/>
    <w:rsid w:val="00066A1D"/>
    <w:rsid w:val="00067988"/>
    <w:rsid w:val="00070997"/>
    <w:rsid w:val="00071D37"/>
    <w:rsid w:val="00071DFF"/>
    <w:rsid w:val="00071E17"/>
    <w:rsid w:val="00073405"/>
    <w:rsid w:val="00073F56"/>
    <w:rsid w:val="0007436C"/>
    <w:rsid w:val="00075D65"/>
    <w:rsid w:val="00077E0E"/>
    <w:rsid w:val="000822F3"/>
    <w:rsid w:val="00082B25"/>
    <w:rsid w:val="00084295"/>
    <w:rsid w:val="00085E08"/>
    <w:rsid w:val="00085F5F"/>
    <w:rsid w:val="0008674E"/>
    <w:rsid w:val="00086E5F"/>
    <w:rsid w:val="00087561"/>
    <w:rsid w:val="0009009A"/>
    <w:rsid w:val="000903F8"/>
    <w:rsid w:val="00090614"/>
    <w:rsid w:val="00090676"/>
    <w:rsid w:val="00090984"/>
    <w:rsid w:val="00091DE9"/>
    <w:rsid w:val="000929F3"/>
    <w:rsid w:val="00092CDF"/>
    <w:rsid w:val="000945EB"/>
    <w:rsid w:val="000954B2"/>
    <w:rsid w:val="00095618"/>
    <w:rsid w:val="00095E78"/>
    <w:rsid w:val="000975E6"/>
    <w:rsid w:val="000A01F7"/>
    <w:rsid w:val="000A0931"/>
    <w:rsid w:val="000A115B"/>
    <w:rsid w:val="000A4288"/>
    <w:rsid w:val="000A4D21"/>
    <w:rsid w:val="000A61E7"/>
    <w:rsid w:val="000A6C62"/>
    <w:rsid w:val="000A74CA"/>
    <w:rsid w:val="000B0FFF"/>
    <w:rsid w:val="000B28FD"/>
    <w:rsid w:val="000B2D91"/>
    <w:rsid w:val="000B3484"/>
    <w:rsid w:val="000B348F"/>
    <w:rsid w:val="000B384E"/>
    <w:rsid w:val="000B4910"/>
    <w:rsid w:val="000B5497"/>
    <w:rsid w:val="000B59A2"/>
    <w:rsid w:val="000B5CE7"/>
    <w:rsid w:val="000B7D7E"/>
    <w:rsid w:val="000C1203"/>
    <w:rsid w:val="000C5274"/>
    <w:rsid w:val="000C52D4"/>
    <w:rsid w:val="000C5577"/>
    <w:rsid w:val="000C5583"/>
    <w:rsid w:val="000C66A8"/>
    <w:rsid w:val="000C6D4A"/>
    <w:rsid w:val="000C6E5E"/>
    <w:rsid w:val="000C7559"/>
    <w:rsid w:val="000D14F1"/>
    <w:rsid w:val="000D20D4"/>
    <w:rsid w:val="000D2BF7"/>
    <w:rsid w:val="000D2FF1"/>
    <w:rsid w:val="000D451A"/>
    <w:rsid w:val="000D4949"/>
    <w:rsid w:val="000D4DE0"/>
    <w:rsid w:val="000D5CDE"/>
    <w:rsid w:val="000D735A"/>
    <w:rsid w:val="000E01C6"/>
    <w:rsid w:val="000E0BE9"/>
    <w:rsid w:val="000E1E14"/>
    <w:rsid w:val="000E2984"/>
    <w:rsid w:val="000E2AF5"/>
    <w:rsid w:val="000E2EFC"/>
    <w:rsid w:val="000E309E"/>
    <w:rsid w:val="000E3283"/>
    <w:rsid w:val="000E3C94"/>
    <w:rsid w:val="000E3D9E"/>
    <w:rsid w:val="000E4E28"/>
    <w:rsid w:val="000E4E2C"/>
    <w:rsid w:val="000E5426"/>
    <w:rsid w:val="000E6512"/>
    <w:rsid w:val="000E70E7"/>
    <w:rsid w:val="000F13EA"/>
    <w:rsid w:val="000F1487"/>
    <w:rsid w:val="000F15C2"/>
    <w:rsid w:val="000F171E"/>
    <w:rsid w:val="000F184D"/>
    <w:rsid w:val="000F19EB"/>
    <w:rsid w:val="000F21F0"/>
    <w:rsid w:val="000F5599"/>
    <w:rsid w:val="000F5C52"/>
    <w:rsid w:val="000F5EA5"/>
    <w:rsid w:val="000F7265"/>
    <w:rsid w:val="000F7357"/>
    <w:rsid w:val="000F79C4"/>
    <w:rsid w:val="000F79F6"/>
    <w:rsid w:val="000F7EE5"/>
    <w:rsid w:val="0010078C"/>
    <w:rsid w:val="00100B00"/>
    <w:rsid w:val="0010192F"/>
    <w:rsid w:val="00101D12"/>
    <w:rsid w:val="0010210F"/>
    <w:rsid w:val="00102786"/>
    <w:rsid w:val="00104140"/>
    <w:rsid w:val="00105F68"/>
    <w:rsid w:val="001069F6"/>
    <w:rsid w:val="00107AF0"/>
    <w:rsid w:val="00107DE1"/>
    <w:rsid w:val="00110015"/>
    <w:rsid w:val="001100AD"/>
    <w:rsid w:val="001104B6"/>
    <w:rsid w:val="001108C7"/>
    <w:rsid w:val="00112046"/>
    <w:rsid w:val="00112CD2"/>
    <w:rsid w:val="00112FB5"/>
    <w:rsid w:val="00113211"/>
    <w:rsid w:val="00113D83"/>
    <w:rsid w:val="00113E28"/>
    <w:rsid w:val="00114D69"/>
    <w:rsid w:val="00115323"/>
    <w:rsid w:val="00115351"/>
    <w:rsid w:val="00116DE8"/>
    <w:rsid w:val="00117233"/>
    <w:rsid w:val="00120051"/>
    <w:rsid w:val="00120CBD"/>
    <w:rsid w:val="0012120B"/>
    <w:rsid w:val="00121F90"/>
    <w:rsid w:val="001223B0"/>
    <w:rsid w:val="0012265D"/>
    <w:rsid w:val="00122A1A"/>
    <w:rsid w:val="001255F3"/>
    <w:rsid w:val="00127802"/>
    <w:rsid w:val="00127D91"/>
    <w:rsid w:val="00130689"/>
    <w:rsid w:val="001317BF"/>
    <w:rsid w:val="001323E1"/>
    <w:rsid w:val="00132EC4"/>
    <w:rsid w:val="00133064"/>
    <w:rsid w:val="001333E6"/>
    <w:rsid w:val="001334AB"/>
    <w:rsid w:val="00136619"/>
    <w:rsid w:val="0013701C"/>
    <w:rsid w:val="00140746"/>
    <w:rsid w:val="0014221C"/>
    <w:rsid w:val="001455BB"/>
    <w:rsid w:val="00145E70"/>
    <w:rsid w:val="001462DB"/>
    <w:rsid w:val="001463F9"/>
    <w:rsid w:val="00146E66"/>
    <w:rsid w:val="001472B7"/>
    <w:rsid w:val="001472FD"/>
    <w:rsid w:val="00150FDE"/>
    <w:rsid w:val="0015181F"/>
    <w:rsid w:val="001518E0"/>
    <w:rsid w:val="00152181"/>
    <w:rsid w:val="00152905"/>
    <w:rsid w:val="0015585E"/>
    <w:rsid w:val="00157978"/>
    <w:rsid w:val="00157BEF"/>
    <w:rsid w:val="00160037"/>
    <w:rsid w:val="00162642"/>
    <w:rsid w:val="001631C6"/>
    <w:rsid w:val="00163650"/>
    <w:rsid w:val="00163E35"/>
    <w:rsid w:val="00164363"/>
    <w:rsid w:val="00164747"/>
    <w:rsid w:val="001654BF"/>
    <w:rsid w:val="001663F5"/>
    <w:rsid w:val="00166473"/>
    <w:rsid w:val="001677F3"/>
    <w:rsid w:val="00170CEE"/>
    <w:rsid w:val="001714E4"/>
    <w:rsid w:val="00172A27"/>
    <w:rsid w:val="00172A82"/>
    <w:rsid w:val="0017444C"/>
    <w:rsid w:val="00174DFF"/>
    <w:rsid w:val="00175CBF"/>
    <w:rsid w:val="00176635"/>
    <w:rsid w:val="0017726C"/>
    <w:rsid w:val="00177373"/>
    <w:rsid w:val="00177BAC"/>
    <w:rsid w:val="00180B12"/>
    <w:rsid w:val="00180D8D"/>
    <w:rsid w:val="00180E24"/>
    <w:rsid w:val="001812F4"/>
    <w:rsid w:val="001825EF"/>
    <w:rsid w:val="00184F9E"/>
    <w:rsid w:val="00185E00"/>
    <w:rsid w:val="00187910"/>
    <w:rsid w:val="00187C94"/>
    <w:rsid w:val="00190F52"/>
    <w:rsid w:val="00190F6A"/>
    <w:rsid w:val="00191974"/>
    <w:rsid w:val="00191AB7"/>
    <w:rsid w:val="00193C0C"/>
    <w:rsid w:val="001941F6"/>
    <w:rsid w:val="00194A14"/>
    <w:rsid w:val="0019545C"/>
    <w:rsid w:val="00195A3B"/>
    <w:rsid w:val="001963A5"/>
    <w:rsid w:val="001969B2"/>
    <w:rsid w:val="001A0BD0"/>
    <w:rsid w:val="001A2E33"/>
    <w:rsid w:val="001A3605"/>
    <w:rsid w:val="001A40F1"/>
    <w:rsid w:val="001A477F"/>
    <w:rsid w:val="001A4B6B"/>
    <w:rsid w:val="001A4CF2"/>
    <w:rsid w:val="001A51E8"/>
    <w:rsid w:val="001A5316"/>
    <w:rsid w:val="001A573E"/>
    <w:rsid w:val="001A5A95"/>
    <w:rsid w:val="001A5F44"/>
    <w:rsid w:val="001A63C8"/>
    <w:rsid w:val="001A64D3"/>
    <w:rsid w:val="001A6A8A"/>
    <w:rsid w:val="001A6B15"/>
    <w:rsid w:val="001A6E21"/>
    <w:rsid w:val="001A719B"/>
    <w:rsid w:val="001A767A"/>
    <w:rsid w:val="001A7B69"/>
    <w:rsid w:val="001B1599"/>
    <w:rsid w:val="001B38B3"/>
    <w:rsid w:val="001B3D1C"/>
    <w:rsid w:val="001B3FDB"/>
    <w:rsid w:val="001B4C78"/>
    <w:rsid w:val="001B51D8"/>
    <w:rsid w:val="001B5A1C"/>
    <w:rsid w:val="001B6A37"/>
    <w:rsid w:val="001C2AEE"/>
    <w:rsid w:val="001C394C"/>
    <w:rsid w:val="001C39D1"/>
    <w:rsid w:val="001C3A90"/>
    <w:rsid w:val="001C5CAF"/>
    <w:rsid w:val="001C5E45"/>
    <w:rsid w:val="001C61D4"/>
    <w:rsid w:val="001C6573"/>
    <w:rsid w:val="001C7443"/>
    <w:rsid w:val="001C79AA"/>
    <w:rsid w:val="001C7C29"/>
    <w:rsid w:val="001D0071"/>
    <w:rsid w:val="001D1E60"/>
    <w:rsid w:val="001D284A"/>
    <w:rsid w:val="001D2C68"/>
    <w:rsid w:val="001D4117"/>
    <w:rsid w:val="001D619B"/>
    <w:rsid w:val="001D62D7"/>
    <w:rsid w:val="001D76D1"/>
    <w:rsid w:val="001E05F1"/>
    <w:rsid w:val="001E09EE"/>
    <w:rsid w:val="001E1F10"/>
    <w:rsid w:val="001E29E4"/>
    <w:rsid w:val="001E2C11"/>
    <w:rsid w:val="001E2D6F"/>
    <w:rsid w:val="001E4CA3"/>
    <w:rsid w:val="001E4FBF"/>
    <w:rsid w:val="001F07E6"/>
    <w:rsid w:val="001F122F"/>
    <w:rsid w:val="001F14A6"/>
    <w:rsid w:val="001F1804"/>
    <w:rsid w:val="001F25E0"/>
    <w:rsid w:val="001F35C9"/>
    <w:rsid w:val="001F3B9C"/>
    <w:rsid w:val="001F3C4B"/>
    <w:rsid w:val="001F499C"/>
    <w:rsid w:val="001F57D4"/>
    <w:rsid w:val="001F5CC0"/>
    <w:rsid w:val="001F637B"/>
    <w:rsid w:val="002014E8"/>
    <w:rsid w:val="00202670"/>
    <w:rsid w:val="00205703"/>
    <w:rsid w:val="00206A6F"/>
    <w:rsid w:val="00206CD9"/>
    <w:rsid w:val="00207A2D"/>
    <w:rsid w:val="00207AEF"/>
    <w:rsid w:val="00207B3E"/>
    <w:rsid w:val="002100D6"/>
    <w:rsid w:val="00210FEB"/>
    <w:rsid w:val="0021408D"/>
    <w:rsid w:val="0021474F"/>
    <w:rsid w:val="00214D79"/>
    <w:rsid w:val="0021605B"/>
    <w:rsid w:val="002165A2"/>
    <w:rsid w:val="00216E7E"/>
    <w:rsid w:val="00216F7B"/>
    <w:rsid w:val="002171DB"/>
    <w:rsid w:val="00217467"/>
    <w:rsid w:val="00217791"/>
    <w:rsid w:val="00220117"/>
    <w:rsid w:val="00220ADA"/>
    <w:rsid w:val="00221942"/>
    <w:rsid w:val="00221A37"/>
    <w:rsid w:val="002225CA"/>
    <w:rsid w:val="00222B99"/>
    <w:rsid w:val="00223618"/>
    <w:rsid w:val="00223646"/>
    <w:rsid w:val="00223BAB"/>
    <w:rsid w:val="002252C5"/>
    <w:rsid w:val="002258AA"/>
    <w:rsid w:val="002274B7"/>
    <w:rsid w:val="00227B00"/>
    <w:rsid w:val="00227C4A"/>
    <w:rsid w:val="00230470"/>
    <w:rsid w:val="0023373A"/>
    <w:rsid w:val="002337C4"/>
    <w:rsid w:val="002346D8"/>
    <w:rsid w:val="00236010"/>
    <w:rsid w:val="0023618A"/>
    <w:rsid w:val="00236D3D"/>
    <w:rsid w:val="00237496"/>
    <w:rsid w:val="002376C8"/>
    <w:rsid w:val="002401DE"/>
    <w:rsid w:val="002409BC"/>
    <w:rsid w:val="00241047"/>
    <w:rsid w:val="002420A5"/>
    <w:rsid w:val="0024283D"/>
    <w:rsid w:val="00242F68"/>
    <w:rsid w:val="00243168"/>
    <w:rsid w:val="0024393F"/>
    <w:rsid w:val="0024476B"/>
    <w:rsid w:val="00244935"/>
    <w:rsid w:val="00245035"/>
    <w:rsid w:val="00245090"/>
    <w:rsid w:val="002460D8"/>
    <w:rsid w:val="00246F41"/>
    <w:rsid w:val="00250A21"/>
    <w:rsid w:val="00251D27"/>
    <w:rsid w:val="002534C1"/>
    <w:rsid w:val="0025475A"/>
    <w:rsid w:val="0025490D"/>
    <w:rsid w:val="00254F45"/>
    <w:rsid w:val="002559E1"/>
    <w:rsid w:val="00255D60"/>
    <w:rsid w:val="00255F09"/>
    <w:rsid w:val="00255F51"/>
    <w:rsid w:val="002566E8"/>
    <w:rsid w:val="0025674E"/>
    <w:rsid w:val="002569FF"/>
    <w:rsid w:val="00256B63"/>
    <w:rsid w:val="00257007"/>
    <w:rsid w:val="00257107"/>
    <w:rsid w:val="00257A86"/>
    <w:rsid w:val="00257FD7"/>
    <w:rsid w:val="002601A5"/>
    <w:rsid w:val="00261B22"/>
    <w:rsid w:val="00262492"/>
    <w:rsid w:val="00265964"/>
    <w:rsid w:val="0026599C"/>
    <w:rsid w:val="00265B9A"/>
    <w:rsid w:val="00265C74"/>
    <w:rsid w:val="00265E13"/>
    <w:rsid w:val="0026677F"/>
    <w:rsid w:val="002669A6"/>
    <w:rsid w:val="00266CA0"/>
    <w:rsid w:val="00266E12"/>
    <w:rsid w:val="002676BF"/>
    <w:rsid w:val="00267771"/>
    <w:rsid w:val="00270379"/>
    <w:rsid w:val="00271EC1"/>
    <w:rsid w:val="002724C2"/>
    <w:rsid w:val="00272D94"/>
    <w:rsid w:val="00272DA2"/>
    <w:rsid w:val="00273A72"/>
    <w:rsid w:val="002744CB"/>
    <w:rsid w:val="00274A37"/>
    <w:rsid w:val="00274CC8"/>
    <w:rsid w:val="00275320"/>
    <w:rsid w:val="002768E3"/>
    <w:rsid w:val="00276E11"/>
    <w:rsid w:val="002771AA"/>
    <w:rsid w:val="00277246"/>
    <w:rsid w:val="002776E5"/>
    <w:rsid w:val="00277D27"/>
    <w:rsid w:val="00280BA1"/>
    <w:rsid w:val="002810BF"/>
    <w:rsid w:val="00281167"/>
    <w:rsid w:val="00281ECA"/>
    <w:rsid w:val="002849ED"/>
    <w:rsid w:val="002858EC"/>
    <w:rsid w:val="0028615D"/>
    <w:rsid w:val="00287F57"/>
    <w:rsid w:val="00290A78"/>
    <w:rsid w:val="00290DE2"/>
    <w:rsid w:val="00293297"/>
    <w:rsid w:val="00293D10"/>
    <w:rsid w:val="0029505F"/>
    <w:rsid w:val="00295AA7"/>
    <w:rsid w:val="00296AFD"/>
    <w:rsid w:val="002979E2"/>
    <w:rsid w:val="002A05C3"/>
    <w:rsid w:val="002A0852"/>
    <w:rsid w:val="002A0F39"/>
    <w:rsid w:val="002A155A"/>
    <w:rsid w:val="002A33D5"/>
    <w:rsid w:val="002A457F"/>
    <w:rsid w:val="002A55F0"/>
    <w:rsid w:val="002A562E"/>
    <w:rsid w:val="002A5EB2"/>
    <w:rsid w:val="002A66B1"/>
    <w:rsid w:val="002A6C21"/>
    <w:rsid w:val="002A6EA5"/>
    <w:rsid w:val="002A73ED"/>
    <w:rsid w:val="002A7C08"/>
    <w:rsid w:val="002B1AC4"/>
    <w:rsid w:val="002B1F3D"/>
    <w:rsid w:val="002B30B6"/>
    <w:rsid w:val="002B335D"/>
    <w:rsid w:val="002B47D4"/>
    <w:rsid w:val="002B5319"/>
    <w:rsid w:val="002B79B7"/>
    <w:rsid w:val="002C1B3F"/>
    <w:rsid w:val="002C1D4D"/>
    <w:rsid w:val="002C2C22"/>
    <w:rsid w:val="002C4483"/>
    <w:rsid w:val="002C4962"/>
    <w:rsid w:val="002C5678"/>
    <w:rsid w:val="002C5849"/>
    <w:rsid w:val="002C5A74"/>
    <w:rsid w:val="002C5CF6"/>
    <w:rsid w:val="002C5DCC"/>
    <w:rsid w:val="002C5E5E"/>
    <w:rsid w:val="002C711E"/>
    <w:rsid w:val="002C71CE"/>
    <w:rsid w:val="002C7821"/>
    <w:rsid w:val="002D11D4"/>
    <w:rsid w:val="002D14E2"/>
    <w:rsid w:val="002D2148"/>
    <w:rsid w:val="002D3165"/>
    <w:rsid w:val="002D324C"/>
    <w:rsid w:val="002D3278"/>
    <w:rsid w:val="002D3609"/>
    <w:rsid w:val="002D36B3"/>
    <w:rsid w:val="002D405A"/>
    <w:rsid w:val="002D4946"/>
    <w:rsid w:val="002D4E0D"/>
    <w:rsid w:val="002D561E"/>
    <w:rsid w:val="002D6004"/>
    <w:rsid w:val="002D751C"/>
    <w:rsid w:val="002D7760"/>
    <w:rsid w:val="002D77F7"/>
    <w:rsid w:val="002D7B59"/>
    <w:rsid w:val="002E0028"/>
    <w:rsid w:val="002E1DEE"/>
    <w:rsid w:val="002E1F45"/>
    <w:rsid w:val="002E2849"/>
    <w:rsid w:val="002E32D8"/>
    <w:rsid w:val="002E38E7"/>
    <w:rsid w:val="002E48D3"/>
    <w:rsid w:val="002E538A"/>
    <w:rsid w:val="002E5795"/>
    <w:rsid w:val="002E6B49"/>
    <w:rsid w:val="002E6C24"/>
    <w:rsid w:val="002E71FC"/>
    <w:rsid w:val="002E7460"/>
    <w:rsid w:val="002E7F2A"/>
    <w:rsid w:val="002F0A3E"/>
    <w:rsid w:val="002F0BCC"/>
    <w:rsid w:val="002F1444"/>
    <w:rsid w:val="002F233F"/>
    <w:rsid w:val="002F3B1F"/>
    <w:rsid w:val="002F462E"/>
    <w:rsid w:val="002F47F8"/>
    <w:rsid w:val="002F4EE9"/>
    <w:rsid w:val="002F636C"/>
    <w:rsid w:val="002F649D"/>
    <w:rsid w:val="002F67B4"/>
    <w:rsid w:val="002F6F57"/>
    <w:rsid w:val="002F77B0"/>
    <w:rsid w:val="003019FB"/>
    <w:rsid w:val="0030274C"/>
    <w:rsid w:val="00302D07"/>
    <w:rsid w:val="00305121"/>
    <w:rsid w:val="00305471"/>
    <w:rsid w:val="003058A5"/>
    <w:rsid w:val="00305CE4"/>
    <w:rsid w:val="003065E4"/>
    <w:rsid w:val="003065E7"/>
    <w:rsid w:val="00307183"/>
    <w:rsid w:val="003103C2"/>
    <w:rsid w:val="003103CB"/>
    <w:rsid w:val="00310676"/>
    <w:rsid w:val="00310D61"/>
    <w:rsid w:val="003111B8"/>
    <w:rsid w:val="00311282"/>
    <w:rsid w:val="00311298"/>
    <w:rsid w:val="0031212B"/>
    <w:rsid w:val="00312915"/>
    <w:rsid w:val="003134E2"/>
    <w:rsid w:val="00313CEE"/>
    <w:rsid w:val="003152DA"/>
    <w:rsid w:val="00316052"/>
    <w:rsid w:val="00317C67"/>
    <w:rsid w:val="003222AB"/>
    <w:rsid w:val="003228FB"/>
    <w:rsid w:val="00322E7F"/>
    <w:rsid w:val="003240D9"/>
    <w:rsid w:val="0032438D"/>
    <w:rsid w:val="0032491D"/>
    <w:rsid w:val="00325DB4"/>
    <w:rsid w:val="00325E60"/>
    <w:rsid w:val="0032650D"/>
    <w:rsid w:val="003274CE"/>
    <w:rsid w:val="0032789D"/>
    <w:rsid w:val="00330B1B"/>
    <w:rsid w:val="00330F6E"/>
    <w:rsid w:val="003319AA"/>
    <w:rsid w:val="00332275"/>
    <w:rsid w:val="00332B87"/>
    <w:rsid w:val="00333D25"/>
    <w:rsid w:val="00334016"/>
    <w:rsid w:val="0033593B"/>
    <w:rsid w:val="00336271"/>
    <w:rsid w:val="003365A4"/>
    <w:rsid w:val="00336B85"/>
    <w:rsid w:val="00337436"/>
    <w:rsid w:val="003378EA"/>
    <w:rsid w:val="00341682"/>
    <w:rsid w:val="003418C3"/>
    <w:rsid w:val="003419A5"/>
    <w:rsid w:val="003425D6"/>
    <w:rsid w:val="003429A0"/>
    <w:rsid w:val="003438A3"/>
    <w:rsid w:val="00344C61"/>
    <w:rsid w:val="00344F3D"/>
    <w:rsid w:val="00345A7F"/>
    <w:rsid w:val="00345D98"/>
    <w:rsid w:val="00346520"/>
    <w:rsid w:val="003504C7"/>
    <w:rsid w:val="00351248"/>
    <w:rsid w:val="00352067"/>
    <w:rsid w:val="00352074"/>
    <w:rsid w:val="00352C8E"/>
    <w:rsid w:val="00353582"/>
    <w:rsid w:val="0035443B"/>
    <w:rsid w:val="00354A9D"/>
    <w:rsid w:val="00354C43"/>
    <w:rsid w:val="003575F3"/>
    <w:rsid w:val="003614B6"/>
    <w:rsid w:val="0036192C"/>
    <w:rsid w:val="00361F9E"/>
    <w:rsid w:val="0036239B"/>
    <w:rsid w:val="00363387"/>
    <w:rsid w:val="00363C82"/>
    <w:rsid w:val="0036571C"/>
    <w:rsid w:val="003669DC"/>
    <w:rsid w:val="0036718A"/>
    <w:rsid w:val="003702B7"/>
    <w:rsid w:val="003706CD"/>
    <w:rsid w:val="00370C1E"/>
    <w:rsid w:val="003726DA"/>
    <w:rsid w:val="003733B7"/>
    <w:rsid w:val="00374CCA"/>
    <w:rsid w:val="00376517"/>
    <w:rsid w:val="00376EF5"/>
    <w:rsid w:val="003771CE"/>
    <w:rsid w:val="003776BE"/>
    <w:rsid w:val="003824CB"/>
    <w:rsid w:val="00383521"/>
    <w:rsid w:val="00383D7B"/>
    <w:rsid w:val="003843EA"/>
    <w:rsid w:val="00384A2B"/>
    <w:rsid w:val="003852FF"/>
    <w:rsid w:val="00386206"/>
    <w:rsid w:val="003862A1"/>
    <w:rsid w:val="00386F32"/>
    <w:rsid w:val="00387B30"/>
    <w:rsid w:val="00387C83"/>
    <w:rsid w:val="00390136"/>
    <w:rsid w:val="00390865"/>
    <w:rsid w:val="00391C4F"/>
    <w:rsid w:val="00392AB0"/>
    <w:rsid w:val="00395624"/>
    <w:rsid w:val="00395B2B"/>
    <w:rsid w:val="00396115"/>
    <w:rsid w:val="00396A8A"/>
    <w:rsid w:val="0039732C"/>
    <w:rsid w:val="003A13EC"/>
    <w:rsid w:val="003A2106"/>
    <w:rsid w:val="003A498D"/>
    <w:rsid w:val="003A6FED"/>
    <w:rsid w:val="003A7CDF"/>
    <w:rsid w:val="003B051E"/>
    <w:rsid w:val="003B1350"/>
    <w:rsid w:val="003B141D"/>
    <w:rsid w:val="003B1C89"/>
    <w:rsid w:val="003B1EAB"/>
    <w:rsid w:val="003B31A4"/>
    <w:rsid w:val="003B3F51"/>
    <w:rsid w:val="003B4069"/>
    <w:rsid w:val="003B44E5"/>
    <w:rsid w:val="003B4569"/>
    <w:rsid w:val="003B56F1"/>
    <w:rsid w:val="003B7A12"/>
    <w:rsid w:val="003B7C6B"/>
    <w:rsid w:val="003B7FD5"/>
    <w:rsid w:val="003C15FC"/>
    <w:rsid w:val="003C1D58"/>
    <w:rsid w:val="003C1D67"/>
    <w:rsid w:val="003C4E83"/>
    <w:rsid w:val="003C5963"/>
    <w:rsid w:val="003C5E5A"/>
    <w:rsid w:val="003C60F6"/>
    <w:rsid w:val="003C62DA"/>
    <w:rsid w:val="003C6B50"/>
    <w:rsid w:val="003C6D61"/>
    <w:rsid w:val="003D0234"/>
    <w:rsid w:val="003D035B"/>
    <w:rsid w:val="003D09AB"/>
    <w:rsid w:val="003D180B"/>
    <w:rsid w:val="003D2AA2"/>
    <w:rsid w:val="003D53F0"/>
    <w:rsid w:val="003D6054"/>
    <w:rsid w:val="003D721E"/>
    <w:rsid w:val="003D74D0"/>
    <w:rsid w:val="003D772B"/>
    <w:rsid w:val="003E04DA"/>
    <w:rsid w:val="003E0A18"/>
    <w:rsid w:val="003E0C2F"/>
    <w:rsid w:val="003E2216"/>
    <w:rsid w:val="003E262F"/>
    <w:rsid w:val="003E3C08"/>
    <w:rsid w:val="003E3FAF"/>
    <w:rsid w:val="003E4C43"/>
    <w:rsid w:val="003E69DB"/>
    <w:rsid w:val="003E6F32"/>
    <w:rsid w:val="003E79D1"/>
    <w:rsid w:val="003E7B8C"/>
    <w:rsid w:val="003F0788"/>
    <w:rsid w:val="003F1852"/>
    <w:rsid w:val="003F2355"/>
    <w:rsid w:val="003F2674"/>
    <w:rsid w:val="003F28C6"/>
    <w:rsid w:val="003F2A24"/>
    <w:rsid w:val="003F31D0"/>
    <w:rsid w:val="003F32DE"/>
    <w:rsid w:val="003F5A1B"/>
    <w:rsid w:val="003F5C60"/>
    <w:rsid w:val="003F7A4D"/>
    <w:rsid w:val="00400641"/>
    <w:rsid w:val="00400A6A"/>
    <w:rsid w:val="0040291D"/>
    <w:rsid w:val="0040583F"/>
    <w:rsid w:val="004071A4"/>
    <w:rsid w:val="00407655"/>
    <w:rsid w:val="00407ECA"/>
    <w:rsid w:val="00411404"/>
    <w:rsid w:val="004119DE"/>
    <w:rsid w:val="00411BAE"/>
    <w:rsid w:val="00412EC8"/>
    <w:rsid w:val="0041536B"/>
    <w:rsid w:val="00415DB6"/>
    <w:rsid w:val="00415F38"/>
    <w:rsid w:val="0041620F"/>
    <w:rsid w:val="00417A8D"/>
    <w:rsid w:val="00420654"/>
    <w:rsid w:val="00420902"/>
    <w:rsid w:val="00423661"/>
    <w:rsid w:val="0042372C"/>
    <w:rsid w:val="0042439A"/>
    <w:rsid w:val="00425609"/>
    <w:rsid w:val="004258B8"/>
    <w:rsid w:val="00425A98"/>
    <w:rsid w:val="00425F4D"/>
    <w:rsid w:val="00426952"/>
    <w:rsid w:val="00426FCF"/>
    <w:rsid w:val="00426FD9"/>
    <w:rsid w:val="00427185"/>
    <w:rsid w:val="00430067"/>
    <w:rsid w:val="00430684"/>
    <w:rsid w:val="00430F2F"/>
    <w:rsid w:val="004331F7"/>
    <w:rsid w:val="00433A4E"/>
    <w:rsid w:val="00433BA7"/>
    <w:rsid w:val="00433CB4"/>
    <w:rsid w:val="004349FB"/>
    <w:rsid w:val="004359AF"/>
    <w:rsid w:val="004361FD"/>
    <w:rsid w:val="004373B1"/>
    <w:rsid w:val="004374DE"/>
    <w:rsid w:val="00437D30"/>
    <w:rsid w:val="00440268"/>
    <w:rsid w:val="0044087A"/>
    <w:rsid w:val="004415C1"/>
    <w:rsid w:val="00441D1E"/>
    <w:rsid w:val="0044218E"/>
    <w:rsid w:val="0044368E"/>
    <w:rsid w:val="004440D6"/>
    <w:rsid w:val="00444397"/>
    <w:rsid w:val="0044472C"/>
    <w:rsid w:val="0044493E"/>
    <w:rsid w:val="00446691"/>
    <w:rsid w:val="00450354"/>
    <w:rsid w:val="004506FD"/>
    <w:rsid w:val="00450C6A"/>
    <w:rsid w:val="0045268B"/>
    <w:rsid w:val="00452BE5"/>
    <w:rsid w:val="00453F42"/>
    <w:rsid w:val="004542B8"/>
    <w:rsid w:val="00454D83"/>
    <w:rsid w:val="0045508C"/>
    <w:rsid w:val="00455AA0"/>
    <w:rsid w:val="0045652A"/>
    <w:rsid w:val="004565AF"/>
    <w:rsid w:val="004612CE"/>
    <w:rsid w:val="00461A31"/>
    <w:rsid w:val="00462087"/>
    <w:rsid w:val="0046223B"/>
    <w:rsid w:val="004624CA"/>
    <w:rsid w:val="00462E2D"/>
    <w:rsid w:val="004633DD"/>
    <w:rsid w:val="0046342A"/>
    <w:rsid w:val="004651FE"/>
    <w:rsid w:val="004655C2"/>
    <w:rsid w:val="004658EF"/>
    <w:rsid w:val="00465F43"/>
    <w:rsid w:val="00466A3B"/>
    <w:rsid w:val="004670C4"/>
    <w:rsid w:val="00470094"/>
    <w:rsid w:val="00471695"/>
    <w:rsid w:val="004727E3"/>
    <w:rsid w:val="00472AB9"/>
    <w:rsid w:val="00472B37"/>
    <w:rsid w:val="00472B51"/>
    <w:rsid w:val="00472DB2"/>
    <w:rsid w:val="00472EB8"/>
    <w:rsid w:val="00472FE3"/>
    <w:rsid w:val="00473689"/>
    <w:rsid w:val="00473CB2"/>
    <w:rsid w:val="00473CD6"/>
    <w:rsid w:val="00474118"/>
    <w:rsid w:val="00474187"/>
    <w:rsid w:val="00474403"/>
    <w:rsid w:val="0047470C"/>
    <w:rsid w:val="00475043"/>
    <w:rsid w:val="0047512A"/>
    <w:rsid w:val="004765E6"/>
    <w:rsid w:val="00480C5C"/>
    <w:rsid w:val="00480DC1"/>
    <w:rsid w:val="004814F3"/>
    <w:rsid w:val="00481685"/>
    <w:rsid w:val="00482C62"/>
    <w:rsid w:val="00483B9A"/>
    <w:rsid w:val="00485098"/>
    <w:rsid w:val="00485A01"/>
    <w:rsid w:val="004862A8"/>
    <w:rsid w:val="004871DD"/>
    <w:rsid w:val="00487D1D"/>
    <w:rsid w:val="004902ED"/>
    <w:rsid w:val="004904E5"/>
    <w:rsid w:val="004908CE"/>
    <w:rsid w:val="00490C71"/>
    <w:rsid w:val="00491D25"/>
    <w:rsid w:val="00493F7E"/>
    <w:rsid w:val="0049499D"/>
    <w:rsid w:val="00494AC1"/>
    <w:rsid w:val="0049529B"/>
    <w:rsid w:val="00497862"/>
    <w:rsid w:val="00497955"/>
    <w:rsid w:val="004A06AB"/>
    <w:rsid w:val="004A07BE"/>
    <w:rsid w:val="004A0D10"/>
    <w:rsid w:val="004A1290"/>
    <w:rsid w:val="004A13C2"/>
    <w:rsid w:val="004A16FA"/>
    <w:rsid w:val="004A1B40"/>
    <w:rsid w:val="004A1D14"/>
    <w:rsid w:val="004A2896"/>
    <w:rsid w:val="004A3B25"/>
    <w:rsid w:val="004A4157"/>
    <w:rsid w:val="004A4881"/>
    <w:rsid w:val="004A565D"/>
    <w:rsid w:val="004A59A2"/>
    <w:rsid w:val="004A5AC4"/>
    <w:rsid w:val="004A600D"/>
    <w:rsid w:val="004A65F5"/>
    <w:rsid w:val="004A6AB7"/>
    <w:rsid w:val="004B2164"/>
    <w:rsid w:val="004B263D"/>
    <w:rsid w:val="004B2927"/>
    <w:rsid w:val="004B42AD"/>
    <w:rsid w:val="004B58CB"/>
    <w:rsid w:val="004B5A8D"/>
    <w:rsid w:val="004B6275"/>
    <w:rsid w:val="004B6B74"/>
    <w:rsid w:val="004C0BA4"/>
    <w:rsid w:val="004C0D91"/>
    <w:rsid w:val="004C1B52"/>
    <w:rsid w:val="004C219B"/>
    <w:rsid w:val="004C5000"/>
    <w:rsid w:val="004C6B34"/>
    <w:rsid w:val="004C6C2E"/>
    <w:rsid w:val="004C6CBA"/>
    <w:rsid w:val="004C6D9F"/>
    <w:rsid w:val="004C6F89"/>
    <w:rsid w:val="004C72AF"/>
    <w:rsid w:val="004D074A"/>
    <w:rsid w:val="004D1C08"/>
    <w:rsid w:val="004D209E"/>
    <w:rsid w:val="004D2627"/>
    <w:rsid w:val="004D360F"/>
    <w:rsid w:val="004D3666"/>
    <w:rsid w:val="004D36A4"/>
    <w:rsid w:val="004D3BED"/>
    <w:rsid w:val="004D4182"/>
    <w:rsid w:val="004D4267"/>
    <w:rsid w:val="004D43A5"/>
    <w:rsid w:val="004D541E"/>
    <w:rsid w:val="004D5815"/>
    <w:rsid w:val="004D58B1"/>
    <w:rsid w:val="004D6C20"/>
    <w:rsid w:val="004D6F14"/>
    <w:rsid w:val="004D774D"/>
    <w:rsid w:val="004E0755"/>
    <w:rsid w:val="004E1091"/>
    <w:rsid w:val="004E21C5"/>
    <w:rsid w:val="004E268F"/>
    <w:rsid w:val="004E29C4"/>
    <w:rsid w:val="004E33A6"/>
    <w:rsid w:val="004E363F"/>
    <w:rsid w:val="004E3EAD"/>
    <w:rsid w:val="004E4DBD"/>
    <w:rsid w:val="004E67F4"/>
    <w:rsid w:val="004E68B3"/>
    <w:rsid w:val="004E6E4B"/>
    <w:rsid w:val="004E7303"/>
    <w:rsid w:val="004F066C"/>
    <w:rsid w:val="004F0740"/>
    <w:rsid w:val="004F1BBF"/>
    <w:rsid w:val="004F3B3C"/>
    <w:rsid w:val="004F404D"/>
    <w:rsid w:val="004F5285"/>
    <w:rsid w:val="004F7408"/>
    <w:rsid w:val="005007DC"/>
    <w:rsid w:val="00500F16"/>
    <w:rsid w:val="005036D4"/>
    <w:rsid w:val="0050469B"/>
    <w:rsid w:val="005048C2"/>
    <w:rsid w:val="00505D4F"/>
    <w:rsid w:val="00506E43"/>
    <w:rsid w:val="0050707A"/>
    <w:rsid w:val="00507EA8"/>
    <w:rsid w:val="00507EE9"/>
    <w:rsid w:val="00510247"/>
    <w:rsid w:val="005146B3"/>
    <w:rsid w:val="005151B3"/>
    <w:rsid w:val="00515755"/>
    <w:rsid w:val="00515DA9"/>
    <w:rsid w:val="00516846"/>
    <w:rsid w:val="00520574"/>
    <w:rsid w:val="005211FB"/>
    <w:rsid w:val="00521273"/>
    <w:rsid w:val="0052150C"/>
    <w:rsid w:val="00521A6F"/>
    <w:rsid w:val="005223C8"/>
    <w:rsid w:val="00522843"/>
    <w:rsid w:val="00525EEF"/>
    <w:rsid w:val="00527A1F"/>
    <w:rsid w:val="00527F67"/>
    <w:rsid w:val="0053087B"/>
    <w:rsid w:val="00530ECD"/>
    <w:rsid w:val="00531431"/>
    <w:rsid w:val="00532E24"/>
    <w:rsid w:val="00532F06"/>
    <w:rsid w:val="005337D1"/>
    <w:rsid w:val="00533F3F"/>
    <w:rsid w:val="0053589E"/>
    <w:rsid w:val="005358BC"/>
    <w:rsid w:val="00536A4C"/>
    <w:rsid w:val="00536F71"/>
    <w:rsid w:val="0053755C"/>
    <w:rsid w:val="00537755"/>
    <w:rsid w:val="00540927"/>
    <w:rsid w:val="00540FE2"/>
    <w:rsid w:val="005423BE"/>
    <w:rsid w:val="005428AE"/>
    <w:rsid w:val="00542CD7"/>
    <w:rsid w:val="00542F8B"/>
    <w:rsid w:val="0054357E"/>
    <w:rsid w:val="00543E39"/>
    <w:rsid w:val="00545DCF"/>
    <w:rsid w:val="00547B1C"/>
    <w:rsid w:val="00547B92"/>
    <w:rsid w:val="005500EB"/>
    <w:rsid w:val="005508E1"/>
    <w:rsid w:val="005510E6"/>
    <w:rsid w:val="00551318"/>
    <w:rsid w:val="00551ECE"/>
    <w:rsid w:val="00552417"/>
    <w:rsid w:val="00552C26"/>
    <w:rsid w:val="0055301C"/>
    <w:rsid w:val="005534B3"/>
    <w:rsid w:val="00553B59"/>
    <w:rsid w:val="00553F75"/>
    <w:rsid w:val="00557747"/>
    <w:rsid w:val="00560428"/>
    <w:rsid w:val="0056056C"/>
    <w:rsid w:val="0056074A"/>
    <w:rsid w:val="0056094B"/>
    <w:rsid w:val="00560A6B"/>
    <w:rsid w:val="00560ADA"/>
    <w:rsid w:val="0056170B"/>
    <w:rsid w:val="00561AAC"/>
    <w:rsid w:val="0056209F"/>
    <w:rsid w:val="0056226C"/>
    <w:rsid w:val="00562CB7"/>
    <w:rsid w:val="00563BB0"/>
    <w:rsid w:val="005641A0"/>
    <w:rsid w:val="00564A33"/>
    <w:rsid w:val="00564F89"/>
    <w:rsid w:val="00566678"/>
    <w:rsid w:val="0056672B"/>
    <w:rsid w:val="00566801"/>
    <w:rsid w:val="00567104"/>
    <w:rsid w:val="005673A7"/>
    <w:rsid w:val="0057049F"/>
    <w:rsid w:val="005705A9"/>
    <w:rsid w:val="0057061C"/>
    <w:rsid w:val="00570651"/>
    <w:rsid w:val="005711F1"/>
    <w:rsid w:val="00572B04"/>
    <w:rsid w:val="00573F25"/>
    <w:rsid w:val="005741FF"/>
    <w:rsid w:val="00574F5E"/>
    <w:rsid w:val="00576D79"/>
    <w:rsid w:val="005804DA"/>
    <w:rsid w:val="00581203"/>
    <w:rsid w:val="00581C1A"/>
    <w:rsid w:val="005834E5"/>
    <w:rsid w:val="00583760"/>
    <w:rsid w:val="0058471C"/>
    <w:rsid w:val="00584ABD"/>
    <w:rsid w:val="00584F8D"/>
    <w:rsid w:val="005859AF"/>
    <w:rsid w:val="0058614B"/>
    <w:rsid w:val="005874C3"/>
    <w:rsid w:val="0058760A"/>
    <w:rsid w:val="00587A0A"/>
    <w:rsid w:val="00587AB4"/>
    <w:rsid w:val="00590432"/>
    <w:rsid w:val="00590EF8"/>
    <w:rsid w:val="005911E2"/>
    <w:rsid w:val="00592376"/>
    <w:rsid w:val="00593353"/>
    <w:rsid w:val="00593AC9"/>
    <w:rsid w:val="00593EBA"/>
    <w:rsid w:val="00594616"/>
    <w:rsid w:val="0059709F"/>
    <w:rsid w:val="005973DE"/>
    <w:rsid w:val="00597482"/>
    <w:rsid w:val="005974BA"/>
    <w:rsid w:val="005A0525"/>
    <w:rsid w:val="005A133D"/>
    <w:rsid w:val="005A1BD9"/>
    <w:rsid w:val="005A1C5A"/>
    <w:rsid w:val="005A1CF4"/>
    <w:rsid w:val="005A28BE"/>
    <w:rsid w:val="005A396F"/>
    <w:rsid w:val="005A492C"/>
    <w:rsid w:val="005A4972"/>
    <w:rsid w:val="005A5A48"/>
    <w:rsid w:val="005A5D1D"/>
    <w:rsid w:val="005A606D"/>
    <w:rsid w:val="005A674A"/>
    <w:rsid w:val="005A7202"/>
    <w:rsid w:val="005A7660"/>
    <w:rsid w:val="005A7762"/>
    <w:rsid w:val="005B0286"/>
    <w:rsid w:val="005B169F"/>
    <w:rsid w:val="005B16C1"/>
    <w:rsid w:val="005B1ADE"/>
    <w:rsid w:val="005B1B09"/>
    <w:rsid w:val="005B25AB"/>
    <w:rsid w:val="005B4017"/>
    <w:rsid w:val="005B48E8"/>
    <w:rsid w:val="005B53DF"/>
    <w:rsid w:val="005B5F5F"/>
    <w:rsid w:val="005B6FF0"/>
    <w:rsid w:val="005C1498"/>
    <w:rsid w:val="005C3A7A"/>
    <w:rsid w:val="005C490A"/>
    <w:rsid w:val="005C6F18"/>
    <w:rsid w:val="005C74E2"/>
    <w:rsid w:val="005D05F9"/>
    <w:rsid w:val="005D0819"/>
    <w:rsid w:val="005D0DF7"/>
    <w:rsid w:val="005D0FA6"/>
    <w:rsid w:val="005D1B54"/>
    <w:rsid w:val="005D21B3"/>
    <w:rsid w:val="005D2FAA"/>
    <w:rsid w:val="005D34AF"/>
    <w:rsid w:val="005D478D"/>
    <w:rsid w:val="005D48DF"/>
    <w:rsid w:val="005D5C3A"/>
    <w:rsid w:val="005D6170"/>
    <w:rsid w:val="005D6583"/>
    <w:rsid w:val="005D6DBF"/>
    <w:rsid w:val="005D70A6"/>
    <w:rsid w:val="005D7308"/>
    <w:rsid w:val="005D7AA5"/>
    <w:rsid w:val="005E0FC5"/>
    <w:rsid w:val="005E445A"/>
    <w:rsid w:val="005E4CF7"/>
    <w:rsid w:val="005E568D"/>
    <w:rsid w:val="005E73C9"/>
    <w:rsid w:val="005F374F"/>
    <w:rsid w:val="005F4B38"/>
    <w:rsid w:val="005F51C3"/>
    <w:rsid w:val="005F61ED"/>
    <w:rsid w:val="005F648E"/>
    <w:rsid w:val="005F68D2"/>
    <w:rsid w:val="005F74A4"/>
    <w:rsid w:val="00600C97"/>
    <w:rsid w:val="00600FF4"/>
    <w:rsid w:val="00601641"/>
    <w:rsid w:val="00603ACA"/>
    <w:rsid w:val="006040CF"/>
    <w:rsid w:val="00604E77"/>
    <w:rsid w:val="00605ACD"/>
    <w:rsid w:val="0060687D"/>
    <w:rsid w:val="006073AD"/>
    <w:rsid w:val="00610F79"/>
    <w:rsid w:val="00612F22"/>
    <w:rsid w:val="00613E85"/>
    <w:rsid w:val="00615EB0"/>
    <w:rsid w:val="0061606F"/>
    <w:rsid w:val="00616BCD"/>
    <w:rsid w:val="00616D19"/>
    <w:rsid w:val="00617701"/>
    <w:rsid w:val="006202AD"/>
    <w:rsid w:val="006208BE"/>
    <w:rsid w:val="00620C9B"/>
    <w:rsid w:val="006211CE"/>
    <w:rsid w:val="00622241"/>
    <w:rsid w:val="006227F3"/>
    <w:rsid w:val="00623BA9"/>
    <w:rsid w:val="006253F6"/>
    <w:rsid w:val="006259DB"/>
    <w:rsid w:val="00626275"/>
    <w:rsid w:val="00626693"/>
    <w:rsid w:val="00630276"/>
    <w:rsid w:val="00630449"/>
    <w:rsid w:val="0063090D"/>
    <w:rsid w:val="00632332"/>
    <w:rsid w:val="0063260B"/>
    <w:rsid w:val="00632F5F"/>
    <w:rsid w:val="00633291"/>
    <w:rsid w:val="00633806"/>
    <w:rsid w:val="00634CCC"/>
    <w:rsid w:val="00634E0E"/>
    <w:rsid w:val="00634F44"/>
    <w:rsid w:val="00635C19"/>
    <w:rsid w:val="006372A7"/>
    <w:rsid w:val="00640CAD"/>
    <w:rsid w:val="00641D36"/>
    <w:rsid w:val="0064323D"/>
    <w:rsid w:val="006433F7"/>
    <w:rsid w:val="00644EE9"/>
    <w:rsid w:val="0064547B"/>
    <w:rsid w:val="00646D0B"/>
    <w:rsid w:val="006472C1"/>
    <w:rsid w:val="00650E7C"/>
    <w:rsid w:val="00651F43"/>
    <w:rsid w:val="006521E1"/>
    <w:rsid w:val="00652B84"/>
    <w:rsid w:val="00653698"/>
    <w:rsid w:val="006551A1"/>
    <w:rsid w:val="0065580A"/>
    <w:rsid w:val="006568D3"/>
    <w:rsid w:val="00656966"/>
    <w:rsid w:val="00656EAC"/>
    <w:rsid w:val="00656F7D"/>
    <w:rsid w:val="006571E4"/>
    <w:rsid w:val="00657286"/>
    <w:rsid w:val="00660B76"/>
    <w:rsid w:val="00661328"/>
    <w:rsid w:val="006627D6"/>
    <w:rsid w:val="00663FF6"/>
    <w:rsid w:val="006644A9"/>
    <w:rsid w:val="00664554"/>
    <w:rsid w:val="0066494C"/>
    <w:rsid w:val="0066514F"/>
    <w:rsid w:val="0066573A"/>
    <w:rsid w:val="0066654B"/>
    <w:rsid w:val="00667E60"/>
    <w:rsid w:val="0067158B"/>
    <w:rsid w:val="00671B06"/>
    <w:rsid w:val="00671E80"/>
    <w:rsid w:val="00672224"/>
    <w:rsid w:val="00672A24"/>
    <w:rsid w:val="00672FEF"/>
    <w:rsid w:val="0067420F"/>
    <w:rsid w:val="0067610F"/>
    <w:rsid w:val="00676667"/>
    <w:rsid w:val="00676C3F"/>
    <w:rsid w:val="00676D48"/>
    <w:rsid w:val="00676ECC"/>
    <w:rsid w:val="00677DFC"/>
    <w:rsid w:val="00680177"/>
    <w:rsid w:val="0068151C"/>
    <w:rsid w:val="00681B4E"/>
    <w:rsid w:val="00682695"/>
    <w:rsid w:val="00682B33"/>
    <w:rsid w:val="00684FBD"/>
    <w:rsid w:val="0068575B"/>
    <w:rsid w:val="00685854"/>
    <w:rsid w:val="00686300"/>
    <w:rsid w:val="006867B7"/>
    <w:rsid w:val="00687761"/>
    <w:rsid w:val="006900B8"/>
    <w:rsid w:val="00690FCC"/>
    <w:rsid w:val="006926DC"/>
    <w:rsid w:val="00692A6F"/>
    <w:rsid w:val="006936DA"/>
    <w:rsid w:val="006938AA"/>
    <w:rsid w:val="00693C75"/>
    <w:rsid w:val="0069515A"/>
    <w:rsid w:val="00696326"/>
    <w:rsid w:val="00697438"/>
    <w:rsid w:val="00697ED9"/>
    <w:rsid w:val="006A0A3E"/>
    <w:rsid w:val="006A14F6"/>
    <w:rsid w:val="006A1797"/>
    <w:rsid w:val="006A182C"/>
    <w:rsid w:val="006A2A45"/>
    <w:rsid w:val="006A37A2"/>
    <w:rsid w:val="006A3D21"/>
    <w:rsid w:val="006A42D9"/>
    <w:rsid w:val="006A5A0D"/>
    <w:rsid w:val="006A6165"/>
    <w:rsid w:val="006A63EB"/>
    <w:rsid w:val="006B1B34"/>
    <w:rsid w:val="006B1B71"/>
    <w:rsid w:val="006B2475"/>
    <w:rsid w:val="006B3171"/>
    <w:rsid w:val="006B32D6"/>
    <w:rsid w:val="006B44A4"/>
    <w:rsid w:val="006B7181"/>
    <w:rsid w:val="006B7929"/>
    <w:rsid w:val="006B7C20"/>
    <w:rsid w:val="006C070A"/>
    <w:rsid w:val="006C15CB"/>
    <w:rsid w:val="006C214D"/>
    <w:rsid w:val="006C4245"/>
    <w:rsid w:val="006C5907"/>
    <w:rsid w:val="006C5E70"/>
    <w:rsid w:val="006C6D9A"/>
    <w:rsid w:val="006C76CA"/>
    <w:rsid w:val="006D026C"/>
    <w:rsid w:val="006D14FA"/>
    <w:rsid w:val="006D26BC"/>
    <w:rsid w:val="006D2C40"/>
    <w:rsid w:val="006D4158"/>
    <w:rsid w:val="006D5171"/>
    <w:rsid w:val="006D521C"/>
    <w:rsid w:val="006D5B99"/>
    <w:rsid w:val="006D7B7F"/>
    <w:rsid w:val="006D7FB9"/>
    <w:rsid w:val="006E011E"/>
    <w:rsid w:val="006E09AC"/>
    <w:rsid w:val="006E12C1"/>
    <w:rsid w:val="006E22AA"/>
    <w:rsid w:val="006E3A9E"/>
    <w:rsid w:val="006E4036"/>
    <w:rsid w:val="006E4C83"/>
    <w:rsid w:val="006E5EC1"/>
    <w:rsid w:val="006E6A90"/>
    <w:rsid w:val="006E6CFC"/>
    <w:rsid w:val="006E7406"/>
    <w:rsid w:val="006E7EE2"/>
    <w:rsid w:val="006F0A76"/>
    <w:rsid w:val="006F0DA7"/>
    <w:rsid w:val="006F13A5"/>
    <w:rsid w:val="006F203B"/>
    <w:rsid w:val="006F2776"/>
    <w:rsid w:val="006F3F0E"/>
    <w:rsid w:val="006F4183"/>
    <w:rsid w:val="006F457B"/>
    <w:rsid w:val="006F4F64"/>
    <w:rsid w:val="006F5D5E"/>
    <w:rsid w:val="006F6A26"/>
    <w:rsid w:val="006F6EE9"/>
    <w:rsid w:val="006F7562"/>
    <w:rsid w:val="006F7F8B"/>
    <w:rsid w:val="0070030F"/>
    <w:rsid w:val="007003C6"/>
    <w:rsid w:val="007009E4"/>
    <w:rsid w:val="00701464"/>
    <w:rsid w:val="00701700"/>
    <w:rsid w:val="00701976"/>
    <w:rsid w:val="00701B59"/>
    <w:rsid w:val="00701E6D"/>
    <w:rsid w:val="00702261"/>
    <w:rsid w:val="00702690"/>
    <w:rsid w:val="00707148"/>
    <w:rsid w:val="00710294"/>
    <w:rsid w:val="0071065A"/>
    <w:rsid w:val="00710C62"/>
    <w:rsid w:val="00711A62"/>
    <w:rsid w:val="00711B01"/>
    <w:rsid w:val="00711D13"/>
    <w:rsid w:val="00711E8B"/>
    <w:rsid w:val="00713312"/>
    <w:rsid w:val="007135DE"/>
    <w:rsid w:val="00713947"/>
    <w:rsid w:val="00715312"/>
    <w:rsid w:val="00715351"/>
    <w:rsid w:val="00715B62"/>
    <w:rsid w:val="00716134"/>
    <w:rsid w:val="00720CFA"/>
    <w:rsid w:val="00720FED"/>
    <w:rsid w:val="00722616"/>
    <w:rsid w:val="00723165"/>
    <w:rsid w:val="00724F09"/>
    <w:rsid w:val="00725F9D"/>
    <w:rsid w:val="00730329"/>
    <w:rsid w:val="0073051C"/>
    <w:rsid w:val="007309D7"/>
    <w:rsid w:val="007313D9"/>
    <w:rsid w:val="00731525"/>
    <w:rsid w:val="00733847"/>
    <w:rsid w:val="00733897"/>
    <w:rsid w:val="007339AF"/>
    <w:rsid w:val="007345B2"/>
    <w:rsid w:val="00734827"/>
    <w:rsid w:val="00734FB3"/>
    <w:rsid w:val="00735519"/>
    <w:rsid w:val="0073650F"/>
    <w:rsid w:val="0074127A"/>
    <w:rsid w:val="0074179B"/>
    <w:rsid w:val="00741F82"/>
    <w:rsid w:val="00743D35"/>
    <w:rsid w:val="00744BD7"/>
    <w:rsid w:val="007458AF"/>
    <w:rsid w:val="0074612F"/>
    <w:rsid w:val="0074693B"/>
    <w:rsid w:val="0075010D"/>
    <w:rsid w:val="007510CD"/>
    <w:rsid w:val="007513E3"/>
    <w:rsid w:val="007515EC"/>
    <w:rsid w:val="00751753"/>
    <w:rsid w:val="00752455"/>
    <w:rsid w:val="0075278F"/>
    <w:rsid w:val="00753029"/>
    <w:rsid w:val="00753915"/>
    <w:rsid w:val="00753CA3"/>
    <w:rsid w:val="00755734"/>
    <w:rsid w:val="00756658"/>
    <w:rsid w:val="0075701C"/>
    <w:rsid w:val="0075747D"/>
    <w:rsid w:val="00757D42"/>
    <w:rsid w:val="00760350"/>
    <w:rsid w:val="00760648"/>
    <w:rsid w:val="007606F1"/>
    <w:rsid w:val="00761A1B"/>
    <w:rsid w:val="00761D81"/>
    <w:rsid w:val="00762627"/>
    <w:rsid w:val="007639CB"/>
    <w:rsid w:val="007644C4"/>
    <w:rsid w:val="00764A7A"/>
    <w:rsid w:val="00764DD6"/>
    <w:rsid w:val="0076512C"/>
    <w:rsid w:val="00765CBA"/>
    <w:rsid w:val="007676F2"/>
    <w:rsid w:val="00767BDB"/>
    <w:rsid w:val="00770841"/>
    <w:rsid w:val="007711FF"/>
    <w:rsid w:val="007737DB"/>
    <w:rsid w:val="00773A52"/>
    <w:rsid w:val="00773A93"/>
    <w:rsid w:val="0077495F"/>
    <w:rsid w:val="0077530F"/>
    <w:rsid w:val="00775319"/>
    <w:rsid w:val="00775FDE"/>
    <w:rsid w:val="0077668A"/>
    <w:rsid w:val="0077676D"/>
    <w:rsid w:val="00776DB6"/>
    <w:rsid w:val="00776F4D"/>
    <w:rsid w:val="007805D8"/>
    <w:rsid w:val="007821EE"/>
    <w:rsid w:val="00783071"/>
    <w:rsid w:val="00784175"/>
    <w:rsid w:val="00785DE1"/>
    <w:rsid w:val="00785F49"/>
    <w:rsid w:val="00786C88"/>
    <w:rsid w:val="007900F2"/>
    <w:rsid w:val="00792068"/>
    <w:rsid w:val="00793253"/>
    <w:rsid w:val="00793BCC"/>
    <w:rsid w:val="00794237"/>
    <w:rsid w:val="0079435D"/>
    <w:rsid w:val="0079559E"/>
    <w:rsid w:val="00795FDC"/>
    <w:rsid w:val="0079628B"/>
    <w:rsid w:val="007A2E22"/>
    <w:rsid w:val="007A31DC"/>
    <w:rsid w:val="007A31FB"/>
    <w:rsid w:val="007A3D1E"/>
    <w:rsid w:val="007A4ABD"/>
    <w:rsid w:val="007A53A4"/>
    <w:rsid w:val="007A71D6"/>
    <w:rsid w:val="007A7289"/>
    <w:rsid w:val="007B1510"/>
    <w:rsid w:val="007B3595"/>
    <w:rsid w:val="007B491D"/>
    <w:rsid w:val="007B4A10"/>
    <w:rsid w:val="007B4A7B"/>
    <w:rsid w:val="007B4AA2"/>
    <w:rsid w:val="007B50AB"/>
    <w:rsid w:val="007B5431"/>
    <w:rsid w:val="007B6697"/>
    <w:rsid w:val="007B6896"/>
    <w:rsid w:val="007B76E5"/>
    <w:rsid w:val="007B7F00"/>
    <w:rsid w:val="007C1072"/>
    <w:rsid w:val="007C1BD7"/>
    <w:rsid w:val="007C1E52"/>
    <w:rsid w:val="007C268E"/>
    <w:rsid w:val="007C29BF"/>
    <w:rsid w:val="007C2A6F"/>
    <w:rsid w:val="007C2D13"/>
    <w:rsid w:val="007C358B"/>
    <w:rsid w:val="007C3A3D"/>
    <w:rsid w:val="007C5A9C"/>
    <w:rsid w:val="007C5CEF"/>
    <w:rsid w:val="007C6E00"/>
    <w:rsid w:val="007C75E3"/>
    <w:rsid w:val="007D007C"/>
    <w:rsid w:val="007D2150"/>
    <w:rsid w:val="007D30E9"/>
    <w:rsid w:val="007D3514"/>
    <w:rsid w:val="007D3B22"/>
    <w:rsid w:val="007D5E04"/>
    <w:rsid w:val="007D69D5"/>
    <w:rsid w:val="007E176A"/>
    <w:rsid w:val="007E22DA"/>
    <w:rsid w:val="007E3099"/>
    <w:rsid w:val="007E37D0"/>
    <w:rsid w:val="007E6519"/>
    <w:rsid w:val="007E6CC3"/>
    <w:rsid w:val="007E7160"/>
    <w:rsid w:val="007F070C"/>
    <w:rsid w:val="007F143F"/>
    <w:rsid w:val="007F16BB"/>
    <w:rsid w:val="007F196E"/>
    <w:rsid w:val="007F442A"/>
    <w:rsid w:val="007F5466"/>
    <w:rsid w:val="007F550E"/>
    <w:rsid w:val="007F656E"/>
    <w:rsid w:val="007F68F9"/>
    <w:rsid w:val="008004A2"/>
    <w:rsid w:val="00800F80"/>
    <w:rsid w:val="00800FF1"/>
    <w:rsid w:val="00801482"/>
    <w:rsid w:val="008030C5"/>
    <w:rsid w:val="00803AFB"/>
    <w:rsid w:val="00803D91"/>
    <w:rsid w:val="00806FFE"/>
    <w:rsid w:val="00810876"/>
    <w:rsid w:val="00812E93"/>
    <w:rsid w:val="008133E1"/>
    <w:rsid w:val="0081420B"/>
    <w:rsid w:val="008146C6"/>
    <w:rsid w:val="008149FD"/>
    <w:rsid w:val="00814FB1"/>
    <w:rsid w:val="00815410"/>
    <w:rsid w:val="00816B3F"/>
    <w:rsid w:val="00816CD8"/>
    <w:rsid w:val="00816D6B"/>
    <w:rsid w:val="0081703A"/>
    <w:rsid w:val="008173DB"/>
    <w:rsid w:val="00817A86"/>
    <w:rsid w:val="0082005D"/>
    <w:rsid w:val="00820446"/>
    <w:rsid w:val="008205E4"/>
    <w:rsid w:val="008208B6"/>
    <w:rsid w:val="00821E44"/>
    <w:rsid w:val="00821EE9"/>
    <w:rsid w:val="00823014"/>
    <w:rsid w:val="008239A4"/>
    <w:rsid w:val="00823ABB"/>
    <w:rsid w:val="0082468B"/>
    <w:rsid w:val="008248ED"/>
    <w:rsid w:val="008264D2"/>
    <w:rsid w:val="00826CC6"/>
    <w:rsid w:val="00827E90"/>
    <w:rsid w:val="008302E0"/>
    <w:rsid w:val="00830386"/>
    <w:rsid w:val="00830465"/>
    <w:rsid w:val="008311F0"/>
    <w:rsid w:val="0083173A"/>
    <w:rsid w:val="00833CD8"/>
    <w:rsid w:val="00834471"/>
    <w:rsid w:val="00834B44"/>
    <w:rsid w:val="00834EBF"/>
    <w:rsid w:val="0083600D"/>
    <w:rsid w:val="00837EEC"/>
    <w:rsid w:val="00840968"/>
    <w:rsid w:val="00840E07"/>
    <w:rsid w:val="0084194E"/>
    <w:rsid w:val="008431E9"/>
    <w:rsid w:val="00843C28"/>
    <w:rsid w:val="00843EF8"/>
    <w:rsid w:val="00843FE2"/>
    <w:rsid w:val="0084473D"/>
    <w:rsid w:val="00844B3A"/>
    <w:rsid w:val="008452F8"/>
    <w:rsid w:val="008503E7"/>
    <w:rsid w:val="00850609"/>
    <w:rsid w:val="00850716"/>
    <w:rsid w:val="008510EB"/>
    <w:rsid w:val="00851F8B"/>
    <w:rsid w:val="00853907"/>
    <w:rsid w:val="008543CC"/>
    <w:rsid w:val="00855A8B"/>
    <w:rsid w:val="00855F1C"/>
    <w:rsid w:val="008566F9"/>
    <w:rsid w:val="00856987"/>
    <w:rsid w:val="00860084"/>
    <w:rsid w:val="00860E86"/>
    <w:rsid w:val="0086202E"/>
    <w:rsid w:val="0086247A"/>
    <w:rsid w:val="008629B7"/>
    <w:rsid w:val="00862DB9"/>
    <w:rsid w:val="00863390"/>
    <w:rsid w:val="0086467B"/>
    <w:rsid w:val="008651A9"/>
    <w:rsid w:val="00865F06"/>
    <w:rsid w:val="00866263"/>
    <w:rsid w:val="00866ED1"/>
    <w:rsid w:val="00867396"/>
    <w:rsid w:val="00867454"/>
    <w:rsid w:val="0086745F"/>
    <w:rsid w:val="00867578"/>
    <w:rsid w:val="00867A80"/>
    <w:rsid w:val="00870634"/>
    <w:rsid w:val="00870BBB"/>
    <w:rsid w:val="00870F73"/>
    <w:rsid w:val="008715E4"/>
    <w:rsid w:val="00871A9A"/>
    <w:rsid w:val="00872518"/>
    <w:rsid w:val="00872B39"/>
    <w:rsid w:val="00873ED9"/>
    <w:rsid w:val="008740EA"/>
    <w:rsid w:val="0087564D"/>
    <w:rsid w:val="00875DFE"/>
    <w:rsid w:val="00876C9A"/>
    <w:rsid w:val="008770BC"/>
    <w:rsid w:val="00877125"/>
    <w:rsid w:val="00877BEA"/>
    <w:rsid w:val="008800FB"/>
    <w:rsid w:val="0088059D"/>
    <w:rsid w:val="00881650"/>
    <w:rsid w:val="00883090"/>
    <w:rsid w:val="008858C7"/>
    <w:rsid w:val="008918F1"/>
    <w:rsid w:val="008943FF"/>
    <w:rsid w:val="00894F16"/>
    <w:rsid w:val="008969C2"/>
    <w:rsid w:val="008972D2"/>
    <w:rsid w:val="008A0B16"/>
    <w:rsid w:val="008A1E45"/>
    <w:rsid w:val="008A2A9B"/>
    <w:rsid w:val="008A576A"/>
    <w:rsid w:val="008A5A01"/>
    <w:rsid w:val="008A7E25"/>
    <w:rsid w:val="008B0B40"/>
    <w:rsid w:val="008B0D9F"/>
    <w:rsid w:val="008B10ED"/>
    <w:rsid w:val="008B1C11"/>
    <w:rsid w:val="008B21D7"/>
    <w:rsid w:val="008B3F9E"/>
    <w:rsid w:val="008B4866"/>
    <w:rsid w:val="008B48E7"/>
    <w:rsid w:val="008B6282"/>
    <w:rsid w:val="008B64E9"/>
    <w:rsid w:val="008B6723"/>
    <w:rsid w:val="008B73D9"/>
    <w:rsid w:val="008B750D"/>
    <w:rsid w:val="008B7CC2"/>
    <w:rsid w:val="008B7DFD"/>
    <w:rsid w:val="008C0400"/>
    <w:rsid w:val="008C0B4F"/>
    <w:rsid w:val="008C210C"/>
    <w:rsid w:val="008C2D1A"/>
    <w:rsid w:val="008C2D59"/>
    <w:rsid w:val="008C2E61"/>
    <w:rsid w:val="008C2F4A"/>
    <w:rsid w:val="008C4770"/>
    <w:rsid w:val="008C5F7C"/>
    <w:rsid w:val="008C65D9"/>
    <w:rsid w:val="008C71FD"/>
    <w:rsid w:val="008D00A4"/>
    <w:rsid w:val="008D06F9"/>
    <w:rsid w:val="008D0AD3"/>
    <w:rsid w:val="008D1247"/>
    <w:rsid w:val="008D151B"/>
    <w:rsid w:val="008D1704"/>
    <w:rsid w:val="008D2D76"/>
    <w:rsid w:val="008D4616"/>
    <w:rsid w:val="008D4746"/>
    <w:rsid w:val="008D596A"/>
    <w:rsid w:val="008D73FE"/>
    <w:rsid w:val="008D74BD"/>
    <w:rsid w:val="008D7D25"/>
    <w:rsid w:val="008E0743"/>
    <w:rsid w:val="008E07E5"/>
    <w:rsid w:val="008E0E8D"/>
    <w:rsid w:val="008E12B2"/>
    <w:rsid w:val="008E1E12"/>
    <w:rsid w:val="008E1E99"/>
    <w:rsid w:val="008E2D8A"/>
    <w:rsid w:val="008E3F5F"/>
    <w:rsid w:val="008E41BD"/>
    <w:rsid w:val="008E42BE"/>
    <w:rsid w:val="008E599E"/>
    <w:rsid w:val="008E5A02"/>
    <w:rsid w:val="008E5B9B"/>
    <w:rsid w:val="008E67B4"/>
    <w:rsid w:val="008E685E"/>
    <w:rsid w:val="008E71AB"/>
    <w:rsid w:val="008F1761"/>
    <w:rsid w:val="008F240C"/>
    <w:rsid w:val="008F2BB6"/>
    <w:rsid w:val="008F39F7"/>
    <w:rsid w:val="008F4476"/>
    <w:rsid w:val="008F4B38"/>
    <w:rsid w:val="008F5179"/>
    <w:rsid w:val="008F682A"/>
    <w:rsid w:val="008F6B4B"/>
    <w:rsid w:val="008F7214"/>
    <w:rsid w:val="008F7254"/>
    <w:rsid w:val="008F73E3"/>
    <w:rsid w:val="009001A0"/>
    <w:rsid w:val="00900D06"/>
    <w:rsid w:val="009012C1"/>
    <w:rsid w:val="00902C96"/>
    <w:rsid w:val="00903194"/>
    <w:rsid w:val="00904F33"/>
    <w:rsid w:val="009058CF"/>
    <w:rsid w:val="00906143"/>
    <w:rsid w:val="00906ED8"/>
    <w:rsid w:val="00907604"/>
    <w:rsid w:val="00910759"/>
    <w:rsid w:val="00910761"/>
    <w:rsid w:val="0091204F"/>
    <w:rsid w:val="00912523"/>
    <w:rsid w:val="00914AAB"/>
    <w:rsid w:val="00915A84"/>
    <w:rsid w:val="00915DB8"/>
    <w:rsid w:val="009163D0"/>
    <w:rsid w:val="009178F9"/>
    <w:rsid w:val="00920C67"/>
    <w:rsid w:val="00921913"/>
    <w:rsid w:val="00922556"/>
    <w:rsid w:val="00923DCF"/>
    <w:rsid w:val="00926AD2"/>
    <w:rsid w:val="00927D0E"/>
    <w:rsid w:val="00930063"/>
    <w:rsid w:val="00930A41"/>
    <w:rsid w:val="00930C47"/>
    <w:rsid w:val="00930F9C"/>
    <w:rsid w:val="00931008"/>
    <w:rsid w:val="00931B78"/>
    <w:rsid w:val="00932D0D"/>
    <w:rsid w:val="00932F9D"/>
    <w:rsid w:val="009343FF"/>
    <w:rsid w:val="00940809"/>
    <w:rsid w:val="00940AF1"/>
    <w:rsid w:val="00941624"/>
    <w:rsid w:val="00941862"/>
    <w:rsid w:val="00943600"/>
    <w:rsid w:val="00943A13"/>
    <w:rsid w:val="00944C1C"/>
    <w:rsid w:val="00944F2B"/>
    <w:rsid w:val="0094565E"/>
    <w:rsid w:val="0094706C"/>
    <w:rsid w:val="0094732B"/>
    <w:rsid w:val="0094779B"/>
    <w:rsid w:val="00950FCD"/>
    <w:rsid w:val="00951D64"/>
    <w:rsid w:val="00954036"/>
    <w:rsid w:val="00954C2D"/>
    <w:rsid w:val="0095619D"/>
    <w:rsid w:val="00956AEB"/>
    <w:rsid w:val="00956D41"/>
    <w:rsid w:val="009571BD"/>
    <w:rsid w:val="009571C4"/>
    <w:rsid w:val="00957B55"/>
    <w:rsid w:val="00960646"/>
    <w:rsid w:val="00960885"/>
    <w:rsid w:val="009624BA"/>
    <w:rsid w:val="00962742"/>
    <w:rsid w:val="0096296B"/>
    <w:rsid w:val="009631D1"/>
    <w:rsid w:val="00963796"/>
    <w:rsid w:val="00963BC7"/>
    <w:rsid w:val="00964DE6"/>
    <w:rsid w:val="009675AD"/>
    <w:rsid w:val="00967DBA"/>
    <w:rsid w:val="0097181C"/>
    <w:rsid w:val="009720F9"/>
    <w:rsid w:val="00974662"/>
    <w:rsid w:val="00974D19"/>
    <w:rsid w:val="00975F57"/>
    <w:rsid w:val="009763C8"/>
    <w:rsid w:val="00976F3F"/>
    <w:rsid w:val="00977CD4"/>
    <w:rsid w:val="009811B5"/>
    <w:rsid w:val="00981200"/>
    <w:rsid w:val="009815F0"/>
    <w:rsid w:val="00983665"/>
    <w:rsid w:val="009848FF"/>
    <w:rsid w:val="0098666C"/>
    <w:rsid w:val="00987ED2"/>
    <w:rsid w:val="009908A5"/>
    <w:rsid w:val="00990C00"/>
    <w:rsid w:val="0099111F"/>
    <w:rsid w:val="0099274F"/>
    <w:rsid w:val="00992D2F"/>
    <w:rsid w:val="00994E49"/>
    <w:rsid w:val="00995235"/>
    <w:rsid w:val="009957BF"/>
    <w:rsid w:val="00996FB2"/>
    <w:rsid w:val="009972E6"/>
    <w:rsid w:val="00997349"/>
    <w:rsid w:val="009979F9"/>
    <w:rsid w:val="009A071D"/>
    <w:rsid w:val="009A09DF"/>
    <w:rsid w:val="009A15C6"/>
    <w:rsid w:val="009A1CA7"/>
    <w:rsid w:val="009A3EDB"/>
    <w:rsid w:val="009A5B18"/>
    <w:rsid w:val="009A5EF5"/>
    <w:rsid w:val="009A64BE"/>
    <w:rsid w:val="009A7A3A"/>
    <w:rsid w:val="009A7F22"/>
    <w:rsid w:val="009B0776"/>
    <w:rsid w:val="009B3C0F"/>
    <w:rsid w:val="009B452A"/>
    <w:rsid w:val="009B4797"/>
    <w:rsid w:val="009B479D"/>
    <w:rsid w:val="009B4A3E"/>
    <w:rsid w:val="009B53EB"/>
    <w:rsid w:val="009B5D8F"/>
    <w:rsid w:val="009B7FC1"/>
    <w:rsid w:val="009C02C6"/>
    <w:rsid w:val="009C03CF"/>
    <w:rsid w:val="009C0D2A"/>
    <w:rsid w:val="009C0F2B"/>
    <w:rsid w:val="009C173B"/>
    <w:rsid w:val="009C279C"/>
    <w:rsid w:val="009C2AE6"/>
    <w:rsid w:val="009C3119"/>
    <w:rsid w:val="009C3653"/>
    <w:rsid w:val="009C37C5"/>
    <w:rsid w:val="009C4F16"/>
    <w:rsid w:val="009C59EA"/>
    <w:rsid w:val="009C6508"/>
    <w:rsid w:val="009C6666"/>
    <w:rsid w:val="009C6AF5"/>
    <w:rsid w:val="009C708E"/>
    <w:rsid w:val="009D115C"/>
    <w:rsid w:val="009D11E1"/>
    <w:rsid w:val="009D2386"/>
    <w:rsid w:val="009D2763"/>
    <w:rsid w:val="009D3C90"/>
    <w:rsid w:val="009D5318"/>
    <w:rsid w:val="009D56CC"/>
    <w:rsid w:val="009D56FF"/>
    <w:rsid w:val="009D5994"/>
    <w:rsid w:val="009D5FFD"/>
    <w:rsid w:val="009D61B7"/>
    <w:rsid w:val="009D67BF"/>
    <w:rsid w:val="009D6826"/>
    <w:rsid w:val="009D6EFC"/>
    <w:rsid w:val="009D7157"/>
    <w:rsid w:val="009E0172"/>
    <w:rsid w:val="009E03F7"/>
    <w:rsid w:val="009E074F"/>
    <w:rsid w:val="009E0D0C"/>
    <w:rsid w:val="009E12CF"/>
    <w:rsid w:val="009E2711"/>
    <w:rsid w:val="009E2F7F"/>
    <w:rsid w:val="009E3FAD"/>
    <w:rsid w:val="009E4B4B"/>
    <w:rsid w:val="009E6946"/>
    <w:rsid w:val="009E6B75"/>
    <w:rsid w:val="009F030D"/>
    <w:rsid w:val="009F0853"/>
    <w:rsid w:val="009F2176"/>
    <w:rsid w:val="009F276A"/>
    <w:rsid w:val="009F2CF8"/>
    <w:rsid w:val="009F3047"/>
    <w:rsid w:val="009F3AA9"/>
    <w:rsid w:val="009F438C"/>
    <w:rsid w:val="009F544E"/>
    <w:rsid w:val="009F567B"/>
    <w:rsid w:val="009F5737"/>
    <w:rsid w:val="009F58A5"/>
    <w:rsid w:val="009F5D15"/>
    <w:rsid w:val="009F5F44"/>
    <w:rsid w:val="009F60CF"/>
    <w:rsid w:val="009F760A"/>
    <w:rsid w:val="00A00144"/>
    <w:rsid w:val="00A001B0"/>
    <w:rsid w:val="00A00733"/>
    <w:rsid w:val="00A0163B"/>
    <w:rsid w:val="00A0198E"/>
    <w:rsid w:val="00A019BE"/>
    <w:rsid w:val="00A02439"/>
    <w:rsid w:val="00A02B33"/>
    <w:rsid w:val="00A0413C"/>
    <w:rsid w:val="00A05AFA"/>
    <w:rsid w:val="00A05B05"/>
    <w:rsid w:val="00A05C22"/>
    <w:rsid w:val="00A0652E"/>
    <w:rsid w:val="00A0668B"/>
    <w:rsid w:val="00A07728"/>
    <w:rsid w:val="00A07A30"/>
    <w:rsid w:val="00A104DC"/>
    <w:rsid w:val="00A10EFA"/>
    <w:rsid w:val="00A1528C"/>
    <w:rsid w:val="00A16149"/>
    <w:rsid w:val="00A166FB"/>
    <w:rsid w:val="00A171FA"/>
    <w:rsid w:val="00A17CA7"/>
    <w:rsid w:val="00A21561"/>
    <w:rsid w:val="00A218AB"/>
    <w:rsid w:val="00A23187"/>
    <w:rsid w:val="00A23932"/>
    <w:rsid w:val="00A25171"/>
    <w:rsid w:val="00A255C0"/>
    <w:rsid w:val="00A2710A"/>
    <w:rsid w:val="00A3102D"/>
    <w:rsid w:val="00A31749"/>
    <w:rsid w:val="00A31AB3"/>
    <w:rsid w:val="00A32439"/>
    <w:rsid w:val="00A33550"/>
    <w:rsid w:val="00A33F53"/>
    <w:rsid w:val="00A34371"/>
    <w:rsid w:val="00A34827"/>
    <w:rsid w:val="00A34BCE"/>
    <w:rsid w:val="00A34C1D"/>
    <w:rsid w:val="00A34CC8"/>
    <w:rsid w:val="00A35230"/>
    <w:rsid w:val="00A359DD"/>
    <w:rsid w:val="00A35B8B"/>
    <w:rsid w:val="00A4012F"/>
    <w:rsid w:val="00A40C42"/>
    <w:rsid w:val="00A40CFB"/>
    <w:rsid w:val="00A414EA"/>
    <w:rsid w:val="00A42154"/>
    <w:rsid w:val="00A4330F"/>
    <w:rsid w:val="00A43B50"/>
    <w:rsid w:val="00A43B7F"/>
    <w:rsid w:val="00A44303"/>
    <w:rsid w:val="00A45137"/>
    <w:rsid w:val="00A451AA"/>
    <w:rsid w:val="00A45959"/>
    <w:rsid w:val="00A45DA1"/>
    <w:rsid w:val="00A46230"/>
    <w:rsid w:val="00A464F1"/>
    <w:rsid w:val="00A46BB6"/>
    <w:rsid w:val="00A47C61"/>
    <w:rsid w:val="00A47EE0"/>
    <w:rsid w:val="00A47F10"/>
    <w:rsid w:val="00A47FA8"/>
    <w:rsid w:val="00A513C7"/>
    <w:rsid w:val="00A51692"/>
    <w:rsid w:val="00A517E3"/>
    <w:rsid w:val="00A524D6"/>
    <w:rsid w:val="00A53671"/>
    <w:rsid w:val="00A55A5D"/>
    <w:rsid w:val="00A55AB0"/>
    <w:rsid w:val="00A55DFC"/>
    <w:rsid w:val="00A56B88"/>
    <w:rsid w:val="00A57082"/>
    <w:rsid w:val="00A60D1B"/>
    <w:rsid w:val="00A60F52"/>
    <w:rsid w:val="00A61E23"/>
    <w:rsid w:val="00A634D6"/>
    <w:rsid w:val="00A65CA4"/>
    <w:rsid w:val="00A67B46"/>
    <w:rsid w:val="00A67C62"/>
    <w:rsid w:val="00A71447"/>
    <w:rsid w:val="00A71F01"/>
    <w:rsid w:val="00A72068"/>
    <w:rsid w:val="00A72693"/>
    <w:rsid w:val="00A72AAE"/>
    <w:rsid w:val="00A72B71"/>
    <w:rsid w:val="00A7324B"/>
    <w:rsid w:val="00A73C20"/>
    <w:rsid w:val="00A7523B"/>
    <w:rsid w:val="00A75662"/>
    <w:rsid w:val="00A756FA"/>
    <w:rsid w:val="00A8060E"/>
    <w:rsid w:val="00A80648"/>
    <w:rsid w:val="00A81DB8"/>
    <w:rsid w:val="00A82C73"/>
    <w:rsid w:val="00A82CB3"/>
    <w:rsid w:val="00A82D84"/>
    <w:rsid w:val="00A837D3"/>
    <w:rsid w:val="00A83DE9"/>
    <w:rsid w:val="00A846F0"/>
    <w:rsid w:val="00A8587D"/>
    <w:rsid w:val="00A858CA"/>
    <w:rsid w:val="00A87C08"/>
    <w:rsid w:val="00A90975"/>
    <w:rsid w:val="00A90A48"/>
    <w:rsid w:val="00A912E5"/>
    <w:rsid w:val="00A91337"/>
    <w:rsid w:val="00A91436"/>
    <w:rsid w:val="00A920D6"/>
    <w:rsid w:val="00A92291"/>
    <w:rsid w:val="00A9397F"/>
    <w:rsid w:val="00A94629"/>
    <w:rsid w:val="00A95189"/>
    <w:rsid w:val="00A957E9"/>
    <w:rsid w:val="00A95C99"/>
    <w:rsid w:val="00A973E1"/>
    <w:rsid w:val="00A979E0"/>
    <w:rsid w:val="00A97D13"/>
    <w:rsid w:val="00A97E21"/>
    <w:rsid w:val="00AA0066"/>
    <w:rsid w:val="00AA00D0"/>
    <w:rsid w:val="00AA0471"/>
    <w:rsid w:val="00AA0916"/>
    <w:rsid w:val="00AA120B"/>
    <w:rsid w:val="00AA1533"/>
    <w:rsid w:val="00AA1678"/>
    <w:rsid w:val="00AA2312"/>
    <w:rsid w:val="00AA26D2"/>
    <w:rsid w:val="00AA2D09"/>
    <w:rsid w:val="00AA31AA"/>
    <w:rsid w:val="00AA3E55"/>
    <w:rsid w:val="00AA42E6"/>
    <w:rsid w:val="00AA6D3E"/>
    <w:rsid w:val="00AB12C8"/>
    <w:rsid w:val="00AB1D0C"/>
    <w:rsid w:val="00AB3C91"/>
    <w:rsid w:val="00AB43BE"/>
    <w:rsid w:val="00AB43C3"/>
    <w:rsid w:val="00AB44B6"/>
    <w:rsid w:val="00AB50A9"/>
    <w:rsid w:val="00AB51B3"/>
    <w:rsid w:val="00AB790C"/>
    <w:rsid w:val="00AB7C20"/>
    <w:rsid w:val="00AC1536"/>
    <w:rsid w:val="00AC15D0"/>
    <w:rsid w:val="00AC1A42"/>
    <w:rsid w:val="00AC2308"/>
    <w:rsid w:val="00AC2820"/>
    <w:rsid w:val="00AC2858"/>
    <w:rsid w:val="00AC2DAC"/>
    <w:rsid w:val="00AC4CA4"/>
    <w:rsid w:val="00AC5326"/>
    <w:rsid w:val="00AC583A"/>
    <w:rsid w:val="00AC5947"/>
    <w:rsid w:val="00AC5AF7"/>
    <w:rsid w:val="00AC5C93"/>
    <w:rsid w:val="00AC5FF0"/>
    <w:rsid w:val="00AC6386"/>
    <w:rsid w:val="00AC64BB"/>
    <w:rsid w:val="00AC78F4"/>
    <w:rsid w:val="00AC7A12"/>
    <w:rsid w:val="00AC7C2E"/>
    <w:rsid w:val="00AD0307"/>
    <w:rsid w:val="00AD05F2"/>
    <w:rsid w:val="00AD1331"/>
    <w:rsid w:val="00AD3634"/>
    <w:rsid w:val="00AD3F75"/>
    <w:rsid w:val="00AD448C"/>
    <w:rsid w:val="00AD4A25"/>
    <w:rsid w:val="00AD538D"/>
    <w:rsid w:val="00AD543D"/>
    <w:rsid w:val="00AD69C0"/>
    <w:rsid w:val="00AE1DEA"/>
    <w:rsid w:val="00AE2BE5"/>
    <w:rsid w:val="00AE4A6D"/>
    <w:rsid w:val="00AE4E13"/>
    <w:rsid w:val="00AE5AE7"/>
    <w:rsid w:val="00AE5E13"/>
    <w:rsid w:val="00AE5EB0"/>
    <w:rsid w:val="00AE5F18"/>
    <w:rsid w:val="00AE7667"/>
    <w:rsid w:val="00AE7876"/>
    <w:rsid w:val="00AF0344"/>
    <w:rsid w:val="00AF0982"/>
    <w:rsid w:val="00AF10B6"/>
    <w:rsid w:val="00AF148F"/>
    <w:rsid w:val="00AF1D04"/>
    <w:rsid w:val="00AF1D74"/>
    <w:rsid w:val="00AF22D4"/>
    <w:rsid w:val="00AF2C71"/>
    <w:rsid w:val="00AF3F08"/>
    <w:rsid w:val="00AF4277"/>
    <w:rsid w:val="00AF59D3"/>
    <w:rsid w:val="00AF665A"/>
    <w:rsid w:val="00AF66B4"/>
    <w:rsid w:val="00AF75C0"/>
    <w:rsid w:val="00AF79A3"/>
    <w:rsid w:val="00AF7A63"/>
    <w:rsid w:val="00B02854"/>
    <w:rsid w:val="00B02CEF"/>
    <w:rsid w:val="00B034F7"/>
    <w:rsid w:val="00B04C09"/>
    <w:rsid w:val="00B04CFD"/>
    <w:rsid w:val="00B05311"/>
    <w:rsid w:val="00B053D8"/>
    <w:rsid w:val="00B056CF"/>
    <w:rsid w:val="00B059D7"/>
    <w:rsid w:val="00B0615F"/>
    <w:rsid w:val="00B1049F"/>
    <w:rsid w:val="00B114EE"/>
    <w:rsid w:val="00B11788"/>
    <w:rsid w:val="00B12D3B"/>
    <w:rsid w:val="00B1336C"/>
    <w:rsid w:val="00B14848"/>
    <w:rsid w:val="00B14C36"/>
    <w:rsid w:val="00B159E4"/>
    <w:rsid w:val="00B16FAF"/>
    <w:rsid w:val="00B17DD2"/>
    <w:rsid w:val="00B20ECD"/>
    <w:rsid w:val="00B223CE"/>
    <w:rsid w:val="00B228D7"/>
    <w:rsid w:val="00B22A3E"/>
    <w:rsid w:val="00B23553"/>
    <w:rsid w:val="00B238DD"/>
    <w:rsid w:val="00B242F2"/>
    <w:rsid w:val="00B24823"/>
    <w:rsid w:val="00B26510"/>
    <w:rsid w:val="00B2765D"/>
    <w:rsid w:val="00B2799D"/>
    <w:rsid w:val="00B305F6"/>
    <w:rsid w:val="00B30EE3"/>
    <w:rsid w:val="00B32754"/>
    <w:rsid w:val="00B32B66"/>
    <w:rsid w:val="00B32FC1"/>
    <w:rsid w:val="00B33298"/>
    <w:rsid w:val="00B340EB"/>
    <w:rsid w:val="00B344E9"/>
    <w:rsid w:val="00B34621"/>
    <w:rsid w:val="00B34A84"/>
    <w:rsid w:val="00B35260"/>
    <w:rsid w:val="00B3583C"/>
    <w:rsid w:val="00B36B72"/>
    <w:rsid w:val="00B37201"/>
    <w:rsid w:val="00B37EF9"/>
    <w:rsid w:val="00B40A83"/>
    <w:rsid w:val="00B417BE"/>
    <w:rsid w:val="00B426CB"/>
    <w:rsid w:val="00B43949"/>
    <w:rsid w:val="00B447B9"/>
    <w:rsid w:val="00B44C12"/>
    <w:rsid w:val="00B4563E"/>
    <w:rsid w:val="00B46049"/>
    <w:rsid w:val="00B463F1"/>
    <w:rsid w:val="00B46468"/>
    <w:rsid w:val="00B469D8"/>
    <w:rsid w:val="00B46EB8"/>
    <w:rsid w:val="00B479B7"/>
    <w:rsid w:val="00B50ED1"/>
    <w:rsid w:val="00B519C0"/>
    <w:rsid w:val="00B51AC6"/>
    <w:rsid w:val="00B524BA"/>
    <w:rsid w:val="00B53EAD"/>
    <w:rsid w:val="00B544C7"/>
    <w:rsid w:val="00B54D30"/>
    <w:rsid w:val="00B55B25"/>
    <w:rsid w:val="00B560DB"/>
    <w:rsid w:val="00B57DD3"/>
    <w:rsid w:val="00B602B0"/>
    <w:rsid w:val="00B602BE"/>
    <w:rsid w:val="00B60426"/>
    <w:rsid w:val="00B60A41"/>
    <w:rsid w:val="00B60F9B"/>
    <w:rsid w:val="00B6106F"/>
    <w:rsid w:val="00B6144B"/>
    <w:rsid w:val="00B6219B"/>
    <w:rsid w:val="00B63401"/>
    <w:rsid w:val="00B64FEF"/>
    <w:rsid w:val="00B65B7A"/>
    <w:rsid w:val="00B65CBC"/>
    <w:rsid w:val="00B6632D"/>
    <w:rsid w:val="00B67441"/>
    <w:rsid w:val="00B677D5"/>
    <w:rsid w:val="00B67C84"/>
    <w:rsid w:val="00B7012C"/>
    <w:rsid w:val="00B70974"/>
    <w:rsid w:val="00B70F2E"/>
    <w:rsid w:val="00B71897"/>
    <w:rsid w:val="00B72E0E"/>
    <w:rsid w:val="00B730F3"/>
    <w:rsid w:val="00B74B84"/>
    <w:rsid w:val="00B75997"/>
    <w:rsid w:val="00B75DE6"/>
    <w:rsid w:val="00B760DB"/>
    <w:rsid w:val="00B778D2"/>
    <w:rsid w:val="00B77BAE"/>
    <w:rsid w:val="00B77FD6"/>
    <w:rsid w:val="00B80573"/>
    <w:rsid w:val="00B81096"/>
    <w:rsid w:val="00B8153E"/>
    <w:rsid w:val="00B817F1"/>
    <w:rsid w:val="00B81A5C"/>
    <w:rsid w:val="00B82818"/>
    <w:rsid w:val="00B830F0"/>
    <w:rsid w:val="00B832ED"/>
    <w:rsid w:val="00B83CD6"/>
    <w:rsid w:val="00B84CCF"/>
    <w:rsid w:val="00B86CE5"/>
    <w:rsid w:val="00B86FB8"/>
    <w:rsid w:val="00B8767C"/>
    <w:rsid w:val="00B90484"/>
    <w:rsid w:val="00B91EEC"/>
    <w:rsid w:val="00B93A8D"/>
    <w:rsid w:val="00B94262"/>
    <w:rsid w:val="00B9470F"/>
    <w:rsid w:val="00B95FFF"/>
    <w:rsid w:val="00B96161"/>
    <w:rsid w:val="00B9642B"/>
    <w:rsid w:val="00B96F15"/>
    <w:rsid w:val="00BA0404"/>
    <w:rsid w:val="00BA04EB"/>
    <w:rsid w:val="00BA059F"/>
    <w:rsid w:val="00BA1831"/>
    <w:rsid w:val="00BA1844"/>
    <w:rsid w:val="00BA1C16"/>
    <w:rsid w:val="00BA2580"/>
    <w:rsid w:val="00BA2904"/>
    <w:rsid w:val="00BA3061"/>
    <w:rsid w:val="00BA3BF2"/>
    <w:rsid w:val="00BA3C75"/>
    <w:rsid w:val="00BA3C98"/>
    <w:rsid w:val="00BA4810"/>
    <w:rsid w:val="00BA4C6D"/>
    <w:rsid w:val="00BA4DB6"/>
    <w:rsid w:val="00BA591F"/>
    <w:rsid w:val="00BA67E1"/>
    <w:rsid w:val="00BA7788"/>
    <w:rsid w:val="00BB0CF9"/>
    <w:rsid w:val="00BB1699"/>
    <w:rsid w:val="00BB225F"/>
    <w:rsid w:val="00BB3FF2"/>
    <w:rsid w:val="00BB5460"/>
    <w:rsid w:val="00BB6065"/>
    <w:rsid w:val="00BB6801"/>
    <w:rsid w:val="00BB6F90"/>
    <w:rsid w:val="00BB779D"/>
    <w:rsid w:val="00BC0874"/>
    <w:rsid w:val="00BC0C9E"/>
    <w:rsid w:val="00BC23B0"/>
    <w:rsid w:val="00BC28F5"/>
    <w:rsid w:val="00BC2C97"/>
    <w:rsid w:val="00BC30B0"/>
    <w:rsid w:val="00BC35D0"/>
    <w:rsid w:val="00BC3ED5"/>
    <w:rsid w:val="00BC5506"/>
    <w:rsid w:val="00BC5DD1"/>
    <w:rsid w:val="00BC6397"/>
    <w:rsid w:val="00BC780E"/>
    <w:rsid w:val="00BC7D35"/>
    <w:rsid w:val="00BD01E4"/>
    <w:rsid w:val="00BD06DD"/>
    <w:rsid w:val="00BD0E03"/>
    <w:rsid w:val="00BD1458"/>
    <w:rsid w:val="00BD1C65"/>
    <w:rsid w:val="00BD26D7"/>
    <w:rsid w:val="00BD3069"/>
    <w:rsid w:val="00BD3176"/>
    <w:rsid w:val="00BD44D5"/>
    <w:rsid w:val="00BD599D"/>
    <w:rsid w:val="00BD5F31"/>
    <w:rsid w:val="00BD630A"/>
    <w:rsid w:val="00BD66DC"/>
    <w:rsid w:val="00BD67B2"/>
    <w:rsid w:val="00BD6A30"/>
    <w:rsid w:val="00BD714E"/>
    <w:rsid w:val="00BD7167"/>
    <w:rsid w:val="00BE2C5C"/>
    <w:rsid w:val="00BE2E04"/>
    <w:rsid w:val="00BE4C62"/>
    <w:rsid w:val="00BE5282"/>
    <w:rsid w:val="00BE53F5"/>
    <w:rsid w:val="00BE67D9"/>
    <w:rsid w:val="00BE6832"/>
    <w:rsid w:val="00BE77E6"/>
    <w:rsid w:val="00BE7968"/>
    <w:rsid w:val="00BF0752"/>
    <w:rsid w:val="00BF1402"/>
    <w:rsid w:val="00BF2388"/>
    <w:rsid w:val="00BF4361"/>
    <w:rsid w:val="00BF47AF"/>
    <w:rsid w:val="00BF58B2"/>
    <w:rsid w:val="00BF678A"/>
    <w:rsid w:val="00BF7C74"/>
    <w:rsid w:val="00C0111E"/>
    <w:rsid w:val="00C0221D"/>
    <w:rsid w:val="00C02231"/>
    <w:rsid w:val="00C022BD"/>
    <w:rsid w:val="00C0260B"/>
    <w:rsid w:val="00C04D5A"/>
    <w:rsid w:val="00C04E1F"/>
    <w:rsid w:val="00C055B7"/>
    <w:rsid w:val="00C06010"/>
    <w:rsid w:val="00C06C5C"/>
    <w:rsid w:val="00C105FE"/>
    <w:rsid w:val="00C1099D"/>
    <w:rsid w:val="00C109E1"/>
    <w:rsid w:val="00C12D14"/>
    <w:rsid w:val="00C13BE8"/>
    <w:rsid w:val="00C14194"/>
    <w:rsid w:val="00C141CE"/>
    <w:rsid w:val="00C14BAF"/>
    <w:rsid w:val="00C155F2"/>
    <w:rsid w:val="00C16457"/>
    <w:rsid w:val="00C202E1"/>
    <w:rsid w:val="00C20A14"/>
    <w:rsid w:val="00C2185E"/>
    <w:rsid w:val="00C218E2"/>
    <w:rsid w:val="00C22034"/>
    <w:rsid w:val="00C22C95"/>
    <w:rsid w:val="00C23305"/>
    <w:rsid w:val="00C23F6A"/>
    <w:rsid w:val="00C24E52"/>
    <w:rsid w:val="00C25B5F"/>
    <w:rsid w:val="00C25B86"/>
    <w:rsid w:val="00C25F5B"/>
    <w:rsid w:val="00C26E20"/>
    <w:rsid w:val="00C274B2"/>
    <w:rsid w:val="00C277D6"/>
    <w:rsid w:val="00C278AD"/>
    <w:rsid w:val="00C3058E"/>
    <w:rsid w:val="00C30BEF"/>
    <w:rsid w:val="00C315A0"/>
    <w:rsid w:val="00C32F36"/>
    <w:rsid w:val="00C35623"/>
    <w:rsid w:val="00C35A04"/>
    <w:rsid w:val="00C3644B"/>
    <w:rsid w:val="00C40F10"/>
    <w:rsid w:val="00C41195"/>
    <w:rsid w:val="00C41872"/>
    <w:rsid w:val="00C425F2"/>
    <w:rsid w:val="00C426EF"/>
    <w:rsid w:val="00C435B8"/>
    <w:rsid w:val="00C44A19"/>
    <w:rsid w:val="00C45463"/>
    <w:rsid w:val="00C469C2"/>
    <w:rsid w:val="00C47997"/>
    <w:rsid w:val="00C51118"/>
    <w:rsid w:val="00C51A38"/>
    <w:rsid w:val="00C52CD0"/>
    <w:rsid w:val="00C557B2"/>
    <w:rsid w:val="00C55B03"/>
    <w:rsid w:val="00C5701D"/>
    <w:rsid w:val="00C6063C"/>
    <w:rsid w:val="00C6086E"/>
    <w:rsid w:val="00C61793"/>
    <w:rsid w:val="00C61E6B"/>
    <w:rsid w:val="00C61FE2"/>
    <w:rsid w:val="00C625E0"/>
    <w:rsid w:val="00C62883"/>
    <w:rsid w:val="00C62D88"/>
    <w:rsid w:val="00C635C6"/>
    <w:rsid w:val="00C63BC4"/>
    <w:rsid w:val="00C64297"/>
    <w:rsid w:val="00C64B29"/>
    <w:rsid w:val="00C664F6"/>
    <w:rsid w:val="00C66AAF"/>
    <w:rsid w:val="00C67697"/>
    <w:rsid w:val="00C700E5"/>
    <w:rsid w:val="00C701FB"/>
    <w:rsid w:val="00C70465"/>
    <w:rsid w:val="00C71073"/>
    <w:rsid w:val="00C730AA"/>
    <w:rsid w:val="00C7354C"/>
    <w:rsid w:val="00C73D1A"/>
    <w:rsid w:val="00C73D7E"/>
    <w:rsid w:val="00C74701"/>
    <w:rsid w:val="00C74890"/>
    <w:rsid w:val="00C74FF9"/>
    <w:rsid w:val="00C757E6"/>
    <w:rsid w:val="00C76D79"/>
    <w:rsid w:val="00C77643"/>
    <w:rsid w:val="00C776B1"/>
    <w:rsid w:val="00C77F1A"/>
    <w:rsid w:val="00C80D11"/>
    <w:rsid w:val="00C8126A"/>
    <w:rsid w:val="00C8141E"/>
    <w:rsid w:val="00C81469"/>
    <w:rsid w:val="00C8146E"/>
    <w:rsid w:val="00C825DD"/>
    <w:rsid w:val="00C83A99"/>
    <w:rsid w:val="00C83C74"/>
    <w:rsid w:val="00C852D5"/>
    <w:rsid w:val="00C85D26"/>
    <w:rsid w:val="00C87326"/>
    <w:rsid w:val="00C87AF4"/>
    <w:rsid w:val="00C9099D"/>
    <w:rsid w:val="00C90C70"/>
    <w:rsid w:val="00C90F62"/>
    <w:rsid w:val="00C91A69"/>
    <w:rsid w:val="00C91E27"/>
    <w:rsid w:val="00C92879"/>
    <w:rsid w:val="00C93318"/>
    <w:rsid w:val="00C93A27"/>
    <w:rsid w:val="00C93AFB"/>
    <w:rsid w:val="00C93B51"/>
    <w:rsid w:val="00C9451D"/>
    <w:rsid w:val="00C953FB"/>
    <w:rsid w:val="00C95457"/>
    <w:rsid w:val="00C95FA7"/>
    <w:rsid w:val="00C9614F"/>
    <w:rsid w:val="00C9690F"/>
    <w:rsid w:val="00C96B34"/>
    <w:rsid w:val="00C96B3F"/>
    <w:rsid w:val="00CA030E"/>
    <w:rsid w:val="00CA0D30"/>
    <w:rsid w:val="00CA11F4"/>
    <w:rsid w:val="00CA159D"/>
    <w:rsid w:val="00CA388D"/>
    <w:rsid w:val="00CA3893"/>
    <w:rsid w:val="00CA3E59"/>
    <w:rsid w:val="00CA4137"/>
    <w:rsid w:val="00CA5D40"/>
    <w:rsid w:val="00CA6104"/>
    <w:rsid w:val="00CA630E"/>
    <w:rsid w:val="00CA6C1B"/>
    <w:rsid w:val="00CA735F"/>
    <w:rsid w:val="00CB0059"/>
    <w:rsid w:val="00CB1A10"/>
    <w:rsid w:val="00CB2339"/>
    <w:rsid w:val="00CB3028"/>
    <w:rsid w:val="00CB4294"/>
    <w:rsid w:val="00CB4C00"/>
    <w:rsid w:val="00CB52A3"/>
    <w:rsid w:val="00CB5403"/>
    <w:rsid w:val="00CB554F"/>
    <w:rsid w:val="00CB5E51"/>
    <w:rsid w:val="00CB60B6"/>
    <w:rsid w:val="00CB69BC"/>
    <w:rsid w:val="00CB7332"/>
    <w:rsid w:val="00CB7FD4"/>
    <w:rsid w:val="00CC02D1"/>
    <w:rsid w:val="00CC0A69"/>
    <w:rsid w:val="00CC16CE"/>
    <w:rsid w:val="00CC2DF0"/>
    <w:rsid w:val="00CC3EE4"/>
    <w:rsid w:val="00CC41E9"/>
    <w:rsid w:val="00CC46A0"/>
    <w:rsid w:val="00CC5348"/>
    <w:rsid w:val="00CC71FB"/>
    <w:rsid w:val="00CC7E57"/>
    <w:rsid w:val="00CD20B9"/>
    <w:rsid w:val="00CD2734"/>
    <w:rsid w:val="00CD2C93"/>
    <w:rsid w:val="00CD3B8A"/>
    <w:rsid w:val="00CD3BDA"/>
    <w:rsid w:val="00CD4026"/>
    <w:rsid w:val="00CD410C"/>
    <w:rsid w:val="00CD446E"/>
    <w:rsid w:val="00CD4D16"/>
    <w:rsid w:val="00CD4E30"/>
    <w:rsid w:val="00CD4FEA"/>
    <w:rsid w:val="00CD6242"/>
    <w:rsid w:val="00CD6880"/>
    <w:rsid w:val="00CE2330"/>
    <w:rsid w:val="00CE23D1"/>
    <w:rsid w:val="00CE2F10"/>
    <w:rsid w:val="00CE3D46"/>
    <w:rsid w:val="00CE446C"/>
    <w:rsid w:val="00CE505F"/>
    <w:rsid w:val="00CE5590"/>
    <w:rsid w:val="00CE5D7E"/>
    <w:rsid w:val="00CE6F64"/>
    <w:rsid w:val="00CE77B6"/>
    <w:rsid w:val="00CE7E34"/>
    <w:rsid w:val="00CF0660"/>
    <w:rsid w:val="00CF0F4E"/>
    <w:rsid w:val="00CF18CF"/>
    <w:rsid w:val="00CF1CA2"/>
    <w:rsid w:val="00CF57FD"/>
    <w:rsid w:val="00CF6B29"/>
    <w:rsid w:val="00CF75A2"/>
    <w:rsid w:val="00CF77A2"/>
    <w:rsid w:val="00CF7AEA"/>
    <w:rsid w:val="00D0051A"/>
    <w:rsid w:val="00D00528"/>
    <w:rsid w:val="00D00788"/>
    <w:rsid w:val="00D0091B"/>
    <w:rsid w:val="00D00BEF"/>
    <w:rsid w:val="00D011A9"/>
    <w:rsid w:val="00D02838"/>
    <w:rsid w:val="00D03665"/>
    <w:rsid w:val="00D05185"/>
    <w:rsid w:val="00D053AB"/>
    <w:rsid w:val="00D06501"/>
    <w:rsid w:val="00D10967"/>
    <w:rsid w:val="00D131A9"/>
    <w:rsid w:val="00D13274"/>
    <w:rsid w:val="00D133BA"/>
    <w:rsid w:val="00D1352B"/>
    <w:rsid w:val="00D1380C"/>
    <w:rsid w:val="00D13852"/>
    <w:rsid w:val="00D1435A"/>
    <w:rsid w:val="00D14524"/>
    <w:rsid w:val="00D14838"/>
    <w:rsid w:val="00D148C1"/>
    <w:rsid w:val="00D15F1C"/>
    <w:rsid w:val="00D15FD9"/>
    <w:rsid w:val="00D168F1"/>
    <w:rsid w:val="00D16FCA"/>
    <w:rsid w:val="00D1714E"/>
    <w:rsid w:val="00D173BF"/>
    <w:rsid w:val="00D17604"/>
    <w:rsid w:val="00D17947"/>
    <w:rsid w:val="00D216DD"/>
    <w:rsid w:val="00D21C8C"/>
    <w:rsid w:val="00D21E31"/>
    <w:rsid w:val="00D22377"/>
    <w:rsid w:val="00D259AF"/>
    <w:rsid w:val="00D261E8"/>
    <w:rsid w:val="00D2633A"/>
    <w:rsid w:val="00D26958"/>
    <w:rsid w:val="00D27101"/>
    <w:rsid w:val="00D273F6"/>
    <w:rsid w:val="00D300E0"/>
    <w:rsid w:val="00D33AAA"/>
    <w:rsid w:val="00D347A4"/>
    <w:rsid w:val="00D35E11"/>
    <w:rsid w:val="00D37B76"/>
    <w:rsid w:val="00D37D12"/>
    <w:rsid w:val="00D400A4"/>
    <w:rsid w:val="00D412E0"/>
    <w:rsid w:val="00D4156F"/>
    <w:rsid w:val="00D42FC5"/>
    <w:rsid w:val="00D45703"/>
    <w:rsid w:val="00D472E7"/>
    <w:rsid w:val="00D5031E"/>
    <w:rsid w:val="00D50F65"/>
    <w:rsid w:val="00D514DD"/>
    <w:rsid w:val="00D51765"/>
    <w:rsid w:val="00D51784"/>
    <w:rsid w:val="00D528C2"/>
    <w:rsid w:val="00D546AF"/>
    <w:rsid w:val="00D54B7F"/>
    <w:rsid w:val="00D568A3"/>
    <w:rsid w:val="00D60323"/>
    <w:rsid w:val="00D60B76"/>
    <w:rsid w:val="00D6168A"/>
    <w:rsid w:val="00D617B4"/>
    <w:rsid w:val="00D6194E"/>
    <w:rsid w:val="00D62D4E"/>
    <w:rsid w:val="00D631FC"/>
    <w:rsid w:val="00D63380"/>
    <w:rsid w:val="00D642D8"/>
    <w:rsid w:val="00D6506F"/>
    <w:rsid w:val="00D6623C"/>
    <w:rsid w:val="00D66D3D"/>
    <w:rsid w:val="00D66FDC"/>
    <w:rsid w:val="00D7055D"/>
    <w:rsid w:val="00D70562"/>
    <w:rsid w:val="00D72579"/>
    <w:rsid w:val="00D72CB4"/>
    <w:rsid w:val="00D75249"/>
    <w:rsid w:val="00D755D5"/>
    <w:rsid w:val="00D75FE2"/>
    <w:rsid w:val="00D76B23"/>
    <w:rsid w:val="00D779AA"/>
    <w:rsid w:val="00D77E22"/>
    <w:rsid w:val="00D80ED0"/>
    <w:rsid w:val="00D81CA1"/>
    <w:rsid w:val="00D81FDE"/>
    <w:rsid w:val="00D834EF"/>
    <w:rsid w:val="00D836BE"/>
    <w:rsid w:val="00D84161"/>
    <w:rsid w:val="00D845DA"/>
    <w:rsid w:val="00D846E0"/>
    <w:rsid w:val="00D850EE"/>
    <w:rsid w:val="00D8524F"/>
    <w:rsid w:val="00D85B8A"/>
    <w:rsid w:val="00D86613"/>
    <w:rsid w:val="00D867D9"/>
    <w:rsid w:val="00D87420"/>
    <w:rsid w:val="00D87940"/>
    <w:rsid w:val="00D87EF9"/>
    <w:rsid w:val="00D87FAA"/>
    <w:rsid w:val="00D905F2"/>
    <w:rsid w:val="00D90F49"/>
    <w:rsid w:val="00D90FDC"/>
    <w:rsid w:val="00D91588"/>
    <w:rsid w:val="00D925D2"/>
    <w:rsid w:val="00D96AC3"/>
    <w:rsid w:val="00D96D93"/>
    <w:rsid w:val="00D970F9"/>
    <w:rsid w:val="00DA0F76"/>
    <w:rsid w:val="00DA1466"/>
    <w:rsid w:val="00DA354F"/>
    <w:rsid w:val="00DA35F1"/>
    <w:rsid w:val="00DA4EF7"/>
    <w:rsid w:val="00DA68AF"/>
    <w:rsid w:val="00DA746B"/>
    <w:rsid w:val="00DA7D14"/>
    <w:rsid w:val="00DB01C1"/>
    <w:rsid w:val="00DB0D85"/>
    <w:rsid w:val="00DB14B1"/>
    <w:rsid w:val="00DB15E3"/>
    <w:rsid w:val="00DB15F1"/>
    <w:rsid w:val="00DB17B9"/>
    <w:rsid w:val="00DB281D"/>
    <w:rsid w:val="00DB3474"/>
    <w:rsid w:val="00DB44C6"/>
    <w:rsid w:val="00DB4B68"/>
    <w:rsid w:val="00DB511E"/>
    <w:rsid w:val="00DB5351"/>
    <w:rsid w:val="00DB6420"/>
    <w:rsid w:val="00DB68AC"/>
    <w:rsid w:val="00DB6A19"/>
    <w:rsid w:val="00DB6FB4"/>
    <w:rsid w:val="00DB731E"/>
    <w:rsid w:val="00DB7375"/>
    <w:rsid w:val="00DC1285"/>
    <w:rsid w:val="00DC1ECA"/>
    <w:rsid w:val="00DC2122"/>
    <w:rsid w:val="00DC29FA"/>
    <w:rsid w:val="00DC2CCF"/>
    <w:rsid w:val="00DC3DDE"/>
    <w:rsid w:val="00DC4044"/>
    <w:rsid w:val="00DC49FF"/>
    <w:rsid w:val="00DC50FA"/>
    <w:rsid w:val="00DC55BB"/>
    <w:rsid w:val="00DC69C0"/>
    <w:rsid w:val="00DC6BC0"/>
    <w:rsid w:val="00DC7CD5"/>
    <w:rsid w:val="00DC7F2D"/>
    <w:rsid w:val="00DD03FB"/>
    <w:rsid w:val="00DD04EC"/>
    <w:rsid w:val="00DD1941"/>
    <w:rsid w:val="00DD3509"/>
    <w:rsid w:val="00DD35DF"/>
    <w:rsid w:val="00DD4A59"/>
    <w:rsid w:val="00DD4CF1"/>
    <w:rsid w:val="00DD5600"/>
    <w:rsid w:val="00DD702A"/>
    <w:rsid w:val="00DD7C29"/>
    <w:rsid w:val="00DD7D5D"/>
    <w:rsid w:val="00DD7FE5"/>
    <w:rsid w:val="00DE0063"/>
    <w:rsid w:val="00DE0B02"/>
    <w:rsid w:val="00DE10C9"/>
    <w:rsid w:val="00DE1490"/>
    <w:rsid w:val="00DE195E"/>
    <w:rsid w:val="00DE1BEC"/>
    <w:rsid w:val="00DE2617"/>
    <w:rsid w:val="00DE31BF"/>
    <w:rsid w:val="00DE3211"/>
    <w:rsid w:val="00DE36F0"/>
    <w:rsid w:val="00DE3B5D"/>
    <w:rsid w:val="00DE3C84"/>
    <w:rsid w:val="00DE435C"/>
    <w:rsid w:val="00DE465F"/>
    <w:rsid w:val="00DE4A90"/>
    <w:rsid w:val="00DE4E5B"/>
    <w:rsid w:val="00DE5BC8"/>
    <w:rsid w:val="00DE5C54"/>
    <w:rsid w:val="00DE69CB"/>
    <w:rsid w:val="00DF23DD"/>
    <w:rsid w:val="00DF2B29"/>
    <w:rsid w:val="00DF3F47"/>
    <w:rsid w:val="00DF3FE2"/>
    <w:rsid w:val="00DF45A8"/>
    <w:rsid w:val="00DF7420"/>
    <w:rsid w:val="00DF7E9C"/>
    <w:rsid w:val="00E01264"/>
    <w:rsid w:val="00E02D84"/>
    <w:rsid w:val="00E04DBE"/>
    <w:rsid w:val="00E06208"/>
    <w:rsid w:val="00E078AE"/>
    <w:rsid w:val="00E11255"/>
    <w:rsid w:val="00E1142E"/>
    <w:rsid w:val="00E11CF4"/>
    <w:rsid w:val="00E125FD"/>
    <w:rsid w:val="00E13057"/>
    <w:rsid w:val="00E13529"/>
    <w:rsid w:val="00E13819"/>
    <w:rsid w:val="00E14C1C"/>
    <w:rsid w:val="00E14E53"/>
    <w:rsid w:val="00E15707"/>
    <w:rsid w:val="00E16FC6"/>
    <w:rsid w:val="00E17695"/>
    <w:rsid w:val="00E17D4C"/>
    <w:rsid w:val="00E20DB9"/>
    <w:rsid w:val="00E21D30"/>
    <w:rsid w:val="00E21F3F"/>
    <w:rsid w:val="00E22C0A"/>
    <w:rsid w:val="00E22E1D"/>
    <w:rsid w:val="00E2397F"/>
    <w:rsid w:val="00E26008"/>
    <w:rsid w:val="00E27055"/>
    <w:rsid w:val="00E275BE"/>
    <w:rsid w:val="00E27D8E"/>
    <w:rsid w:val="00E30284"/>
    <w:rsid w:val="00E3096B"/>
    <w:rsid w:val="00E3326F"/>
    <w:rsid w:val="00E346F4"/>
    <w:rsid w:val="00E347AD"/>
    <w:rsid w:val="00E37964"/>
    <w:rsid w:val="00E427A8"/>
    <w:rsid w:val="00E42B71"/>
    <w:rsid w:val="00E44CEC"/>
    <w:rsid w:val="00E456BB"/>
    <w:rsid w:val="00E45D4F"/>
    <w:rsid w:val="00E46732"/>
    <w:rsid w:val="00E4796D"/>
    <w:rsid w:val="00E5163F"/>
    <w:rsid w:val="00E5225B"/>
    <w:rsid w:val="00E522FE"/>
    <w:rsid w:val="00E535A4"/>
    <w:rsid w:val="00E5487D"/>
    <w:rsid w:val="00E54897"/>
    <w:rsid w:val="00E568AD"/>
    <w:rsid w:val="00E56E7C"/>
    <w:rsid w:val="00E570C1"/>
    <w:rsid w:val="00E57A30"/>
    <w:rsid w:val="00E601E1"/>
    <w:rsid w:val="00E605AD"/>
    <w:rsid w:val="00E62770"/>
    <w:rsid w:val="00E64BF7"/>
    <w:rsid w:val="00E71610"/>
    <w:rsid w:val="00E7169C"/>
    <w:rsid w:val="00E71850"/>
    <w:rsid w:val="00E72E52"/>
    <w:rsid w:val="00E74D45"/>
    <w:rsid w:val="00E74F8D"/>
    <w:rsid w:val="00E7525A"/>
    <w:rsid w:val="00E7540E"/>
    <w:rsid w:val="00E7570B"/>
    <w:rsid w:val="00E76690"/>
    <w:rsid w:val="00E76B68"/>
    <w:rsid w:val="00E7785A"/>
    <w:rsid w:val="00E77B12"/>
    <w:rsid w:val="00E77C9A"/>
    <w:rsid w:val="00E77DE7"/>
    <w:rsid w:val="00E807C6"/>
    <w:rsid w:val="00E80B93"/>
    <w:rsid w:val="00E814EB"/>
    <w:rsid w:val="00E81F35"/>
    <w:rsid w:val="00E8231C"/>
    <w:rsid w:val="00E8318D"/>
    <w:rsid w:val="00E8329A"/>
    <w:rsid w:val="00E83620"/>
    <w:rsid w:val="00E84516"/>
    <w:rsid w:val="00E87784"/>
    <w:rsid w:val="00E91CB7"/>
    <w:rsid w:val="00E93972"/>
    <w:rsid w:val="00E93EBF"/>
    <w:rsid w:val="00E944F9"/>
    <w:rsid w:val="00E94655"/>
    <w:rsid w:val="00E9478D"/>
    <w:rsid w:val="00E958A1"/>
    <w:rsid w:val="00E95C25"/>
    <w:rsid w:val="00E96D48"/>
    <w:rsid w:val="00E97727"/>
    <w:rsid w:val="00EA0794"/>
    <w:rsid w:val="00EA1CD2"/>
    <w:rsid w:val="00EA2413"/>
    <w:rsid w:val="00EA29CA"/>
    <w:rsid w:val="00EA3B03"/>
    <w:rsid w:val="00EA4846"/>
    <w:rsid w:val="00EA4E68"/>
    <w:rsid w:val="00EA55F9"/>
    <w:rsid w:val="00EA5B70"/>
    <w:rsid w:val="00EA6784"/>
    <w:rsid w:val="00EA682A"/>
    <w:rsid w:val="00EA69CA"/>
    <w:rsid w:val="00EA6A4F"/>
    <w:rsid w:val="00EA703F"/>
    <w:rsid w:val="00EA71DE"/>
    <w:rsid w:val="00EA72F7"/>
    <w:rsid w:val="00EB0070"/>
    <w:rsid w:val="00EB28B6"/>
    <w:rsid w:val="00EB2BB8"/>
    <w:rsid w:val="00EB2C10"/>
    <w:rsid w:val="00EB3877"/>
    <w:rsid w:val="00EB38C4"/>
    <w:rsid w:val="00EB3AC3"/>
    <w:rsid w:val="00EB3C8F"/>
    <w:rsid w:val="00EB4338"/>
    <w:rsid w:val="00EB52D9"/>
    <w:rsid w:val="00EB7D2E"/>
    <w:rsid w:val="00EC03D2"/>
    <w:rsid w:val="00EC0426"/>
    <w:rsid w:val="00EC0EA4"/>
    <w:rsid w:val="00EC261D"/>
    <w:rsid w:val="00EC27C4"/>
    <w:rsid w:val="00EC2FE4"/>
    <w:rsid w:val="00EC415F"/>
    <w:rsid w:val="00EC68C4"/>
    <w:rsid w:val="00EC6AD9"/>
    <w:rsid w:val="00EC75BF"/>
    <w:rsid w:val="00EC7791"/>
    <w:rsid w:val="00EC79C4"/>
    <w:rsid w:val="00EC79DF"/>
    <w:rsid w:val="00EC7DE0"/>
    <w:rsid w:val="00EC7FB1"/>
    <w:rsid w:val="00ED09BD"/>
    <w:rsid w:val="00ED0C37"/>
    <w:rsid w:val="00ED13F5"/>
    <w:rsid w:val="00ED14D2"/>
    <w:rsid w:val="00ED1E15"/>
    <w:rsid w:val="00ED1F25"/>
    <w:rsid w:val="00ED2306"/>
    <w:rsid w:val="00ED2437"/>
    <w:rsid w:val="00ED2AD1"/>
    <w:rsid w:val="00ED2F13"/>
    <w:rsid w:val="00ED3206"/>
    <w:rsid w:val="00ED38C9"/>
    <w:rsid w:val="00ED710C"/>
    <w:rsid w:val="00ED75CB"/>
    <w:rsid w:val="00EE027C"/>
    <w:rsid w:val="00EE0AF1"/>
    <w:rsid w:val="00EE1D21"/>
    <w:rsid w:val="00EE1D8E"/>
    <w:rsid w:val="00EE30ED"/>
    <w:rsid w:val="00EE5959"/>
    <w:rsid w:val="00EE6381"/>
    <w:rsid w:val="00EE6530"/>
    <w:rsid w:val="00EE6B9D"/>
    <w:rsid w:val="00EE7889"/>
    <w:rsid w:val="00EF0211"/>
    <w:rsid w:val="00EF089A"/>
    <w:rsid w:val="00EF0F82"/>
    <w:rsid w:val="00EF1D6B"/>
    <w:rsid w:val="00EF1DD9"/>
    <w:rsid w:val="00EF1DDB"/>
    <w:rsid w:val="00EF2D7D"/>
    <w:rsid w:val="00EF3484"/>
    <w:rsid w:val="00EF3DB2"/>
    <w:rsid w:val="00EF467E"/>
    <w:rsid w:val="00EF5CD8"/>
    <w:rsid w:val="00EF5D3E"/>
    <w:rsid w:val="00EF6A29"/>
    <w:rsid w:val="00EF72CB"/>
    <w:rsid w:val="00EF73EB"/>
    <w:rsid w:val="00EF7672"/>
    <w:rsid w:val="00EF7A31"/>
    <w:rsid w:val="00F00B39"/>
    <w:rsid w:val="00F01694"/>
    <w:rsid w:val="00F01BE3"/>
    <w:rsid w:val="00F0283C"/>
    <w:rsid w:val="00F02A17"/>
    <w:rsid w:val="00F02A7B"/>
    <w:rsid w:val="00F02D37"/>
    <w:rsid w:val="00F02EDA"/>
    <w:rsid w:val="00F03664"/>
    <w:rsid w:val="00F03687"/>
    <w:rsid w:val="00F0373E"/>
    <w:rsid w:val="00F049ED"/>
    <w:rsid w:val="00F04D0F"/>
    <w:rsid w:val="00F05341"/>
    <w:rsid w:val="00F05982"/>
    <w:rsid w:val="00F07BDB"/>
    <w:rsid w:val="00F1016F"/>
    <w:rsid w:val="00F10D7B"/>
    <w:rsid w:val="00F10FC1"/>
    <w:rsid w:val="00F114A5"/>
    <w:rsid w:val="00F119DF"/>
    <w:rsid w:val="00F12EE1"/>
    <w:rsid w:val="00F12FFE"/>
    <w:rsid w:val="00F1416B"/>
    <w:rsid w:val="00F146FC"/>
    <w:rsid w:val="00F15A38"/>
    <w:rsid w:val="00F15E42"/>
    <w:rsid w:val="00F1747B"/>
    <w:rsid w:val="00F178FA"/>
    <w:rsid w:val="00F17AA4"/>
    <w:rsid w:val="00F212CA"/>
    <w:rsid w:val="00F2191C"/>
    <w:rsid w:val="00F21A3E"/>
    <w:rsid w:val="00F22A1C"/>
    <w:rsid w:val="00F258D4"/>
    <w:rsid w:val="00F25ABA"/>
    <w:rsid w:val="00F25E53"/>
    <w:rsid w:val="00F26D5B"/>
    <w:rsid w:val="00F30B36"/>
    <w:rsid w:val="00F30BF1"/>
    <w:rsid w:val="00F30FAC"/>
    <w:rsid w:val="00F33124"/>
    <w:rsid w:val="00F337AD"/>
    <w:rsid w:val="00F35303"/>
    <w:rsid w:val="00F36184"/>
    <w:rsid w:val="00F36445"/>
    <w:rsid w:val="00F36AB1"/>
    <w:rsid w:val="00F37387"/>
    <w:rsid w:val="00F37ADB"/>
    <w:rsid w:val="00F416F5"/>
    <w:rsid w:val="00F42ADA"/>
    <w:rsid w:val="00F438CF"/>
    <w:rsid w:val="00F4405C"/>
    <w:rsid w:val="00F453BD"/>
    <w:rsid w:val="00F45FE3"/>
    <w:rsid w:val="00F46008"/>
    <w:rsid w:val="00F4601D"/>
    <w:rsid w:val="00F46BFA"/>
    <w:rsid w:val="00F4762E"/>
    <w:rsid w:val="00F4766C"/>
    <w:rsid w:val="00F476DB"/>
    <w:rsid w:val="00F47EB4"/>
    <w:rsid w:val="00F503B5"/>
    <w:rsid w:val="00F51373"/>
    <w:rsid w:val="00F52A60"/>
    <w:rsid w:val="00F5311F"/>
    <w:rsid w:val="00F53DE9"/>
    <w:rsid w:val="00F53EF7"/>
    <w:rsid w:val="00F54BF9"/>
    <w:rsid w:val="00F54C19"/>
    <w:rsid w:val="00F56090"/>
    <w:rsid w:val="00F5632A"/>
    <w:rsid w:val="00F5633F"/>
    <w:rsid w:val="00F56D6D"/>
    <w:rsid w:val="00F601FA"/>
    <w:rsid w:val="00F606FC"/>
    <w:rsid w:val="00F615B9"/>
    <w:rsid w:val="00F61F73"/>
    <w:rsid w:val="00F6268F"/>
    <w:rsid w:val="00F63E21"/>
    <w:rsid w:val="00F653A9"/>
    <w:rsid w:val="00F65AD1"/>
    <w:rsid w:val="00F706DD"/>
    <w:rsid w:val="00F70BB7"/>
    <w:rsid w:val="00F72F56"/>
    <w:rsid w:val="00F72F85"/>
    <w:rsid w:val="00F738AF"/>
    <w:rsid w:val="00F74866"/>
    <w:rsid w:val="00F75D8F"/>
    <w:rsid w:val="00F76A61"/>
    <w:rsid w:val="00F76C74"/>
    <w:rsid w:val="00F77C6E"/>
    <w:rsid w:val="00F8057B"/>
    <w:rsid w:val="00F808A3"/>
    <w:rsid w:val="00F811B4"/>
    <w:rsid w:val="00F81BFF"/>
    <w:rsid w:val="00F81FA8"/>
    <w:rsid w:val="00F81FE9"/>
    <w:rsid w:val="00F82DC5"/>
    <w:rsid w:val="00F8390C"/>
    <w:rsid w:val="00F84CDC"/>
    <w:rsid w:val="00F84FA9"/>
    <w:rsid w:val="00F851B3"/>
    <w:rsid w:val="00F853E6"/>
    <w:rsid w:val="00F86DFA"/>
    <w:rsid w:val="00F87E83"/>
    <w:rsid w:val="00F87FAA"/>
    <w:rsid w:val="00F902E5"/>
    <w:rsid w:val="00F91090"/>
    <w:rsid w:val="00F92690"/>
    <w:rsid w:val="00F93F22"/>
    <w:rsid w:val="00F94D5B"/>
    <w:rsid w:val="00F95D67"/>
    <w:rsid w:val="00F96083"/>
    <w:rsid w:val="00F96632"/>
    <w:rsid w:val="00F97902"/>
    <w:rsid w:val="00FA038E"/>
    <w:rsid w:val="00FA0E2A"/>
    <w:rsid w:val="00FA0EA4"/>
    <w:rsid w:val="00FA1576"/>
    <w:rsid w:val="00FA18AA"/>
    <w:rsid w:val="00FA2958"/>
    <w:rsid w:val="00FA33D6"/>
    <w:rsid w:val="00FA38F4"/>
    <w:rsid w:val="00FA4312"/>
    <w:rsid w:val="00FA47C2"/>
    <w:rsid w:val="00FA4FC2"/>
    <w:rsid w:val="00FA5361"/>
    <w:rsid w:val="00FA5832"/>
    <w:rsid w:val="00FA5CC7"/>
    <w:rsid w:val="00FA61F0"/>
    <w:rsid w:val="00FA635E"/>
    <w:rsid w:val="00FA7629"/>
    <w:rsid w:val="00FA7FF4"/>
    <w:rsid w:val="00FB0263"/>
    <w:rsid w:val="00FB04EA"/>
    <w:rsid w:val="00FB09AF"/>
    <w:rsid w:val="00FB1A81"/>
    <w:rsid w:val="00FB2544"/>
    <w:rsid w:val="00FB2A97"/>
    <w:rsid w:val="00FB3002"/>
    <w:rsid w:val="00FB6D6D"/>
    <w:rsid w:val="00FC17A7"/>
    <w:rsid w:val="00FC20AE"/>
    <w:rsid w:val="00FC2C67"/>
    <w:rsid w:val="00FC30EA"/>
    <w:rsid w:val="00FC4198"/>
    <w:rsid w:val="00FC4285"/>
    <w:rsid w:val="00FC4DEF"/>
    <w:rsid w:val="00FC4ED7"/>
    <w:rsid w:val="00FC57CF"/>
    <w:rsid w:val="00FC5B84"/>
    <w:rsid w:val="00FC6233"/>
    <w:rsid w:val="00FC66C6"/>
    <w:rsid w:val="00FC6EFA"/>
    <w:rsid w:val="00FD14A9"/>
    <w:rsid w:val="00FD14C6"/>
    <w:rsid w:val="00FD2498"/>
    <w:rsid w:val="00FD31CC"/>
    <w:rsid w:val="00FD324A"/>
    <w:rsid w:val="00FD41D6"/>
    <w:rsid w:val="00FD44AD"/>
    <w:rsid w:val="00FD4B6E"/>
    <w:rsid w:val="00FD4E0C"/>
    <w:rsid w:val="00FD5B3E"/>
    <w:rsid w:val="00FD6FB1"/>
    <w:rsid w:val="00FD7969"/>
    <w:rsid w:val="00FE0759"/>
    <w:rsid w:val="00FE1BA4"/>
    <w:rsid w:val="00FE378D"/>
    <w:rsid w:val="00FF027B"/>
    <w:rsid w:val="00FF1097"/>
    <w:rsid w:val="00FF1BA0"/>
    <w:rsid w:val="00FF1F18"/>
    <w:rsid w:val="00FF3569"/>
    <w:rsid w:val="00FF4C4E"/>
    <w:rsid w:val="00FF5095"/>
    <w:rsid w:val="00FF5A96"/>
    <w:rsid w:val="00FF5E05"/>
    <w:rsid w:val="00FF66D2"/>
    <w:rsid w:val="020E5A66"/>
    <w:rsid w:val="037F269D"/>
    <w:rsid w:val="0445218B"/>
    <w:rsid w:val="06756820"/>
    <w:rsid w:val="08047D12"/>
    <w:rsid w:val="08D83BF9"/>
    <w:rsid w:val="0B19576F"/>
    <w:rsid w:val="0C690D9F"/>
    <w:rsid w:val="0C854959"/>
    <w:rsid w:val="0E6F3AE6"/>
    <w:rsid w:val="0F7E2354"/>
    <w:rsid w:val="0FBA5B05"/>
    <w:rsid w:val="0FC93C0F"/>
    <w:rsid w:val="10C060C8"/>
    <w:rsid w:val="12A40A45"/>
    <w:rsid w:val="175D4099"/>
    <w:rsid w:val="1A4E401D"/>
    <w:rsid w:val="1E4E1263"/>
    <w:rsid w:val="20131AA3"/>
    <w:rsid w:val="21EB2995"/>
    <w:rsid w:val="231647FE"/>
    <w:rsid w:val="23A82D73"/>
    <w:rsid w:val="249442CA"/>
    <w:rsid w:val="275F5F22"/>
    <w:rsid w:val="27CB7C76"/>
    <w:rsid w:val="29A94927"/>
    <w:rsid w:val="2A2339B5"/>
    <w:rsid w:val="2A240E9C"/>
    <w:rsid w:val="2AED1549"/>
    <w:rsid w:val="2B016776"/>
    <w:rsid w:val="2C442A2D"/>
    <w:rsid w:val="2D2E4F71"/>
    <w:rsid w:val="2F106E46"/>
    <w:rsid w:val="30986FE8"/>
    <w:rsid w:val="32554F5F"/>
    <w:rsid w:val="335D4CF0"/>
    <w:rsid w:val="33ED74D0"/>
    <w:rsid w:val="34790A2D"/>
    <w:rsid w:val="358F70DC"/>
    <w:rsid w:val="365B6945"/>
    <w:rsid w:val="36D07015"/>
    <w:rsid w:val="373A2627"/>
    <w:rsid w:val="39A44904"/>
    <w:rsid w:val="39F71DC0"/>
    <w:rsid w:val="3DC066F2"/>
    <w:rsid w:val="3E9F2E35"/>
    <w:rsid w:val="3F5A7DAC"/>
    <w:rsid w:val="43EB1091"/>
    <w:rsid w:val="44B25AF7"/>
    <w:rsid w:val="44ED3395"/>
    <w:rsid w:val="46D64DDC"/>
    <w:rsid w:val="46DF433C"/>
    <w:rsid w:val="47A45804"/>
    <w:rsid w:val="48400B7D"/>
    <w:rsid w:val="49357FFF"/>
    <w:rsid w:val="49C951DF"/>
    <w:rsid w:val="4B8D3D98"/>
    <w:rsid w:val="4C555319"/>
    <w:rsid w:val="4DC970BB"/>
    <w:rsid w:val="4E3F512B"/>
    <w:rsid w:val="4E7F7877"/>
    <w:rsid w:val="4F5A488C"/>
    <w:rsid w:val="51AE3E5C"/>
    <w:rsid w:val="54330CAA"/>
    <w:rsid w:val="55C55364"/>
    <w:rsid w:val="560D7BAE"/>
    <w:rsid w:val="58851662"/>
    <w:rsid w:val="594708FD"/>
    <w:rsid w:val="599039E9"/>
    <w:rsid w:val="59BE5874"/>
    <w:rsid w:val="5A3C5D05"/>
    <w:rsid w:val="5BDC756D"/>
    <w:rsid w:val="5C1522A3"/>
    <w:rsid w:val="5D9E5458"/>
    <w:rsid w:val="5E1F7005"/>
    <w:rsid w:val="5E6016E8"/>
    <w:rsid w:val="5ECB687B"/>
    <w:rsid w:val="5F391224"/>
    <w:rsid w:val="5F6350D0"/>
    <w:rsid w:val="6030689C"/>
    <w:rsid w:val="60B609B4"/>
    <w:rsid w:val="63637319"/>
    <w:rsid w:val="64417D62"/>
    <w:rsid w:val="645C5015"/>
    <w:rsid w:val="65C34C85"/>
    <w:rsid w:val="66404E73"/>
    <w:rsid w:val="670B1D8D"/>
    <w:rsid w:val="67662C68"/>
    <w:rsid w:val="677223D6"/>
    <w:rsid w:val="6C9736D6"/>
    <w:rsid w:val="6E2545DC"/>
    <w:rsid w:val="6F056B51"/>
    <w:rsid w:val="705E2BFE"/>
    <w:rsid w:val="72B54D56"/>
    <w:rsid w:val="72C3640F"/>
    <w:rsid w:val="7542692E"/>
    <w:rsid w:val="7567110E"/>
    <w:rsid w:val="763F32C7"/>
    <w:rsid w:val="7AEF51FB"/>
    <w:rsid w:val="7B3A3A90"/>
    <w:rsid w:val="7D4E2D86"/>
    <w:rsid w:val="7DE418FA"/>
    <w:rsid w:val="7DEC117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53" strokecolor="#739cc3">
      <v:fill angle="90" type="gradient">
        <o:fill v:ext="view" type="gradientUnscaled"/>
      </v:fill>
      <v:stroke color="#739cc3" weight="1.25pt"/>
    </o:shapedefaults>
    <o:shapelayout v:ext="edit">
      <o:idmap v:ext="edit" data="1"/>
    </o:shapelayout>
  </w:shapeDefaults>
  <w:decimalSymbol w:val="."/>
  <w:listSeparator w:val=","/>
  <w14:docId w14:val="54AEB080"/>
  <w15:docId w15:val="{6E50CEDB-C160-423C-ACE8-A589916FB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unhideWhenUsed="1" w:qFormat="1"/>
    <w:lsdException w:name="heading 4"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qFormat="1"/>
    <w:lsdException w:name="footnote text" w:unhideWhenUsed="1" w:qFormat="1"/>
    <w:lsdException w:name="annotation text" w:uiPriority="99" w:unhideWhenUsed="1"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uiPriority="99"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iPriority="1" w:unhideWhenUsed="1"/>
    <w:lsdException w:name="Body Text" w:uiPriority="99"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lsdException w:name="Date" w:qFormat="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unhideWhenUsed="1" w:qFormat="1"/>
    <w:lsdException w:name="Strong"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rFonts w:eastAsia="黑体"/>
      <w:kern w:val="2"/>
      <w:sz w:val="21"/>
      <w:szCs w:val="24"/>
    </w:rPr>
  </w:style>
  <w:style w:type="paragraph" w:styleId="1">
    <w:name w:val="heading 1"/>
    <w:basedOn w:val="a0"/>
    <w:next w:val="a0"/>
    <w:link w:val="10"/>
    <w:qFormat/>
    <w:pPr>
      <w:keepNext/>
      <w:keepLines/>
      <w:spacing w:before="340" w:after="330" w:line="578" w:lineRule="auto"/>
      <w:outlineLvl w:val="0"/>
    </w:pPr>
    <w:rPr>
      <w:b/>
      <w:bCs/>
      <w:kern w:val="44"/>
      <w:sz w:val="44"/>
      <w:szCs w:val="44"/>
    </w:rPr>
  </w:style>
  <w:style w:type="paragraph" w:styleId="2">
    <w:name w:val="heading 2"/>
    <w:basedOn w:val="a0"/>
    <w:next w:val="a0"/>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nhideWhenUsed/>
    <w:qFormat/>
    <w:pPr>
      <w:keepNext/>
      <w:keepLines/>
      <w:spacing w:before="260" w:after="260" w:line="416" w:lineRule="auto"/>
      <w:outlineLvl w:val="2"/>
    </w:pPr>
    <w:rPr>
      <w:b/>
      <w:bCs/>
      <w:sz w:val="32"/>
      <w:szCs w:val="32"/>
    </w:rPr>
  </w:style>
  <w:style w:type="paragraph" w:styleId="4">
    <w:name w:val="heading 4"/>
    <w:basedOn w:val="a0"/>
    <w:next w:val="a0"/>
    <w:link w:val="40"/>
    <w:qFormat/>
    <w:pPr>
      <w:keepNext/>
      <w:spacing w:before="240"/>
      <w:ind w:firstLineChars="200" w:firstLine="422"/>
      <w:outlineLvl w:val="3"/>
    </w:pPr>
    <w:rPr>
      <w:rFonts w:ascii="宋体" w:eastAsia="宋体"/>
      <w:b/>
      <w:kern w:val="0"/>
      <w:szCs w:val="20"/>
    </w:rPr>
  </w:style>
  <w:style w:type="paragraph" w:styleId="5">
    <w:name w:val="heading 5"/>
    <w:basedOn w:val="a0"/>
    <w:next w:val="a0"/>
    <w:link w:val="50"/>
    <w:unhideWhenUsed/>
    <w:qFormat/>
    <w:pPr>
      <w:keepNext/>
      <w:keepLines/>
      <w:spacing w:before="280" w:after="290" w:line="376" w:lineRule="auto"/>
      <w:outlineLvl w:val="4"/>
    </w:pPr>
    <w:rPr>
      <w:b/>
      <w:bCs/>
      <w:sz w:val="28"/>
      <w:szCs w:val="28"/>
    </w:rPr>
  </w:style>
  <w:style w:type="paragraph" w:styleId="6">
    <w:name w:val="heading 6"/>
    <w:basedOn w:val="a0"/>
    <w:next w:val="a0"/>
    <w:link w:val="60"/>
    <w:unhideWhenUsed/>
    <w:qFormat/>
    <w:pPr>
      <w:keepNext/>
      <w:keepLines/>
      <w:spacing w:before="240" w:after="64" w:line="320" w:lineRule="auto"/>
      <w:outlineLvl w:val="5"/>
    </w:pPr>
    <w:rPr>
      <w:rFonts w:ascii="Cambria" w:eastAsia="宋体" w:hAnsi="Cambria"/>
      <w:b/>
      <w:bCs/>
      <w:sz w:val="24"/>
    </w:rPr>
  </w:style>
  <w:style w:type="paragraph" w:styleId="7">
    <w:name w:val="heading 7"/>
    <w:basedOn w:val="a0"/>
    <w:next w:val="a0"/>
    <w:link w:val="70"/>
    <w:unhideWhenUsed/>
    <w:qFormat/>
    <w:pPr>
      <w:keepNext/>
      <w:keepLines/>
      <w:spacing w:before="240" w:after="64" w:line="320" w:lineRule="auto"/>
      <w:outlineLvl w:val="6"/>
    </w:pPr>
    <w:rPr>
      <w:b/>
      <w:bCs/>
      <w:sz w:val="24"/>
    </w:rPr>
  </w:style>
  <w:style w:type="paragraph" w:styleId="8">
    <w:name w:val="heading 8"/>
    <w:basedOn w:val="a0"/>
    <w:next w:val="a0"/>
    <w:link w:val="80"/>
    <w:unhideWhenUsed/>
    <w:qFormat/>
    <w:pPr>
      <w:keepNext/>
      <w:keepLines/>
      <w:spacing w:before="240" w:after="64" w:line="320" w:lineRule="auto"/>
      <w:outlineLvl w:val="7"/>
    </w:pPr>
    <w:rPr>
      <w:rFonts w:ascii="Cambria" w:eastAsia="宋体" w:hAnsi="Cambria"/>
      <w:sz w:val="24"/>
    </w:rPr>
  </w:style>
  <w:style w:type="paragraph" w:styleId="9">
    <w:name w:val="heading 9"/>
    <w:basedOn w:val="a0"/>
    <w:next w:val="a0"/>
    <w:link w:val="90"/>
    <w:unhideWhenUsed/>
    <w:qFormat/>
    <w:pPr>
      <w:keepNext/>
      <w:keepLines/>
      <w:spacing w:before="240" w:after="64" w:line="320" w:lineRule="auto"/>
      <w:outlineLvl w:val="8"/>
    </w:pPr>
    <w:rPr>
      <w:rFonts w:ascii="Cambria" w:eastAsia="宋体" w:hAnsi="Cambria"/>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0"/>
    <w:next w:val="a0"/>
    <w:uiPriority w:val="39"/>
    <w:unhideWhenUsed/>
    <w:qFormat/>
    <w:pPr>
      <w:ind w:leftChars="1200" w:left="2520"/>
    </w:pPr>
    <w:rPr>
      <w:rFonts w:ascii="Calibri" w:eastAsia="宋体" w:hAnsi="Calibri"/>
      <w:szCs w:val="22"/>
    </w:rPr>
  </w:style>
  <w:style w:type="paragraph" w:styleId="a4">
    <w:name w:val="Normal Indent"/>
    <w:basedOn w:val="a0"/>
    <w:link w:val="a5"/>
    <w:qFormat/>
    <w:pPr>
      <w:spacing w:before="60" w:after="60"/>
      <w:ind w:firstLine="420"/>
    </w:pPr>
    <w:rPr>
      <w:rFonts w:eastAsia="宋体"/>
      <w:szCs w:val="20"/>
    </w:rPr>
  </w:style>
  <w:style w:type="paragraph" w:styleId="a6">
    <w:name w:val="Document Map"/>
    <w:basedOn w:val="a0"/>
    <w:link w:val="a7"/>
    <w:qFormat/>
    <w:rPr>
      <w:rFonts w:ascii="宋体" w:eastAsia="宋体"/>
      <w:sz w:val="18"/>
      <w:szCs w:val="18"/>
    </w:rPr>
  </w:style>
  <w:style w:type="paragraph" w:styleId="a8">
    <w:name w:val="annotation text"/>
    <w:basedOn w:val="a0"/>
    <w:link w:val="a9"/>
    <w:uiPriority w:val="99"/>
    <w:unhideWhenUsed/>
    <w:qFormat/>
    <w:pPr>
      <w:jc w:val="left"/>
    </w:pPr>
  </w:style>
  <w:style w:type="paragraph" w:styleId="aa">
    <w:name w:val="Body Text"/>
    <w:basedOn w:val="a0"/>
    <w:link w:val="ab"/>
    <w:uiPriority w:val="99"/>
    <w:qFormat/>
    <w:pPr>
      <w:spacing w:after="120"/>
    </w:pPr>
    <w:rPr>
      <w:rFonts w:eastAsia="宋体"/>
      <w:sz w:val="24"/>
    </w:rPr>
  </w:style>
  <w:style w:type="paragraph" w:styleId="TOC5">
    <w:name w:val="toc 5"/>
    <w:basedOn w:val="a0"/>
    <w:next w:val="a0"/>
    <w:uiPriority w:val="39"/>
    <w:unhideWhenUsed/>
    <w:qFormat/>
    <w:pPr>
      <w:ind w:leftChars="800" w:left="1680"/>
    </w:pPr>
    <w:rPr>
      <w:rFonts w:ascii="Calibri" w:eastAsia="宋体" w:hAnsi="Calibri"/>
      <w:szCs w:val="22"/>
    </w:rPr>
  </w:style>
  <w:style w:type="paragraph" w:styleId="TOC3">
    <w:name w:val="toc 3"/>
    <w:basedOn w:val="a0"/>
    <w:next w:val="a0"/>
    <w:uiPriority w:val="39"/>
    <w:qFormat/>
    <w:pPr>
      <w:ind w:leftChars="400" w:left="840"/>
    </w:pPr>
  </w:style>
  <w:style w:type="paragraph" w:styleId="TOC8">
    <w:name w:val="toc 8"/>
    <w:basedOn w:val="a0"/>
    <w:next w:val="a0"/>
    <w:uiPriority w:val="39"/>
    <w:unhideWhenUsed/>
    <w:qFormat/>
    <w:pPr>
      <w:ind w:leftChars="1400" w:left="2940"/>
    </w:pPr>
    <w:rPr>
      <w:rFonts w:ascii="Calibri" w:eastAsia="宋体" w:hAnsi="Calibri"/>
      <w:szCs w:val="22"/>
    </w:rPr>
  </w:style>
  <w:style w:type="paragraph" w:styleId="ac">
    <w:name w:val="Date"/>
    <w:basedOn w:val="a0"/>
    <w:next w:val="a0"/>
    <w:link w:val="ad"/>
    <w:qFormat/>
    <w:pPr>
      <w:ind w:leftChars="2500" w:left="100"/>
    </w:pPr>
  </w:style>
  <w:style w:type="paragraph" w:styleId="ae">
    <w:name w:val="endnote text"/>
    <w:basedOn w:val="a0"/>
    <w:link w:val="af"/>
    <w:unhideWhenUsed/>
    <w:qFormat/>
    <w:pPr>
      <w:snapToGrid w:val="0"/>
      <w:jc w:val="left"/>
    </w:pPr>
  </w:style>
  <w:style w:type="paragraph" w:styleId="af0">
    <w:name w:val="Balloon Text"/>
    <w:basedOn w:val="a0"/>
    <w:link w:val="af1"/>
    <w:qFormat/>
    <w:rPr>
      <w:rFonts w:eastAsia="宋体"/>
      <w:sz w:val="18"/>
      <w:szCs w:val="18"/>
    </w:rPr>
  </w:style>
  <w:style w:type="paragraph" w:styleId="af2">
    <w:name w:val="footer"/>
    <w:basedOn w:val="a0"/>
    <w:qFormat/>
    <w:pPr>
      <w:tabs>
        <w:tab w:val="center" w:pos="4153"/>
        <w:tab w:val="right" w:pos="8306"/>
      </w:tabs>
      <w:snapToGrid w:val="0"/>
      <w:jc w:val="left"/>
    </w:pPr>
    <w:rPr>
      <w:sz w:val="18"/>
      <w:szCs w:val="18"/>
    </w:rPr>
  </w:style>
  <w:style w:type="paragraph" w:styleId="af3">
    <w:name w:val="header"/>
    <w:basedOn w:val="a0"/>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style>
  <w:style w:type="paragraph" w:styleId="TOC4">
    <w:name w:val="toc 4"/>
    <w:basedOn w:val="a0"/>
    <w:next w:val="a0"/>
    <w:uiPriority w:val="39"/>
    <w:unhideWhenUsed/>
    <w:qFormat/>
    <w:pPr>
      <w:ind w:leftChars="600" w:left="1260"/>
    </w:pPr>
    <w:rPr>
      <w:rFonts w:ascii="Calibri" w:eastAsia="宋体" w:hAnsi="Calibri"/>
      <w:szCs w:val="22"/>
    </w:rPr>
  </w:style>
  <w:style w:type="paragraph" w:styleId="af4">
    <w:name w:val="footnote text"/>
    <w:basedOn w:val="a0"/>
    <w:link w:val="af5"/>
    <w:unhideWhenUsed/>
    <w:qFormat/>
    <w:pPr>
      <w:snapToGrid w:val="0"/>
      <w:jc w:val="left"/>
    </w:pPr>
    <w:rPr>
      <w:sz w:val="18"/>
      <w:szCs w:val="18"/>
    </w:rPr>
  </w:style>
  <w:style w:type="paragraph" w:styleId="TOC6">
    <w:name w:val="toc 6"/>
    <w:basedOn w:val="a0"/>
    <w:next w:val="a0"/>
    <w:uiPriority w:val="39"/>
    <w:unhideWhenUsed/>
    <w:qFormat/>
    <w:pPr>
      <w:ind w:leftChars="1000" w:left="2100"/>
    </w:pPr>
    <w:rPr>
      <w:rFonts w:ascii="Calibri" w:eastAsia="宋体" w:hAnsi="Calibri"/>
      <w:szCs w:val="22"/>
    </w:rPr>
  </w:style>
  <w:style w:type="paragraph" w:styleId="TOC2">
    <w:name w:val="toc 2"/>
    <w:basedOn w:val="a0"/>
    <w:next w:val="a0"/>
    <w:uiPriority w:val="39"/>
    <w:qFormat/>
    <w:pPr>
      <w:ind w:leftChars="200" w:left="420"/>
    </w:pPr>
  </w:style>
  <w:style w:type="paragraph" w:styleId="TOC9">
    <w:name w:val="toc 9"/>
    <w:basedOn w:val="a0"/>
    <w:next w:val="a0"/>
    <w:uiPriority w:val="39"/>
    <w:unhideWhenUsed/>
    <w:qFormat/>
    <w:pPr>
      <w:ind w:leftChars="1600" w:left="3360"/>
    </w:pPr>
    <w:rPr>
      <w:rFonts w:ascii="Calibri" w:eastAsia="宋体" w:hAnsi="Calibri"/>
      <w:szCs w:val="22"/>
    </w:rPr>
  </w:style>
  <w:style w:type="paragraph" w:styleId="HTML">
    <w:name w:val="HTML Preformatted"/>
    <w:basedOn w:val="a0"/>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rPr>
  </w:style>
  <w:style w:type="paragraph" w:styleId="af6">
    <w:name w:val="Title"/>
    <w:basedOn w:val="a0"/>
    <w:next w:val="a0"/>
    <w:link w:val="af7"/>
    <w:uiPriority w:val="99"/>
    <w:qFormat/>
    <w:pPr>
      <w:pBdr>
        <w:bottom w:val="single" w:sz="6" w:space="6" w:color="auto"/>
      </w:pBdr>
      <w:spacing w:line="360" w:lineRule="auto"/>
      <w:jc w:val="right"/>
      <w:outlineLvl w:val="0"/>
    </w:pPr>
    <w:rPr>
      <w:rFonts w:ascii="Arial" w:eastAsia="宋体" w:hAnsi="宋体" w:cs="Arial"/>
      <w:b/>
      <w:kern w:val="0"/>
      <w:sz w:val="32"/>
    </w:rPr>
  </w:style>
  <w:style w:type="paragraph" w:styleId="af8">
    <w:name w:val="annotation subject"/>
    <w:basedOn w:val="a8"/>
    <w:next w:val="a8"/>
    <w:link w:val="af9"/>
    <w:unhideWhenUsed/>
    <w:qFormat/>
    <w:rPr>
      <w:b/>
      <w:bCs/>
    </w:rPr>
  </w:style>
  <w:style w:type="table" w:styleId="afa">
    <w:name w:val="Table Grid"/>
    <w:basedOn w:val="a2"/>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endnote reference"/>
    <w:basedOn w:val="a1"/>
    <w:unhideWhenUsed/>
    <w:qFormat/>
    <w:rPr>
      <w:vertAlign w:val="superscript"/>
    </w:rPr>
  </w:style>
  <w:style w:type="character" w:styleId="afc">
    <w:name w:val="FollowedHyperlink"/>
    <w:basedOn w:val="a1"/>
    <w:unhideWhenUsed/>
    <w:qFormat/>
    <w:rPr>
      <w:color w:val="800080"/>
      <w:u w:val="single"/>
    </w:rPr>
  </w:style>
  <w:style w:type="character" w:styleId="afd">
    <w:name w:val="Hyperlink"/>
    <w:uiPriority w:val="99"/>
    <w:qFormat/>
    <w:rPr>
      <w:color w:val="0000FF"/>
      <w:u w:val="single"/>
    </w:rPr>
  </w:style>
  <w:style w:type="character" w:styleId="afe">
    <w:name w:val="annotation reference"/>
    <w:basedOn w:val="a1"/>
    <w:uiPriority w:val="99"/>
    <w:unhideWhenUsed/>
    <w:qFormat/>
    <w:rPr>
      <w:sz w:val="21"/>
      <w:szCs w:val="21"/>
    </w:rPr>
  </w:style>
  <w:style w:type="character" w:styleId="aff">
    <w:name w:val="footnote reference"/>
    <w:basedOn w:val="a1"/>
    <w:unhideWhenUsed/>
    <w:qFormat/>
    <w:rPr>
      <w:vertAlign w:val="superscript"/>
    </w:rPr>
  </w:style>
  <w:style w:type="character" w:customStyle="1" w:styleId="10">
    <w:name w:val="标题 1 字符"/>
    <w:basedOn w:val="a1"/>
    <w:link w:val="1"/>
    <w:qFormat/>
    <w:rPr>
      <w:rFonts w:eastAsia="黑体"/>
      <w:b/>
      <w:bCs/>
      <w:kern w:val="44"/>
      <w:sz w:val="44"/>
      <w:szCs w:val="44"/>
    </w:rPr>
  </w:style>
  <w:style w:type="character" w:customStyle="1" w:styleId="30">
    <w:name w:val="标题 3 字符"/>
    <w:basedOn w:val="a1"/>
    <w:link w:val="3"/>
    <w:semiHidden/>
    <w:qFormat/>
    <w:rPr>
      <w:rFonts w:eastAsia="黑体"/>
      <w:b/>
      <w:bCs/>
      <w:kern w:val="2"/>
      <w:sz w:val="32"/>
      <w:szCs w:val="32"/>
    </w:rPr>
  </w:style>
  <w:style w:type="character" w:customStyle="1" w:styleId="40">
    <w:name w:val="标题 4 字符"/>
    <w:basedOn w:val="a1"/>
    <w:link w:val="4"/>
    <w:qFormat/>
    <w:rPr>
      <w:rFonts w:ascii="宋体"/>
      <w:b/>
      <w:sz w:val="21"/>
    </w:rPr>
  </w:style>
  <w:style w:type="character" w:customStyle="1" w:styleId="MyDoc11Char">
    <w:name w:val="MyDoc1.1 Char"/>
    <w:link w:val="MyDoc11"/>
    <w:qFormat/>
    <w:rPr>
      <w:rFonts w:ascii="黑体" w:eastAsia="黑体" w:hAnsi="宋体"/>
      <w:kern w:val="2"/>
      <w:sz w:val="28"/>
      <w:szCs w:val="28"/>
    </w:rPr>
  </w:style>
  <w:style w:type="paragraph" w:customStyle="1" w:styleId="MyDoc11">
    <w:name w:val="MyDoc1.1"/>
    <w:basedOn w:val="a0"/>
    <w:link w:val="MyDoc11Char"/>
    <w:qFormat/>
    <w:pPr>
      <w:numPr>
        <w:ilvl w:val="1"/>
        <w:numId w:val="1"/>
      </w:numPr>
      <w:spacing w:line="276" w:lineRule="auto"/>
      <w:outlineLvl w:val="1"/>
    </w:pPr>
    <w:rPr>
      <w:rFonts w:ascii="黑体" w:hAnsi="宋体"/>
      <w:sz w:val="28"/>
      <w:szCs w:val="28"/>
    </w:rPr>
  </w:style>
  <w:style w:type="character" w:customStyle="1" w:styleId="MyTextChar">
    <w:name w:val="MyText Char"/>
    <w:link w:val="MyText"/>
    <w:qFormat/>
    <w:rPr>
      <w:rFonts w:ascii="黑体" w:eastAsia="黑体" w:hAnsi="宋体"/>
      <w:kern w:val="2"/>
      <w:sz w:val="21"/>
      <w:szCs w:val="21"/>
    </w:rPr>
  </w:style>
  <w:style w:type="paragraph" w:customStyle="1" w:styleId="MyText">
    <w:name w:val="MyText"/>
    <w:basedOn w:val="a0"/>
    <w:link w:val="MyTextChar"/>
    <w:qFormat/>
    <w:pPr>
      <w:ind w:left="851"/>
    </w:pPr>
    <w:rPr>
      <w:rFonts w:ascii="黑体" w:hAnsi="宋体"/>
      <w:szCs w:val="21"/>
    </w:rPr>
  </w:style>
  <w:style w:type="character" w:customStyle="1" w:styleId="af1">
    <w:name w:val="批注框文本 字符"/>
    <w:link w:val="af0"/>
    <w:qFormat/>
    <w:rPr>
      <w:kern w:val="2"/>
      <w:sz w:val="18"/>
      <w:szCs w:val="18"/>
    </w:rPr>
  </w:style>
  <w:style w:type="character" w:customStyle="1" w:styleId="MyDoc1Char">
    <w:name w:val="MyDoc1 Char"/>
    <w:link w:val="MyDoc1"/>
    <w:qFormat/>
    <w:rPr>
      <w:rFonts w:ascii="黑体" w:eastAsia="黑体" w:hAnsi="宋体"/>
      <w:kern w:val="2"/>
      <w:sz w:val="32"/>
      <w:szCs w:val="32"/>
    </w:rPr>
  </w:style>
  <w:style w:type="paragraph" w:customStyle="1" w:styleId="MyDoc1">
    <w:name w:val="MyDoc1"/>
    <w:basedOn w:val="a0"/>
    <w:link w:val="MyDoc1Char"/>
    <w:qFormat/>
    <w:pPr>
      <w:numPr>
        <w:numId w:val="1"/>
      </w:numPr>
      <w:spacing w:line="276" w:lineRule="auto"/>
      <w:outlineLvl w:val="0"/>
    </w:pPr>
    <w:rPr>
      <w:rFonts w:ascii="黑体" w:hAnsi="宋体"/>
      <w:sz w:val="32"/>
      <w:szCs w:val="32"/>
    </w:rPr>
  </w:style>
  <w:style w:type="character" w:customStyle="1" w:styleId="MyDoc111Char">
    <w:name w:val="MyDoc1.1.1 Char"/>
    <w:link w:val="MyDoc111"/>
    <w:qFormat/>
    <w:rPr>
      <w:rFonts w:ascii="黑体" w:eastAsia="黑体" w:hAnsi="宋体"/>
      <w:kern w:val="2"/>
      <w:sz w:val="21"/>
      <w:szCs w:val="21"/>
    </w:rPr>
  </w:style>
  <w:style w:type="paragraph" w:customStyle="1" w:styleId="MyDoc111">
    <w:name w:val="MyDoc1.1.1"/>
    <w:basedOn w:val="a0"/>
    <w:link w:val="MyDoc111Char"/>
    <w:qFormat/>
    <w:pPr>
      <w:numPr>
        <w:ilvl w:val="2"/>
        <w:numId w:val="2"/>
      </w:numPr>
      <w:outlineLvl w:val="2"/>
    </w:pPr>
    <w:rPr>
      <w:rFonts w:ascii="黑体" w:hAnsi="宋体"/>
      <w:szCs w:val="21"/>
    </w:rPr>
  </w:style>
  <w:style w:type="paragraph" w:customStyle="1" w:styleId="p0">
    <w:name w:val="p0"/>
    <w:basedOn w:val="a0"/>
    <w:qFormat/>
    <w:pPr>
      <w:widowControl/>
    </w:pPr>
    <w:rPr>
      <w:rFonts w:eastAsia="宋体"/>
      <w:kern w:val="0"/>
      <w:szCs w:val="21"/>
    </w:rPr>
  </w:style>
  <w:style w:type="paragraph" w:customStyle="1" w:styleId="p15">
    <w:name w:val="p15"/>
    <w:basedOn w:val="a0"/>
    <w:qFormat/>
    <w:pPr>
      <w:widowControl/>
      <w:spacing w:after="120"/>
    </w:pPr>
    <w:rPr>
      <w:rFonts w:eastAsia="宋体"/>
      <w:kern w:val="0"/>
      <w:sz w:val="24"/>
    </w:rPr>
  </w:style>
  <w:style w:type="paragraph" w:customStyle="1" w:styleId="p16">
    <w:name w:val="p16"/>
    <w:basedOn w:val="a0"/>
    <w:qFormat/>
    <w:pPr>
      <w:widowControl/>
      <w:spacing w:line="300" w:lineRule="atLeast"/>
      <w:ind w:firstLine="552"/>
      <w:jc w:val="left"/>
    </w:pPr>
    <w:rPr>
      <w:rFonts w:eastAsia="宋体"/>
      <w:kern w:val="0"/>
      <w:sz w:val="18"/>
      <w:szCs w:val="18"/>
    </w:rPr>
  </w:style>
  <w:style w:type="paragraph" w:customStyle="1" w:styleId="p18">
    <w:name w:val="p18"/>
    <w:basedOn w:val="a0"/>
    <w:qFormat/>
    <w:pPr>
      <w:widowControl/>
      <w:jc w:val="center"/>
    </w:pPr>
    <w:rPr>
      <w:rFonts w:ascii="黑体" w:hAnsi="宋体" w:cs="宋体"/>
      <w:kern w:val="0"/>
      <w:szCs w:val="21"/>
    </w:rPr>
  </w:style>
  <w:style w:type="paragraph" w:customStyle="1" w:styleId="p19">
    <w:name w:val="p19"/>
    <w:basedOn w:val="a0"/>
    <w:qFormat/>
    <w:pPr>
      <w:widowControl/>
      <w:spacing w:after="120"/>
    </w:pPr>
    <w:rPr>
      <w:rFonts w:eastAsia="宋体"/>
      <w:kern w:val="0"/>
      <w:sz w:val="24"/>
    </w:rPr>
  </w:style>
  <w:style w:type="paragraph" w:customStyle="1" w:styleId="p20">
    <w:name w:val="p20"/>
    <w:basedOn w:val="a0"/>
    <w:qFormat/>
    <w:pPr>
      <w:widowControl/>
      <w:pBdr>
        <w:bottom w:val="single" w:sz="6" w:space="1" w:color="000000"/>
      </w:pBdr>
      <w:jc w:val="center"/>
    </w:pPr>
    <w:rPr>
      <w:rFonts w:eastAsia="宋体"/>
      <w:kern w:val="0"/>
      <w:sz w:val="18"/>
      <w:szCs w:val="18"/>
    </w:rPr>
  </w:style>
  <w:style w:type="character" w:customStyle="1" w:styleId="a7">
    <w:name w:val="文档结构图 字符"/>
    <w:link w:val="a6"/>
    <w:qFormat/>
    <w:rPr>
      <w:rFonts w:ascii="宋体"/>
      <w:kern w:val="2"/>
      <w:sz w:val="18"/>
      <w:szCs w:val="18"/>
    </w:rPr>
  </w:style>
  <w:style w:type="character" w:customStyle="1" w:styleId="ab">
    <w:name w:val="正文文本 字符"/>
    <w:basedOn w:val="a1"/>
    <w:link w:val="aa"/>
    <w:uiPriority w:val="99"/>
    <w:qFormat/>
    <w:rPr>
      <w:kern w:val="2"/>
      <w:sz w:val="24"/>
      <w:szCs w:val="24"/>
    </w:rPr>
  </w:style>
  <w:style w:type="paragraph" w:customStyle="1" w:styleId="11">
    <w:name w:val="明显引用1"/>
    <w:basedOn w:val="a0"/>
    <w:next w:val="a0"/>
    <w:link w:val="Char"/>
    <w:uiPriority w:val="99"/>
    <w:qFormat/>
    <w:pPr>
      <w:pBdr>
        <w:bottom w:val="single" w:sz="4" w:space="4" w:color="4F81BD"/>
      </w:pBdr>
      <w:spacing w:before="200" w:after="280"/>
      <w:ind w:left="936" w:right="936"/>
    </w:pPr>
    <w:rPr>
      <w:rFonts w:eastAsia="宋体"/>
      <w:b/>
      <w:bCs/>
      <w:i/>
      <w:iCs/>
      <w:color w:val="4F81BD"/>
      <w:kern w:val="0"/>
      <w:szCs w:val="20"/>
      <w:lang w:eastAsia="en-US"/>
    </w:rPr>
  </w:style>
  <w:style w:type="character" w:customStyle="1" w:styleId="Char">
    <w:name w:val="明显引用 Char"/>
    <w:basedOn w:val="a1"/>
    <w:link w:val="11"/>
    <w:uiPriority w:val="99"/>
    <w:qFormat/>
    <w:rPr>
      <w:b/>
      <w:bCs/>
      <w:i/>
      <w:iCs/>
      <w:color w:val="4F81BD"/>
      <w:sz w:val="21"/>
      <w:lang w:eastAsia="en-US"/>
    </w:rPr>
  </w:style>
  <w:style w:type="paragraph" w:customStyle="1" w:styleId="12">
    <w:name w:val="列出段落1"/>
    <w:basedOn w:val="a0"/>
    <w:uiPriority w:val="34"/>
    <w:qFormat/>
    <w:pPr>
      <w:ind w:firstLineChars="200" w:firstLine="420"/>
    </w:pPr>
  </w:style>
  <w:style w:type="paragraph" w:customStyle="1" w:styleId="5Calibri">
    <w:name w:val="标题 5 + (西文) Calibri"/>
    <w:basedOn w:val="3"/>
    <w:qFormat/>
    <w:pPr>
      <w:tabs>
        <w:tab w:val="left" w:pos="720"/>
      </w:tabs>
      <w:spacing w:line="413" w:lineRule="auto"/>
      <w:ind w:left="720" w:hanging="720"/>
    </w:pPr>
    <w:rPr>
      <w:rFonts w:ascii="Calibri" w:eastAsia="微软雅黑" w:hAnsi="微软雅黑"/>
    </w:rPr>
  </w:style>
  <w:style w:type="paragraph" w:customStyle="1" w:styleId="13">
    <w:name w:val="正文1"/>
    <w:basedOn w:val="a0"/>
    <w:qFormat/>
    <w:pPr>
      <w:suppressAutoHyphens/>
      <w:ind w:firstLine="420"/>
    </w:pPr>
    <w:rPr>
      <w:rFonts w:eastAsia="宋体"/>
      <w:kern w:val="1"/>
      <w:lang w:eastAsia="ar-SA"/>
    </w:rPr>
  </w:style>
  <w:style w:type="character" w:customStyle="1" w:styleId="af7">
    <w:name w:val="标题 字符"/>
    <w:basedOn w:val="a1"/>
    <w:link w:val="af6"/>
    <w:uiPriority w:val="99"/>
    <w:qFormat/>
    <w:rPr>
      <w:rFonts w:ascii="Arial" w:hAnsi="宋体" w:cs="Arial"/>
      <w:b/>
      <w:sz w:val="32"/>
      <w:szCs w:val="24"/>
    </w:rPr>
  </w:style>
  <w:style w:type="character" w:customStyle="1" w:styleId="a5">
    <w:name w:val="正文缩进 字符"/>
    <w:link w:val="a4"/>
    <w:qFormat/>
    <w:locked/>
    <w:rPr>
      <w:kern w:val="2"/>
      <w:sz w:val="21"/>
    </w:rPr>
  </w:style>
  <w:style w:type="paragraph" w:customStyle="1" w:styleId="aff0">
    <w:name w:val="段"/>
    <w:link w:val="CharChar"/>
    <w:qFormat/>
    <w:pPr>
      <w:autoSpaceDE w:val="0"/>
      <w:autoSpaceDN w:val="0"/>
      <w:ind w:firstLineChars="200" w:firstLine="200"/>
      <w:jc w:val="both"/>
    </w:pPr>
    <w:rPr>
      <w:rFonts w:ascii="宋体"/>
      <w:sz w:val="21"/>
    </w:rPr>
  </w:style>
  <w:style w:type="paragraph" w:customStyle="1" w:styleId="a">
    <w:name w:val="正文表标题"/>
    <w:next w:val="aff0"/>
    <w:uiPriority w:val="99"/>
    <w:qFormat/>
    <w:pPr>
      <w:numPr>
        <w:numId w:val="3"/>
      </w:numPr>
      <w:jc w:val="center"/>
    </w:pPr>
    <w:rPr>
      <w:rFonts w:ascii="黑体" w:eastAsia="黑体"/>
      <w:sz w:val="21"/>
    </w:rPr>
  </w:style>
  <w:style w:type="character" w:customStyle="1" w:styleId="CharChar">
    <w:name w:val="段 Char Char"/>
    <w:link w:val="aff0"/>
    <w:qFormat/>
    <w:rPr>
      <w:rFonts w:ascii="宋体"/>
      <w:sz w:val="21"/>
      <w:lang w:bidi="ar-SA"/>
    </w:rPr>
  </w:style>
  <w:style w:type="paragraph" w:customStyle="1" w:styleId="14">
    <w:name w:val="正文缩进1"/>
    <w:basedOn w:val="a0"/>
    <w:qFormat/>
    <w:pPr>
      <w:spacing w:before="60" w:after="60"/>
      <w:ind w:firstLine="420"/>
    </w:pPr>
    <w:rPr>
      <w:rFonts w:eastAsia="宋体"/>
    </w:rPr>
  </w:style>
  <w:style w:type="paragraph" w:customStyle="1" w:styleId="15">
    <w:name w:val="修订1"/>
    <w:hidden/>
    <w:uiPriority w:val="99"/>
    <w:semiHidden/>
    <w:qFormat/>
    <w:rPr>
      <w:rFonts w:eastAsia="黑体"/>
      <w:kern w:val="2"/>
      <w:sz w:val="21"/>
      <w:szCs w:val="24"/>
    </w:rPr>
  </w:style>
  <w:style w:type="character" w:customStyle="1" w:styleId="af">
    <w:name w:val="尾注文本 字符"/>
    <w:basedOn w:val="a1"/>
    <w:link w:val="ae"/>
    <w:semiHidden/>
    <w:qFormat/>
    <w:rPr>
      <w:rFonts w:eastAsia="黑体"/>
      <w:kern w:val="2"/>
      <w:sz w:val="21"/>
      <w:szCs w:val="24"/>
    </w:rPr>
  </w:style>
  <w:style w:type="character" w:customStyle="1" w:styleId="af5">
    <w:name w:val="脚注文本 字符"/>
    <w:basedOn w:val="a1"/>
    <w:link w:val="af4"/>
    <w:semiHidden/>
    <w:qFormat/>
    <w:rPr>
      <w:rFonts w:eastAsia="黑体"/>
      <w:kern w:val="2"/>
      <w:sz w:val="18"/>
      <w:szCs w:val="18"/>
    </w:rPr>
  </w:style>
  <w:style w:type="paragraph" w:customStyle="1" w:styleId="MyDoc111New">
    <w:name w:val="MyDoc1.1.1_New"/>
    <w:basedOn w:val="MyDoc11"/>
    <w:link w:val="MyDoc111NewChar"/>
    <w:qFormat/>
    <w:pPr>
      <w:numPr>
        <w:ilvl w:val="2"/>
      </w:numPr>
      <w:ind w:left="1418"/>
      <w:outlineLvl w:val="2"/>
    </w:pPr>
    <w:rPr>
      <w:sz w:val="21"/>
      <w:szCs w:val="21"/>
    </w:rPr>
  </w:style>
  <w:style w:type="character" w:customStyle="1" w:styleId="MyDoc111NewChar">
    <w:name w:val="MyDoc1.1.1_New Char"/>
    <w:basedOn w:val="MyDoc11Char"/>
    <w:link w:val="MyDoc111New"/>
    <w:qFormat/>
    <w:rPr>
      <w:rFonts w:ascii="黑体" w:eastAsia="黑体" w:hAnsi="宋体"/>
      <w:kern w:val="2"/>
      <w:sz w:val="21"/>
      <w:szCs w:val="21"/>
    </w:rPr>
  </w:style>
  <w:style w:type="paragraph" w:customStyle="1" w:styleId="Default">
    <w:name w:val="Default"/>
    <w:qFormat/>
    <w:pPr>
      <w:widowControl w:val="0"/>
      <w:autoSpaceDE w:val="0"/>
      <w:autoSpaceDN w:val="0"/>
      <w:adjustRightInd w:val="0"/>
    </w:pPr>
    <w:rPr>
      <w:rFonts w:ascii="黑体" w:eastAsia="黑体" w:cs="黑体"/>
      <w:color w:val="000000"/>
      <w:sz w:val="24"/>
      <w:szCs w:val="24"/>
    </w:rPr>
  </w:style>
  <w:style w:type="character" w:customStyle="1" w:styleId="ad">
    <w:name w:val="日期 字符"/>
    <w:basedOn w:val="a1"/>
    <w:link w:val="ac"/>
    <w:qFormat/>
    <w:rPr>
      <w:rFonts w:eastAsia="黑体"/>
      <w:kern w:val="2"/>
      <w:sz w:val="21"/>
      <w:szCs w:val="24"/>
    </w:rPr>
  </w:style>
  <w:style w:type="character" w:customStyle="1" w:styleId="a9">
    <w:name w:val="批注文字 字符"/>
    <w:basedOn w:val="a1"/>
    <w:link w:val="a8"/>
    <w:uiPriority w:val="99"/>
    <w:semiHidden/>
    <w:qFormat/>
    <w:rPr>
      <w:rFonts w:eastAsia="黑体"/>
      <w:kern w:val="2"/>
      <w:sz w:val="21"/>
      <w:szCs w:val="24"/>
    </w:rPr>
  </w:style>
  <w:style w:type="character" w:customStyle="1" w:styleId="af9">
    <w:name w:val="批注主题 字符"/>
    <w:basedOn w:val="a9"/>
    <w:link w:val="af8"/>
    <w:semiHidden/>
    <w:qFormat/>
    <w:rPr>
      <w:rFonts w:eastAsia="黑体"/>
      <w:b/>
      <w:bCs/>
      <w:kern w:val="2"/>
      <w:sz w:val="21"/>
      <w:szCs w:val="24"/>
    </w:rPr>
  </w:style>
  <w:style w:type="character" w:customStyle="1" w:styleId="50">
    <w:name w:val="标题 5 字符"/>
    <w:basedOn w:val="a1"/>
    <w:link w:val="5"/>
    <w:semiHidden/>
    <w:qFormat/>
    <w:rPr>
      <w:rFonts w:eastAsia="黑体"/>
      <w:b/>
      <w:bCs/>
      <w:kern w:val="2"/>
      <w:sz w:val="28"/>
      <w:szCs w:val="28"/>
    </w:rPr>
  </w:style>
  <w:style w:type="character" w:customStyle="1" w:styleId="60">
    <w:name w:val="标题 6 字符"/>
    <w:basedOn w:val="a1"/>
    <w:link w:val="6"/>
    <w:semiHidden/>
    <w:qFormat/>
    <w:rPr>
      <w:rFonts w:ascii="Cambria" w:eastAsia="宋体" w:hAnsi="Cambria" w:cs="Times New Roman"/>
      <w:b/>
      <w:bCs/>
      <w:kern w:val="2"/>
      <w:sz w:val="24"/>
      <w:szCs w:val="24"/>
    </w:rPr>
  </w:style>
  <w:style w:type="character" w:customStyle="1" w:styleId="70">
    <w:name w:val="标题 7 字符"/>
    <w:basedOn w:val="a1"/>
    <w:link w:val="7"/>
    <w:semiHidden/>
    <w:qFormat/>
    <w:rPr>
      <w:rFonts w:eastAsia="黑体"/>
      <w:b/>
      <w:bCs/>
      <w:kern w:val="2"/>
      <w:sz w:val="24"/>
      <w:szCs w:val="24"/>
    </w:rPr>
  </w:style>
  <w:style w:type="character" w:customStyle="1" w:styleId="80">
    <w:name w:val="标题 8 字符"/>
    <w:basedOn w:val="a1"/>
    <w:link w:val="8"/>
    <w:semiHidden/>
    <w:qFormat/>
    <w:rPr>
      <w:rFonts w:ascii="Cambria" w:eastAsia="宋体" w:hAnsi="Cambria" w:cs="Times New Roman"/>
      <w:kern w:val="2"/>
      <w:sz w:val="24"/>
      <w:szCs w:val="24"/>
    </w:rPr>
  </w:style>
  <w:style w:type="character" w:customStyle="1" w:styleId="90">
    <w:name w:val="标题 9 字符"/>
    <w:basedOn w:val="a1"/>
    <w:link w:val="9"/>
    <w:semiHidden/>
    <w:qFormat/>
    <w:rPr>
      <w:rFonts w:ascii="Cambria" w:eastAsia="宋体" w:hAnsi="Cambria" w:cs="Times New Roman"/>
      <w:kern w:val="2"/>
      <w:sz w:val="21"/>
      <w:szCs w:val="21"/>
    </w:rPr>
  </w:style>
  <w:style w:type="paragraph" w:customStyle="1" w:styleId="TOC10">
    <w:name w:val="TOC 标题1"/>
    <w:basedOn w:val="1"/>
    <w:next w:val="a0"/>
    <w:uiPriority w:val="39"/>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20">
    <w:name w:val="标题 2 字符"/>
    <w:basedOn w:val="a1"/>
    <w:link w:val="2"/>
    <w:uiPriority w:val="9"/>
    <w:qFormat/>
    <w:rPr>
      <w:rFonts w:asciiTheme="majorHAnsi" w:eastAsiaTheme="majorEastAsia" w:hAnsiTheme="majorHAnsi" w:cstheme="majorBidi"/>
      <w:b/>
      <w:bCs/>
      <w:kern w:val="2"/>
      <w:sz w:val="32"/>
      <w:szCs w:val="32"/>
    </w:rPr>
  </w:style>
  <w:style w:type="table" w:customStyle="1" w:styleId="16">
    <w:name w:val="浅色底纹1"/>
    <w:basedOn w:val="a2"/>
    <w:uiPriority w:val="60"/>
    <w:qFormat/>
    <w:rPr>
      <w:rFonts w:asciiTheme="minorHAnsi" w:eastAsiaTheme="minorEastAsia" w:hAnsiTheme="minorHAnsi" w:cstheme="minorBidi"/>
      <w:color w:val="000000" w:themeColor="text1" w:themeShade="BF"/>
      <w:kern w:val="2"/>
      <w:sz w:val="21"/>
      <w:szCs w:val="22"/>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aff1">
    <w:name w:val="附录表名（文中）"/>
    <w:basedOn w:val="a0"/>
    <w:qFormat/>
    <w:pPr>
      <w:spacing w:beforeLines="50" w:afterLines="50"/>
      <w:jc w:val="center"/>
    </w:pPr>
    <w:rPr>
      <w:rFonts w:ascii="黑体"/>
      <w:szCs w:val="20"/>
    </w:rPr>
  </w:style>
  <w:style w:type="paragraph" w:customStyle="1" w:styleId="aff2">
    <w:name w:val="表格文字"/>
    <w:basedOn w:val="a0"/>
    <w:qFormat/>
    <w:rPr>
      <w:rFonts w:eastAsia="宋体"/>
      <w:sz w:val="18"/>
      <w:szCs w:val="20"/>
    </w:rPr>
  </w:style>
  <w:style w:type="paragraph" w:customStyle="1" w:styleId="aff3">
    <w:name w:val="附录章标题"/>
    <w:next w:val="aff0"/>
    <w:qFormat/>
    <w:pPr>
      <w:wordWrap w:val="0"/>
      <w:overflowPunct w:val="0"/>
      <w:autoSpaceDE w:val="0"/>
      <w:spacing w:beforeLines="50" w:afterLines="50"/>
      <w:ind w:left="840" w:hanging="420"/>
      <w:jc w:val="both"/>
      <w:textAlignment w:val="baseline"/>
      <w:outlineLvl w:val="1"/>
    </w:pPr>
    <w:rPr>
      <w:rFonts w:ascii="黑体" w:eastAsia="黑体"/>
      <w:kern w:val="21"/>
      <w:sz w:val="21"/>
    </w:rPr>
  </w:style>
  <w:style w:type="paragraph" w:customStyle="1" w:styleId="aff4">
    <w:name w:val="示例"/>
    <w:next w:val="aff0"/>
    <w:qFormat/>
    <w:pPr>
      <w:tabs>
        <w:tab w:val="left" w:pos="816"/>
      </w:tabs>
      <w:ind w:left="420" w:firstLineChars="233" w:firstLine="419"/>
      <w:jc w:val="both"/>
    </w:pPr>
    <w:rPr>
      <w:rFonts w:ascii="宋体"/>
      <w:sz w:val="18"/>
    </w:rPr>
  </w:style>
  <w:style w:type="paragraph" w:customStyle="1" w:styleId="21">
    <w:name w:val="列出段落2"/>
    <w:basedOn w:val="a0"/>
    <w:uiPriority w:val="34"/>
    <w:qFormat/>
    <w:pPr>
      <w:ind w:firstLineChars="200" w:firstLine="420"/>
    </w:pPr>
    <w:rPr>
      <w:rFonts w:asciiTheme="minorHAnsi" w:eastAsiaTheme="minorEastAsia" w:hAnsiTheme="minorHAnsi" w:cstheme="minorBidi"/>
      <w:szCs w:val="22"/>
    </w:rPr>
  </w:style>
  <w:style w:type="paragraph" w:styleId="aff5">
    <w:name w:val="List Paragraph"/>
    <w:basedOn w:val="a0"/>
    <w:uiPriority w:val="99"/>
    <w:qFormat/>
    <w:pPr>
      <w:ind w:firstLineChars="200" w:firstLine="420"/>
    </w:pPr>
  </w:style>
  <w:style w:type="character" w:customStyle="1" w:styleId="HTML0">
    <w:name w:val="HTML 预设格式 字符"/>
    <w:basedOn w:val="a1"/>
    <w:link w:val="HTML"/>
    <w:uiPriority w:val="99"/>
    <w:semiHidden/>
    <w:qFormat/>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oleObject" Target="embeddings/oleObject1.bin"/><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image" Target="media/image6.emf"/><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1.png"/><Relationship Id="rId28"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52"/>
    <customShpInfo spid="_x0000_s1051"/>
    <customShpInfo spid="_x0000_s1050"/>
    <customShpInfo spid="_x0000_s1049"/>
    <customShpInfo spid="_x0000_s1048"/>
    <customShpInfo spid="_x0000_s1047"/>
    <customShpInfo spid="_x0000_s1046"/>
    <customShpInfo spid="_x0000_s1045"/>
    <customShpInfo spid="_x0000_s1044"/>
    <customShpInfo spid="_x0000_s1043"/>
    <customShpInfo spid="_x0000_s1042"/>
    <customShpInfo spid="_x0000_s1041"/>
    <customShpInfo spid="_x0000_s1040"/>
    <customShpInfo spid="_x0000_s1039"/>
    <customShpInfo spid="_x0000_s1038"/>
    <customShpInfo spid="_x0000_s1037"/>
    <customShpInfo spid="_x0000_s1036"/>
    <customShpInfo spid="_x0000_s1035"/>
    <customShpInfo spid="_x0000_s1034"/>
    <customShpInfo spid="_x0000_s1033"/>
    <customShpInfo spid="_x0000_s1032"/>
    <customShpInfo spid="_x0000_s1031"/>
    <customShpInfo spid="_x0000_s1030"/>
    <customShpInfo spid="_x0000_s1029"/>
    <customShpInfo spid="_x0000_s1028"/>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DA38453-FD07-4918-B90D-95DE5E25A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98</Pages>
  <Words>9950</Words>
  <Characters>56719</Characters>
  <Application>Microsoft Office Word</Application>
  <DocSecurity>0</DocSecurity>
  <Lines>472</Lines>
  <Paragraphs>133</Paragraphs>
  <ScaleCrop>false</ScaleCrop>
  <Company/>
  <LinksUpToDate>false</LinksUpToDate>
  <CharactersWithSpaces>66536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新大陆MPOS终端规范</dc:title>
  <dc:creator>黄汀生</dc:creator>
  <cp:lastModifiedBy>季芳 尤</cp:lastModifiedBy>
  <cp:revision>55</cp:revision>
  <cp:lastPrinted>2016-08-30T12:41:00Z</cp:lastPrinted>
  <dcterms:created xsi:type="dcterms:W3CDTF">2016-05-25T07:16:00Z</dcterms:created>
  <dcterms:modified xsi:type="dcterms:W3CDTF">2020-02-17T08:07:00Z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